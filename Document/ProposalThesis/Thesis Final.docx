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AC458" w14:textId="2884C02B" w:rsidR="00CD2711" w:rsidRPr="006A7D30" w:rsidRDefault="00CD2711" w:rsidP="00CD2711">
      <w:pPr>
        <w:spacing w:before="10" w:after="10"/>
        <w:contextualSpacing/>
        <w:jc w:val="center"/>
        <w:rPr>
          <w:rFonts w:eastAsia="Calibri"/>
          <w:b/>
          <w:bCs/>
          <w:sz w:val="28"/>
        </w:rPr>
      </w:pPr>
      <w:r w:rsidRPr="006A7D30">
        <w:rPr>
          <w:rFonts w:eastAsia="Calibri"/>
          <w:b/>
          <w:bCs/>
          <w:sz w:val="28"/>
        </w:rPr>
        <w:t xml:space="preserve">CROSS-ENTERPRISE DOCUMENT SHARING (XDS) </w:t>
      </w:r>
      <w:r w:rsidR="00AF4EFF" w:rsidRPr="006A7D30">
        <w:rPr>
          <w:rFonts w:eastAsia="Calibri"/>
          <w:b/>
          <w:bCs/>
          <w:sz w:val="28"/>
        </w:rPr>
        <w:t xml:space="preserve">IMPLEMENTATION </w:t>
      </w:r>
      <w:r w:rsidRPr="006A7D30">
        <w:rPr>
          <w:rFonts w:eastAsia="Calibri"/>
          <w:b/>
          <w:bCs/>
          <w:sz w:val="28"/>
        </w:rPr>
        <w:t>BASED ON BLOCKCHAIN TECHNOLOGY</w:t>
      </w:r>
    </w:p>
    <w:p w14:paraId="172B36C4" w14:textId="77777777" w:rsidR="00CD2711" w:rsidRPr="006A7D30" w:rsidRDefault="00CD2711" w:rsidP="00CD2711">
      <w:pPr>
        <w:spacing w:before="10" w:after="10"/>
        <w:contextualSpacing/>
        <w:jc w:val="center"/>
        <w:rPr>
          <w:rFonts w:eastAsia="Calibri"/>
          <w:b/>
          <w:bCs/>
          <w:sz w:val="28"/>
        </w:rPr>
      </w:pPr>
    </w:p>
    <w:p w14:paraId="6FE0CC06" w14:textId="77777777" w:rsidR="00CD2711" w:rsidRPr="006A7D30" w:rsidRDefault="00CD2711" w:rsidP="00CD2711">
      <w:pPr>
        <w:spacing w:before="10" w:after="10"/>
        <w:contextualSpacing/>
        <w:jc w:val="center"/>
        <w:rPr>
          <w:rFonts w:eastAsia="Calibri"/>
          <w:b/>
          <w:bCs/>
          <w:sz w:val="28"/>
        </w:rPr>
      </w:pPr>
    </w:p>
    <w:p w14:paraId="1E0005AE" w14:textId="77777777" w:rsidR="00CD2711" w:rsidRPr="006A7D30" w:rsidRDefault="00CD2711" w:rsidP="00CD2711">
      <w:pPr>
        <w:spacing w:before="10" w:after="10"/>
        <w:contextualSpacing/>
        <w:jc w:val="center"/>
        <w:rPr>
          <w:rFonts w:eastAsia="Calibri"/>
          <w:b/>
          <w:bCs/>
          <w:sz w:val="28"/>
        </w:rPr>
      </w:pPr>
    </w:p>
    <w:p w14:paraId="01E6B5A9" w14:textId="77777777" w:rsidR="00CD2711" w:rsidRPr="006A7D30" w:rsidRDefault="00CD2711" w:rsidP="00CD2711">
      <w:pPr>
        <w:spacing w:before="10" w:after="10"/>
        <w:contextualSpacing/>
        <w:jc w:val="center"/>
        <w:rPr>
          <w:rFonts w:eastAsia="Calibri"/>
          <w:b/>
          <w:bCs/>
          <w:sz w:val="28"/>
        </w:rPr>
      </w:pPr>
    </w:p>
    <w:p w14:paraId="0AD3D8E2" w14:textId="77777777" w:rsidR="00CD2711" w:rsidRPr="006A7D30" w:rsidRDefault="00CD2711" w:rsidP="00CD2711">
      <w:pPr>
        <w:spacing w:before="10" w:after="10"/>
        <w:contextualSpacing/>
        <w:jc w:val="center"/>
        <w:rPr>
          <w:rFonts w:eastAsia="Calibri"/>
          <w:b/>
          <w:bCs/>
          <w:sz w:val="28"/>
        </w:rPr>
      </w:pPr>
    </w:p>
    <w:p w14:paraId="7C340A53" w14:textId="77777777" w:rsidR="00CD2711" w:rsidRPr="006A7D30" w:rsidRDefault="00CD2711" w:rsidP="00CD2711">
      <w:pPr>
        <w:spacing w:before="10" w:after="10"/>
        <w:contextualSpacing/>
        <w:jc w:val="center"/>
        <w:rPr>
          <w:rFonts w:eastAsia="Calibri"/>
          <w:b/>
          <w:bCs/>
          <w:sz w:val="28"/>
        </w:rPr>
      </w:pPr>
    </w:p>
    <w:p w14:paraId="737D1A23" w14:textId="77777777" w:rsidR="00CD2711" w:rsidRPr="006A7D30" w:rsidRDefault="00CD2711" w:rsidP="00CD2711">
      <w:pPr>
        <w:spacing w:before="10" w:after="10"/>
        <w:contextualSpacing/>
        <w:rPr>
          <w:rFonts w:eastAsia="Calibri"/>
          <w:b/>
          <w:bCs/>
          <w:sz w:val="28"/>
        </w:rPr>
      </w:pPr>
    </w:p>
    <w:p w14:paraId="21609559" w14:textId="77777777" w:rsidR="00CD2711" w:rsidRPr="006A7D30" w:rsidRDefault="00CD2711" w:rsidP="00CD2711">
      <w:pPr>
        <w:spacing w:before="10" w:after="10"/>
        <w:contextualSpacing/>
        <w:rPr>
          <w:rFonts w:eastAsia="Calibri"/>
          <w:b/>
          <w:bCs/>
          <w:sz w:val="28"/>
        </w:rPr>
      </w:pPr>
    </w:p>
    <w:p w14:paraId="114E28B7" w14:textId="77777777" w:rsidR="00CD2711" w:rsidRPr="006A7D30" w:rsidRDefault="00CD2711" w:rsidP="00CD2711">
      <w:pPr>
        <w:spacing w:before="10" w:after="10"/>
        <w:contextualSpacing/>
        <w:rPr>
          <w:rFonts w:eastAsia="Calibri"/>
          <w:b/>
          <w:bCs/>
          <w:sz w:val="28"/>
        </w:rPr>
      </w:pPr>
    </w:p>
    <w:p w14:paraId="7E7C9C7D" w14:textId="77777777" w:rsidR="00CD2711" w:rsidRPr="006A7D30" w:rsidRDefault="00CD2711" w:rsidP="00CD2711">
      <w:pPr>
        <w:spacing w:before="10" w:after="10"/>
        <w:contextualSpacing/>
        <w:rPr>
          <w:rFonts w:eastAsia="Calibri"/>
          <w:b/>
          <w:bCs/>
          <w:sz w:val="28"/>
        </w:rPr>
      </w:pPr>
    </w:p>
    <w:p w14:paraId="0D8C6777" w14:textId="77777777" w:rsidR="00CD2711" w:rsidRPr="006A7D30" w:rsidRDefault="00CD2711" w:rsidP="00CD2711">
      <w:pPr>
        <w:spacing w:before="10" w:after="10"/>
        <w:contextualSpacing/>
        <w:rPr>
          <w:rFonts w:eastAsia="Calibri"/>
          <w:b/>
          <w:bCs/>
          <w:sz w:val="28"/>
        </w:rPr>
      </w:pPr>
    </w:p>
    <w:p w14:paraId="5E6A040A" w14:textId="77777777" w:rsidR="00CD2711" w:rsidRPr="006A7D30" w:rsidRDefault="00CD2711" w:rsidP="00CD2711">
      <w:pPr>
        <w:spacing w:before="10" w:after="10"/>
        <w:contextualSpacing/>
        <w:jc w:val="center"/>
        <w:rPr>
          <w:rFonts w:eastAsia="Calibri"/>
          <w:b/>
          <w:bCs/>
          <w:sz w:val="28"/>
        </w:rPr>
      </w:pPr>
    </w:p>
    <w:p w14:paraId="2429DC3C" w14:textId="77777777" w:rsidR="00CD2711" w:rsidRPr="006A7D30" w:rsidRDefault="00CD2711" w:rsidP="00CD2711">
      <w:pPr>
        <w:spacing w:before="10" w:after="10"/>
        <w:contextualSpacing/>
        <w:jc w:val="center"/>
        <w:rPr>
          <w:rFonts w:eastAsia="Calibri"/>
          <w:b/>
          <w:bCs/>
          <w:sz w:val="28"/>
        </w:rPr>
      </w:pPr>
    </w:p>
    <w:p w14:paraId="74F2B326" w14:textId="77777777" w:rsidR="00CD2711" w:rsidRPr="006A7D30" w:rsidRDefault="00CD2711" w:rsidP="00CD2711">
      <w:pPr>
        <w:autoSpaceDE w:val="0"/>
        <w:autoSpaceDN w:val="0"/>
        <w:adjustRightInd w:val="0"/>
        <w:contextualSpacing/>
        <w:jc w:val="center"/>
        <w:rPr>
          <w:rFonts w:eastAsia="Calibri"/>
          <w:b/>
          <w:bCs/>
          <w:color w:val="000000"/>
          <w:sz w:val="28"/>
        </w:rPr>
      </w:pPr>
      <w:r w:rsidRPr="006A7D30">
        <w:rPr>
          <w:rFonts w:eastAsia="Calibri"/>
          <w:b/>
          <w:bCs/>
          <w:color w:val="000000"/>
          <w:sz w:val="28"/>
        </w:rPr>
        <w:t>PETNATHEAN</w:t>
      </w:r>
      <w:r w:rsidRPr="006A7D30">
        <w:rPr>
          <w:rFonts w:eastAsia="Calibri"/>
          <w:b/>
          <w:bCs/>
          <w:color w:val="000000"/>
          <w:sz w:val="28"/>
        </w:rPr>
        <w:tab/>
        <w:t>JULLED</w:t>
      </w:r>
    </w:p>
    <w:p w14:paraId="1DCFB257" w14:textId="77777777" w:rsidR="00CD2711" w:rsidRPr="006A7D30" w:rsidRDefault="00CD2711" w:rsidP="00CD2711">
      <w:pPr>
        <w:autoSpaceDE w:val="0"/>
        <w:autoSpaceDN w:val="0"/>
        <w:adjustRightInd w:val="0"/>
        <w:contextualSpacing/>
        <w:rPr>
          <w:rFonts w:eastAsia="Calibri"/>
          <w:b/>
          <w:bCs/>
          <w:color w:val="000000"/>
          <w:sz w:val="28"/>
        </w:rPr>
      </w:pPr>
    </w:p>
    <w:p w14:paraId="43F97F0F" w14:textId="77777777" w:rsidR="00CD2711" w:rsidRPr="006A7D30" w:rsidRDefault="00CD2711" w:rsidP="00CD2711">
      <w:pPr>
        <w:autoSpaceDE w:val="0"/>
        <w:autoSpaceDN w:val="0"/>
        <w:adjustRightInd w:val="0"/>
        <w:contextualSpacing/>
        <w:rPr>
          <w:rFonts w:eastAsia="Calibri"/>
          <w:b/>
          <w:bCs/>
          <w:color w:val="000000"/>
          <w:sz w:val="28"/>
        </w:rPr>
      </w:pPr>
    </w:p>
    <w:p w14:paraId="558C38EA" w14:textId="77777777" w:rsidR="00CD2711" w:rsidRPr="006A7D30" w:rsidRDefault="00CD2711" w:rsidP="00CD2711">
      <w:pPr>
        <w:autoSpaceDE w:val="0"/>
        <w:autoSpaceDN w:val="0"/>
        <w:adjustRightInd w:val="0"/>
        <w:contextualSpacing/>
        <w:rPr>
          <w:rFonts w:eastAsia="Calibri"/>
          <w:b/>
          <w:bCs/>
          <w:color w:val="000000"/>
          <w:sz w:val="28"/>
        </w:rPr>
      </w:pPr>
    </w:p>
    <w:p w14:paraId="7F705A5F" w14:textId="77777777" w:rsidR="00CD2711" w:rsidRPr="006A7D30" w:rsidRDefault="00CD2711" w:rsidP="00CD2711">
      <w:pPr>
        <w:autoSpaceDE w:val="0"/>
        <w:autoSpaceDN w:val="0"/>
        <w:adjustRightInd w:val="0"/>
        <w:contextualSpacing/>
        <w:rPr>
          <w:rFonts w:eastAsia="Calibri"/>
          <w:b/>
          <w:bCs/>
          <w:color w:val="000000"/>
          <w:sz w:val="28"/>
        </w:rPr>
      </w:pPr>
    </w:p>
    <w:p w14:paraId="1447E7E6" w14:textId="77777777" w:rsidR="00CD2711" w:rsidRPr="006A7D30" w:rsidRDefault="00CD2711" w:rsidP="00CD2711">
      <w:pPr>
        <w:autoSpaceDE w:val="0"/>
        <w:autoSpaceDN w:val="0"/>
        <w:adjustRightInd w:val="0"/>
        <w:contextualSpacing/>
        <w:rPr>
          <w:rFonts w:eastAsia="Calibri"/>
          <w:b/>
          <w:bCs/>
          <w:color w:val="000000"/>
          <w:sz w:val="28"/>
        </w:rPr>
      </w:pPr>
    </w:p>
    <w:p w14:paraId="25981FEC" w14:textId="77777777" w:rsidR="00CD2711" w:rsidRPr="006A7D30" w:rsidRDefault="00CD2711" w:rsidP="00CD2711">
      <w:pPr>
        <w:autoSpaceDE w:val="0"/>
        <w:autoSpaceDN w:val="0"/>
        <w:adjustRightInd w:val="0"/>
        <w:contextualSpacing/>
        <w:jc w:val="center"/>
        <w:rPr>
          <w:rFonts w:eastAsia="Calibri"/>
          <w:b/>
          <w:bCs/>
          <w:color w:val="000000"/>
          <w:sz w:val="28"/>
        </w:rPr>
      </w:pPr>
    </w:p>
    <w:p w14:paraId="580D7182" w14:textId="77777777" w:rsidR="00CD2711" w:rsidRPr="006A7D30" w:rsidRDefault="00CD2711" w:rsidP="00CD2711">
      <w:pPr>
        <w:spacing w:before="10" w:after="10"/>
        <w:contextualSpacing/>
        <w:jc w:val="center"/>
        <w:rPr>
          <w:rFonts w:eastAsia="Calibri"/>
          <w:b/>
          <w:bCs/>
          <w:sz w:val="28"/>
        </w:rPr>
      </w:pPr>
    </w:p>
    <w:p w14:paraId="16C85ABA" w14:textId="77777777" w:rsidR="00CD2711" w:rsidRPr="006A7D30" w:rsidRDefault="00CD2711" w:rsidP="00CD2711">
      <w:pPr>
        <w:spacing w:before="10" w:after="10"/>
        <w:contextualSpacing/>
        <w:jc w:val="center"/>
        <w:rPr>
          <w:rFonts w:eastAsia="Calibri"/>
          <w:b/>
          <w:bCs/>
          <w:sz w:val="28"/>
        </w:rPr>
      </w:pPr>
    </w:p>
    <w:p w14:paraId="1F4D4486" w14:textId="77777777" w:rsidR="00CD2711" w:rsidRPr="006A7D30" w:rsidRDefault="00CD2711" w:rsidP="00CD2711">
      <w:pPr>
        <w:spacing w:before="10" w:after="10"/>
        <w:contextualSpacing/>
        <w:jc w:val="center"/>
        <w:rPr>
          <w:rFonts w:eastAsia="Calibri"/>
          <w:b/>
          <w:bCs/>
          <w:sz w:val="28"/>
        </w:rPr>
      </w:pPr>
    </w:p>
    <w:p w14:paraId="724A8FEF" w14:textId="77777777" w:rsidR="00CD2711" w:rsidRPr="006A7D30" w:rsidRDefault="00CD2711" w:rsidP="00CD2711">
      <w:pPr>
        <w:spacing w:before="10" w:after="10"/>
        <w:contextualSpacing/>
        <w:jc w:val="center"/>
        <w:rPr>
          <w:rFonts w:eastAsia="Calibri"/>
          <w:b/>
          <w:bCs/>
          <w:sz w:val="28"/>
        </w:rPr>
      </w:pPr>
    </w:p>
    <w:p w14:paraId="3180BA10" w14:textId="77777777" w:rsidR="00CD2711" w:rsidRPr="006A7D30" w:rsidRDefault="00CD2711" w:rsidP="00CD2711">
      <w:pPr>
        <w:spacing w:before="10" w:after="10"/>
        <w:contextualSpacing/>
        <w:jc w:val="center"/>
        <w:rPr>
          <w:rFonts w:eastAsia="Calibri"/>
          <w:b/>
          <w:bCs/>
          <w:sz w:val="28"/>
        </w:rPr>
      </w:pPr>
    </w:p>
    <w:p w14:paraId="326EC391" w14:textId="77777777" w:rsidR="00CD2711" w:rsidRPr="006A7D30" w:rsidRDefault="00CD2711" w:rsidP="00CD2711">
      <w:pPr>
        <w:spacing w:before="10" w:after="10"/>
        <w:contextualSpacing/>
        <w:jc w:val="center"/>
        <w:rPr>
          <w:rFonts w:eastAsia="Calibri"/>
          <w:b/>
          <w:bCs/>
          <w:sz w:val="28"/>
        </w:rPr>
      </w:pPr>
    </w:p>
    <w:p w14:paraId="5E515DA7" w14:textId="77777777" w:rsidR="00CD2711" w:rsidRPr="006A7D30" w:rsidRDefault="00CD2711" w:rsidP="00CD2711">
      <w:pPr>
        <w:spacing w:before="10" w:after="10"/>
        <w:contextualSpacing/>
        <w:jc w:val="center"/>
        <w:rPr>
          <w:rFonts w:eastAsia="Calibri"/>
          <w:b/>
          <w:bCs/>
          <w:sz w:val="28"/>
        </w:rPr>
      </w:pPr>
    </w:p>
    <w:p w14:paraId="7282B08C" w14:textId="77777777" w:rsidR="00CD2711" w:rsidRPr="006A7D30" w:rsidRDefault="00CD2711" w:rsidP="00CD2711">
      <w:pPr>
        <w:spacing w:before="10" w:after="10"/>
        <w:contextualSpacing/>
        <w:jc w:val="center"/>
        <w:rPr>
          <w:rFonts w:eastAsia="Calibri"/>
          <w:b/>
          <w:bCs/>
          <w:sz w:val="28"/>
        </w:rPr>
      </w:pPr>
    </w:p>
    <w:p w14:paraId="1ABBE5BF"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A THESIS SUBMITTED IN PARTIAL FULFILLMENT</w:t>
      </w:r>
    </w:p>
    <w:p w14:paraId="35697FAB"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OF THE REQUIREMENTS FOR</w:t>
      </w:r>
    </w:p>
    <w:p w14:paraId="2B538E33" w14:textId="76222F8C" w:rsidR="00CD2711" w:rsidRPr="006A7D30" w:rsidRDefault="00CD2711" w:rsidP="00CD2711">
      <w:pPr>
        <w:spacing w:before="10" w:after="10"/>
        <w:contextualSpacing/>
        <w:jc w:val="center"/>
        <w:rPr>
          <w:rFonts w:eastAsia="Calibri"/>
          <w:b/>
          <w:bCs/>
          <w:sz w:val="28"/>
        </w:rPr>
      </w:pPr>
      <w:bookmarkStart w:id="0" w:name="_Hlk69263539"/>
      <w:r w:rsidRPr="006A7D30">
        <w:rPr>
          <w:rFonts w:eastAsia="Calibri"/>
          <w:b/>
          <w:bCs/>
          <w:sz w:val="28"/>
        </w:rPr>
        <w:t>THE DEGREE OF MASTER OF SCIENCE</w:t>
      </w:r>
    </w:p>
    <w:p w14:paraId="105A6004" w14:textId="110803FE" w:rsidR="00CD2711" w:rsidRPr="006A7D30" w:rsidRDefault="00CD2711" w:rsidP="00CD2711">
      <w:pPr>
        <w:spacing w:before="10" w:after="10"/>
        <w:contextualSpacing/>
        <w:jc w:val="center"/>
        <w:rPr>
          <w:rFonts w:eastAsia="Calibri"/>
          <w:b/>
          <w:bCs/>
          <w:sz w:val="28"/>
        </w:rPr>
      </w:pPr>
      <w:r w:rsidRPr="006A7D30">
        <w:rPr>
          <w:rFonts w:eastAsia="Calibri"/>
          <w:b/>
          <w:bCs/>
          <w:sz w:val="28"/>
        </w:rPr>
        <w:t>(CYBER SECURITY AND INFORMATION ASSURANCE)</w:t>
      </w:r>
      <w:bookmarkEnd w:id="0"/>
    </w:p>
    <w:p w14:paraId="3F831484" w14:textId="3509CB58" w:rsidR="00CD2711" w:rsidRPr="006A7D30" w:rsidRDefault="00CD2711" w:rsidP="00CD2711">
      <w:pPr>
        <w:contextualSpacing/>
        <w:jc w:val="center"/>
        <w:rPr>
          <w:rFonts w:eastAsia="Calibri"/>
          <w:b/>
          <w:bCs/>
          <w:sz w:val="28"/>
        </w:rPr>
      </w:pPr>
      <w:r w:rsidRPr="006A7D30">
        <w:rPr>
          <w:rFonts w:eastAsia="Calibri"/>
          <w:b/>
          <w:bCs/>
          <w:sz w:val="28"/>
        </w:rPr>
        <w:t>FACULTY OF GRADUATE STUDIES</w:t>
      </w:r>
    </w:p>
    <w:p w14:paraId="22B6EB90"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MAHIDOL UNIVERSITY</w:t>
      </w:r>
    </w:p>
    <w:p w14:paraId="5E77C475" w14:textId="256CA009" w:rsidR="00CD2711" w:rsidRPr="006A7D30" w:rsidRDefault="00CD2711" w:rsidP="00CD2711">
      <w:pPr>
        <w:spacing w:before="10" w:after="10"/>
        <w:contextualSpacing/>
        <w:jc w:val="center"/>
        <w:rPr>
          <w:rFonts w:eastAsia="Calibri"/>
          <w:b/>
          <w:bCs/>
          <w:sz w:val="28"/>
        </w:rPr>
      </w:pPr>
      <w:r w:rsidRPr="006A7D30">
        <w:rPr>
          <w:rFonts w:eastAsia="Calibri"/>
          <w:b/>
          <w:bCs/>
          <w:sz w:val="28"/>
        </w:rPr>
        <w:t>2019</w:t>
      </w:r>
    </w:p>
    <w:p w14:paraId="33B8B1D8" w14:textId="77777777" w:rsidR="00CD2711" w:rsidRPr="006A7D30" w:rsidRDefault="00CD2711" w:rsidP="00CD2711">
      <w:pPr>
        <w:spacing w:before="10" w:after="10"/>
        <w:contextualSpacing/>
        <w:jc w:val="center"/>
        <w:rPr>
          <w:rFonts w:eastAsia="Calibri"/>
          <w:b/>
          <w:bCs/>
          <w:sz w:val="28"/>
        </w:rPr>
      </w:pPr>
    </w:p>
    <w:p w14:paraId="4F8B702D" w14:textId="77777777" w:rsidR="00CD2711" w:rsidRPr="006A7D30" w:rsidRDefault="00CD2711" w:rsidP="00CD2711">
      <w:pPr>
        <w:spacing w:before="10" w:after="10"/>
        <w:contextualSpacing/>
        <w:rPr>
          <w:rFonts w:eastAsia="Calibri"/>
          <w:b/>
          <w:bCs/>
          <w:sz w:val="28"/>
        </w:rPr>
      </w:pPr>
    </w:p>
    <w:p w14:paraId="335B5DD8" w14:textId="77777777" w:rsidR="00CD2711" w:rsidRPr="006A7D30" w:rsidRDefault="00CD2711" w:rsidP="00CD2711">
      <w:pPr>
        <w:spacing w:before="10" w:after="10"/>
        <w:contextualSpacing/>
        <w:jc w:val="center"/>
        <w:rPr>
          <w:rFonts w:eastAsia="Calibri"/>
          <w:b/>
          <w:bCs/>
          <w:sz w:val="28"/>
        </w:rPr>
      </w:pPr>
      <w:r w:rsidRPr="006A7D30">
        <w:rPr>
          <w:rFonts w:eastAsia="Calibri"/>
          <w:b/>
          <w:bCs/>
          <w:sz w:val="28"/>
        </w:rPr>
        <w:t>COPYRIGHT OF MAHIDOL UNIVERSITY</w:t>
      </w:r>
    </w:p>
    <w:p w14:paraId="1588AA0C" w14:textId="77777777" w:rsidR="00CD2711" w:rsidRPr="006A7D30" w:rsidRDefault="00CD2711" w:rsidP="00CD2711">
      <w:pPr>
        <w:spacing w:before="10" w:after="10"/>
        <w:contextualSpacing/>
        <w:jc w:val="center"/>
        <w:rPr>
          <w:rFonts w:eastAsia="Calibri"/>
          <w:b/>
          <w:bCs/>
          <w:sz w:val="28"/>
        </w:rPr>
        <w:sectPr w:rsidR="00CD2711" w:rsidRPr="006A7D30" w:rsidSect="00912048">
          <w:headerReference w:type="even" r:id="rId8"/>
          <w:headerReference w:type="default" r:id="rId9"/>
          <w:headerReference w:type="first" r:id="rId10"/>
          <w:pgSz w:w="11906" w:h="16838" w:code="9"/>
          <w:pgMar w:top="2126" w:right="1418" w:bottom="1418" w:left="2126" w:header="720" w:footer="720" w:gutter="0"/>
          <w:pgNumType w:fmt="lowerRoman" w:start="1"/>
          <w:cols w:space="720"/>
          <w:titlePg/>
          <w:docGrid w:linePitch="360"/>
        </w:sectPr>
      </w:pPr>
    </w:p>
    <w:p w14:paraId="1A09F7A0" w14:textId="77777777" w:rsidR="00AD123D" w:rsidRDefault="00AD123D" w:rsidP="00AD123D">
      <w:pPr>
        <w:tabs>
          <w:tab w:val="left" w:pos="1134"/>
        </w:tabs>
        <w:jc w:val="center"/>
        <w:rPr>
          <w:bCs/>
          <w:color w:val="000000"/>
        </w:rPr>
      </w:pPr>
      <w:r>
        <w:rPr>
          <w:bCs/>
          <w:color w:val="000000"/>
        </w:rPr>
        <w:lastRenderedPageBreak/>
        <w:t>Thesis</w:t>
      </w:r>
    </w:p>
    <w:p w14:paraId="0B6D800F" w14:textId="77777777" w:rsidR="00AD123D" w:rsidRDefault="00AD123D" w:rsidP="00AD123D">
      <w:pPr>
        <w:tabs>
          <w:tab w:val="left" w:pos="1134"/>
        </w:tabs>
        <w:jc w:val="center"/>
        <w:rPr>
          <w:bCs/>
          <w:color w:val="000000"/>
        </w:rPr>
      </w:pPr>
      <w:r>
        <w:rPr>
          <w:bCs/>
          <w:color w:val="000000"/>
        </w:rPr>
        <w:t>entitled</w:t>
      </w:r>
    </w:p>
    <w:p w14:paraId="02D66524"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75F2D790" w14:textId="77777777" w:rsidR="00AD123D" w:rsidRDefault="00AD123D" w:rsidP="00AD123D">
      <w:pPr>
        <w:tabs>
          <w:tab w:val="left" w:pos="1134"/>
        </w:tabs>
        <w:jc w:val="center"/>
        <w:rPr>
          <w:b/>
          <w:bCs/>
          <w:color w:val="000000"/>
          <w:sz w:val="28"/>
        </w:rPr>
      </w:pPr>
    </w:p>
    <w:p w14:paraId="0044A615" w14:textId="77777777" w:rsidR="00AD123D" w:rsidRDefault="00AD123D" w:rsidP="00AD123D">
      <w:pPr>
        <w:tabs>
          <w:tab w:val="left" w:pos="1134"/>
        </w:tabs>
        <w:jc w:val="center"/>
        <w:rPr>
          <w:b/>
          <w:bCs/>
          <w:color w:val="000000"/>
          <w:sz w:val="28"/>
        </w:rPr>
      </w:pPr>
    </w:p>
    <w:p w14:paraId="64A413EC" w14:textId="77777777" w:rsidR="00AD123D" w:rsidRDefault="00AD123D" w:rsidP="00AD123D">
      <w:pPr>
        <w:tabs>
          <w:tab w:val="left" w:pos="1134"/>
        </w:tabs>
        <w:jc w:val="center"/>
        <w:rPr>
          <w:b/>
          <w:bCs/>
          <w:color w:val="000000"/>
          <w:sz w:val="28"/>
        </w:rPr>
      </w:pPr>
    </w:p>
    <w:p w14:paraId="059D2998" w14:textId="77777777" w:rsidR="00AD123D" w:rsidRDefault="00AD123D" w:rsidP="00AD123D">
      <w:pPr>
        <w:tabs>
          <w:tab w:val="left" w:pos="1134"/>
        </w:tabs>
        <w:jc w:val="center"/>
        <w:rPr>
          <w:b/>
          <w:bCs/>
          <w:color w:val="000000"/>
          <w:sz w:val="28"/>
        </w:rPr>
      </w:pPr>
    </w:p>
    <w:p w14:paraId="79515A72" w14:textId="77777777" w:rsidR="00AD123D" w:rsidRDefault="00AD123D" w:rsidP="00AD123D">
      <w:pPr>
        <w:tabs>
          <w:tab w:val="left" w:pos="1134"/>
        </w:tabs>
        <w:jc w:val="center"/>
        <w:rPr>
          <w:b/>
          <w:bCs/>
          <w:color w:val="000000"/>
          <w:sz w:val="28"/>
        </w:rPr>
      </w:pPr>
    </w:p>
    <w:tbl>
      <w:tblPr>
        <w:tblW w:w="0" w:type="auto"/>
        <w:tblLayout w:type="fixed"/>
        <w:tblLook w:val="0000" w:firstRow="0" w:lastRow="0" w:firstColumn="0" w:lastColumn="0" w:noHBand="0" w:noVBand="0"/>
      </w:tblPr>
      <w:tblGrid>
        <w:gridCol w:w="4289"/>
        <w:gridCol w:w="4290"/>
      </w:tblGrid>
      <w:tr w:rsidR="00AD123D" w14:paraId="0C714D86" w14:textId="77777777" w:rsidTr="00E346F7">
        <w:tc>
          <w:tcPr>
            <w:tcW w:w="4289" w:type="dxa"/>
          </w:tcPr>
          <w:p w14:paraId="4107CA64" w14:textId="77777777" w:rsidR="00AD123D" w:rsidRDefault="00AD123D" w:rsidP="00E346F7">
            <w:pPr>
              <w:tabs>
                <w:tab w:val="left" w:pos="1134"/>
              </w:tabs>
              <w:rPr>
                <w:b/>
                <w:bCs/>
                <w:color w:val="000000"/>
                <w:sz w:val="28"/>
              </w:rPr>
            </w:pPr>
          </w:p>
        </w:tc>
        <w:tc>
          <w:tcPr>
            <w:tcW w:w="4290" w:type="dxa"/>
          </w:tcPr>
          <w:p w14:paraId="62EC2549" w14:textId="77777777" w:rsidR="00AD123D" w:rsidRDefault="00AD123D" w:rsidP="00E346F7">
            <w:pPr>
              <w:tabs>
                <w:tab w:val="left" w:pos="1134"/>
              </w:tabs>
              <w:rPr>
                <w:bCs/>
                <w:color w:val="000000"/>
              </w:rPr>
            </w:pPr>
            <w:r>
              <w:rPr>
                <w:bCs/>
                <w:color w:val="000000"/>
              </w:rPr>
              <w:t>.....................................................</w:t>
            </w:r>
          </w:p>
          <w:p w14:paraId="185F3BE3" w14:textId="77777777" w:rsidR="00AD123D" w:rsidRDefault="00AD123D" w:rsidP="00E346F7">
            <w:pPr>
              <w:tabs>
                <w:tab w:val="left" w:pos="1134"/>
              </w:tabs>
              <w:rPr>
                <w:bCs/>
                <w:color w:val="000000"/>
              </w:rPr>
            </w:pPr>
            <w:r>
              <w:rPr>
                <w:bCs/>
                <w:color w:val="000000"/>
              </w:rPr>
              <w:t>Mr. Petnathean Julled</w:t>
            </w:r>
          </w:p>
          <w:p w14:paraId="18892931" w14:textId="77777777" w:rsidR="00AD123D" w:rsidRDefault="00AD123D" w:rsidP="00E346F7">
            <w:pPr>
              <w:tabs>
                <w:tab w:val="left" w:pos="1134"/>
              </w:tabs>
              <w:rPr>
                <w:bCs/>
                <w:color w:val="000000"/>
              </w:rPr>
            </w:pPr>
            <w:r>
              <w:rPr>
                <w:bCs/>
                <w:color w:val="000000"/>
              </w:rPr>
              <w:t>Candidate</w:t>
            </w:r>
          </w:p>
          <w:p w14:paraId="60FDF957" w14:textId="77777777" w:rsidR="00AD123D" w:rsidRDefault="00AD123D" w:rsidP="00E346F7">
            <w:pPr>
              <w:tabs>
                <w:tab w:val="left" w:pos="1134"/>
              </w:tabs>
              <w:rPr>
                <w:bCs/>
                <w:color w:val="000000"/>
              </w:rPr>
            </w:pPr>
          </w:p>
          <w:p w14:paraId="0A5375D2" w14:textId="77777777" w:rsidR="00AD123D" w:rsidRDefault="00AD123D" w:rsidP="00E346F7">
            <w:pPr>
              <w:tabs>
                <w:tab w:val="left" w:pos="1134"/>
              </w:tabs>
              <w:rPr>
                <w:bCs/>
                <w:color w:val="000000"/>
              </w:rPr>
            </w:pPr>
          </w:p>
          <w:p w14:paraId="3EDBAC64" w14:textId="77777777" w:rsidR="00AD123D" w:rsidRPr="00D13B24" w:rsidRDefault="00AD123D" w:rsidP="00E346F7">
            <w:pPr>
              <w:tabs>
                <w:tab w:val="left" w:pos="1134"/>
              </w:tabs>
              <w:rPr>
                <w:bCs/>
                <w:color w:val="000000"/>
              </w:rPr>
            </w:pPr>
          </w:p>
        </w:tc>
      </w:tr>
      <w:tr w:rsidR="00AD123D" w14:paraId="112F365B" w14:textId="77777777" w:rsidTr="00E346F7">
        <w:tc>
          <w:tcPr>
            <w:tcW w:w="4289" w:type="dxa"/>
          </w:tcPr>
          <w:p w14:paraId="71B7D54F" w14:textId="77777777" w:rsidR="00AD123D" w:rsidRDefault="00AD123D" w:rsidP="00E346F7">
            <w:pPr>
              <w:tabs>
                <w:tab w:val="left" w:pos="1134"/>
              </w:tabs>
              <w:rPr>
                <w:b/>
                <w:bCs/>
                <w:color w:val="000000"/>
                <w:sz w:val="28"/>
              </w:rPr>
            </w:pPr>
          </w:p>
        </w:tc>
        <w:tc>
          <w:tcPr>
            <w:tcW w:w="4290" w:type="dxa"/>
          </w:tcPr>
          <w:p w14:paraId="347F2A6A" w14:textId="77777777" w:rsidR="00AD123D" w:rsidRDefault="00AD123D" w:rsidP="00E346F7">
            <w:pPr>
              <w:tabs>
                <w:tab w:val="left" w:pos="1134"/>
              </w:tabs>
              <w:rPr>
                <w:bCs/>
                <w:color w:val="000000"/>
              </w:rPr>
            </w:pPr>
            <w:r>
              <w:rPr>
                <w:bCs/>
                <w:color w:val="000000"/>
              </w:rPr>
              <w:t>.....................................................</w:t>
            </w:r>
          </w:p>
          <w:p w14:paraId="0D8B01F2" w14:textId="77777777" w:rsidR="00AD123D" w:rsidRDefault="00AD123D" w:rsidP="00E346F7">
            <w:pPr>
              <w:tabs>
                <w:tab w:val="left" w:pos="1134"/>
              </w:tabs>
              <w:rPr>
                <w:bCs/>
                <w:color w:val="000000"/>
              </w:rPr>
            </w:pPr>
            <w:proofErr w:type="spellStart"/>
            <w:proofErr w:type="gramStart"/>
            <w:r>
              <w:rPr>
                <w:bCs/>
                <w:color w:val="000000"/>
              </w:rPr>
              <w:t>Assadarat</w:t>
            </w:r>
            <w:proofErr w:type="spellEnd"/>
            <w:r>
              <w:rPr>
                <w:bCs/>
                <w:color w:val="000000"/>
              </w:rPr>
              <w:t xml:space="preserve">  </w:t>
            </w:r>
            <w:proofErr w:type="spellStart"/>
            <w:r>
              <w:rPr>
                <w:bCs/>
                <w:color w:val="000000"/>
              </w:rPr>
              <w:t>Khurat</w:t>
            </w:r>
            <w:proofErr w:type="spellEnd"/>
            <w:proofErr w:type="gramEnd"/>
            <w:r>
              <w:rPr>
                <w:bCs/>
                <w:color w:val="000000"/>
              </w:rPr>
              <w:t>,</w:t>
            </w:r>
          </w:p>
          <w:p w14:paraId="28D667CC" w14:textId="77777777" w:rsidR="00AD123D" w:rsidRDefault="00AD123D" w:rsidP="00E346F7">
            <w:pPr>
              <w:tabs>
                <w:tab w:val="left" w:pos="1134"/>
              </w:tabs>
              <w:rPr>
                <w:bCs/>
                <w:color w:val="000000"/>
              </w:rPr>
            </w:pPr>
            <w:r>
              <w:rPr>
                <w:bCs/>
                <w:color w:val="000000"/>
              </w:rPr>
              <w:t>Dr.-Ing. (Computer Security)</w:t>
            </w:r>
          </w:p>
          <w:p w14:paraId="4458D081" w14:textId="77777777" w:rsidR="00AD123D" w:rsidRDefault="00AD123D" w:rsidP="00E346F7">
            <w:pPr>
              <w:tabs>
                <w:tab w:val="left" w:pos="1134"/>
              </w:tabs>
              <w:rPr>
                <w:bCs/>
                <w:color w:val="000000"/>
              </w:rPr>
            </w:pPr>
            <w:r>
              <w:rPr>
                <w:bCs/>
                <w:color w:val="000000"/>
              </w:rPr>
              <w:t>Major advisor</w:t>
            </w:r>
          </w:p>
          <w:p w14:paraId="1E43C513" w14:textId="77777777" w:rsidR="00AD123D" w:rsidRDefault="00AD123D" w:rsidP="00E346F7">
            <w:pPr>
              <w:tabs>
                <w:tab w:val="left" w:pos="1134"/>
              </w:tabs>
              <w:rPr>
                <w:bCs/>
                <w:color w:val="000000"/>
              </w:rPr>
            </w:pPr>
          </w:p>
          <w:p w14:paraId="28EC2612" w14:textId="77777777" w:rsidR="00AD123D" w:rsidRDefault="00AD123D" w:rsidP="00E346F7">
            <w:pPr>
              <w:tabs>
                <w:tab w:val="left" w:pos="1134"/>
              </w:tabs>
              <w:rPr>
                <w:bCs/>
                <w:color w:val="000000"/>
              </w:rPr>
            </w:pPr>
          </w:p>
          <w:p w14:paraId="067D54EA" w14:textId="77777777" w:rsidR="00AD123D" w:rsidRPr="00D13B24" w:rsidRDefault="00AD123D" w:rsidP="00E346F7">
            <w:pPr>
              <w:tabs>
                <w:tab w:val="left" w:pos="1134"/>
              </w:tabs>
              <w:rPr>
                <w:bCs/>
                <w:color w:val="000000"/>
              </w:rPr>
            </w:pPr>
          </w:p>
        </w:tc>
      </w:tr>
      <w:tr w:rsidR="00AD123D" w14:paraId="669793FC" w14:textId="77777777" w:rsidTr="00E346F7">
        <w:tc>
          <w:tcPr>
            <w:tcW w:w="4289" w:type="dxa"/>
          </w:tcPr>
          <w:p w14:paraId="5B44EE04" w14:textId="77777777" w:rsidR="00AD123D" w:rsidRDefault="00AD123D" w:rsidP="00E346F7">
            <w:pPr>
              <w:tabs>
                <w:tab w:val="left" w:pos="1134"/>
              </w:tabs>
              <w:rPr>
                <w:b/>
                <w:bCs/>
                <w:color w:val="000000"/>
                <w:sz w:val="28"/>
              </w:rPr>
            </w:pPr>
          </w:p>
        </w:tc>
        <w:tc>
          <w:tcPr>
            <w:tcW w:w="4290" w:type="dxa"/>
          </w:tcPr>
          <w:p w14:paraId="7E6BE8B0" w14:textId="77777777" w:rsidR="00AD123D" w:rsidRDefault="00AD123D" w:rsidP="00E346F7">
            <w:pPr>
              <w:tabs>
                <w:tab w:val="left" w:pos="1134"/>
              </w:tabs>
              <w:rPr>
                <w:bCs/>
                <w:color w:val="000000"/>
              </w:rPr>
            </w:pPr>
            <w:r>
              <w:rPr>
                <w:bCs/>
                <w:color w:val="000000"/>
              </w:rPr>
              <w:t>.....................................................</w:t>
            </w:r>
          </w:p>
          <w:p w14:paraId="0CCAB4F5" w14:textId="77777777" w:rsidR="00AD123D" w:rsidRDefault="00AD123D" w:rsidP="00E346F7">
            <w:pPr>
              <w:tabs>
                <w:tab w:val="left" w:pos="1134"/>
              </w:tabs>
              <w:rPr>
                <w:bCs/>
                <w:color w:val="000000"/>
              </w:rPr>
            </w:pPr>
            <w:proofErr w:type="spellStart"/>
            <w:proofErr w:type="gramStart"/>
            <w:r>
              <w:rPr>
                <w:bCs/>
                <w:color w:val="000000"/>
              </w:rPr>
              <w:t>Pattanasak</w:t>
            </w:r>
            <w:proofErr w:type="spellEnd"/>
            <w:r>
              <w:rPr>
                <w:bCs/>
                <w:color w:val="000000"/>
              </w:rPr>
              <w:t xml:space="preserve">  </w:t>
            </w:r>
            <w:proofErr w:type="spellStart"/>
            <w:r>
              <w:rPr>
                <w:bCs/>
                <w:color w:val="000000"/>
              </w:rPr>
              <w:t>Mongkolwat</w:t>
            </w:r>
            <w:proofErr w:type="spellEnd"/>
            <w:proofErr w:type="gramEnd"/>
            <w:r>
              <w:rPr>
                <w:bCs/>
                <w:color w:val="000000"/>
              </w:rPr>
              <w:t>,</w:t>
            </w:r>
          </w:p>
          <w:p w14:paraId="578CC8C9" w14:textId="77777777" w:rsidR="00AD123D" w:rsidRDefault="00AD123D" w:rsidP="00E346F7">
            <w:pPr>
              <w:tabs>
                <w:tab w:val="left" w:pos="1134"/>
              </w:tabs>
              <w:rPr>
                <w:bCs/>
                <w:color w:val="000000"/>
              </w:rPr>
            </w:pPr>
            <w:r>
              <w:rPr>
                <w:bCs/>
                <w:color w:val="000000"/>
              </w:rPr>
              <w:t>Ph.D. (Computer Science)</w:t>
            </w:r>
          </w:p>
          <w:p w14:paraId="4EFFA02F" w14:textId="77777777" w:rsidR="00AD123D" w:rsidRDefault="00AD123D" w:rsidP="00E346F7">
            <w:pPr>
              <w:tabs>
                <w:tab w:val="left" w:pos="1134"/>
              </w:tabs>
              <w:rPr>
                <w:bCs/>
                <w:color w:val="000000"/>
              </w:rPr>
            </w:pPr>
            <w:r>
              <w:rPr>
                <w:bCs/>
                <w:color w:val="000000"/>
              </w:rPr>
              <w:t>Co-advisor</w:t>
            </w:r>
          </w:p>
          <w:p w14:paraId="3FB10AC2" w14:textId="77777777" w:rsidR="00AD123D" w:rsidRDefault="00AD123D" w:rsidP="00E346F7">
            <w:pPr>
              <w:tabs>
                <w:tab w:val="left" w:pos="1134"/>
              </w:tabs>
              <w:rPr>
                <w:bCs/>
                <w:color w:val="000000"/>
              </w:rPr>
            </w:pPr>
          </w:p>
          <w:p w14:paraId="05F68C99" w14:textId="77777777" w:rsidR="00AD123D" w:rsidRDefault="00AD123D" w:rsidP="00E346F7">
            <w:pPr>
              <w:tabs>
                <w:tab w:val="left" w:pos="1134"/>
              </w:tabs>
              <w:rPr>
                <w:bCs/>
                <w:color w:val="000000"/>
              </w:rPr>
            </w:pPr>
          </w:p>
          <w:p w14:paraId="5E7C6E12" w14:textId="77777777" w:rsidR="00AD123D" w:rsidRPr="00D13B24" w:rsidRDefault="00AD123D" w:rsidP="00E346F7">
            <w:pPr>
              <w:tabs>
                <w:tab w:val="left" w:pos="1134"/>
              </w:tabs>
              <w:rPr>
                <w:bCs/>
                <w:color w:val="000000"/>
              </w:rPr>
            </w:pPr>
          </w:p>
        </w:tc>
      </w:tr>
      <w:tr w:rsidR="00AD123D" w14:paraId="60A34631" w14:textId="77777777" w:rsidTr="00E346F7">
        <w:tc>
          <w:tcPr>
            <w:tcW w:w="4289" w:type="dxa"/>
          </w:tcPr>
          <w:p w14:paraId="60151684" w14:textId="77777777" w:rsidR="00AD123D" w:rsidRDefault="00AD123D" w:rsidP="00E346F7">
            <w:pPr>
              <w:tabs>
                <w:tab w:val="left" w:pos="1134"/>
              </w:tabs>
              <w:rPr>
                <w:b/>
                <w:bCs/>
                <w:color w:val="000000"/>
                <w:sz w:val="28"/>
              </w:rPr>
            </w:pPr>
          </w:p>
        </w:tc>
        <w:tc>
          <w:tcPr>
            <w:tcW w:w="4290" w:type="dxa"/>
          </w:tcPr>
          <w:p w14:paraId="240DBC58" w14:textId="77777777" w:rsidR="00AD123D" w:rsidRDefault="00AD123D" w:rsidP="00E346F7">
            <w:pPr>
              <w:tabs>
                <w:tab w:val="left" w:pos="1134"/>
              </w:tabs>
              <w:rPr>
                <w:bCs/>
                <w:color w:val="000000"/>
              </w:rPr>
            </w:pPr>
            <w:r>
              <w:rPr>
                <w:bCs/>
                <w:color w:val="000000"/>
              </w:rPr>
              <w:t>.....................................................</w:t>
            </w:r>
          </w:p>
          <w:p w14:paraId="3DFF2F25" w14:textId="77777777" w:rsidR="00AD123D" w:rsidRDefault="00AD123D" w:rsidP="00E346F7">
            <w:pPr>
              <w:tabs>
                <w:tab w:val="left" w:pos="1134"/>
              </w:tabs>
              <w:rPr>
                <w:bCs/>
                <w:color w:val="000000"/>
              </w:rPr>
            </w:pPr>
            <w:r>
              <w:rPr>
                <w:bCs/>
                <w:color w:val="000000"/>
              </w:rPr>
              <w:t xml:space="preserve">Asst. Prof. Thitinan </w:t>
            </w:r>
            <w:proofErr w:type="spellStart"/>
            <w:r>
              <w:rPr>
                <w:bCs/>
                <w:color w:val="000000"/>
              </w:rPr>
              <w:t>Tantidham</w:t>
            </w:r>
            <w:proofErr w:type="spellEnd"/>
            <w:r>
              <w:rPr>
                <w:bCs/>
                <w:color w:val="000000"/>
              </w:rPr>
              <w:t>,</w:t>
            </w:r>
          </w:p>
          <w:p w14:paraId="01C07A9B" w14:textId="77777777" w:rsidR="00AD123D" w:rsidRDefault="00AD123D" w:rsidP="00E346F7">
            <w:pPr>
              <w:tabs>
                <w:tab w:val="left" w:pos="1134"/>
              </w:tabs>
              <w:rPr>
                <w:bCs/>
                <w:color w:val="000000"/>
              </w:rPr>
            </w:pPr>
            <w:r>
              <w:rPr>
                <w:bCs/>
                <w:color w:val="000000"/>
              </w:rPr>
              <w:t>Ph.D. (Computer Science)</w:t>
            </w:r>
          </w:p>
          <w:p w14:paraId="502C4FD1" w14:textId="77777777" w:rsidR="00AD123D" w:rsidRDefault="00AD123D" w:rsidP="00E346F7">
            <w:pPr>
              <w:tabs>
                <w:tab w:val="left" w:pos="1134"/>
              </w:tabs>
              <w:rPr>
                <w:bCs/>
                <w:color w:val="000000"/>
              </w:rPr>
            </w:pPr>
            <w:r>
              <w:rPr>
                <w:bCs/>
                <w:color w:val="000000"/>
              </w:rPr>
              <w:t>Co-advisor</w:t>
            </w:r>
          </w:p>
          <w:p w14:paraId="4EFEF804" w14:textId="77777777" w:rsidR="00AD123D" w:rsidRDefault="00AD123D" w:rsidP="00E346F7">
            <w:pPr>
              <w:tabs>
                <w:tab w:val="left" w:pos="1134"/>
              </w:tabs>
              <w:rPr>
                <w:bCs/>
                <w:color w:val="000000"/>
              </w:rPr>
            </w:pPr>
          </w:p>
          <w:p w14:paraId="267DA24C" w14:textId="77777777" w:rsidR="00AD123D" w:rsidRDefault="00AD123D" w:rsidP="00E346F7">
            <w:pPr>
              <w:tabs>
                <w:tab w:val="left" w:pos="1134"/>
              </w:tabs>
              <w:rPr>
                <w:bCs/>
                <w:color w:val="000000"/>
              </w:rPr>
            </w:pPr>
          </w:p>
          <w:p w14:paraId="3CC80637" w14:textId="77777777" w:rsidR="00AD123D" w:rsidRPr="00D13B24" w:rsidRDefault="00AD123D" w:rsidP="00E346F7">
            <w:pPr>
              <w:tabs>
                <w:tab w:val="left" w:pos="1134"/>
              </w:tabs>
              <w:rPr>
                <w:bCs/>
                <w:color w:val="000000"/>
              </w:rPr>
            </w:pPr>
          </w:p>
        </w:tc>
      </w:tr>
      <w:tr w:rsidR="00AD123D" w14:paraId="02A3533B" w14:textId="77777777" w:rsidTr="00E346F7">
        <w:tc>
          <w:tcPr>
            <w:tcW w:w="4289" w:type="dxa"/>
          </w:tcPr>
          <w:p w14:paraId="72C8BA50" w14:textId="77777777" w:rsidR="00AD123D" w:rsidRDefault="00AD123D" w:rsidP="00E346F7">
            <w:pPr>
              <w:tabs>
                <w:tab w:val="left" w:pos="1134"/>
              </w:tabs>
              <w:rPr>
                <w:bCs/>
                <w:color w:val="000000"/>
              </w:rPr>
            </w:pPr>
            <w:r>
              <w:rPr>
                <w:bCs/>
                <w:color w:val="000000"/>
              </w:rPr>
              <w:t>.....................................................</w:t>
            </w:r>
          </w:p>
          <w:p w14:paraId="19A07A36" w14:textId="77777777" w:rsidR="00AD123D" w:rsidRDefault="00AD123D" w:rsidP="00E346F7">
            <w:pPr>
              <w:tabs>
                <w:tab w:val="left" w:pos="1134"/>
              </w:tabs>
              <w:rPr>
                <w:bCs/>
                <w:color w:val="000000"/>
              </w:rPr>
            </w:pPr>
            <w:r>
              <w:rPr>
                <w:bCs/>
                <w:color w:val="000000"/>
              </w:rPr>
              <w:t xml:space="preserve">Prof. </w:t>
            </w:r>
            <w:proofErr w:type="spellStart"/>
            <w:proofErr w:type="gramStart"/>
            <w:r>
              <w:rPr>
                <w:bCs/>
                <w:color w:val="000000"/>
              </w:rPr>
              <w:t>Patcharee</w:t>
            </w:r>
            <w:proofErr w:type="spellEnd"/>
            <w:r>
              <w:rPr>
                <w:bCs/>
                <w:color w:val="000000"/>
              </w:rPr>
              <w:t xml:space="preserve">  </w:t>
            </w:r>
            <w:proofErr w:type="spellStart"/>
            <w:r>
              <w:rPr>
                <w:bCs/>
                <w:color w:val="000000"/>
              </w:rPr>
              <w:t>Lertrit</w:t>
            </w:r>
            <w:proofErr w:type="spellEnd"/>
            <w:proofErr w:type="gramEnd"/>
            <w:r>
              <w:rPr>
                <w:bCs/>
                <w:color w:val="000000"/>
              </w:rPr>
              <w:t>,</w:t>
            </w:r>
          </w:p>
          <w:p w14:paraId="3C7D39DE" w14:textId="77777777" w:rsidR="00AD123D" w:rsidRDefault="00AD123D" w:rsidP="00E346F7">
            <w:pPr>
              <w:tabs>
                <w:tab w:val="left" w:pos="1134"/>
              </w:tabs>
              <w:rPr>
                <w:bCs/>
                <w:color w:val="000000"/>
              </w:rPr>
            </w:pPr>
            <w:r>
              <w:rPr>
                <w:bCs/>
                <w:color w:val="000000"/>
              </w:rPr>
              <w:t>M.D., Ph.D. (Biochemistry)</w:t>
            </w:r>
          </w:p>
          <w:p w14:paraId="2B21C1BB" w14:textId="77777777" w:rsidR="00AD123D" w:rsidRDefault="00AD123D" w:rsidP="00E346F7">
            <w:pPr>
              <w:tabs>
                <w:tab w:val="left" w:pos="1134"/>
              </w:tabs>
              <w:rPr>
                <w:bCs/>
                <w:color w:val="000000"/>
              </w:rPr>
            </w:pPr>
            <w:r>
              <w:rPr>
                <w:bCs/>
                <w:color w:val="000000"/>
              </w:rPr>
              <w:t>Dean</w:t>
            </w:r>
          </w:p>
          <w:p w14:paraId="4911F2BB" w14:textId="77777777" w:rsidR="00AD123D" w:rsidRDefault="00AD123D" w:rsidP="00E346F7">
            <w:pPr>
              <w:tabs>
                <w:tab w:val="left" w:pos="1134"/>
              </w:tabs>
              <w:rPr>
                <w:bCs/>
                <w:color w:val="000000"/>
              </w:rPr>
            </w:pPr>
            <w:r>
              <w:rPr>
                <w:bCs/>
                <w:color w:val="000000"/>
              </w:rPr>
              <w:t>Faculty of Graduate Studies</w:t>
            </w:r>
          </w:p>
          <w:p w14:paraId="5099DAEE"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3970C4FD" w14:textId="77777777" w:rsidR="00AD123D" w:rsidRDefault="00AD123D" w:rsidP="00E346F7">
            <w:pPr>
              <w:tabs>
                <w:tab w:val="left" w:pos="1134"/>
              </w:tabs>
              <w:rPr>
                <w:bCs/>
                <w:color w:val="000000"/>
              </w:rPr>
            </w:pPr>
            <w:r>
              <w:rPr>
                <w:bCs/>
                <w:color w:val="000000"/>
              </w:rPr>
              <w:t>.....................................................</w:t>
            </w:r>
          </w:p>
          <w:p w14:paraId="3641E04C" w14:textId="77777777" w:rsidR="00AD123D" w:rsidRDefault="00AD123D" w:rsidP="00E346F7">
            <w:pPr>
              <w:tabs>
                <w:tab w:val="left" w:pos="1134"/>
              </w:tabs>
              <w:rPr>
                <w:bCs/>
                <w:color w:val="000000"/>
              </w:rPr>
            </w:pPr>
            <w:r w:rsidRPr="00602634">
              <w:rPr>
                <w:bCs/>
                <w:color w:val="000000"/>
              </w:rPr>
              <w:t xml:space="preserve">Assoc. Prof. </w:t>
            </w:r>
            <w:proofErr w:type="spellStart"/>
            <w:r w:rsidRPr="00602634">
              <w:rPr>
                <w:bCs/>
                <w:color w:val="000000"/>
              </w:rPr>
              <w:t>Vasaka</w:t>
            </w:r>
            <w:proofErr w:type="spellEnd"/>
            <w:r w:rsidRPr="00602634">
              <w:rPr>
                <w:bCs/>
                <w:color w:val="000000"/>
              </w:rPr>
              <w:t xml:space="preserve"> </w:t>
            </w:r>
            <w:proofErr w:type="spellStart"/>
            <w:r w:rsidRPr="00602634">
              <w:rPr>
                <w:bCs/>
                <w:color w:val="000000"/>
              </w:rPr>
              <w:t>Visoottiviseth</w:t>
            </w:r>
            <w:proofErr w:type="spellEnd"/>
            <w:r>
              <w:rPr>
                <w:bCs/>
                <w:color w:val="000000"/>
              </w:rPr>
              <w:t>,</w:t>
            </w:r>
          </w:p>
          <w:p w14:paraId="18469AE7" w14:textId="77777777" w:rsidR="00AD123D" w:rsidRDefault="00AD123D" w:rsidP="00E346F7">
            <w:pPr>
              <w:tabs>
                <w:tab w:val="left" w:pos="1134"/>
              </w:tabs>
              <w:rPr>
                <w:bCs/>
                <w:color w:val="000000"/>
              </w:rPr>
            </w:pPr>
            <w:r w:rsidRPr="00602634">
              <w:rPr>
                <w:bCs/>
                <w:color w:val="000000"/>
              </w:rPr>
              <w:t xml:space="preserve">Ph.D. </w:t>
            </w:r>
            <w:r>
              <w:rPr>
                <w:bCs/>
                <w:color w:val="000000"/>
              </w:rPr>
              <w:t>(</w:t>
            </w:r>
            <w:r w:rsidRPr="00602634">
              <w:rPr>
                <w:bCs/>
                <w:color w:val="000000"/>
              </w:rPr>
              <w:t>Computer Engineering</w:t>
            </w:r>
            <w:r>
              <w:rPr>
                <w:bCs/>
                <w:color w:val="000000"/>
              </w:rPr>
              <w:t>)</w:t>
            </w:r>
          </w:p>
          <w:p w14:paraId="67B15AD8" w14:textId="77777777" w:rsidR="00AD123D" w:rsidRDefault="00AD123D" w:rsidP="00E346F7">
            <w:pPr>
              <w:tabs>
                <w:tab w:val="left" w:pos="1134"/>
              </w:tabs>
              <w:rPr>
                <w:bCs/>
                <w:color w:val="000000"/>
              </w:rPr>
            </w:pPr>
            <w:r>
              <w:rPr>
                <w:bCs/>
                <w:color w:val="000000"/>
              </w:rPr>
              <w:t>Program Director</w:t>
            </w:r>
          </w:p>
          <w:p w14:paraId="19F702E3" w14:textId="77777777" w:rsidR="00AD123D" w:rsidRDefault="00AD123D" w:rsidP="00E346F7">
            <w:pPr>
              <w:tabs>
                <w:tab w:val="left" w:pos="1134"/>
              </w:tabs>
              <w:rPr>
                <w:bCs/>
                <w:color w:val="000000"/>
              </w:rPr>
            </w:pPr>
            <w:r>
              <w:rPr>
                <w:bCs/>
                <w:color w:val="000000"/>
              </w:rPr>
              <w:t>Master of Science Program in Cyber Security and Information Assurance (International Program)</w:t>
            </w:r>
          </w:p>
          <w:p w14:paraId="34367FF4" w14:textId="77777777" w:rsidR="00AD123D" w:rsidRDefault="00AD123D" w:rsidP="00E346F7">
            <w:pPr>
              <w:tabs>
                <w:tab w:val="left" w:pos="1134"/>
              </w:tabs>
              <w:rPr>
                <w:bCs/>
                <w:color w:val="000000"/>
              </w:rPr>
            </w:pPr>
            <w:r>
              <w:rPr>
                <w:bCs/>
                <w:color w:val="000000"/>
              </w:rPr>
              <w:t>Faculty of Information and Communication Technology</w:t>
            </w:r>
          </w:p>
          <w:p w14:paraId="29D7840A" w14:textId="77777777" w:rsidR="00AD123D" w:rsidRDefault="00AD123D" w:rsidP="00E346F7">
            <w:pPr>
              <w:tabs>
                <w:tab w:val="left" w:pos="1134"/>
              </w:tabs>
              <w:rPr>
                <w:bCs/>
                <w:color w:val="000000"/>
              </w:rPr>
            </w:pPr>
            <w:r>
              <w:rPr>
                <w:bCs/>
                <w:color w:val="000000"/>
              </w:rPr>
              <w:t>Mahidol University</w:t>
            </w:r>
          </w:p>
          <w:p w14:paraId="4BF149A6" w14:textId="77777777" w:rsidR="00AD123D" w:rsidRPr="00D13B24" w:rsidRDefault="00AD123D" w:rsidP="00E346F7">
            <w:pPr>
              <w:tabs>
                <w:tab w:val="left" w:pos="1134"/>
              </w:tabs>
              <w:rPr>
                <w:bCs/>
                <w:color w:val="000000"/>
              </w:rPr>
            </w:pPr>
          </w:p>
        </w:tc>
      </w:tr>
    </w:tbl>
    <w:p w14:paraId="4EBC9D74" w14:textId="77777777" w:rsidR="00AD123D" w:rsidRDefault="00AD123D" w:rsidP="00AD123D">
      <w:pPr>
        <w:tabs>
          <w:tab w:val="left" w:pos="1134"/>
        </w:tabs>
        <w:jc w:val="center"/>
        <w:rPr>
          <w:bCs/>
          <w:color w:val="000000"/>
        </w:rPr>
      </w:pPr>
      <w:r>
        <w:rPr>
          <w:b/>
          <w:bCs/>
          <w:color w:val="000000"/>
          <w:sz w:val="28"/>
        </w:rPr>
        <w:br w:type="page"/>
      </w:r>
      <w:r>
        <w:rPr>
          <w:bCs/>
          <w:color w:val="000000"/>
        </w:rPr>
        <w:lastRenderedPageBreak/>
        <w:t>Thesis</w:t>
      </w:r>
    </w:p>
    <w:p w14:paraId="34F14CA0" w14:textId="77777777" w:rsidR="00AD123D" w:rsidRDefault="00AD123D" w:rsidP="00AD123D">
      <w:pPr>
        <w:tabs>
          <w:tab w:val="left" w:pos="1134"/>
        </w:tabs>
        <w:jc w:val="center"/>
        <w:rPr>
          <w:bCs/>
          <w:color w:val="000000"/>
        </w:rPr>
      </w:pPr>
      <w:r>
        <w:rPr>
          <w:bCs/>
          <w:color w:val="000000"/>
        </w:rPr>
        <w:t>entitled</w:t>
      </w:r>
    </w:p>
    <w:p w14:paraId="28156CAB" w14:textId="77777777" w:rsidR="00AD123D" w:rsidRDefault="00AD123D" w:rsidP="00AD123D">
      <w:pPr>
        <w:tabs>
          <w:tab w:val="left" w:pos="1134"/>
        </w:tabs>
        <w:jc w:val="center"/>
        <w:rPr>
          <w:b/>
          <w:bCs/>
          <w:color w:val="000000"/>
          <w:sz w:val="28"/>
        </w:rPr>
      </w:pPr>
      <w:r>
        <w:rPr>
          <w:b/>
          <w:bCs/>
          <w:color w:val="000000"/>
          <w:sz w:val="28"/>
        </w:rPr>
        <w:t>CROSS-ENTERPRISE DOCUMENT SHARING (XDS) IMPLEMENTATION BASED ON BLOCKCHAIN TECHNOLOGY</w:t>
      </w:r>
    </w:p>
    <w:p w14:paraId="58F6AE17" w14:textId="77777777" w:rsidR="00AD123D" w:rsidRDefault="00AD123D" w:rsidP="00AD123D">
      <w:pPr>
        <w:tabs>
          <w:tab w:val="left" w:pos="1134"/>
        </w:tabs>
        <w:jc w:val="center"/>
        <w:rPr>
          <w:bCs/>
          <w:color w:val="000000"/>
        </w:rPr>
      </w:pPr>
    </w:p>
    <w:p w14:paraId="0A819D9F" w14:textId="77777777" w:rsidR="00AD123D" w:rsidRDefault="00AD123D" w:rsidP="00AD123D">
      <w:pPr>
        <w:tabs>
          <w:tab w:val="left" w:pos="1134"/>
        </w:tabs>
        <w:jc w:val="center"/>
        <w:rPr>
          <w:bCs/>
          <w:color w:val="000000"/>
        </w:rPr>
      </w:pPr>
      <w:r>
        <w:rPr>
          <w:bCs/>
          <w:color w:val="000000"/>
        </w:rPr>
        <w:t>was submitted to the Faculty of Graduate Studies, Mahidol University</w:t>
      </w:r>
    </w:p>
    <w:p w14:paraId="29889A81" w14:textId="77777777" w:rsidR="00AD123D" w:rsidRDefault="00AD123D" w:rsidP="00AD123D">
      <w:pPr>
        <w:tabs>
          <w:tab w:val="left" w:pos="1134"/>
        </w:tabs>
        <w:jc w:val="center"/>
        <w:rPr>
          <w:bCs/>
          <w:color w:val="000000"/>
        </w:rPr>
      </w:pPr>
      <w:r>
        <w:rPr>
          <w:bCs/>
          <w:color w:val="000000"/>
        </w:rPr>
        <w:t>for the degree of Master of Science</w:t>
      </w:r>
      <w:r>
        <w:rPr>
          <w:rFonts w:cstheme="minorBidi" w:hint="cs"/>
          <w:bCs/>
          <w:color w:val="000000"/>
          <w:cs/>
        </w:rPr>
        <w:t xml:space="preserve"> </w:t>
      </w:r>
      <w:r>
        <w:rPr>
          <w:bCs/>
          <w:color w:val="000000"/>
        </w:rPr>
        <w:t>(Cyber Security and Information Assurance)</w:t>
      </w:r>
    </w:p>
    <w:p w14:paraId="789C141C" w14:textId="77777777" w:rsidR="00AD123D" w:rsidRDefault="00AD123D" w:rsidP="00AD123D">
      <w:pPr>
        <w:tabs>
          <w:tab w:val="left" w:pos="1134"/>
        </w:tabs>
        <w:jc w:val="center"/>
        <w:rPr>
          <w:bCs/>
          <w:color w:val="000000"/>
        </w:rPr>
      </w:pPr>
      <w:r>
        <w:rPr>
          <w:bCs/>
          <w:color w:val="000000"/>
        </w:rPr>
        <w:t>on</w:t>
      </w:r>
    </w:p>
    <w:p w14:paraId="16BC80CB" w14:textId="77777777" w:rsidR="00AD123D" w:rsidRPr="00EA3D62" w:rsidRDefault="00AD123D" w:rsidP="00AD123D">
      <w:pPr>
        <w:pStyle w:val="Heading8"/>
        <w:spacing w:before="0"/>
        <w:jc w:val="center"/>
        <w:rPr>
          <w:rFonts w:ascii="Times New Roman" w:hAnsi="Times New Roman" w:cs="Times New Roman"/>
          <w:sz w:val="24"/>
          <w:szCs w:val="24"/>
        </w:rPr>
      </w:pPr>
      <w:r w:rsidRPr="00DA26C8">
        <w:rPr>
          <w:rFonts w:ascii="Times New Roman" w:hAnsi="Times New Roman" w:cs="Times New Roman"/>
          <w:sz w:val="24"/>
          <w:szCs w:val="24"/>
        </w:rPr>
        <w:t>June 17, 2021</w:t>
      </w:r>
    </w:p>
    <w:p w14:paraId="58A5A0B8" w14:textId="77777777" w:rsidR="00AD123D" w:rsidRDefault="00AD123D" w:rsidP="00AD123D">
      <w:pPr>
        <w:tabs>
          <w:tab w:val="left" w:pos="1134"/>
        </w:tabs>
        <w:jc w:val="center"/>
        <w:rPr>
          <w:bCs/>
          <w:color w:val="000000"/>
        </w:rPr>
      </w:pPr>
    </w:p>
    <w:p w14:paraId="65139CCA" w14:textId="77777777" w:rsidR="00AD123D" w:rsidRDefault="00AD123D" w:rsidP="00AD123D">
      <w:pPr>
        <w:tabs>
          <w:tab w:val="left" w:pos="1134"/>
        </w:tabs>
        <w:jc w:val="center"/>
        <w:rPr>
          <w:bCs/>
          <w:color w:val="000000"/>
        </w:rPr>
      </w:pPr>
    </w:p>
    <w:p w14:paraId="3C72EB71" w14:textId="77777777" w:rsidR="00AD123D" w:rsidRDefault="00AD123D" w:rsidP="00AD123D">
      <w:pPr>
        <w:tabs>
          <w:tab w:val="left" w:pos="1134"/>
        </w:tabs>
        <w:jc w:val="center"/>
        <w:rPr>
          <w:bCs/>
          <w:color w:val="000000"/>
        </w:rPr>
      </w:pPr>
    </w:p>
    <w:p w14:paraId="1FBF23C5" w14:textId="77777777" w:rsidR="00AD123D" w:rsidRDefault="00AD123D" w:rsidP="00AD123D">
      <w:pPr>
        <w:tabs>
          <w:tab w:val="left" w:pos="1134"/>
        </w:tabs>
        <w:jc w:val="center"/>
        <w:rPr>
          <w:bCs/>
          <w:color w:val="000000"/>
        </w:rPr>
      </w:pPr>
    </w:p>
    <w:tbl>
      <w:tblPr>
        <w:tblW w:w="0" w:type="auto"/>
        <w:tblLayout w:type="fixed"/>
        <w:tblLook w:val="0000" w:firstRow="0" w:lastRow="0" w:firstColumn="0" w:lastColumn="0" w:noHBand="0" w:noVBand="0"/>
      </w:tblPr>
      <w:tblGrid>
        <w:gridCol w:w="4289"/>
        <w:gridCol w:w="4290"/>
      </w:tblGrid>
      <w:tr w:rsidR="00AD123D" w14:paraId="3C13D697" w14:textId="77777777" w:rsidTr="00E346F7">
        <w:tc>
          <w:tcPr>
            <w:tcW w:w="4289" w:type="dxa"/>
          </w:tcPr>
          <w:p w14:paraId="02CC0E9E" w14:textId="77777777" w:rsidR="00AD123D" w:rsidRDefault="00AD123D" w:rsidP="00E346F7">
            <w:pPr>
              <w:tabs>
                <w:tab w:val="left" w:pos="1134"/>
              </w:tabs>
              <w:rPr>
                <w:bCs/>
                <w:color w:val="000000"/>
              </w:rPr>
            </w:pPr>
          </w:p>
        </w:tc>
        <w:tc>
          <w:tcPr>
            <w:tcW w:w="4290" w:type="dxa"/>
          </w:tcPr>
          <w:p w14:paraId="695972E7" w14:textId="77777777" w:rsidR="00AD123D" w:rsidRDefault="00AD123D" w:rsidP="00E346F7">
            <w:pPr>
              <w:tabs>
                <w:tab w:val="left" w:pos="1134"/>
              </w:tabs>
              <w:rPr>
                <w:bCs/>
                <w:color w:val="000000"/>
              </w:rPr>
            </w:pPr>
            <w:r>
              <w:rPr>
                <w:bCs/>
                <w:color w:val="000000"/>
              </w:rPr>
              <w:t>.....................................................</w:t>
            </w:r>
          </w:p>
          <w:p w14:paraId="2799E7E8" w14:textId="77777777" w:rsidR="00AD123D" w:rsidRDefault="00AD123D" w:rsidP="00E346F7">
            <w:pPr>
              <w:tabs>
                <w:tab w:val="left" w:pos="1134"/>
              </w:tabs>
              <w:rPr>
                <w:bCs/>
                <w:color w:val="000000"/>
              </w:rPr>
            </w:pPr>
            <w:r>
              <w:rPr>
                <w:bCs/>
                <w:color w:val="000000"/>
              </w:rPr>
              <w:t>Mr. Petnathean Julled</w:t>
            </w:r>
          </w:p>
          <w:p w14:paraId="56626D8C" w14:textId="77777777" w:rsidR="00AD123D" w:rsidRDefault="00AD123D" w:rsidP="00E346F7">
            <w:pPr>
              <w:tabs>
                <w:tab w:val="left" w:pos="1134"/>
              </w:tabs>
              <w:rPr>
                <w:bCs/>
                <w:color w:val="000000"/>
              </w:rPr>
            </w:pPr>
            <w:r>
              <w:rPr>
                <w:bCs/>
                <w:color w:val="000000"/>
              </w:rPr>
              <w:t>Candidate</w:t>
            </w:r>
          </w:p>
          <w:p w14:paraId="19116B87" w14:textId="77777777" w:rsidR="00AD123D" w:rsidRDefault="00AD123D" w:rsidP="00E346F7">
            <w:pPr>
              <w:tabs>
                <w:tab w:val="left" w:pos="1134"/>
              </w:tabs>
              <w:rPr>
                <w:bCs/>
                <w:color w:val="000000"/>
              </w:rPr>
            </w:pPr>
          </w:p>
          <w:p w14:paraId="4C56E173" w14:textId="77777777" w:rsidR="00AD123D" w:rsidRPr="00D13B24" w:rsidRDefault="00AD123D" w:rsidP="00E346F7">
            <w:pPr>
              <w:tabs>
                <w:tab w:val="left" w:pos="1134"/>
              </w:tabs>
              <w:rPr>
                <w:bCs/>
                <w:color w:val="000000"/>
              </w:rPr>
            </w:pPr>
          </w:p>
        </w:tc>
      </w:tr>
      <w:tr w:rsidR="00AD123D" w14:paraId="44A7871E" w14:textId="77777777" w:rsidTr="00E346F7">
        <w:tc>
          <w:tcPr>
            <w:tcW w:w="4289" w:type="dxa"/>
          </w:tcPr>
          <w:p w14:paraId="601C2237" w14:textId="77777777" w:rsidR="00AD123D" w:rsidRDefault="00AD123D" w:rsidP="00E346F7">
            <w:pPr>
              <w:tabs>
                <w:tab w:val="left" w:pos="1134"/>
              </w:tabs>
              <w:rPr>
                <w:bCs/>
                <w:color w:val="000000"/>
              </w:rPr>
            </w:pPr>
          </w:p>
        </w:tc>
        <w:tc>
          <w:tcPr>
            <w:tcW w:w="4290" w:type="dxa"/>
          </w:tcPr>
          <w:p w14:paraId="32597D23" w14:textId="77777777" w:rsidR="00AD123D" w:rsidRDefault="00AD123D" w:rsidP="00E346F7">
            <w:pPr>
              <w:tabs>
                <w:tab w:val="left" w:pos="1134"/>
              </w:tabs>
              <w:rPr>
                <w:bCs/>
                <w:color w:val="000000"/>
              </w:rPr>
            </w:pPr>
            <w:r>
              <w:rPr>
                <w:bCs/>
                <w:color w:val="000000"/>
              </w:rPr>
              <w:t>.....................................................</w:t>
            </w:r>
          </w:p>
          <w:p w14:paraId="2E22636F" w14:textId="77777777" w:rsidR="00AD123D" w:rsidRDefault="00AD123D" w:rsidP="00E346F7">
            <w:pPr>
              <w:tabs>
                <w:tab w:val="left" w:pos="1134"/>
              </w:tabs>
              <w:rPr>
                <w:bCs/>
                <w:color w:val="000000"/>
              </w:rPr>
            </w:pPr>
            <w:r>
              <w:rPr>
                <w:bCs/>
                <w:color w:val="000000"/>
              </w:rPr>
              <w:t xml:space="preserve">Dr. Chakan </w:t>
            </w:r>
            <w:proofErr w:type="spellStart"/>
            <w:r>
              <w:rPr>
                <w:bCs/>
                <w:color w:val="000000"/>
              </w:rPr>
              <w:t>Pramkaew</w:t>
            </w:r>
            <w:proofErr w:type="spellEnd"/>
            <w:r>
              <w:rPr>
                <w:bCs/>
                <w:color w:val="000000"/>
              </w:rPr>
              <w:t>,</w:t>
            </w:r>
          </w:p>
          <w:p w14:paraId="784D6A3E" w14:textId="77777777" w:rsidR="00AD123D" w:rsidRDefault="00AD123D" w:rsidP="00E346F7">
            <w:pPr>
              <w:tabs>
                <w:tab w:val="left" w:pos="1134"/>
              </w:tabs>
              <w:rPr>
                <w:bCs/>
                <w:color w:val="000000"/>
              </w:rPr>
            </w:pPr>
            <w:r>
              <w:rPr>
                <w:bCs/>
                <w:color w:val="000000"/>
              </w:rPr>
              <w:t>Ph.D. (Computer Science)</w:t>
            </w:r>
          </w:p>
          <w:p w14:paraId="4CF1D352" w14:textId="77777777" w:rsidR="00AD123D" w:rsidRDefault="00AD123D" w:rsidP="00E346F7">
            <w:pPr>
              <w:tabs>
                <w:tab w:val="left" w:pos="1134"/>
              </w:tabs>
              <w:rPr>
                <w:bCs/>
                <w:color w:val="000000"/>
              </w:rPr>
            </w:pPr>
            <w:r>
              <w:rPr>
                <w:bCs/>
                <w:color w:val="000000"/>
              </w:rPr>
              <w:t>Chair</w:t>
            </w:r>
          </w:p>
          <w:p w14:paraId="7444C1EF" w14:textId="77777777" w:rsidR="00AD123D" w:rsidRDefault="00AD123D" w:rsidP="00E346F7">
            <w:pPr>
              <w:tabs>
                <w:tab w:val="left" w:pos="1134"/>
              </w:tabs>
              <w:rPr>
                <w:bCs/>
                <w:color w:val="000000"/>
              </w:rPr>
            </w:pPr>
          </w:p>
          <w:p w14:paraId="0CD0E32A" w14:textId="77777777" w:rsidR="00AD123D" w:rsidRPr="00D13B24" w:rsidRDefault="00AD123D" w:rsidP="00E346F7">
            <w:pPr>
              <w:tabs>
                <w:tab w:val="left" w:pos="1134"/>
              </w:tabs>
              <w:rPr>
                <w:bCs/>
                <w:color w:val="000000"/>
              </w:rPr>
            </w:pPr>
          </w:p>
        </w:tc>
      </w:tr>
      <w:tr w:rsidR="00AD123D" w14:paraId="2D3EB0C2" w14:textId="77777777" w:rsidTr="00E346F7">
        <w:tc>
          <w:tcPr>
            <w:tcW w:w="4289" w:type="dxa"/>
          </w:tcPr>
          <w:p w14:paraId="69F760F6" w14:textId="77777777" w:rsidR="00AD123D" w:rsidRDefault="00AD123D" w:rsidP="00E346F7">
            <w:pPr>
              <w:tabs>
                <w:tab w:val="left" w:pos="1134"/>
              </w:tabs>
              <w:rPr>
                <w:bCs/>
                <w:color w:val="000000"/>
              </w:rPr>
            </w:pPr>
          </w:p>
        </w:tc>
        <w:tc>
          <w:tcPr>
            <w:tcW w:w="4290" w:type="dxa"/>
          </w:tcPr>
          <w:p w14:paraId="524FC01E" w14:textId="77777777" w:rsidR="00AD123D" w:rsidRDefault="00AD123D" w:rsidP="00E346F7">
            <w:pPr>
              <w:tabs>
                <w:tab w:val="left" w:pos="1134"/>
              </w:tabs>
              <w:rPr>
                <w:bCs/>
                <w:color w:val="000000"/>
              </w:rPr>
            </w:pPr>
            <w:r>
              <w:rPr>
                <w:bCs/>
                <w:color w:val="000000"/>
              </w:rPr>
              <w:t>.....................................................</w:t>
            </w:r>
          </w:p>
          <w:p w14:paraId="588A1750" w14:textId="77777777" w:rsidR="00AD123D" w:rsidRDefault="00AD123D" w:rsidP="00E346F7">
            <w:pPr>
              <w:tabs>
                <w:tab w:val="left" w:pos="1134"/>
              </w:tabs>
              <w:rPr>
                <w:bCs/>
                <w:color w:val="000000"/>
              </w:rPr>
            </w:pPr>
            <w:r>
              <w:rPr>
                <w:bCs/>
                <w:color w:val="000000"/>
              </w:rPr>
              <w:t xml:space="preserve"> </w:t>
            </w:r>
            <w:proofErr w:type="spellStart"/>
            <w:r>
              <w:rPr>
                <w:bCs/>
                <w:color w:val="000000"/>
              </w:rPr>
              <w:t>Assadarat</w:t>
            </w:r>
            <w:proofErr w:type="spellEnd"/>
            <w:r>
              <w:rPr>
                <w:bCs/>
                <w:color w:val="000000"/>
              </w:rPr>
              <w:t xml:space="preserve">   </w:t>
            </w:r>
            <w:proofErr w:type="spellStart"/>
            <w:r>
              <w:rPr>
                <w:bCs/>
                <w:color w:val="000000"/>
              </w:rPr>
              <w:t>Khurat</w:t>
            </w:r>
            <w:proofErr w:type="spellEnd"/>
            <w:r>
              <w:rPr>
                <w:bCs/>
                <w:color w:val="000000"/>
              </w:rPr>
              <w:t>,</w:t>
            </w:r>
          </w:p>
          <w:p w14:paraId="44AD3ECA" w14:textId="77777777" w:rsidR="00AD123D" w:rsidRDefault="00AD123D" w:rsidP="00E346F7">
            <w:pPr>
              <w:tabs>
                <w:tab w:val="left" w:pos="1134"/>
              </w:tabs>
              <w:rPr>
                <w:bCs/>
                <w:color w:val="000000"/>
              </w:rPr>
            </w:pPr>
            <w:r>
              <w:rPr>
                <w:bCs/>
                <w:color w:val="000000"/>
              </w:rPr>
              <w:t>Dr.-Ing. (Computer Security)</w:t>
            </w:r>
          </w:p>
          <w:p w14:paraId="454EA659" w14:textId="77777777" w:rsidR="00AD123D" w:rsidRDefault="00AD123D" w:rsidP="00E346F7">
            <w:pPr>
              <w:tabs>
                <w:tab w:val="left" w:pos="1134"/>
              </w:tabs>
              <w:rPr>
                <w:bCs/>
                <w:color w:val="000000"/>
              </w:rPr>
            </w:pPr>
            <w:r>
              <w:rPr>
                <w:bCs/>
                <w:color w:val="000000"/>
              </w:rPr>
              <w:t>Member</w:t>
            </w:r>
          </w:p>
          <w:p w14:paraId="75506B70" w14:textId="77777777" w:rsidR="00AD123D" w:rsidRDefault="00AD123D" w:rsidP="00E346F7">
            <w:pPr>
              <w:tabs>
                <w:tab w:val="left" w:pos="1134"/>
              </w:tabs>
              <w:rPr>
                <w:bCs/>
                <w:color w:val="000000"/>
              </w:rPr>
            </w:pPr>
          </w:p>
          <w:p w14:paraId="29368FFD" w14:textId="77777777" w:rsidR="00AD123D" w:rsidRPr="00D13B24" w:rsidRDefault="00AD123D" w:rsidP="00E346F7">
            <w:pPr>
              <w:tabs>
                <w:tab w:val="left" w:pos="1134"/>
              </w:tabs>
              <w:rPr>
                <w:bCs/>
                <w:color w:val="000000"/>
              </w:rPr>
            </w:pPr>
          </w:p>
        </w:tc>
      </w:tr>
      <w:tr w:rsidR="00AD123D" w14:paraId="3A08853A" w14:textId="77777777" w:rsidTr="00E346F7">
        <w:tc>
          <w:tcPr>
            <w:tcW w:w="4289" w:type="dxa"/>
          </w:tcPr>
          <w:p w14:paraId="590FBFC4" w14:textId="77777777" w:rsidR="00AD123D" w:rsidRDefault="00AD123D" w:rsidP="00E346F7">
            <w:pPr>
              <w:tabs>
                <w:tab w:val="left" w:pos="1134"/>
              </w:tabs>
              <w:rPr>
                <w:bCs/>
                <w:color w:val="000000"/>
              </w:rPr>
            </w:pPr>
            <w:r>
              <w:rPr>
                <w:bCs/>
                <w:color w:val="000000"/>
              </w:rPr>
              <w:t>.....................................................</w:t>
            </w:r>
          </w:p>
          <w:p w14:paraId="4C3CB25F" w14:textId="77777777" w:rsidR="00AD123D" w:rsidRDefault="00AD123D" w:rsidP="00E346F7">
            <w:pPr>
              <w:tabs>
                <w:tab w:val="left" w:pos="1134"/>
              </w:tabs>
              <w:rPr>
                <w:bCs/>
                <w:color w:val="000000"/>
              </w:rPr>
            </w:pPr>
            <w:r>
              <w:rPr>
                <w:bCs/>
                <w:color w:val="000000"/>
              </w:rPr>
              <w:t xml:space="preserve">Asst. Prof. Thitinan   </w:t>
            </w:r>
            <w:proofErr w:type="spellStart"/>
            <w:r>
              <w:rPr>
                <w:bCs/>
                <w:color w:val="000000"/>
              </w:rPr>
              <w:t>Tantidham</w:t>
            </w:r>
            <w:proofErr w:type="spellEnd"/>
            <w:r>
              <w:rPr>
                <w:bCs/>
                <w:color w:val="000000"/>
              </w:rPr>
              <w:t>,</w:t>
            </w:r>
          </w:p>
          <w:p w14:paraId="4F93BD21" w14:textId="77777777" w:rsidR="00AD123D" w:rsidRDefault="00AD123D" w:rsidP="00E346F7">
            <w:pPr>
              <w:tabs>
                <w:tab w:val="left" w:pos="1134"/>
              </w:tabs>
              <w:rPr>
                <w:bCs/>
                <w:color w:val="000000"/>
              </w:rPr>
            </w:pPr>
            <w:r>
              <w:rPr>
                <w:bCs/>
                <w:color w:val="000000"/>
              </w:rPr>
              <w:t>Ph.D. (Computer Science)</w:t>
            </w:r>
          </w:p>
          <w:p w14:paraId="71CB73ED" w14:textId="77777777" w:rsidR="00AD123D" w:rsidRDefault="00AD123D" w:rsidP="00E346F7">
            <w:pPr>
              <w:tabs>
                <w:tab w:val="left" w:pos="1134"/>
              </w:tabs>
              <w:rPr>
                <w:bCs/>
                <w:color w:val="000000"/>
              </w:rPr>
            </w:pPr>
            <w:r>
              <w:rPr>
                <w:bCs/>
                <w:color w:val="000000"/>
              </w:rPr>
              <w:t>Member</w:t>
            </w:r>
          </w:p>
          <w:p w14:paraId="252B3C3E" w14:textId="77777777" w:rsidR="00AD123D" w:rsidRDefault="00AD123D" w:rsidP="00E346F7">
            <w:pPr>
              <w:tabs>
                <w:tab w:val="left" w:pos="1134"/>
              </w:tabs>
              <w:rPr>
                <w:bCs/>
                <w:color w:val="000000"/>
              </w:rPr>
            </w:pPr>
          </w:p>
          <w:p w14:paraId="06B2D4CB" w14:textId="77777777" w:rsidR="00AD123D" w:rsidRPr="00D13B24" w:rsidRDefault="00AD123D" w:rsidP="00E346F7">
            <w:pPr>
              <w:tabs>
                <w:tab w:val="left" w:pos="1134"/>
              </w:tabs>
              <w:rPr>
                <w:bCs/>
                <w:color w:val="000000"/>
              </w:rPr>
            </w:pPr>
          </w:p>
        </w:tc>
        <w:tc>
          <w:tcPr>
            <w:tcW w:w="4290" w:type="dxa"/>
          </w:tcPr>
          <w:p w14:paraId="159A210D" w14:textId="77777777" w:rsidR="00AD123D" w:rsidRDefault="00AD123D" w:rsidP="00E346F7">
            <w:pPr>
              <w:tabs>
                <w:tab w:val="left" w:pos="1134"/>
              </w:tabs>
              <w:rPr>
                <w:bCs/>
                <w:color w:val="000000"/>
              </w:rPr>
            </w:pPr>
            <w:r>
              <w:rPr>
                <w:bCs/>
                <w:color w:val="000000"/>
              </w:rPr>
              <w:t>.....................................................</w:t>
            </w:r>
          </w:p>
          <w:p w14:paraId="54F2B721" w14:textId="77777777" w:rsidR="00AD123D" w:rsidRDefault="00AD123D" w:rsidP="00E346F7">
            <w:pPr>
              <w:tabs>
                <w:tab w:val="left" w:pos="1134"/>
              </w:tabs>
              <w:rPr>
                <w:bCs/>
                <w:color w:val="000000"/>
              </w:rPr>
            </w:pPr>
            <w:r>
              <w:rPr>
                <w:bCs/>
                <w:color w:val="000000"/>
              </w:rPr>
              <w:t xml:space="preserve"> </w:t>
            </w:r>
            <w:proofErr w:type="spellStart"/>
            <w:r>
              <w:rPr>
                <w:bCs/>
                <w:color w:val="000000"/>
              </w:rPr>
              <w:t>Pattanasak</w:t>
            </w:r>
            <w:proofErr w:type="spellEnd"/>
            <w:r>
              <w:rPr>
                <w:bCs/>
                <w:color w:val="000000"/>
              </w:rPr>
              <w:t xml:space="preserve">   </w:t>
            </w:r>
            <w:proofErr w:type="spellStart"/>
            <w:r>
              <w:rPr>
                <w:bCs/>
                <w:color w:val="000000"/>
              </w:rPr>
              <w:t>Mongkolwat</w:t>
            </w:r>
            <w:proofErr w:type="spellEnd"/>
            <w:r>
              <w:rPr>
                <w:bCs/>
                <w:color w:val="000000"/>
              </w:rPr>
              <w:t>,</w:t>
            </w:r>
          </w:p>
          <w:p w14:paraId="7E684ACC" w14:textId="77777777" w:rsidR="00AD123D" w:rsidRDefault="00AD123D" w:rsidP="00E346F7">
            <w:pPr>
              <w:tabs>
                <w:tab w:val="left" w:pos="1134"/>
              </w:tabs>
              <w:rPr>
                <w:bCs/>
                <w:color w:val="000000"/>
              </w:rPr>
            </w:pPr>
            <w:r>
              <w:rPr>
                <w:bCs/>
                <w:color w:val="000000"/>
              </w:rPr>
              <w:t>Ph.D. (Computer Science)</w:t>
            </w:r>
          </w:p>
          <w:p w14:paraId="020A5DD6" w14:textId="77777777" w:rsidR="00AD123D" w:rsidRDefault="00AD123D" w:rsidP="00E346F7">
            <w:pPr>
              <w:tabs>
                <w:tab w:val="left" w:pos="1134"/>
              </w:tabs>
              <w:rPr>
                <w:bCs/>
                <w:color w:val="000000"/>
              </w:rPr>
            </w:pPr>
            <w:r>
              <w:rPr>
                <w:bCs/>
                <w:color w:val="000000"/>
              </w:rPr>
              <w:t>Member</w:t>
            </w:r>
          </w:p>
          <w:p w14:paraId="62BE999B" w14:textId="77777777" w:rsidR="00AD123D" w:rsidRDefault="00AD123D" w:rsidP="00E346F7">
            <w:pPr>
              <w:tabs>
                <w:tab w:val="left" w:pos="1134"/>
              </w:tabs>
              <w:rPr>
                <w:bCs/>
                <w:color w:val="000000"/>
              </w:rPr>
            </w:pPr>
          </w:p>
          <w:p w14:paraId="4517B85C" w14:textId="77777777" w:rsidR="00AD123D" w:rsidRPr="00D13B24" w:rsidRDefault="00AD123D" w:rsidP="00E346F7">
            <w:pPr>
              <w:tabs>
                <w:tab w:val="left" w:pos="1134"/>
              </w:tabs>
              <w:rPr>
                <w:bCs/>
                <w:color w:val="000000"/>
              </w:rPr>
            </w:pPr>
          </w:p>
        </w:tc>
      </w:tr>
      <w:tr w:rsidR="00AD123D" w14:paraId="46ED71B5" w14:textId="77777777" w:rsidTr="00E346F7">
        <w:tc>
          <w:tcPr>
            <w:tcW w:w="4289" w:type="dxa"/>
          </w:tcPr>
          <w:p w14:paraId="73EBD9CF" w14:textId="77777777" w:rsidR="00AD123D" w:rsidRDefault="00AD123D" w:rsidP="00E346F7">
            <w:pPr>
              <w:tabs>
                <w:tab w:val="left" w:pos="1134"/>
              </w:tabs>
              <w:rPr>
                <w:bCs/>
                <w:color w:val="000000"/>
              </w:rPr>
            </w:pPr>
            <w:r>
              <w:rPr>
                <w:bCs/>
                <w:color w:val="000000"/>
              </w:rPr>
              <w:t>.....................................................</w:t>
            </w:r>
          </w:p>
          <w:p w14:paraId="3A0FCEF0" w14:textId="77777777" w:rsidR="00AD123D" w:rsidRDefault="00AD123D" w:rsidP="00E346F7">
            <w:pPr>
              <w:tabs>
                <w:tab w:val="left" w:pos="1134"/>
              </w:tabs>
              <w:rPr>
                <w:bCs/>
                <w:color w:val="000000"/>
              </w:rPr>
            </w:pPr>
            <w:r>
              <w:rPr>
                <w:bCs/>
                <w:color w:val="000000"/>
              </w:rPr>
              <w:t xml:space="preserve">Prof. </w:t>
            </w:r>
            <w:proofErr w:type="spellStart"/>
            <w:proofErr w:type="gramStart"/>
            <w:r>
              <w:rPr>
                <w:bCs/>
                <w:color w:val="000000"/>
              </w:rPr>
              <w:t>Patcharee</w:t>
            </w:r>
            <w:proofErr w:type="spellEnd"/>
            <w:r>
              <w:rPr>
                <w:bCs/>
                <w:color w:val="000000"/>
              </w:rPr>
              <w:t xml:space="preserve">  </w:t>
            </w:r>
            <w:proofErr w:type="spellStart"/>
            <w:r>
              <w:rPr>
                <w:bCs/>
                <w:color w:val="000000"/>
              </w:rPr>
              <w:t>Lertrit</w:t>
            </w:r>
            <w:proofErr w:type="spellEnd"/>
            <w:proofErr w:type="gramEnd"/>
            <w:r>
              <w:rPr>
                <w:bCs/>
                <w:color w:val="000000"/>
              </w:rPr>
              <w:t>,</w:t>
            </w:r>
          </w:p>
          <w:p w14:paraId="0B82A708" w14:textId="77777777" w:rsidR="00AD123D" w:rsidRDefault="00AD123D" w:rsidP="00E346F7">
            <w:pPr>
              <w:tabs>
                <w:tab w:val="left" w:pos="1134"/>
              </w:tabs>
              <w:rPr>
                <w:bCs/>
                <w:color w:val="000000"/>
              </w:rPr>
            </w:pPr>
            <w:r>
              <w:rPr>
                <w:bCs/>
                <w:color w:val="000000"/>
              </w:rPr>
              <w:t>M.D., Ph.D. (Biochemistry)</w:t>
            </w:r>
          </w:p>
          <w:p w14:paraId="2E4E8937" w14:textId="77777777" w:rsidR="00AD123D" w:rsidRDefault="00AD123D" w:rsidP="00E346F7">
            <w:pPr>
              <w:tabs>
                <w:tab w:val="left" w:pos="1134"/>
              </w:tabs>
              <w:rPr>
                <w:bCs/>
                <w:color w:val="000000"/>
              </w:rPr>
            </w:pPr>
            <w:r>
              <w:rPr>
                <w:bCs/>
                <w:color w:val="000000"/>
              </w:rPr>
              <w:t>Dean</w:t>
            </w:r>
          </w:p>
          <w:p w14:paraId="15F2DC5F" w14:textId="77777777" w:rsidR="00AD123D" w:rsidRDefault="00AD123D" w:rsidP="00E346F7">
            <w:pPr>
              <w:tabs>
                <w:tab w:val="left" w:pos="1134"/>
              </w:tabs>
              <w:rPr>
                <w:bCs/>
                <w:color w:val="000000"/>
              </w:rPr>
            </w:pPr>
            <w:r>
              <w:rPr>
                <w:bCs/>
                <w:color w:val="000000"/>
              </w:rPr>
              <w:t>Faculty of Graduate Studies</w:t>
            </w:r>
          </w:p>
          <w:p w14:paraId="20FCF6BD" w14:textId="77777777" w:rsidR="00AD123D" w:rsidRPr="00D13B24" w:rsidRDefault="00AD123D" w:rsidP="00E346F7">
            <w:pPr>
              <w:tabs>
                <w:tab w:val="left" w:pos="1134"/>
              </w:tabs>
              <w:rPr>
                <w:bCs/>
                <w:color w:val="000000"/>
              </w:rPr>
            </w:pPr>
            <w:r>
              <w:rPr>
                <w:bCs/>
                <w:color w:val="000000"/>
              </w:rPr>
              <w:t>Mahidol University</w:t>
            </w:r>
          </w:p>
        </w:tc>
        <w:tc>
          <w:tcPr>
            <w:tcW w:w="4290" w:type="dxa"/>
          </w:tcPr>
          <w:p w14:paraId="23927C6A" w14:textId="77777777" w:rsidR="00AD123D" w:rsidRDefault="00AD123D" w:rsidP="00E346F7">
            <w:pPr>
              <w:tabs>
                <w:tab w:val="left" w:pos="1134"/>
              </w:tabs>
              <w:rPr>
                <w:bCs/>
                <w:color w:val="000000"/>
              </w:rPr>
            </w:pPr>
            <w:r>
              <w:rPr>
                <w:bCs/>
                <w:color w:val="000000"/>
              </w:rPr>
              <w:t>.....................................................</w:t>
            </w:r>
          </w:p>
          <w:p w14:paraId="45BBBA7C" w14:textId="77777777" w:rsidR="00AD123D" w:rsidRDefault="00AD123D" w:rsidP="00E346F7">
            <w:pPr>
              <w:tabs>
                <w:tab w:val="left" w:pos="1134"/>
              </w:tabs>
              <w:rPr>
                <w:bCs/>
                <w:color w:val="000000"/>
              </w:rPr>
            </w:pPr>
            <w:r>
              <w:rPr>
                <w:bCs/>
                <w:color w:val="000000"/>
              </w:rPr>
              <w:t xml:space="preserve"> </w:t>
            </w:r>
            <w:proofErr w:type="spellStart"/>
            <w:proofErr w:type="gramStart"/>
            <w:r>
              <w:rPr>
                <w:bCs/>
                <w:color w:val="000000"/>
              </w:rPr>
              <w:t>Pattanasak</w:t>
            </w:r>
            <w:proofErr w:type="spellEnd"/>
            <w:r>
              <w:rPr>
                <w:bCs/>
                <w:color w:val="000000"/>
              </w:rPr>
              <w:t xml:space="preserve">  </w:t>
            </w:r>
            <w:proofErr w:type="spellStart"/>
            <w:r>
              <w:rPr>
                <w:bCs/>
                <w:color w:val="000000"/>
              </w:rPr>
              <w:t>Mongkolwat</w:t>
            </w:r>
            <w:proofErr w:type="spellEnd"/>
            <w:proofErr w:type="gramEnd"/>
            <w:r>
              <w:rPr>
                <w:bCs/>
                <w:color w:val="000000"/>
              </w:rPr>
              <w:t>,</w:t>
            </w:r>
          </w:p>
          <w:p w14:paraId="4DEE07EE" w14:textId="77777777" w:rsidR="00AD123D" w:rsidRDefault="00AD123D" w:rsidP="00E346F7">
            <w:pPr>
              <w:tabs>
                <w:tab w:val="left" w:pos="1134"/>
              </w:tabs>
              <w:rPr>
                <w:bCs/>
                <w:color w:val="000000"/>
              </w:rPr>
            </w:pPr>
            <w:r>
              <w:rPr>
                <w:bCs/>
                <w:color w:val="000000"/>
              </w:rPr>
              <w:t>Ph.D. (Computer Science)</w:t>
            </w:r>
          </w:p>
          <w:p w14:paraId="3FB309FB" w14:textId="77777777" w:rsidR="00AD123D" w:rsidRDefault="00AD123D" w:rsidP="00E346F7">
            <w:pPr>
              <w:tabs>
                <w:tab w:val="left" w:pos="1134"/>
              </w:tabs>
              <w:rPr>
                <w:bCs/>
                <w:color w:val="000000"/>
              </w:rPr>
            </w:pPr>
            <w:r>
              <w:rPr>
                <w:bCs/>
                <w:color w:val="000000"/>
              </w:rPr>
              <w:t>Dean</w:t>
            </w:r>
          </w:p>
          <w:p w14:paraId="5292B7D3" w14:textId="77777777" w:rsidR="00AD123D" w:rsidRDefault="00AD123D" w:rsidP="00E346F7">
            <w:pPr>
              <w:tabs>
                <w:tab w:val="left" w:pos="1134"/>
              </w:tabs>
              <w:rPr>
                <w:bCs/>
                <w:color w:val="000000"/>
              </w:rPr>
            </w:pPr>
            <w:r>
              <w:rPr>
                <w:bCs/>
                <w:color w:val="000000"/>
              </w:rPr>
              <w:t>Faculty of Information and Communication Technology</w:t>
            </w:r>
          </w:p>
          <w:p w14:paraId="61A30B18" w14:textId="77777777" w:rsidR="00AD123D" w:rsidRPr="00D13B24" w:rsidRDefault="00AD123D" w:rsidP="00E346F7">
            <w:pPr>
              <w:tabs>
                <w:tab w:val="left" w:pos="1134"/>
              </w:tabs>
              <w:rPr>
                <w:bCs/>
                <w:color w:val="000000"/>
              </w:rPr>
            </w:pPr>
            <w:r>
              <w:rPr>
                <w:bCs/>
                <w:color w:val="000000"/>
              </w:rPr>
              <w:t>Mahidol University</w:t>
            </w:r>
          </w:p>
        </w:tc>
      </w:tr>
    </w:tbl>
    <w:p w14:paraId="75607453" w14:textId="77777777" w:rsidR="00F8586B" w:rsidRDefault="00F8586B" w:rsidP="00F8586B">
      <w:pPr>
        <w:spacing w:line="360" w:lineRule="auto"/>
        <w:jc w:val="center"/>
        <w:rPr>
          <w:b/>
          <w:bCs/>
          <w:sz w:val="28"/>
        </w:rPr>
      </w:pPr>
    </w:p>
    <w:p w14:paraId="7591A034" w14:textId="77777777" w:rsidR="00AD123D" w:rsidRDefault="00AD123D" w:rsidP="00912048">
      <w:pPr>
        <w:spacing w:line="360" w:lineRule="auto"/>
        <w:jc w:val="center"/>
        <w:rPr>
          <w:b/>
          <w:bCs/>
          <w:sz w:val="28"/>
        </w:rPr>
      </w:pPr>
      <w:bookmarkStart w:id="1" w:name="Acknowledgements"/>
      <w:r>
        <w:rPr>
          <w:b/>
          <w:bCs/>
          <w:sz w:val="28"/>
        </w:rPr>
        <w:br w:type="page"/>
      </w:r>
    </w:p>
    <w:p w14:paraId="598B970E" w14:textId="7F803C2E" w:rsidR="00912048" w:rsidRPr="008F6A40" w:rsidRDefault="00912048" w:rsidP="00912048">
      <w:pPr>
        <w:spacing w:line="360" w:lineRule="auto"/>
        <w:jc w:val="center"/>
        <w:rPr>
          <w:b/>
          <w:bCs/>
          <w:sz w:val="28"/>
        </w:rPr>
      </w:pPr>
      <w:r w:rsidRPr="008F6A40">
        <w:rPr>
          <w:b/>
          <w:bCs/>
          <w:sz w:val="28"/>
        </w:rPr>
        <w:lastRenderedPageBreak/>
        <w:t>ACKNOWLEDGEMENTS</w:t>
      </w:r>
    </w:p>
    <w:bookmarkEnd w:id="1"/>
    <w:p w14:paraId="5B2ECCE0" w14:textId="77777777" w:rsidR="00912048" w:rsidRPr="008F6A40" w:rsidRDefault="00912048" w:rsidP="00912048">
      <w:pPr>
        <w:spacing w:line="360" w:lineRule="auto"/>
        <w:jc w:val="center"/>
        <w:rPr>
          <w:b/>
          <w:bCs/>
          <w:sz w:val="28"/>
        </w:rPr>
      </w:pPr>
    </w:p>
    <w:p w14:paraId="2D769095" w14:textId="77777777" w:rsidR="00912048" w:rsidRPr="008F6A40" w:rsidRDefault="00912048" w:rsidP="00912048">
      <w:pPr>
        <w:spacing w:line="360" w:lineRule="auto"/>
        <w:jc w:val="center"/>
        <w:rPr>
          <w:b/>
          <w:bCs/>
          <w:sz w:val="28"/>
        </w:rPr>
      </w:pPr>
    </w:p>
    <w:p w14:paraId="38956A7D" w14:textId="67CA261A" w:rsidR="00912048" w:rsidRPr="00860688" w:rsidRDefault="00912048" w:rsidP="00912048">
      <w:pPr>
        <w:tabs>
          <w:tab w:val="left" w:pos="1134"/>
        </w:tabs>
        <w:spacing w:line="360" w:lineRule="auto"/>
        <w:jc w:val="both"/>
        <w:rPr>
          <w:szCs w:val="32"/>
        </w:rPr>
      </w:pPr>
      <w:r w:rsidRPr="00860688">
        <w:rPr>
          <w:szCs w:val="32"/>
        </w:rPr>
        <w:tab/>
      </w:r>
      <w:r w:rsidR="00860688" w:rsidRPr="00860688">
        <w:rPr>
          <w:szCs w:val="32"/>
        </w:rPr>
        <w:t xml:space="preserve">The success of this thesis would never be succeeded without the attentive support from </w:t>
      </w:r>
      <w:proofErr w:type="spellStart"/>
      <w:proofErr w:type="gramStart"/>
      <w:r w:rsidR="00860688" w:rsidRPr="00860688">
        <w:rPr>
          <w:szCs w:val="32"/>
        </w:rPr>
        <w:t>Dr.Assadarat</w:t>
      </w:r>
      <w:proofErr w:type="spellEnd"/>
      <w:proofErr w:type="gramEnd"/>
      <w:r w:rsidR="00860688" w:rsidRPr="00860688">
        <w:rPr>
          <w:szCs w:val="32"/>
        </w:rPr>
        <w:t xml:space="preserve"> </w:t>
      </w:r>
      <w:proofErr w:type="spellStart"/>
      <w:r w:rsidR="00860688" w:rsidRPr="00860688">
        <w:rPr>
          <w:szCs w:val="32"/>
        </w:rPr>
        <w:t>Khurat</w:t>
      </w:r>
      <w:proofErr w:type="spellEnd"/>
      <w:r w:rsidR="00860688" w:rsidRPr="00860688">
        <w:rPr>
          <w:szCs w:val="32"/>
        </w:rPr>
        <w:t xml:space="preserve"> and </w:t>
      </w:r>
      <w:proofErr w:type="spellStart"/>
      <w:r w:rsidR="00860688" w:rsidRPr="00860688">
        <w:rPr>
          <w:szCs w:val="32"/>
        </w:rPr>
        <w:t>Dr.Pattanasak</w:t>
      </w:r>
      <w:proofErr w:type="spellEnd"/>
      <w:r w:rsidR="00860688" w:rsidRPr="00860688">
        <w:rPr>
          <w:szCs w:val="32"/>
        </w:rPr>
        <w:t xml:space="preserve"> </w:t>
      </w:r>
      <w:proofErr w:type="spellStart"/>
      <w:r w:rsidR="00860688" w:rsidRPr="00860688">
        <w:rPr>
          <w:szCs w:val="32"/>
        </w:rPr>
        <w:t>Mongkolwat</w:t>
      </w:r>
      <w:proofErr w:type="spellEnd"/>
      <w:r w:rsidR="00860688" w:rsidRPr="00860688">
        <w:rPr>
          <w:szCs w:val="32"/>
        </w:rPr>
        <w:t>.</w:t>
      </w:r>
    </w:p>
    <w:p w14:paraId="57230664" w14:textId="5019135B" w:rsidR="00912048" w:rsidRPr="00860688" w:rsidRDefault="00912048" w:rsidP="00912048">
      <w:pPr>
        <w:tabs>
          <w:tab w:val="left" w:pos="1134"/>
          <w:tab w:val="center" w:pos="4182"/>
        </w:tabs>
        <w:spacing w:line="360" w:lineRule="auto"/>
        <w:jc w:val="both"/>
      </w:pPr>
      <w:r w:rsidRPr="00860688">
        <w:rPr>
          <w:szCs w:val="32"/>
        </w:rPr>
        <w:tab/>
      </w:r>
      <w:r w:rsidR="00860688" w:rsidRPr="00860688">
        <w:t>I would like to thank them for their kindness, dedication, and patience which always support me during the progression of this work. I also would like to thank all the persons who have advised whether it is about Blockchain technology or another context. Your advice is what greatly enhances the quality of this work.</w:t>
      </w:r>
    </w:p>
    <w:p w14:paraId="75B90104" w14:textId="77777777" w:rsidR="00912048" w:rsidRPr="000970B6" w:rsidRDefault="00912048" w:rsidP="00912048">
      <w:pPr>
        <w:tabs>
          <w:tab w:val="left" w:pos="1134"/>
          <w:tab w:val="center" w:pos="4182"/>
        </w:tabs>
        <w:spacing w:line="360" w:lineRule="auto"/>
        <w:jc w:val="both"/>
      </w:pPr>
    </w:p>
    <w:p w14:paraId="5568FCB9" w14:textId="4A7DF029" w:rsidR="00912048" w:rsidRDefault="00F82372" w:rsidP="00912048">
      <w:pPr>
        <w:tabs>
          <w:tab w:val="left" w:pos="1134"/>
          <w:tab w:val="center" w:pos="4182"/>
        </w:tabs>
        <w:spacing w:line="360" w:lineRule="auto"/>
        <w:jc w:val="right"/>
      </w:pPr>
      <w:r>
        <w:t>Petnathean Julled</w:t>
      </w:r>
    </w:p>
    <w:p w14:paraId="583BBDD4" w14:textId="5DDEA639" w:rsidR="00912048" w:rsidRPr="006A7D30" w:rsidRDefault="00912048" w:rsidP="00CD2711">
      <w:pPr>
        <w:rPr>
          <w:rFonts w:eastAsia="Calibri"/>
          <w:color w:val="000000"/>
        </w:rPr>
        <w:sectPr w:rsidR="00912048" w:rsidRPr="006A7D30" w:rsidSect="00494F6E">
          <w:headerReference w:type="even" r:id="rId11"/>
          <w:headerReference w:type="default" r:id="rId12"/>
          <w:pgSz w:w="11906" w:h="16838" w:code="9"/>
          <w:pgMar w:top="2126" w:right="1418" w:bottom="1418" w:left="2126" w:header="720" w:footer="720" w:gutter="0"/>
          <w:pgNumType w:fmt="lowerRoman" w:start="1"/>
          <w:cols w:space="720"/>
          <w:titlePg/>
          <w:docGrid w:linePitch="360"/>
        </w:sectPr>
      </w:pPr>
    </w:p>
    <w:tbl>
      <w:tblPr>
        <w:tblStyle w:val="TableGrid"/>
        <w:tblW w:w="0" w:type="auto"/>
        <w:tblLook w:val="04A0" w:firstRow="1" w:lastRow="0" w:firstColumn="1" w:lastColumn="0" w:noHBand="0" w:noVBand="1"/>
      </w:tblPr>
      <w:tblGrid>
        <w:gridCol w:w="8352"/>
      </w:tblGrid>
      <w:tr w:rsidR="00CD2711" w:rsidRPr="006A7D30" w14:paraId="19EB7516" w14:textId="77777777" w:rsidTr="0008124E">
        <w:tc>
          <w:tcPr>
            <w:tcW w:w="8352" w:type="dxa"/>
            <w:vAlign w:val="center"/>
          </w:tcPr>
          <w:p w14:paraId="60784B8C" w14:textId="2D84694F" w:rsidR="00CD2711" w:rsidRPr="008B44AA" w:rsidRDefault="00AF4EFF" w:rsidP="0010335F">
            <w:r w:rsidRPr="008B44AA">
              <w:lastRenderedPageBreak/>
              <w:t>CROSS-ENTERPRISE DOCUMENT SHARING (XDS) IMPLEMENTATION BASED ON BLOCKCHAIN TECHNOLOGY</w:t>
            </w:r>
            <w:r w:rsidR="0008124E" w:rsidRPr="008B44AA">
              <w:t xml:space="preserve"> </w:t>
            </w:r>
          </w:p>
          <w:p w14:paraId="62F0506B" w14:textId="77777777" w:rsidR="0010335F" w:rsidRPr="008B44AA" w:rsidRDefault="0010335F" w:rsidP="0010335F"/>
          <w:p w14:paraId="7EF7E8FB" w14:textId="12967E21" w:rsidR="00CD2711" w:rsidRPr="008B44AA" w:rsidRDefault="0008124E" w:rsidP="0010335F">
            <w:pPr>
              <w:jc w:val="thaiDistribute"/>
            </w:pPr>
            <w:r w:rsidRPr="008B44AA">
              <w:t>PETNATHEAN JULLED 5936474</w:t>
            </w:r>
          </w:p>
          <w:p w14:paraId="384A16AD" w14:textId="77777777" w:rsidR="0010335F" w:rsidRPr="008B44AA" w:rsidRDefault="0010335F" w:rsidP="0010335F">
            <w:pPr>
              <w:jc w:val="thaiDistribute"/>
            </w:pPr>
          </w:p>
          <w:p w14:paraId="4D30216F" w14:textId="2A2E95FE" w:rsidR="00CD2711" w:rsidRPr="008B44AA" w:rsidRDefault="00500B95" w:rsidP="0010335F">
            <w:pPr>
              <w:jc w:val="both"/>
            </w:pPr>
            <w:r w:rsidRPr="008B44AA">
              <w:t>M.Sc. (CYBER SECURITY AND INFORMATION ASSURANCE)</w:t>
            </w:r>
          </w:p>
          <w:p w14:paraId="583D07E4" w14:textId="77777777" w:rsidR="00500B95" w:rsidRPr="008B44AA" w:rsidRDefault="00500B95" w:rsidP="0010335F">
            <w:pPr>
              <w:jc w:val="both"/>
            </w:pPr>
          </w:p>
          <w:p w14:paraId="27B8C608" w14:textId="77777777" w:rsidR="0010335F" w:rsidRPr="008B44AA" w:rsidRDefault="00CD2711" w:rsidP="0010335F">
            <w:pPr>
              <w:jc w:val="thaiDistribute"/>
            </w:pPr>
            <w:r w:rsidRPr="008B44AA">
              <w:t xml:space="preserve">THESIS ADVISORY COMMITTEE: </w:t>
            </w:r>
            <w:r w:rsidR="0010335F" w:rsidRPr="008B44AA">
              <w:t xml:space="preserve">ASSADARAT KHURAT, Ph.D., </w:t>
            </w:r>
          </w:p>
          <w:p w14:paraId="4A7F6BC0" w14:textId="5168231C" w:rsidR="00CD2711" w:rsidRPr="008B44AA" w:rsidRDefault="0010335F" w:rsidP="0010335F">
            <w:pPr>
              <w:jc w:val="thaiDistribute"/>
            </w:pPr>
            <w:r w:rsidRPr="008B44AA">
              <w:t>PATTANASAK MONGKOLWAT, Ph.D., THITINAN TANTIDHAM, Ph.D.</w:t>
            </w:r>
          </w:p>
          <w:p w14:paraId="15558915" w14:textId="77777777" w:rsidR="00CD2711" w:rsidRPr="008B44AA" w:rsidRDefault="00CD2711" w:rsidP="0010335F">
            <w:pPr>
              <w:jc w:val="both"/>
            </w:pPr>
          </w:p>
          <w:p w14:paraId="0D78A66D" w14:textId="77777777" w:rsidR="00CD2711" w:rsidRPr="008B44AA" w:rsidRDefault="00CD2711" w:rsidP="0010335F">
            <w:pPr>
              <w:jc w:val="center"/>
            </w:pPr>
            <w:bookmarkStart w:id="2" w:name="Abstract"/>
            <w:r w:rsidRPr="008B44AA">
              <w:t>ABSTRACT</w:t>
            </w:r>
          </w:p>
          <w:bookmarkEnd w:id="2"/>
          <w:p w14:paraId="4CBA3400" w14:textId="153BDC5C" w:rsidR="009306D5" w:rsidRPr="008B44AA" w:rsidRDefault="00CD2711" w:rsidP="00500B95">
            <w:pPr>
              <w:pStyle w:val="ListParagraph"/>
              <w:ind w:left="0"/>
              <w:jc w:val="both"/>
              <w:rPr>
                <w:rFonts w:ascii="Times New Roman" w:hAnsi="Times New Roman" w:cs="Times New Roman"/>
              </w:rPr>
            </w:pPr>
            <w:r w:rsidRPr="008B44AA">
              <w:rPr>
                <w:rFonts w:ascii="Times New Roman" w:hAnsi="Times New Roman" w:cs="Times New Roman"/>
              </w:rPr>
              <w:t xml:space="preserve">              </w:t>
            </w:r>
            <w:ins w:id="3" w:author="Petnathean Julled" w:date="2021-07-09T11:11:00Z">
              <w:r w:rsidR="00CB7BFC" w:rsidRPr="00CB7BFC">
                <w:rPr>
                  <w:rFonts w:ascii="Times New Roman" w:hAnsi="Times New Roman" w:cs="Times New Roman"/>
                </w:rPr>
                <w:t>On the increasing demand for a better quality of healthcare services, some topics involve healthcare information technology in terms of operational efficiency. Healthcare information sharing and interoperability between healthcare organizations are one of the major solutions to improve healthcare service quality. However, the healthcare industry poses many challenges that inhibit solutions to become reality. The Integrating Healthcare Enterprise (IHE) initiative to standardize healthcare information sharing methods to address health document sharing issues between different enterprises, Cross-Enterprise Document Sharing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Profile allows the adopted organizations to share health documents simultaneously using the central exchange.</w:t>
              </w:r>
            </w:ins>
            <w:del w:id="4" w:author="Petnathean Julled" w:date="2021-07-09T11:11:00Z">
              <w:r w:rsidR="00B22C32" w:rsidRPr="008B44AA" w:rsidDel="00CB7BFC">
                <w:rPr>
                  <w:rFonts w:ascii="Times New Roman" w:hAnsi="Times New Roman" w:cs="Times New Roman"/>
                </w:rPr>
                <w:delText>On the increasing demand for the better quality of healthcare services, there are topics that involve healthcare information technology in terms of operational efficiency. Healthcare information sharing and interoperability between healthcare organizations are one of the major solutions to improve healthcare service quality. But there still many challenges that inhibit solutions to become reality. There found the Integrating Healthcare Enterprise (IHE) initiative to standardize healthcare information sharing methods to address health document sharing issues between different enterprises, Cross-Enterprise Document Sharing (XDS.b) Profile which allows the adopted organizations to share health documents with each other simultaneously.</w:delText>
              </w:r>
            </w:del>
            <w:r w:rsidR="00544ECD" w:rsidRPr="008B44AA">
              <w:rPr>
                <w:rFonts w:ascii="Times New Roman" w:hAnsi="Times New Roman" w:cs="Times New Roman"/>
              </w:rPr>
              <w:t xml:space="preserve"> </w:t>
            </w:r>
          </w:p>
          <w:p w14:paraId="576530A2" w14:textId="358C0E12" w:rsidR="00CD2711" w:rsidRPr="008B44AA" w:rsidRDefault="009306D5" w:rsidP="009306D5">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r w:rsidR="00B22C32" w:rsidRPr="008B44AA">
              <w:rPr>
                <w:rFonts w:ascii="Times New Roman" w:hAnsi="Times New Roman" w:cs="Times New Roman"/>
              </w:rPr>
              <w:t xml:space="preserve"> </w:t>
            </w:r>
            <w:ins w:id="5" w:author="Petnathean Julled" w:date="2021-07-09T11:11:00Z">
              <w:r w:rsidR="00CB7BFC" w:rsidRPr="00CB7BFC">
                <w:rPr>
                  <w:rFonts w:ascii="Times New Roman" w:hAnsi="Times New Roman" w:cs="Times New Roman"/>
                </w:rPr>
                <w: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t>
              </w:r>
            </w:ins>
            <w:del w:id="6" w:author="Petnathean Julled" w:date="2021-07-09T11:11:00Z">
              <w:r w:rsidR="00B22C32" w:rsidRPr="008B44AA" w:rsidDel="00CB7BFC">
                <w:rPr>
                  <w:rFonts w:ascii="Times New Roman" w:hAnsi="Times New Roman" w:cs="Times New Roman"/>
                </w:rPr>
                <w:delText>Like other industries, cyber-security threats have threatened the healthcare information domain. These threats increase the difficulty in the development of health information sharing networks and causing damage to healthcare enterprises. These cyber-threats can cause damage to the industry in many aspects, especially those cyber-attack that targeting integrity and availability of data. These kinds of cyber-attacks can severely hinder the continuity of medical operations, potentially resulting in the cost of a patient’s life. There are many solutions technology proposed to deal with these kinds of cyber-attacks. One of the technologies that are the trend to deal with cyber-threats threatening integrity and availability of data is Blockchain technology.</w:delText>
              </w:r>
            </w:del>
          </w:p>
          <w:p w14:paraId="05D9589D" w14:textId="790B05F0" w:rsidR="001050E1" w:rsidRPr="008B44AA" w:rsidRDefault="001050E1" w:rsidP="001050E1">
            <w:pPr>
              <w:pStyle w:val="ListParagraph"/>
              <w:tabs>
                <w:tab w:val="left" w:pos="169"/>
              </w:tabs>
              <w:ind w:left="0"/>
              <w:jc w:val="both"/>
              <w:rPr>
                <w:rFonts w:ascii="Times New Roman" w:hAnsi="Times New Roman" w:cs="Times New Roman"/>
              </w:rPr>
            </w:pPr>
            <w:r w:rsidRPr="008B44AA">
              <w:rPr>
                <w:rFonts w:ascii="Times New Roman" w:hAnsi="Times New Roman" w:cs="Times New Roman"/>
              </w:rPr>
              <w:t xml:space="preserve">                 </w:t>
            </w:r>
            <w:ins w:id="7" w:author="Petnathean Julled" w:date="2021-07-09T11:12:00Z">
              <w:r w:rsidR="00CB7BFC" w:rsidRPr="00CB7BFC">
                <w:rPr>
                  <w:rFonts w:ascii="Times New Roman" w:hAnsi="Times New Roman" w:cs="Times New Roman"/>
                </w:rPr>
                <w:t xml:space="preserve">Several pieces of research have proposed the concept of using Blockchain technology to solve health information sharing issues but, there are still many limitations that prevented Blockchain technology from effectively integrated with data like health information. This is where the IHE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xml:space="preserve"> profile could be used with Blockchain technology to allow health document sharing through the decentralized networks while address cyber-security issues through unique characteristics of Blockchain technology. In this work, we propose the approach for integrating Blockchain technology with the IHE </w:t>
              </w:r>
              <w:proofErr w:type="spellStart"/>
              <w:r w:rsidR="00CB7BFC" w:rsidRPr="00CB7BFC">
                <w:rPr>
                  <w:rFonts w:ascii="Times New Roman" w:hAnsi="Times New Roman" w:cs="Times New Roman"/>
                </w:rPr>
                <w:t>XDS.b</w:t>
              </w:r>
              <w:proofErr w:type="spellEnd"/>
              <w:r w:rsidR="00CB7BFC" w:rsidRPr="00CB7BFC">
                <w:rPr>
                  <w:rFonts w:ascii="Times New Roman" w:hAnsi="Times New Roman" w:cs="Times New Roman"/>
                </w:rPr>
                <w:t xml:space="preserve"> profile which results in the new concept of health information exchange.</w:t>
              </w:r>
            </w:ins>
            <w:del w:id="8" w:author="Petnathean Julled" w:date="2021-07-09T11:12:00Z">
              <w:r w:rsidR="00B22C32" w:rsidRPr="008B44AA" w:rsidDel="00CB7BFC">
                <w:rPr>
                  <w:rFonts w:ascii="Times New Roman" w:hAnsi="Times New Roman" w:cs="Times New Roman"/>
                </w:rPr>
                <w:delText>Several research and concepts are proposed about Blockchain technology to solve health information sharing issues. But there still many limitations that prevented Blockchain technology from effectively integrated with data like health information. In this work, we propose another approach for integrating Blockchain technology with health information. IHE XDS.b profile could be used with Blockchain technology to allow health document sharing through the decentralized networks while address cyber-security issues through unique characteristics of Blockchain technology.</w:delText>
              </w:r>
            </w:del>
          </w:p>
          <w:p w14:paraId="6007A1B3" w14:textId="77777777" w:rsidR="00CD2711" w:rsidRPr="008B44AA" w:rsidRDefault="00CD2711" w:rsidP="0010335F">
            <w:pPr>
              <w:jc w:val="both"/>
            </w:pPr>
          </w:p>
          <w:p w14:paraId="1FD32A9E" w14:textId="616EE591" w:rsidR="00CD2711" w:rsidRPr="008B44AA" w:rsidRDefault="00CD2711" w:rsidP="00682E1C">
            <w:r w:rsidRPr="008B44AA">
              <w:t xml:space="preserve">KEY WORDS: </w:t>
            </w:r>
            <w:r w:rsidR="00682E1C" w:rsidRPr="008B44AA">
              <w:t xml:space="preserve">HEALTH INFORMATION / </w:t>
            </w:r>
            <w:r w:rsidR="00500B95" w:rsidRPr="008B44AA">
              <w:t>INTEROPERABILITY / INFORMATION SH</w:t>
            </w:r>
            <w:r w:rsidR="00682E1C" w:rsidRPr="008B44AA">
              <w:t>ARING /</w:t>
            </w:r>
            <w:r w:rsidR="00500B95" w:rsidRPr="008B44AA">
              <w:t xml:space="preserve"> INFORMATION SECURITY</w:t>
            </w:r>
            <w:r w:rsidR="00682E1C" w:rsidRPr="008B44AA">
              <w:t xml:space="preserve"> / BLOCKCHAIN / SMART CONTRACT</w:t>
            </w:r>
            <w:r w:rsidR="002F082D" w:rsidRPr="008B44AA">
              <w:t xml:space="preserve"> / IHE / XDS</w:t>
            </w:r>
          </w:p>
          <w:p w14:paraId="3DD16D78" w14:textId="77777777" w:rsidR="00500B95" w:rsidRPr="008B44AA" w:rsidRDefault="00500B95" w:rsidP="0010335F">
            <w:pPr>
              <w:jc w:val="thaiDistribute"/>
            </w:pPr>
          </w:p>
          <w:p w14:paraId="26615CE7" w14:textId="40F73236" w:rsidR="00CD2711" w:rsidRPr="008B44AA" w:rsidRDefault="007440EE" w:rsidP="0010335F">
            <w:pPr>
              <w:jc w:val="thaiDistribute"/>
            </w:pPr>
            <w:ins w:id="9" w:author="Petnathean Julled" w:date="2021-07-09T21:17:00Z">
              <w:r>
                <w:t>167</w:t>
              </w:r>
            </w:ins>
            <w:del w:id="10" w:author="Petnathean Julled" w:date="2021-07-09T21:17:00Z">
              <w:r w:rsidR="00500B95" w:rsidRPr="008B44AA" w:rsidDel="007440EE">
                <w:delText>40</w:delText>
              </w:r>
            </w:del>
            <w:r w:rsidR="00CD2711" w:rsidRPr="008B44AA">
              <w:t xml:space="preserve"> pages</w:t>
            </w:r>
          </w:p>
          <w:p w14:paraId="0316BA08" w14:textId="4199A165" w:rsidR="00500B95" w:rsidRPr="006A7D30" w:rsidRDefault="00500B95" w:rsidP="0010335F">
            <w:pPr>
              <w:jc w:val="thaiDistribute"/>
            </w:pPr>
          </w:p>
        </w:tc>
      </w:tr>
    </w:tbl>
    <w:p w14:paraId="1B566CA2" w14:textId="77777777" w:rsidR="0008124E" w:rsidRPr="006A7D30" w:rsidRDefault="0008124E" w:rsidP="00142251">
      <w:pPr>
        <w:spacing w:line="360" w:lineRule="auto"/>
        <w:jc w:val="center"/>
        <w:rPr>
          <w:rFonts w:eastAsiaTheme="minorEastAsia"/>
          <w:b/>
          <w:bCs/>
          <w:sz w:val="28"/>
        </w:rPr>
        <w:sectPr w:rsidR="0008124E" w:rsidRPr="006A7D30" w:rsidSect="00494F6E">
          <w:headerReference w:type="even" r:id="rId13"/>
          <w:pgSz w:w="11906" w:h="16838" w:code="9"/>
          <w:pgMar w:top="2126" w:right="1418" w:bottom="1418" w:left="2126" w:header="720" w:footer="720" w:gutter="0"/>
          <w:pgNumType w:fmt="lowerRoman"/>
          <w:cols w:space="720"/>
          <w:docGrid w:linePitch="360"/>
        </w:sectPr>
      </w:pPr>
    </w:p>
    <w:p w14:paraId="69973F61" w14:textId="6A676339" w:rsidR="0008124E" w:rsidRPr="006A7D30" w:rsidRDefault="0008124E" w:rsidP="00142251">
      <w:pPr>
        <w:spacing w:line="360" w:lineRule="auto"/>
        <w:jc w:val="center"/>
        <w:rPr>
          <w:rFonts w:eastAsiaTheme="minorEastAsia"/>
          <w:b/>
          <w:bCs/>
          <w:sz w:val="28"/>
        </w:rPr>
      </w:pPr>
    </w:p>
    <w:p w14:paraId="01632471" w14:textId="1546BAB6" w:rsidR="00142251" w:rsidRPr="00BB2698" w:rsidRDefault="00142251" w:rsidP="00142251">
      <w:pPr>
        <w:spacing w:line="360" w:lineRule="auto"/>
        <w:jc w:val="center"/>
        <w:rPr>
          <w:rFonts w:eastAsiaTheme="minorEastAsia"/>
          <w:b/>
          <w:bCs/>
          <w:sz w:val="28"/>
        </w:rPr>
      </w:pPr>
      <w:bookmarkStart w:id="11" w:name="TableOfContents"/>
      <w:r w:rsidRPr="00BB2698">
        <w:rPr>
          <w:rFonts w:eastAsiaTheme="minorEastAsia"/>
          <w:b/>
          <w:bCs/>
          <w:sz w:val="28"/>
        </w:rPr>
        <w:t>CONTENTS</w:t>
      </w:r>
      <w:bookmarkEnd w:id="11"/>
    </w:p>
    <w:p w14:paraId="5379BFD1" w14:textId="77777777" w:rsidR="00142251" w:rsidRPr="00F14AAA" w:rsidRDefault="00142251" w:rsidP="00142251">
      <w:pPr>
        <w:spacing w:line="360" w:lineRule="auto"/>
        <w:jc w:val="center"/>
        <w:rPr>
          <w:rFonts w:eastAsiaTheme="minorEastAsia"/>
          <w:b/>
          <w:bCs/>
          <w:color w:val="808080" w:themeColor="background1" w:themeShade="80"/>
          <w:sz w:val="28"/>
        </w:rPr>
      </w:pPr>
    </w:p>
    <w:tbl>
      <w:tblPr>
        <w:tblW w:w="8508" w:type="dxa"/>
        <w:tblLayout w:type="fixed"/>
        <w:tblLook w:val="01E0" w:firstRow="1" w:lastRow="1" w:firstColumn="1" w:lastColumn="1" w:noHBand="0" w:noVBand="0"/>
      </w:tblPr>
      <w:tblGrid>
        <w:gridCol w:w="7763"/>
        <w:gridCol w:w="745"/>
      </w:tblGrid>
      <w:tr w:rsidR="00BB2698" w:rsidRPr="00A0013C" w14:paraId="07A79061" w14:textId="77777777" w:rsidTr="00111C0E">
        <w:trPr>
          <w:trHeight w:val="586"/>
          <w:tblHeader/>
        </w:trPr>
        <w:tc>
          <w:tcPr>
            <w:tcW w:w="7763" w:type="dxa"/>
          </w:tcPr>
          <w:p w14:paraId="10BC87A3" w14:textId="77777777" w:rsidR="00BB2698" w:rsidRPr="00A0013C" w:rsidRDefault="00BB2698" w:rsidP="00241BB7">
            <w:pPr>
              <w:spacing w:line="360" w:lineRule="auto"/>
              <w:rPr>
                <w:b/>
                <w:bCs/>
              </w:rPr>
            </w:pPr>
          </w:p>
        </w:tc>
        <w:tc>
          <w:tcPr>
            <w:tcW w:w="745" w:type="dxa"/>
          </w:tcPr>
          <w:p w14:paraId="2BAC2F83" w14:textId="77777777" w:rsidR="00BB2698" w:rsidRPr="00FA2708" w:rsidRDefault="00BB2698" w:rsidP="003A1F11">
            <w:pPr>
              <w:spacing w:line="360" w:lineRule="auto"/>
              <w:rPr>
                <w:b/>
                <w:bCs/>
                <w:cs/>
              </w:rPr>
            </w:pPr>
            <w:r w:rsidRPr="00FA2708">
              <w:rPr>
                <w:b/>
                <w:bCs/>
              </w:rPr>
              <w:t>Page</w:t>
            </w:r>
          </w:p>
        </w:tc>
      </w:tr>
      <w:tr w:rsidR="00BB2698" w:rsidRPr="00A0013C" w14:paraId="4B83B819" w14:textId="77777777" w:rsidTr="00111C0E">
        <w:tc>
          <w:tcPr>
            <w:tcW w:w="7763" w:type="dxa"/>
          </w:tcPr>
          <w:p w14:paraId="29C35866" w14:textId="76E64576" w:rsidR="00BB2698" w:rsidRPr="00A0013C" w:rsidRDefault="00BB2698" w:rsidP="00241BB7">
            <w:pPr>
              <w:spacing w:line="360" w:lineRule="auto"/>
              <w:ind w:hanging="108"/>
              <w:rPr>
                <w:b/>
                <w:bCs/>
              </w:rPr>
            </w:pPr>
            <w:r w:rsidRPr="00A0013C">
              <w:rPr>
                <w:b/>
                <w:bCs/>
              </w:rPr>
              <w:t>ACKNOWKEDGEMENTS</w:t>
            </w:r>
          </w:p>
        </w:tc>
        <w:tc>
          <w:tcPr>
            <w:tcW w:w="745" w:type="dxa"/>
          </w:tcPr>
          <w:p w14:paraId="46231905" w14:textId="5C881FE6" w:rsidR="00BB2698" w:rsidRPr="00FA2708" w:rsidRDefault="00604AE4" w:rsidP="003A1F11">
            <w:pPr>
              <w:spacing w:line="360" w:lineRule="auto"/>
              <w:rPr>
                <w:b/>
                <w:bCs/>
              </w:rPr>
            </w:pPr>
            <w:r w:rsidRPr="00FA2708">
              <w:rPr>
                <w:b/>
                <w:bCs/>
              </w:rPr>
              <w:fldChar w:fldCharType="begin"/>
            </w:r>
            <w:r w:rsidRPr="00FA2708">
              <w:rPr>
                <w:b/>
                <w:bCs/>
              </w:rPr>
              <w:instrText xml:space="preserve"> PAGEREF Acknowledgements \h </w:instrText>
            </w:r>
            <w:r w:rsidRPr="00FA2708">
              <w:rPr>
                <w:b/>
                <w:bCs/>
              </w:rPr>
            </w:r>
            <w:r w:rsidRPr="00FA2708">
              <w:rPr>
                <w:b/>
                <w:bCs/>
              </w:rPr>
              <w:fldChar w:fldCharType="separate"/>
            </w:r>
            <w:ins w:id="12" w:author="Petnathean Julled" w:date="2021-07-09T21:18:00Z">
              <w:r w:rsidR="00454CE9">
                <w:rPr>
                  <w:b/>
                  <w:bCs/>
                  <w:noProof/>
                </w:rPr>
                <w:t>iii</w:t>
              </w:r>
            </w:ins>
            <w:del w:id="13" w:author="Petnathean Julled" w:date="2021-07-09T11:13:00Z">
              <w:r w:rsidR="002A27EE" w:rsidDel="00437758">
                <w:rPr>
                  <w:b/>
                  <w:bCs/>
                  <w:noProof/>
                </w:rPr>
                <w:delText>iii</w:delText>
              </w:r>
            </w:del>
            <w:r w:rsidRPr="00FA2708">
              <w:rPr>
                <w:b/>
                <w:bCs/>
              </w:rPr>
              <w:fldChar w:fldCharType="end"/>
            </w:r>
          </w:p>
        </w:tc>
      </w:tr>
      <w:tr w:rsidR="00BB2698" w:rsidRPr="00A0013C" w14:paraId="6E457E58" w14:textId="77777777" w:rsidTr="00111C0E">
        <w:tc>
          <w:tcPr>
            <w:tcW w:w="7763" w:type="dxa"/>
          </w:tcPr>
          <w:p w14:paraId="362AD501" w14:textId="0E987925" w:rsidR="00BB2698" w:rsidRPr="00A0013C" w:rsidRDefault="00BB2698" w:rsidP="00241BB7">
            <w:pPr>
              <w:spacing w:line="360" w:lineRule="auto"/>
              <w:ind w:hanging="108"/>
              <w:rPr>
                <w:b/>
                <w:bCs/>
              </w:rPr>
            </w:pPr>
            <w:del w:id="14" w:author="Petnathean Julled" w:date="2021-07-09T21:16:00Z">
              <w:r w:rsidRPr="00A0013C" w:rsidDel="00234CAF">
                <w:rPr>
                  <w:b/>
                  <w:bCs/>
                </w:rPr>
                <w:fldChar w:fldCharType="begin"/>
              </w:r>
              <w:r w:rsidRPr="00A0013C" w:rsidDel="00234CAF">
                <w:rPr>
                  <w:b/>
                  <w:bCs/>
                </w:rPr>
                <w:delInstrText xml:space="preserve"> REF _Ref72933640 \h </w:delInstrText>
              </w:r>
              <w:r w:rsidR="00A57B88" w:rsidRPr="00A0013C" w:rsidDel="00234CAF">
                <w:rPr>
                  <w:b/>
                  <w:bCs/>
                </w:rPr>
                <w:delInstrText xml:space="preserve"> \* MERGEFORMAT </w:delInstrText>
              </w:r>
              <w:r w:rsidRPr="00A0013C" w:rsidDel="00234CAF">
                <w:rPr>
                  <w:b/>
                  <w:bCs/>
                </w:rPr>
              </w:r>
              <w:r w:rsidRPr="00A0013C" w:rsidDel="00234CAF">
                <w:rPr>
                  <w:b/>
                  <w:bCs/>
                </w:rPr>
                <w:fldChar w:fldCharType="separate"/>
              </w:r>
            </w:del>
            <w:del w:id="15" w:author="Petnathean Julled" w:date="2021-07-09T11:13:00Z">
              <w:r w:rsidRPr="00A0013C" w:rsidDel="00437758">
                <w:rPr>
                  <w:b/>
                  <w:bCs/>
                </w:rPr>
                <w:delText xml:space="preserve"> </w:delText>
              </w:r>
            </w:del>
            <w:del w:id="16" w:author="Petnathean Julled" w:date="2021-07-09T21:16:00Z">
              <w:r w:rsidRPr="00A0013C" w:rsidDel="00234CAF">
                <w:rPr>
                  <w:b/>
                  <w:bCs/>
                </w:rPr>
                <w:fldChar w:fldCharType="end"/>
              </w:r>
            </w:del>
            <w:r w:rsidRPr="00A0013C">
              <w:rPr>
                <w:b/>
                <w:bCs/>
              </w:rPr>
              <w:t>ABSTRACT</w:t>
            </w:r>
          </w:p>
        </w:tc>
        <w:tc>
          <w:tcPr>
            <w:tcW w:w="745" w:type="dxa"/>
          </w:tcPr>
          <w:p w14:paraId="243A5E6F" w14:textId="493DCB0B" w:rsidR="00BB2698" w:rsidRPr="00FA2708" w:rsidRDefault="00604AE4" w:rsidP="003A1F11">
            <w:pPr>
              <w:spacing w:line="360" w:lineRule="auto"/>
              <w:rPr>
                <w:b/>
                <w:bCs/>
              </w:rPr>
            </w:pPr>
            <w:r w:rsidRPr="00FA2708">
              <w:rPr>
                <w:b/>
                <w:bCs/>
              </w:rPr>
              <w:fldChar w:fldCharType="begin"/>
            </w:r>
            <w:r w:rsidRPr="00FA2708">
              <w:rPr>
                <w:b/>
                <w:bCs/>
              </w:rPr>
              <w:instrText xml:space="preserve"> PAGEREF Abstract \h </w:instrText>
            </w:r>
            <w:r w:rsidRPr="00FA2708">
              <w:rPr>
                <w:b/>
                <w:bCs/>
              </w:rPr>
            </w:r>
            <w:r w:rsidRPr="00FA2708">
              <w:rPr>
                <w:b/>
                <w:bCs/>
              </w:rPr>
              <w:fldChar w:fldCharType="separate"/>
            </w:r>
            <w:ins w:id="17" w:author="Petnathean Julled" w:date="2021-07-09T21:18:00Z">
              <w:r w:rsidR="00454CE9">
                <w:rPr>
                  <w:b/>
                  <w:bCs/>
                  <w:noProof/>
                </w:rPr>
                <w:t>iv</w:t>
              </w:r>
            </w:ins>
            <w:del w:id="18" w:author="Petnathean Julled" w:date="2021-07-09T11:13:00Z">
              <w:r w:rsidR="002A27EE" w:rsidDel="00437758">
                <w:rPr>
                  <w:b/>
                  <w:bCs/>
                  <w:noProof/>
                </w:rPr>
                <w:delText>iv</w:delText>
              </w:r>
            </w:del>
            <w:r w:rsidRPr="00FA2708">
              <w:rPr>
                <w:b/>
                <w:bCs/>
              </w:rPr>
              <w:fldChar w:fldCharType="end"/>
            </w:r>
          </w:p>
        </w:tc>
      </w:tr>
      <w:tr w:rsidR="00BB2698" w:rsidRPr="00A0013C" w14:paraId="155D567B" w14:textId="77777777" w:rsidTr="00111C0E">
        <w:tc>
          <w:tcPr>
            <w:tcW w:w="7763" w:type="dxa"/>
          </w:tcPr>
          <w:p w14:paraId="3B162A1D" w14:textId="3C512AAC" w:rsidR="00BB2698" w:rsidRPr="00A0013C" w:rsidRDefault="00BB2698" w:rsidP="00241BB7">
            <w:pPr>
              <w:spacing w:line="360" w:lineRule="auto"/>
              <w:ind w:hanging="108"/>
              <w:rPr>
                <w:b/>
                <w:bCs/>
              </w:rPr>
            </w:pPr>
            <w:r w:rsidRPr="00A0013C">
              <w:rPr>
                <w:b/>
                <w:bCs/>
              </w:rPr>
              <w:t>LIST OF TABLES</w:t>
            </w:r>
          </w:p>
        </w:tc>
        <w:tc>
          <w:tcPr>
            <w:tcW w:w="745" w:type="dxa"/>
          </w:tcPr>
          <w:p w14:paraId="5C5A7592" w14:textId="2B412E54" w:rsidR="00BB2698" w:rsidRPr="00FA2708" w:rsidRDefault="00604AE4" w:rsidP="003A1F11">
            <w:pPr>
              <w:spacing w:line="360" w:lineRule="auto"/>
              <w:rPr>
                <w:b/>
                <w:bCs/>
              </w:rPr>
            </w:pPr>
            <w:r w:rsidRPr="00FA2708">
              <w:rPr>
                <w:b/>
                <w:bCs/>
              </w:rPr>
              <w:fldChar w:fldCharType="begin"/>
            </w:r>
            <w:r w:rsidRPr="00FA2708">
              <w:rPr>
                <w:b/>
                <w:bCs/>
              </w:rPr>
              <w:instrText xml:space="preserve"> PAGEREF ListOfTables \h </w:instrText>
            </w:r>
            <w:r w:rsidRPr="00FA2708">
              <w:rPr>
                <w:b/>
                <w:bCs/>
              </w:rPr>
            </w:r>
            <w:r w:rsidRPr="00FA2708">
              <w:rPr>
                <w:b/>
                <w:bCs/>
              </w:rPr>
              <w:fldChar w:fldCharType="separate"/>
            </w:r>
            <w:ins w:id="19" w:author="Petnathean Julled" w:date="2021-07-09T21:18:00Z">
              <w:r w:rsidR="00454CE9">
                <w:rPr>
                  <w:b/>
                  <w:bCs/>
                  <w:noProof/>
                </w:rPr>
                <w:t>xi</w:t>
              </w:r>
            </w:ins>
            <w:del w:id="20" w:author="Petnathean Julled" w:date="2021-07-09T11:13:00Z">
              <w:r w:rsidR="002A27EE" w:rsidDel="00437758">
                <w:rPr>
                  <w:b/>
                  <w:bCs/>
                  <w:noProof/>
                </w:rPr>
                <w:delText>viii</w:delText>
              </w:r>
            </w:del>
            <w:r w:rsidRPr="00FA2708">
              <w:rPr>
                <w:b/>
                <w:bCs/>
              </w:rPr>
              <w:fldChar w:fldCharType="end"/>
            </w:r>
          </w:p>
        </w:tc>
      </w:tr>
      <w:tr w:rsidR="00BB2698" w:rsidRPr="00A0013C" w14:paraId="49C80F47" w14:textId="77777777" w:rsidTr="00111C0E">
        <w:tc>
          <w:tcPr>
            <w:tcW w:w="7763" w:type="dxa"/>
          </w:tcPr>
          <w:p w14:paraId="077045EA" w14:textId="5F8B55E1" w:rsidR="00BB2698" w:rsidRPr="00A0013C" w:rsidRDefault="00BB2698" w:rsidP="00241BB7">
            <w:pPr>
              <w:spacing w:line="360" w:lineRule="auto"/>
              <w:ind w:hanging="108"/>
              <w:rPr>
                <w:b/>
                <w:bCs/>
              </w:rPr>
            </w:pPr>
            <w:r w:rsidRPr="00A0013C">
              <w:rPr>
                <w:b/>
                <w:bCs/>
              </w:rPr>
              <w:t>LIST OF FIGURES</w:t>
            </w:r>
          </w:p>
        </w:tc>
        <w:tc>
          <w:tcPr>
            <w:tcW w:w="745" w:type="dxa"/>
          </w:tcPr>
          <w:p w14:paraId="7936E3A4" w14:textId="2182BE14" w:rsidR="00BB2698" w:rsidRPr="00FA2708" w:rsidRDefault="00604AE4" w:rsidP="003A1F11">
            <w:pPr>
              <w:spacing w:line="360" w:lineRule="auto"/>
              <w:rPr>
                <w:b/>
                <w:bCs/>
              </w:rPr>
            </w:pPr>
            <w:r w:rsidRPr="00FA2708">
              <w:rPr>
                <w:b/>
                <w:bCs/>
              </w:rPr>
              <w:fldChar w:fldCharType="begin"/>
            </w:r>
            <w:r w:rsidRPr="00FA2708">
              <w:rPr>
                <w:b/>
                <w:bCs/>
              </w:rPr>
              <w:instrText xml:space="preserve"> PAGEREF ListOfFigures \h </w:instrText>
            </w:r>
            <w:r w:rsidRPr="00FA2708">
              <w:rPr>
                <w:b/>
                <w:bCs/>
              </w:rPr>
            </w:r>
            <w:r w:rsidRPr="00FA2708">
              <w:rPr>
                <w:b/>
                <w:bCs/>
              </w:rPr>
              <w:fldChar w:fldCharType="separate"/>
            </w:r>
            <w:ins w:id="21" w:author="Petnathean Julled" w:date="2021-07-09T21:18:00Z">
              <w:r w:rsidR="00454CE9">
                <w:rPr>
                  <w:b/>
                  <w:bCs/>
                  <w:noProof/>
                </w:rPr>
                <w:t>xii</w:t>
              </w:r>
            </w:ins>
            <w:del w:id="22" w:author="Petnathean Julled" w:date="2021-07-09T11:13:00Z">
              <w:r w:rsidR="002A27EE" w:rsidDel="00437758">
                <w:rPr>
                  <w:b/>
                  <w:bCs/>
                  <w:noProof/>
                </w:rPr>
                <w:delText>ix</w:delText>
              </w:r>
            </w:del>
            <w:r w:rsidRPr="00FA2708">
              <w:rPr>
                <w:b/>
                <w:bCs/>
              </w:rPr>
              <w:fldChar w:fldCharType="end"/>
            </w:r>
          </w:p>
        </w:tc>
      </w:tr>
      <w:tr w:rsidR="00BB2698" w:rsidRPr="00A0013C" w14:paraId="6BBCA6C9" w14:textId="77777777" w:rsidTr="00111C0E">
        <w:tc>
          <w:tcPr>
            <w:tcW w:w="7763" w:type="dxa"/>
          </w:tcPr>
          <w:p w14:paraId="45B2310B" w14:textId="2C132726" w:rsidR="00BB2698" w:rsidRPr="00A0013C" w:rsidRDefault="00A57B88" w:rsidP="00241BB7">
            <w:pPr>
              <w:spacing w:line="360" w:lineRule="auto"/>
              <w:ind w:hanging="108"/>
              <w:rPr>
                <w:b/>
                <w:bCs/>
              </w:rPr>
            </w:pPr>
            <w:r w:rsidRPr="00A0013C">
              <w:rPr>
                <w:b/>
                <w:bCs/>
              </w:rPr>
              <w:t>LIST OF ABBREVIATIONS</w:t>
            </w:r>
          </w:p>
        </w:tc>
        <w:tc>
          <w:tcPr>
            <w:tcW w:w="745" w:type="dxa"/>
          </w:tcPr>
          <w:p w14:paraId="60104890" w14:textId="5CEE1A6B" w:rsidR="00BB2698" w:rsidRPr="00FA2708" w:rsidRDefault="00604AE4" w:rsidP="003A1F11">
            <w:pPr>
              <w:spacing w:line="360" w:lineRule="auto"/>
              <w:rPr>
                <w:b/>
                <w:bCs/>
              </w:rPr>
            </w:pPr>
            <w:r w:rsidRPr="00FA2708">
              <w:rPr>
                <w:b/>
                <w:bCs/>
              </w:rPr>
              <w:fldChar w:fldCharType="begin"/>
            </w:r>
            <w:r w:rsidRPr="00FA2708">
              <w:rPr>
                <w:b/>
                <w:bCs/>
              </w:rPr>
              <w:instrText xml:space="preserve"> PAGEREF ListOfAbbreviations \h </w:instrText>
            </w:r>
            <w:r w:rsidRPr="00FA2708">
              <w:rPr>
                <w:b/>
                <w:bCs/>
              </w:rPr>
            </w:r>
            <w:r w:rsidRPr="00FA2708">
              <w:rPr>
                <w:b/>
                <w:bCs/>
              </w:rPr>
              <w:fldChar w:fldCharType="separate"/>
            </w:r>
            <w:ins w:id="23" w:author="Petnathean Julled" w:date="2021-07-09T21:18:00Z">
              <w:r w:rsidR="00454CE9">
                <w:rPr>
                  <w:b/>
                  <w:bCs/>
                  <w:noProof/>
                </w:rPr>
                <w:t>xxi</w:t>
              </w:r>
            </w:ins>
            <w:del w:id="24" w:author="Petnathean Julled" w:date="2021-07-09T11:13:00Z">
              <w:r w:rsidR="002A27EE" w:rsidDel="00437758">
                <w:rPr>
                  <w:b/>
                  <w:bCs/>
                  <w:noProof/>
                </w:rPr>
                <w:delText>xiii</w:delText>
              </w:r>
            </w:del>
            <w:r w:rsidRPr="00FA2708">
              <w:rPr>
                <w:b/>
                <w:bCs/>
              </w:rPr>
              <w:fldChar w:fldCharType="end"/>
            </w:r>
          </w:p>
        </w:tc>
      </w:tr>
      <w:tr w:rsidR="00A57B88" w:rsidRPr="00A0013C" w14:paraId="57B71F93" w14:textId="77777777" w:rsidTr="00111C0E">
        <w:tc>
          <w:tcPr>
            <w:tcW w:w="7763" w:type="dxa"/>
          </w:tcPr>
          <w:p w14:paraId="68BA8DC1" w14:textId="1328FE78" w:rsidR="00A57B88" w:rsidRPr="00A0013C" w:rsidRDefault="00A57B88" w:rsidP="00241BB7">
            <w:pPr>
              <w:spacing w:line="360" w:lineRule="auto"/>
              <w:ind w:hanging="108"/>
              <w:rPr>
                <w:b/>
                <w:bCs/>
              </w:rPr>
            </w:pPr>
            <w:r w:rsidRPr="00A0013C">
              <w:rPr>
                <w:b/>
                <w:bCs/>
              </w:rPr>
              <w:t>CHAPTER I INTRODUCTION</w:t>
            </w:r>
          </w:p>
        </w:tc>
        <w:tc>
          <w:tcPr>
            <w:tcW w:w="745" w:type="dxa"/>
          </w:tcPr>
          <w:p w14:paraId="57DD168E" w14:textId="64FD5449" w:rsidR="00A57B88" w:rsidRPr="00FA2708" w:rsidRDefault="00604AE4" w:rsidP="003A1F11">
            <w:pPr>
              <w:spacing w:line="360" w:lineRule="auto"/>
              <w:rPr>
                <w:b/>
                <w:bCs/>
              </w:rPr>
            </w:pPr>
            <w:r w:rsidRPr="00FA2708">
              <w:rPr>
                <w:b/>
                <w:bCs/>
              </w:rPr>
              <w:fldChar w:fldCharType="begin"/>
            </w:r>
            <w:r w:rsidRPr="00FA2708">
              <w:rPr>
                <w:b/>
                <w:bCs/>
              </w:rPr>
              <w:instrText xml:space="preserve"> PAGEREF CHAPTERI \h </w:instrText>
            </w:r>
            <w:r w:rsidRPr="00FA2708">
              <w:rPr>
                <w:b/>
                <w:bCs/>
              </w:rPr>
            </w:r>
            <w:r w:rsidRPr="00FA2708">
              <w:rPr>
                <w:b/>
                <w:bCs/>
              </w:rPr>
              <w:fldChar w:fldCharType="separate"/>
            </w:r>
            <w:r w:rsidR="00454CE9">
              <w:rPr>
                <w:b/>
                <w:bCs/>
                <w:noProof/>
              </w:rPr>
              <w:t>1</w:t>
            </w:r>
            <w:r w:rsidRPr="00FA2708">
              <w:rPr>
                <w:b/>
                <w:bCs/>
              </w:rPr>
              <w:fldChar w:fldCharType="end"/>
            </w:r>
          </w:p>
        </w:tc>
      </w:tr>
      <w:tr w:rsidR="00604AE4" w:rsidRPr="00A0013C" w14:paraId="4EB9DB9E" w14:textId="77777777" w:rsidTr="00111C0E">
        <w:tc>
          <w:tcPr>
            <w:tcW w:w="7763" w:type="dxa"/>
          </w:tcPr>
          <w:p w14:paraId="598C2F73" w14:textId="0564AF82" w:rsidR="00604AE4" w:rsidRPr="00BB7232" w:rsidRDefault="00A0013C" w:rsidP="00A0013C">
            <w:pPr>
              <w:tabs>
                <w:tab w:val="left" w:pos="1240"/>
              </w:tabs>
              <w:spacing w:line="360" w:lineRule="auto"/>
              <w:rPr>
                <w:u w:val="dotted"/>
              </w:rPr>
            </w:pPr>
            <w:r>
              <w:t xml:space="preserve">1.2 </w:t>
            </w:r>
            <w:r w:rsidR="00604AE4" w:rsidRPr="00A0013C">
              <w:t>Objectiv</w:t>
            </w:r>
            <w:r w:rsidR="0018591E">
              <w:t>e</w:t>
            </w:r>
            <w:r w:rsidR="0018591E" w:rsidRPr="0018591E">
              <w:t xml:space="preserve"> </w:t>
            </w:r>
            <w:r w:rsidR="00BB7232">
              <w:rPr>
                <w:u w:val="dotted"/>
              </w:rPr>
              <w:t>                                                                                                      </w:t>
            </w:r>
          </w:p>
        </w:tc>
        <w:tc>
          <w:tcPr>
            <w:tcW w:w="745" w:type="dxa"/>
          </w:tcPr>
          <w:p w14:paraId="720541CA" w14:textId="7D013EE9" w:rsidR="00604AE4" w:rsidRPr="00FA2708" w:rsidRDefault="00604AE4" w:rsidP="003A1F11">
            <w:pPr>
              <w:spacing w:line="360" w:lineRule="auto"/>
            </w:pPr>
            <w:r w:rsidRPr="00FA2708">
              <w:fldChar w:fldCharType="begin"/>
            </w:r>
            <w:r w:rsidRPr="00FA2708">
              <w:instrText xml:space="preserve"> PAGEREF CHAPTERI_Objective \h </w:instrText>
            </w:r>
            <w:r w:rsidRPr="00FA2708">
              <w:fldChar w:fldCharType="separate"/>
            </w:r>
            <w:ins w:id="25" w:author="Petnathean Julled" w:date="2021-07-09T21:18:00Z">
              <w:r w:rsidR="00454CE9">
                <w:rPr>
                  <w:noProof/>
                </w:rPr>
                <w:t>4</w:t>
              </w:r>
            </w:ins>
            <w:del w:id="26" w:author="Petnathean Julled" w:date="2021-07-09T11:13:00Z">
              <w:r w:rsidR="002A27EE" w:rsidDel="00437758">
                <w:rPr>
                  <w:noProof/>
                </w:rPr>
                <w:delText>4</w:delText>
              </w:r>
            </w:del>
            <w:r w:rsidRPr="00FA2708">
              <w:fldChar w:fldCharType="end"/>
            </w:r>
          </w:p>
        </w:tc>
      </w:tr>
      <w:tr w:rsidR="00604AE4" w:rsidRPr="00A0013C" w14:paraId="723DAFB2" w14:textId="77777777" w:rsidTr="00111C0E">
        <w:tc>
          <w:tcPr>
            <w:tcW w:w="7763" w:type="dxa"/>
          </w:tcPr>
          <w:p w14:paraId="4ED6CC13" w14:textId="28A895F5" w:rsidR="00604AE4" w:rsidRPr="00BB7232" w:rsidRDefault="00A0013C" w:rsidP="00A0013C">
            <w:pPr>
              <w:tabs>
                <w:tab w:val="left" w:pos="1240"/>
              </w:tabs>
              <w:spacing w:line="360" w:lineRule="auto"/>
              <w:rPr>
                <w:u w:val="dotted"/>
              </w:rPr>
            </w:pPr>
            <w:r>
              <w:t xml:space="preserve">1.3 </w:t>
            </w:r>
            <w:r w:rsidR="00604AE4" w:rsidRPr="00A0013C">
              <w:t>Problem Statement</w:t>
            </w:r>
            <w:r w:rsidR="00BB7232">
              <w:t xml:space="preserve"> </w:t>
            </w:r>
            <w:r w:rsidR="00BB7232">
              <w:rPr>
                <w:u w:val="dotted"/>
              </w:rPr>
              <w:t>                                                                                        </w:t>
            </w:r>
          </w:p>
        </w:tc>
        <w:tc>
          <w:tcPr>
            <w:tcW w:w="745" w:type="dxa"/>
          </w:tcPr>
          <w:p w14:paraId="215FC60D" w14:textId="6CD73225" w:rsidR="00604AE4" w:rsidRPr="00FA2708" w:rsidRDefault="00604AE4" w:rsidP="003A1F11">
            <w:pPr>
              <w:spacing w:line="360" w:lineRule="auto"/>
            </w:pPr>
            <w:r w:rsidRPr="00FA2708">
              <w:fldChar w:fldCharType="begin"/>
            </w:r>
            <w:r w:rsidRPr="00FA2708">
              <w:instrText xml:space="preserve"> PAGEREF CHAPTERI_ProblemStatement \h </w:instrText>
            </w:r>
            <w:r w:rsidRPr="00FA2708">
              <w:fldChar w:fldCharType="separate"/>
            </w:r>
            <w:ins w:id="27" w:author="Petnathean Julled" w:date="2021-07-09T21:18:00Z">
              <w:r w:rsidR="00454CE9">
                <w:rPr>
                  <w:noProof/>
                </w:rPr>
                <w:t>4</w:t>
              </w:r>
            </w:ins>
            <w:del w:id="28" w:author="Petnathean Julled" w:date="2021-07-09T11:13:00Z">
              <w:r w:rsidR="002A27EE" w:rsidDel="00437758">
                <w:rPr>
                  <w:noProof/>
                </w:rPr>
                <w:delText>4</w:delText>
              </w:r>
            </w:del>
            <w:r w:rsidRPr="00FA2708">
              <w:fldChar w:fldCharType="end"/>
            </w:r>
          </w:p>
        </w:tc>
      </w:tr>
      <w:tr w:rsidR="00604AE4" w:rsidRPr="00A0013C" w14:paraId="4C858977" w14:textId="77777777" w:rsidTr="00111C0E">
        <w:tc>
          <w:tcPr>
            <w:tcW w:w="7763" w:type="dxa"/>
          </w:tcPr>
          <w:p w14:paraId="46C99B12" w14:textId="0CA03582" w:rsidR="00604AE4" w:rsidRPr="00BB7232" w:rsidRDefault="00A0013C" w:rsidP="00A0013C">
            <w:pPr>
              <w:tabs>
                <w:tab w:val="left" w:pos="1240"/>
              </w:tabs>
              <w:spacing w:line="360" w:lineRule="auto"/>
              <w:rPr>
                <w:u w:val="dotted"/>
              </w:rPr>
            </w:pPr>
            <w:r>
              <w:t xml:space="preserve">1.4 </w:t>
            </w:r>
            <w:r w:rsidR="00604AE4" w:rsidRPr="00A0013C">
              <w:t>Scope of Proje</w:t>
            </w:r>
            <w:r w:rsidR="00BB7232">
              <w:t>ct</w:t>
            </w:r>
            <w:r w:rsidR="00BB7232">
              <w:rPr>
                <w:u w:val="dotted"/>
              </w:rPr>
              <w:t>                                                                                             </w:t>
            </w:r>
          </w:p>
        </w:tc>
        <w:tc>
          <w:tcPr>
            <w:tcW w:w="745" w:type="dxa"/>
          </w:tcPr>
          <w:p w14:paraId="3F4EC919" w14:textId="4FC6E1C4" w:rsidR="00604AE4" w:rsidRPr="00FA2708" w:rsidRDefault="00604AE4" w:rsidP="003A1F11">
            <w:pPr>
              <w:spacing w:line="360" w:lineRule="auto"/>
            </w:pPr>
            <w:r w:rsidRPr="00FA2708">
              <w:fldChar w:fldCharType="begin"/>
            </w:r>
            <w:r w:rsidRPr="00FA2708">
              <w:instrText xml:space="preserve"> PAGEREF CHAPTERI_Scopeofproject \h </w:instrText>
            </w:r>
            <w:r w:rsidRPr="00FA2708">
              <w:fldChar w:fldCharType="separate"/>
            </w:r>
            <w:ins w:id="29" w:author="Petnathean Julled" w:date="2021-07-09T21:18:00Z">
              <w:r w:rsidR="00454CE9">
                <w:rPr>
                  <w:noProof/>
                </w:rPr>
                <w:t>5</w:t>
              </w:r>
            </w:ins>
            <w:del w:id="30" w:author="Petnathean Julled" w:date="2021-07-09T11:13:00Z">
              <w:r w:rsidR="002A27EE" w:rsidDel="00437758">
                <w:rPr>
                  <w:noProof/>
                </w:rPr>
                <w:delText>5</w:delText>
              </w:r>
            </w:del>
            <w:r w:rsidRPr="00FA2708">
              <w:fldChar w:fldCharType="end"/>
            </w:r>
          </w:p>
        </w:tc>
      </w:tr>
      <w:tr w:rsidR="00A57B88" w:rsidRPr="00A0013C" w14:paraId="72E6F046" w14:textId="77777777" w:rsidTr="00111C0E">
        <w:tc>
          <w:tcPr>
            <w:tcW w:w="7763" w:type="dxa"/>
          </w:tcPr>
          <w:p w14:paraId="2EE6D68F" w14:textId="5D85C81E" w:rsidR="00A57B88" w:rsidRPr="00A0013C" w:rsidRDefault="00A57B88" w:rsidP="00241BB7">
            <w:pPr>
              <w:spacing w:line="360" w:lineRule="auto"/>
              <w:ind w:hanging="108"/>
              <w:rPr>
                <w:b/>
                <w:bCs/>
              </w:rPr>
            </w:pPr>
            <w:r w:rsidRPr="00A0013C">
              <w:rPr>
                <w:b/>
                <w:bCs/>
              </w:rPr>
              <w:t>CHAPTER II LITERATURE REVIEW</w:t>
            </w:r>
          </w:p>
        </w:tc>
        <w:tc>
          <w:tcPr>
            <w:tcW w:w="745" w:type="dxa"/>
          </w:tcPr>
          <w:p w14:paraId="68C1EE7C" w14:textId="14EAEC7D" w:rsidR="00A57B88" w:rsidRPr="00FA2708" w:rsidRDefault="00604AE4" w:rsidP="003A1F11">
            <w:pPr>
              <w:spacing w:line="360" w:lineRule="auto"/>
              <w:rPr>
                <w:b/>
                <w:bCs/>
              </w:rPr>
            </w:pPr>
            <w:r w:rsidRPr="00FA2708">
              <w:rPr>
                <w:b/>
                <w:bCs/>
              </w:rPr>
              <w:fldChar w:fldCharType="begin"/>
            </w:r>
            <w:r w:rsidRPr="00FA2708">
              <w:rPr>
                <w:b/>
                <w:bCs/>
              </w:rPr>
              <w:instrText xml:space="preserve"> PAGEREF CHAPTERII \h </w:instrText>
            </w:r>
            <w:r w:rsidRPr="00FA2708">
              <w:rPr>
                <w:b/>
                <w:bCs/>
              </w:rPr>
            </w:r>
            <w:r w:rsidRPr="00FA2708">
              <w:rPr>
                <w:b/>
                <w:bCs/>
              </w:rPr>
              <w:fldChar w:fldCharType="separate"/>
            </w:r>
            <w:ins w:id="31" w:author="Petnathean Julled" w:date="2021-07-09T21:18:00Z">
              <w:r w:rsidR="00454CE9">
                <w:rPr>
                  <w:b/>
                  <w:bCs/>
                  <w:noProof/>
                </w:rPr>
                <w:t>6</w:t>
              </w:r>
            </w:ins>
            <w:del w:id="32" w:author="Petnathean Julled" w:date="2021-07-09T11:13:00Z">
              <w:r w:rsidR="002A27EE" w:rsidDel="00437758">
                <w:rPr>
                  <w:b/>
                  <w:bCs/>
                  <w:noProof/>
                </w:rPr>
                <w:delText>6</w:delText>
              </w:r>
            </w:del>
            <w:r w:rsidRPr="00FA2708">
              <w:rPr>
                <w:b/>
                <w:bCs/>
              </w:rPr>
              <w:fldChar w:fldCharType="end"/>
            </w:r>
          </w:p>
        </w:tc>
      </w:tr>
      <w:tr w:rsidR="00604AE4" w:rsidRPr="00A0013C" w14:paraId="492E83C3" w14:textId="77777777" w:rsidTr="00111C0E">
        <w:tc>
          <w:tcPr>
            <w:tcW w:w="7763" w:type="dxa"/>
          </w:tcPr>
          <w:p w14:paraId="24D6776B" w14:textId="70695F8B" w:rsidR="00604AE4" w:rsidRPr="00BB7232" w:rsidRDefault="00A0013C" w:rsidP="00A0013C">
            <w:pPr>
              <w:spacing w:line="360" w:lineRule="auto"/>
              <w:rPr>
                <w:u w:val="dotted"/>
              </w:rPr>
            </w:pPr>
            <w:r>
              <w:t xml:space="preserve">2.1 </w:t>
            </w:r>
            <w:r w:rsidR="00604AE4" w:rsidRPr="00A0013C">
              <w:fldChar w:fldCharType="begin"/>
            </w:r>
            <w:r w:rsidR="00604AE4" w:rsidRPr="00A0013C">
              <w:instrText xml:space="preserve"> REF CHAPTERII_21 \h </w:instrText>
            </w:r>
            <w:r w:rsidRPr="00A0013C">
              <w:instrText xml:space="preserve"> \* MERGEFORMAT </w:instrText>
            </w:r>
            <w:r w:rsidR="00604AE4" w:rsidRPr="00A0013C">
              <w:fldChar w:fldCharType="separate"/>
            </w:r>
            <w:ins w:id="33" w:author="Petnathean Julled" w:date="2021-07-09T21:18:00Z">
              <w:r w:rsidR="00454CE9" w:rsidRPr="00454CE9">
                <w:rPr>
                  <w:rPrChange w:id="34" w:author="Petnathean Julled" w:date="2021-07-09T21:18:00Z">
                    <w:rPr>
                      <w:b/>
                      <w:bCs/>
                      <w:sz w:val="28"/>
                      <w:szCs w:val="32"/>
                    </w:rPr>
                  </w:rPrChange>
                </w:rPr>
                <w:t>Integrating the Healthcare Enterprise (IHE)</w:t>
              </w:r>
            </w:ins>
            <w:del w:id="35" w:author="Petnathean Julled" w:date="2021-07-09T11:13:00Z">
              <w:r w:rsidR="00604AE4" w:rsidRPr="00A0013C" w:rsidDel="00437758">
                <w:delText>Integrating the Healthcare Enterprise (IHE)</w:delText>
              </w:r>
            </w:del>
            <w:r w:rsidR="00604AE4" w:rsidRPr="00A0013C">
              <w:fldChar w:fldCharType="end"/>
            </w:r>
            <w:r w:rsidR="00BB7232">
              <w:rPr>
                <w:u w:val="dotted"/>
              </w:rPr>
              <w:t>                                                  </w:t>
            </w:r>
          </w:p>
        </w:tc>
        <w:tc>
          <w:tcPr>
            <w:tcW w:w="745" w:type="dxa"/>
          </w:tcPr>
          <w:p w14:paraId="52B01BFC" w14:textId="68C5B6D9" w:rsidR="00604AE4" w:rsidRPr="00FA2708" w:rsidRDefault="00604AE4" w:rsidP="003A1F11">
            <w:pPr>
              <w:spacing w:line="360" w:lineRule="auto"/>
            </w:pPr>
            <w:r w:rsidRPr="00FA2708">
              <w:fldChar w:fldCharType="begin"/>
            </w:r>
            <w:r w:rsidRPr="00FA2708">
              <w:instrText xml:space="preserve"> PAGEREF CHAPTERII_21 \h </w:instrText>
            </w:r>
            <w:r w:rsidRPr="00FA2708">
              <w:fldChar w:fldCharType="separate"/>
            </w:r>
            <w:ins w:id="36" w:author="Petnathean Julled" w:date="2021-07-09T21:18:00Z">
              <w:r w:rsidR="00454CE9">
                <w:rPr>
                  <w:noProof/>
                </w:rPr>
                <w:t>6</w:t>
              </w:r>
            </w:ins>
            <w:del w:id="37" w:author="Petnathean Julled" w:date="2021-07-09T11:13:00Z">
              <w:r w:rsidR="002A27EE" w:rsidDel="00437758">
                <w:rPr>
                  <w:noProof/>
                </w:rPr>
                <w:delText>6</w:delText>
              </w:r>
            </w:del>
            <w:r w:rsidRPr="00FA2708">
              <w:fldChar w:fldCharType="end"/>
            </w:r>
          </w:p>
        </w:tc>
      </w:tr>
      <w:tr w:rsidR="00604AE4" w:rsidRPr="00A0013C" w14:paraId="3FDA8B78" w14:textId="77777777" w:rsidTr="00111C0E">
        <w:tc>
          <w:tcPr>
            <w:tcW w:w="7763" w:type="dxa"/>
          </w:tcPr>
          <w:p w14:paraId="075D70CD" w14:textId="2B84D178" w:rsidR="00604AE4" w:rsidRPr="00BB7232" w:rsidRDefault="00A0013C" w:rsidP="008E51F8">
            <w:pPr>
              <w:spacing w:line="360" w:lineRule="auto"/>
              <w:ind w:firstLine="427"/>
              <w:rPr>
                <w:u w:val="dotted"/>
              </w:rPr>
            </w:pPr>
            <w:r>
              <w:t xml:space="preserve">2.1.1 </w:t>
            </w:r>
            <w:r w:rsidR="00604AE4" w:rsidRPr="00A0013C">
              <w:fldChar w:fldCharType="begin"/>
            </w:r>
            <w:r w:rsidR="00604AE4" w:rsidRPr="00A0013C">
              <w:instrText xml:space="preserve"> REF CHAPTERII_211 \h </w:instrText>
            </w:r>
            <w:r w:rsidRPr="00A0013C">
              <w:instrText xml:space="preserve"> \* MERGEFORMAT </w:instrText>
            </w:r>
            <w:r w:rsidR="00604AE4" w:rsidRPr="00A0013C">
              <w:fldChar w:fldCharType="separate"/>
            </w:r>
            <w:ins w:id="38" w:author="Petnathean Julled" w:date="2021-07-09T21:18:00Z">
              <w:r w:rsidR="00454CE9" w:rsidRPr="00454CE9">
                <w:rPr>
                  <w:rPrChange w:id="39" w:author="Petnathean Julled" w:date="2021-07-09T21:18:00Z">
                    <w:rPr>
                      <w:b/>
                      <w:bCs/>
                    </w:rPr>
                  </w:rPrChange>
                </w:rPr>
                <w:t>IHE Process</w:t>
              </w:r>
            </w:ins>
            <w:del w:id="40" w:author="Petnathean Julled" w:date="2021-07-09T11:13:00Z">
              <w:r w:rsidR="00604AE4" w:rsidRPr="00A0013C" w:rsidDel="00437758">
                <w:delText>IHE Process</w:delText>
              </w:r>
            </w:del>
            <w:r w:rsidR="00604AE4" w:rsidRPr="00A0013C">
              <w:fldChar w:fldCharType="end"/>
            </w:r>
            <w:r w:rsidR="00BB7232">
              <w:rPr>
                <w:u w:val="dotted"/>
              </w:rPr>
              <w:t>                                                                                         </w:t>
            </w:r>
          </w:p>
        </w:tc>
        <w:tc>
          <w:tcPr>
            <w:tcW w:w="745" w:type="dxa"/>
          </w:tcPr>
          <w:p w14:paraId="26BD1BA7" w14:textId="2E5392BA" w:rsidR="00604AE4" w:rsidRPr="00FA2708" w:rsidRDefault="00604AE4" w:rsidP="003A1F11">
            <w:pPr>
              <w:spacing w:line="360" w:lineRule="auto"/>
            </w:pPr>
            <w:r w:rsidRPr="00FA2708">
              <w:fldChar w:fldCharType="begin"/>
            </w:r>
            <w:r w:rsidRPr="00FA2708">
              <w:instrText xml:space="preserve"> PAGEREF CHAPTERII_211 \h </w:instrText>
            </w:r>
            <w:r w:rsidRPr="00FA2708">
              <w:fldChar w:fldCharType="separate"/>
            </w:r>
            <w:ins w:id="41" w:author="Petnathean Julled" w:date="2021-07-09T21:18:00Z">
              <w:r w:rsidR="00454CE9">
                <w:rPr>
                  <w:noProof/>
                </w:rPr>
                <w:t>6</w:t>
              </w:r>
            </w:ins>
            <w:del w:id="42" w:author="Petnathean Julled" w:date="2021-07-09T11:13:00Z">
              <w:r w:rsidR="002A27EE" w:rsidDel="00437758">
                <w:rPr>
                  <w:noProof/>
                </w:rPr>
                <w:delText>6</w:delText>
              </w:r>
            </w:del>
            <w:r w:rsidRPr="00FA2708">
              <w:fldChar w:fldCharType="end"/>
            </w:r>
          </w:p>
        </w:tc>
      </w:tr>
      <w:tr w:rsidR="00604AE4" w:rsidRPr="00A0013C" w14:paraId="57EC3282" w14:textId="77777777" w:rsidTr="00111C0E">
        <w:tc>
          <w:tcPr>
            <w:tcW w:w="7763" w:type="dxa"/>
          </w:tcPr>
          <w:p w14:paraId="7C53879B" w14:textId="4B6D4057" w:rsidR="00604AE4" w:rsidRPr="00BB7232" w:rsidRDefault="00A0013C" w:rsidP="008E51F8">
            <w:pPr>
              <w:spacing w:line="360" w:lineRule="auto"/>
              <w:ind w:firstLine="427"/>
              <w:rPr>
                <w:u w:val="dotted"/>
              </w:rPr>
            </w:pPr>
            <w:r>
              <w:t xml:space="preserve">2.1.2 </w:t>
            </w:r>
            <w:r w:rsidR="00604AE4" w:rsidRPr="00A0013C">
              <w:fldChar w:fldCharType="begin"/>
            </w:r>
            <w:r w:rsidR="00604AE4" w:rsidRPr="00A0013C">
              <w:instrText xml:space="preserve"> REF CHAPTERII_212 \h </w:instrText>
            </w:r>
            <w:r w:rsidRPr="00A0013C">
              <w:instrText xml:space="preserve"> \* MERGEFORMAT </w:instrText>
            </w:r>
            <w:r w:rsidR="00604AE4" w:rsidRPr="00A0013C">
              <w:fldChar w:fldCharType="separate"/>
            </w:r>
            <w:ins w:id="43" w:author="Petnathean Julled" w:date="2021-07-09T21:18:00Z">
              <w:r w:rsidR="00454CE9" w:rsidRPr="00454CE9">
                <w:rPr>
                  <w:rPrChange w:id="44" w:author="Petnathean Julled" w:date="2021-07-09T21:18:00Z">
                    <w:rPr>
                      <w:b/>
                      <w:bCs/>
                    </w:rPr>
                  </w:rPrChange>
                </w:rPr>
                <w:t>IHE Integration Profiles</w:t>
              </w:r>
            </w:ins>
            <w:del w:id="45" w:author="Petnathean Julled" w:date="2021-07-09T11:13:00Z">
              <w:r w:rsidR="00604AE4" w:rsidRPr="00A0013C" w:rsidDel="00437758">
                <w:delText>IHE Integration Profiles</w:delText>
              </w:r>
            </w:del>
            <w:r w:rsidR="00604AE4" w:rsidRPr="00A0013C">
              <w:fldChar w:fldCharType="end"/>
            </w:r>
            <w:r w:rsidR="00BB7232">
              <w:rPr>
                <w:u w:val="dotted"/>
              </w:rPr>
              <w:t>                                                                       </w:t>
            </w:r>
          </w:p>
        </w:tc>
        <w:tc>
          <w:tcPr>
            <w:tcW w:w="745" w:type="dxa"/>
          </w:tcPr>
          <w:p w14:paraId="2B863D58" w14:textId="6BC2CA2D" w:rsidR="00604AE4" w:rsidRPr="00FA2708" w:rsidRDefault="00604AE4" w:rsidP="003A1F11">
            <w:pPr>
              <w:spacing w:line="360" w:lineRule="auto"/>
            </w:pPr>
            <w:r w:rsidRPr="00FA2708">
              <w:fldChar w:fldCharType="begin"/>
            </w:r>
            <w:r w:rsidRPr="00FA2708">
              <w:instrText xml:space="preserve"> PAGEREF CHAPTERII_212 \h </w:instrText>
            </w:r>
            <w:r w:rsidRPr="00FA2708">
              <w:fldChar w:fldCharType="separate"/>
            </w:r>
            <w:ins w:id="46" w:author="Petnathean Julled" w:date="2021-07-09T21:18:00Z">
              <w:r w:rsidR="00454CE9">
                <w:rPr>
                  <w:noProof/>
                </w:rPr>
                <w:t>7</w:t>
              </w:r>
            </w:ins>
            <w:del w:id="47" w:author="Petnathean Julled" w:date="2021-07-09T11:13:00Z">
              <w:r w:rsidR="002A27EE" w:rsidDel="00437758">
                <w:rPr>
                  <w:noProof/>
                </w:rPr>
                <w:delText>7</w:delText>
              </w:r>
            </w:del>
            <w:r w:rsidRPr="00FA2708">
              <w:fldChar w:fldCharType="end"/>
            </w:r>
          </w:p>
        </w:tc>
      </w:tr>
      <w:tr w:rsidR="00604AE4" w:rsidRPr="00A0013C" w14:paraId="2E6FF704" w14:textId="77777777" w:rsidTr="00111C0E">
        <w:tc>
          <w:tcPr>
            <w:tcW w:w="7763" w:type="dxa"/>
          </w:tcPr>
          <w:p w14:paraId="1CE7B0D6" w14:textId="6D552CBE" w:rsidR="00604AE4" w:rsidRPr="00BB7232" w:rsidRDefault="00A0013C" w:rsidP="008E51F8">
            <w:pPr>
              <w:spacing w:line="360" w:lineRule="auto"/>
              <w:ind w:firstLine="427"/>
              <w:rPr>
                <w:u w:val="dotted"/>
              </w:rPr>
            </w:pPr>
            <w:r>
              <w:t xml:space="preserve">2.1.3 </w:t>
            </w:r>
            <w:r w:rsidR="00604AE4" w:rsidRPr="00A0013C">
              <w:fldChar w:fldCharType="begin"/>
            </w:r>
            <w:r w:rsidR="00604AE4" w:rsidRPr="00A0013C">
              <w:instrText xml:space="preserve"> REF CHAPTERII_213 \h </w:instrText>
            </w:r>
            <w:r w:rsidRPr="00A0013C">
              <w:instrText xml:space="preserve"> \* MERGEFORMAT </w:instrText>
            </w:r>
            <w:r w:rsidR="00604AE4" w:rsidRPr="00A0013C">
              <w:fldChar w:fldCharType="separate"/>
            </w:r>
            <w:ins w:id="48" w:author="Petnathean Julled" w:date="2021-07-09T21:18:00Z">
              <w:r w:rsidR="00454CE9" w:rsidRPr="00454CE9">
                <w:rPr>
                  <w:rPrChange w:id="49" w:author="Petnathean Julled" w:date="2021-07-09T21:18:00Z">
                    <w:rPr>
                      <w:b/>
                      <w:bCs/>
                    </w:rPr>
                  </w:rPrChange>
                </w:rPr>
                <w:t xml:space="preserve">IHE Information Technology Infrastructure Technical Framework </w:t>
              </w:r>
            </w:ins>
            <w:del w:id="50" w:author="Petnathean Julled" w:date="2021-07-09T11:13:00Z">
              <w:r w:rsidR="00604AE4" w:rsidRPr="00A0013C" w:rsidDel="00437758">
                <w:delText xml:space="preserve">IHE Information Technology Infrastructure Technical Framework </w:delText>
              </w:r>
            </w:del>
            <w:r w:rsidR="00604AE4" w:rsidRPr="00A0013C">
              <w:fldChar w:fldCharType="end"/>
            </w:r>
            <w:r w:rsidR="00BB7232">
              <w:rPr>
                <w:u w:val="dotted"/>
              </w:rPr>
              <w:t>  </w:t>
            </w:r>
          </w:p>
        </w:tc>
        <w:tc>
          <w:tcPr>
            <w:tcW w:w="745" w:type="dxa"/>
          </w:tcPr>
          <w:p w14:paraId="7F77B537" w14:textId="2DD9EADB" w:rsidR="00604AE4" w:rsidRPr="00FA2708" w:rsidRDefault="00604AE4" w:rsidP="003A1F11">
            <w:pPr>
              <w:spacing w:line="360" w:lineRule="auto"/>
            </w:pPr>
            <w:r w:rsidRPr="00FA2708">
              <w:fldChar w:fldCharType="begin"/>
            </w:r>
            <w:r w:rsidRPr="00FA2708">
              <w:instrText xml:space="preserve"> PAGEREF CHAPTERII_213 \h </w:instrText>
            </w:r>
            <w:r w:rsidRPr="00FA2708">
              <w:fldChar w:fldCharType="separate"/>
            </w:r>
            <w:ins w:id="51" w:author="Petnathean Julled" w:date="2021-07-09T21:18:00Z">
              <w:r w:rsidR="00454CE9">
                <w:rPr>
                  <w:noProof/>
                </w:rPr>
                <w:t>8</w:t>
              </w:r>
            </w:ins>
            <w:del w:id="52" w:author="Petnathean Julled" w:date="2021-07-09T11:13:00Z">
              <w:r w:rsidR="002A27EE" w:rsidDel="00437758">
                <w:rPr>
                  <w:noProof/>
                </w:rPr>
                <w:delText>8</w:delText>
              </w:r>
            </w:del>
            <w:r w:rsidRPr="00FA2708">
              <w:fldChar w:fldCharType="end"/>
            </w:r>
          </w:p>
        </w:tc>
      </w:tr>
      <w:tr w:rsidR="00604AE4" w:rsidRPr="00A0013C" w14:paraId="351AE974" w14:textId="77777777" w:rsidTr="00111C0E">
        <w:tc>
          <w:tcPr>
            <w:tcW w:w="7763" w:type="dxa"/>
          </w:tcPr>
          <w:p w14:paraId="3A859D33" w14:textId="03E0C0C7" w:rsidR="00604AE4" w:rsidRPr="00BB7232" w:rsidRDefault="00A0013C" w:rsidP="008E51F8">
            <w:pPr>
              <w:spacing w:line="360" w:lineRule="auto"/>
              <w:ind w:firstLine="427"/>
              <w:rPr>
                <w:u w:val="dotted"/>
              </w:rPr>
            </w:pPr>
            <w:r>
              <w:t xml:space="preserve">2.1.4 </w:t>
            </w:r>
            <w:r w:rsidR="00604AE4" w:rsidRPr="00A0013C">
              <w:fldChar w:fldCharType="begin"/>
            </w:r>
            <w:r w:rsidR="00604AE4" w:rsidRPr="00A0013C">
              <w:instrText xml:space="preserve"> REF CHAPTERII_214 \h </w:instrText>
            </w:r>
            <w:r w:rsidRPr="00A0013C">
              <w:instrText xml:space="preserve"> \* MERGEFORMAT </w:instrText>
            </w:r>
            <w:r w:rsidR="00604AE4" w:rsidRPr="00A0013C">
              <w:fldChar w:fldCharType="separate"/>
            </w:r>
            <w:ins w:id="53" w:author="Petnathean Julled" w:date="2021-07-09T21:18:00Z">
              <w:r w:rsidR="00454CE9" w:rsidRPr="00454CE9">
                <w:rPr>
                  <w:rPrChange w:id="54" w:author="Petnathean Julled" w:date="2021-07-09T21:18:00Z">
                    <w:rPr>
                      <w:b/>
                      <w:bCs/>
                    </w:rPr>
                  </w:rPrChange>
                </w:rPr>
                <w:t>Cross-Enterprise Document Sharing Set-b (</w:t>
              </w:r>
              <w:proofErr w:type="spellStart"/>
              <w:r w:rsidR="00454CE9" w:rsidRPr="00454CE9">
                <w:rPr>
                  <w:rPrChange w:id="55" w:author="Petnathean Julled" w:date="2021-07-09T21:18:00Z">
                    <w:rPr>
                      <w:b/>
                      <w:bCs/>
                    </w:rPr>
                  </w:rPrChange>
                </w:rPr>
                <w:t>XDS.b</w:t>
              </w:r>
              <w:proofErr w:type="spellEnd"/>
              <w:r w:rsidR="00454CE9" w:rsidRPr="00454CE9">
                <w:rPr>
                  <w:rPrChange w:id="56" w:author="Petnathean Julled" w:date="2021-07-09T21:18:00Z">
                    <w:rPr>
                      <w:b/>
                      <w:bCs/>
                    </w:rPr>
                  </w:rPrChange>
                </w:rPr>
                <w:t xml:space="preserve">) Profile </w:t>
              </w:r>
            </w:ins>
            <w:del w:id="57" w:author="Petnathean Julled" w:date="2021-07-09T11:13:00Z">
              <w:r w:rsidR="00604AE4" w:rsidRPr="00A0013C" w:rsidDel="00437758">
                <w:delText xml:space="preserve">Cross-Enterprise Document Sharing Set-b (XDS.b) Profile </w:delText>
              </w:r>
            </w:del>
            <w:r w:rsidR="00604AE4" w:rsidRPr="00A0013C">
              <w:fldChar w:fldCharType="end"/>
            </w:r>
            <w:r w:rsidR="00BB7232">
              <w:rPr>
                <w:u w:val="dotted"/>
              </w:rPr>
              <w:t>              </w:t>
            </w:r>
          </w:p>
        </w:tc>
        <w:tc>
          <w:tcPr>
            <w:tcW w:w="745" w:type="dxa"/>
          </w:tcPr>
          <w:p w14:paraId="32EC7A41" w14:textId="7FEB06C1" w:rsidR="00604AE4" w:rsidRPr="00FA2708" w:rsidRDefault="00604AE4" w:rsidP="003A1F11">
            <w:pPr>
              <w:spacing w:line="360" w:lineRule="auto"/>
            </w:pPr>
            <w:r w:rsidRPr="00FA2708">
              <w:fldChar w:fldCharType="begin"/>
            </w:r>
            <w:r w:rsidRPr="00FA2708">
              <w:instrText xml:space="preserve"> PAGEREF CHAPTERII_214 \h </w:instrText>
            </w:r>
            <w:r w:rsidRPr="00FA2708">
              <w:fldChar w:fldCharType="separate"/>
            </w:r>
            <w:ins w:id="58" w:author="Petnathean Julled" w:date="2021-07-09T21:18:00Z">
              <w:r w:rsidR="00454CE9">
                <w:rPr>
                  <w:noProof/>
                </w:rPr>
                <w:t>8</w:t>
              </w:r>
            </w:ins>
            <w:del w:id="59" w:author="Petnathean Julled" w:date="2021-07-09T11:13:00Z">
              <w:r w:rsidR="002A27EE" w:rsidDel="00437758">
                <w:rPr>
                  <w:noProof/>
                </w:rPr>
                <w:delText>8</w:delText>
              </w:r>
            </w:del>
            <w:r w:rsidRPr="00FA2708">
              <w:fldChar w:fldCharType="end"/>
            </w:r>
          </w:p>
        </w:tc>
      </w:tr>
      <w:tr w:rsidR="00604AE4" w:rsidRPr="00A0013C" w14:paraId="6B8F4565" w14:textId="77777777" w:rsidTr="00111C0E">
        <w:tc>
          <w:tcPr>
            <w:tcW w:w="7763" w:type="dxa"/>
          </w:tcPr>
          <w:p w14:paraId="40B26ADE" w14:textId="1BD2D43A" w:rsidR="00604AE4" w:rsidRPr="00BB7232" w:rsidRDefault="00A0013C" w:rsidP="008E51F8">
            <w:pPr>
              <w:spacing w:line="360" w:lineRule="auto"/>
              <w:ind w:firstLine="427"/>
              <w:rPr>
                <w:u w:val="dotted"/>
              </w:rPr>
            </w:pPr>
            <w:r>
              <w:t xml:space="preserve">2.1.5 </w:t>
            </w:r>
            <w:r w:rsidR="00604AE4" w:rsidRPr="00A0013C">
              <w:fldChar w:fldCharType="begin"/>
            </w:r>
            <w:r w:rsidR="00604AE4" w:rsidRPr="00A0013C">
              <w:instrText xml:space="preserve"> REF CHAPTERII_215 \h </w:instrText>
            </w:r>
            <w:r w:rsidRPr="00A0013C">
              <w:instrText xml:space="preserve"> \* MERGEFORMAT </w:instrText>
            </w:r>
            <w:r w:rsidR="00604AE4" w:rsidRPr="00A0013C">
              <w:fldChar w:fldCharType="separate"/>
            </w:r>
            <w:ins w:id="60" w:author="Petnathean Julled" w:date="2021-07-09T21:18:00Z">
              <w:r w:rsidR="00454CE9" w:rsidRPr="00454CE9">
                <w:rPr>
                  <w:rPrChange w:id="61" w:author="Petnathean Julled" w:date="2021-07-09T21:18:00Z">
                    <w:rPr>
                      <w:b/>
                      <w:bCs/>
                    </w:rPr>
                  </w:rPrChange>
                </w:rPr>
                <w:t>XDS Transaction Format Types</w:t>
              </w:r>
            </w:ins>
            <w:del w:id="62" w:author="Petnathean Julled" w:date="2021-07-09T11:13:00Z">
              <w:r w:rsidR="00604AE4" w:rsidRPr="00A0013C" w:rsidDel="00437758">
                <w:delText>XDS Transaction Format Types</w:delText>
              </w:r>
            </w:del>
            <w:r w:rsidR="00604AE4" w:rsidRPr="00A0013C">
              <w:fldChar w:fldCharType="end"/>
            </w:r>
            <w:r w:rsidR="00BB7232">
              <w:rPr>
                <w:u w:val="dotted"/>
              </w:rPr>
              <w:t>                                                          </w:t>
            </w:r>
          </w:p>
        </w:tc>
        <w:tc>
          <w:tcPr>
            <w:tcW w:w="745" w:type="dxa"/>
          </w:tcPr>
          <w:p w14:paraId="17BA9267" w14:textId="4D076F49" w:rsidR="00604AE4" w:rsidRPr="00FA2708" w:rsidRDefault="00604AE4" w:rsidP="003A1F11">
            <w:pPr>
              <w:spacing w:line="360" w:lineRule="auto"/>
            </w:pPr>
            <w:r w:rsidRPr="00FA2708">
              <w:fldChar w:fldCharType="begin"/>
            </w:r>
            <w:r w:rsidRPr="00FA2708">
              <w:instrText xml:space="preserve"> PAGEREF CHAPTERII_215 \h </w:instrText>
            </w:r>
            <w:r w:rsidRPr="00FA2708">
              <w:fldChar w:fldCharType="separate"/>
            </w:r>
            <w:ins w:id="63" w:author="Petnathean Julled" w:date="2021-07-09T21:18:00Z">
              <w:r w:rsidR="00454CE9">
                <w:rPr>
                  <w:noProof/>
                </w:rPr>
                <w:t>11</w:t>
              </w:r>
            </w:ins>
            <w:del w:id="64" w:author="Petnathean Julled" w:date="2021-07-09T11:13:00Z">
              <w:r w:rsidR="002A27EE" w:rsidDel="00437758">
                <w:rPr>
                  <w:noProof/>
                </w:rPr>
                <w:delText>11</w:delText>
              </w:r>
            </w:del>
            <w:r w:rsidRPr="00FA2708">
              <w:fldChar w:fldCharType="end"/>
            </w:r>
          </w:p>
        </w:tc>
      </w:tr>
      <w:tr w:rsidR="00604AE4" w:rsidRPr="00A0013C" w14:paraId="2AB8E182" w14:textId="77777777" w:rsidTr="00111C0E">
        <w:tc>
          <w:tcPr>
            <w:tcW w:w="7763" w:type="dxa"/>
          </w:tcPr>
          <w:p w14:paraId="3E485653" w14:textId="5F714993" w:rsidR="00604AE4" w:rsidRPr="00BB7232" w:rsidRDefault="00A0013C" w:rsidP="008E51F8">
            <w:pPr>
              <w:spacing w:line="360" w:lineRule="auto"/>
              <w:ind w:firstLine="427"/>
              <w:rPr>
                <w:u w:val="dotted"/>
              </w:rPr>
            </w:pPr>
            <w:r>
              <w:t xml:space="preserve">2.1.6 </w:t>
            </w:r>
            <w:r w:rsidR="00604AE4" w:rsidRPr="00A0013C">
              <w:fldChar w:fldCharType="begin"/>
            </w:r>
            <w:r w:rsidR="00604AE4" w:rsidRPr="00A0013C">
              <w:instrText xml:space="preserve"> REF CHAPTERII_216 \h </w:instrText>
            </w:r>
            <w:r w:rsidRPr="00A0013C">
              <w:instrText xml:space="preserve"> \* MERGEFORMAT </w:instrText>
            </w:r>
            <w:r w:rsidR="00604AE4" w:rsidRPr="00A0013C">
              <w:fldChar w:fldCharType="separate"/>
            </w:r>
            <w:ins w:id="65" w:author="Petnathean Julled" w:date="2021-07-09T21:18:00Z">
              <w:r w:rsidR="00454CE9" w:rsidRPr="00454CE9">
                <w:rPr>
                  <w:rPrChange w:id="66" w:author="Petnathean Julled" w:date="2021-07-09T21:18:00Z">
                    <w:rPr>
                      <w:b/>
                      <w:bCs/>
                    </w:rPr>
                  </w:rPrChange>
                </w:rPr>
                <w:t>Transaction Object Type and Metadata Attributes</w:t>
              </w:r>
            </w:ins>
            <w:del w:id="67" w:author="Petnathean Julled" w:date="2021-07-09T11:13:00Z">
              <w:r w:rsidR="00604AE4" w:rsidRPr="00A0013C" w:rsidDel="00437758">
                <w:delText>Transaction Object Type and Metadata Attributes</w:delText>
              </w:r>
            </w:del>
            <w:r w:rsidR="00604AE4" w:rsidRPr="00A0013C">
              <w:fldChar w:fldCharType="end"/>
            </w:r>
            <w:r w:rsidR="00BB7232">
              <w:rPr>
                <w:u w:val="dotted"/>
              </w:rPr>
              <w:t>                              </w:t>
            </w:r>
          </w:p>
        </w:tc>
        <w:tc>
          <w:tcPr>
            <w:tcW w:w="745" w:type="dxa"/>
          </w:tcPr>
          <w:p w14:paraId="78247C13" w14:textId="2E66A58A" w:rsidR="00604AE4" w:rsidRPr="00FA2708" w:rsidRDefault="00604AE4" w:rsidP="003A1F11">
            <w:pPr>
              <w:spacing w:line="360" w:lineRule="auto"/>
            </w:pPr>
            <w:r w:rsidRPr="00FA2708">
              <w:fldChar w:fldCharType="begin"/>
            </w:r>
            <w:r w:rsidRPr="00FA2708">
              <w:instrText xml:space="preserve"> PAGEREF CHAPTERII_216 \h </w:instrText>
            </w:r>
            <w:r w:rsidRPr="00FA2708">
              <w:fldChar w:fldCharType="separate"/>
            </w:r>
            <w:ins w:id="68" w:author="Petnathean Julled" w:date="2021-07-09T21:18:00Z">
              <w:r w:rsidR="00454CE9">
                <w:rPr>
                  <w:noProof/>
                </w:rPr>
                <w:t>12</w:t>
              </w:r>
            </w:ins>
            <w:del w:id="69" w:author="Petnathean Julled" w:date="2021-07-09T11:13:00Z">
              <w:r w:rsidR="002A27EE" w:rsidDel="00437758">
                <w:rPr>
                  <w:noProof/>
                </w:rPr>
                <w:delText>12</w:delText>
              </w:r>
            </w:del>
            <w:r w:rsidRPr="00FA2708">
              <w:fldChar w:fldCharType="end"/>
            </w:r>
          </w:p>
        </w:tc>
      </w:tr>
      <w:tr w:rsidR="00604AE4" w:rsidRPr="00A0013C" w14:paraId="39962EDC" w14:textId="77777777" w:rsidTr="00111C0E">
        <w:tc>
          <w:tcPr>
            <w:tcW w:w="7763" w:type="dxa"/>
          </w:tcPr>
          <w:p w14:paraId="07FF2D4A" w14:textId="68F58D08" w:rsidR="00604AE4" w:rsidRPr="00BB7232" w:rsidRDefault="00A0013C" w:rsidP="00A0013C">
            <w:pPr>
              <w:spacing w:line="360" w:lineRule="auto"/>
              <w:rPr>
                <w:u w:val="dotted"/>
              </w:rPr>
            </w:pPr>
            <w:r>
              <w:t xml:space="preserve">2.2 </w:t>
            </w:r>
            <w:r w:rsidR="00604AE4" w:rsidRPr="00A0013C">
              <w:fldChar w:fldCharType="begin"/>
            </w:r>
            <w:r w:rsidR="00604AE4" w:rsidRPr="00A0013C">
              <w:instrText xml:space="preserve"> REF CHAPTERII_22 \h </w:instrText>
            </w:r>
            <w:r w:rsidRPr="00A0013C">
              <w:instrText xml:space="preserve"> \* MERGEFORMAT </w:instrText>
            </w:r>
            <w:r w:rsidR="00604AE4" w:rsidRPr="00A0013C">
              <w:fldChar w:fldCharType="separate"/>
            </w:r>
            <w:ins w:id="70" w:author="Petnathean Julled" w:date="2021-07-09T21:18:00Z">
              <w:r w:rsidR="00454CE9" w:rsidRPr="00454CE9">
                <w:rPr>
                  <w:rPrChange w:id="71" w:author="Petnathean Julled" w:date="2021-07-09T21:18:00Z">
                    <w:rPr>
                      <w:b/>
                      <w:bCs/>
                      <w:sz w:val="28"/>
                      <w:szCs w:val="32"/>
                    </w:rPr>
                  </w:rPrChange>
                </w:rPr>
                <w:t>Blockchain Technology</w:t>
              </w:r>
            </w:ins>
            <w:del w:id="72" w:author="Petnathean Julled" w:date="2021-07-09T11:13:00Z">
              <w:r w:rsidR="00604AE4" w:rsidRPr="00A0013C" w:rsidDel="00437758">
                <w:delText>Blockchain Technology</w:delText>
              </w:r>
            </w:del>
            <w:r w:rsidR="00604AE4" w:rsidRPr="00A0013C">
              <w:fldChar w:fldCharType="end"/>
            </w:r>
            <w:r w:rsidR="00BB7232">
              <w:rPr>
                <w:u w:val="dotted"/>
              </w:rPr>
              <w:t>                                                                                 </w:t>
            </w:r>
          </w:p>
        </w:tc>
        <w:tc>
          <w:tcPr>
            <w:tcW w:w="745" w:type="dxa"/>
          </w:tcPr>
          <w:p w14:paraId="6379253B" w14:textId="6F5A0F2F" w:rsidR="00604AE4" w:rsidRPr="00FA2708" w:rsidRDefault="00604AE4" w:rsidP="003A1F11">
            <w:pPr>
              <w:spacing w:line="360" w:lineRule="auto"/>
            </w:pPr>
            <w:r w:rsidRPr="00FA2708">
              <w:fldChar w:fldCharType="begin"/>
            </w:r>
            <w:r w:rsidRPr="00FA2708">
              <w:instrText xml:space="preserve"> PAGEREF CHAPTERII_22 \h </w:instrText>
            </w:r>
            <w:r w:rsidRPr="00FA2708">
              <w:fldChar w:fldCharType="separate"/>
            </w:r>
            <w:ins w:id="73" w:author="Petnathean Julled" w:date="2021-07-09T21:18:00Z">
              <w:r w:rsidR="00454CE9">
                <w:rPr>
                  <w:noProof/>
                </w:rPr>
                <w:t>17</w:t>
              </w:r>
            </w:ins>
            <w:del w:id="74" w:author="Petnathean Julled" w:date="2021-07-09T11:13:00Z">
              <w:r w:rsidR="002A27EE" w:rsidDel="00437758">
                <w:rPr>
                  <w:noProof/>
                </w:rPr>
                <w:delText>17</w:delText>
              </w:r>
            </w:del>
            <w:r w:rsidRPr="00FA2708">
              <w:fldChar w:fldCharType="end"/>
            </w:r>
          </w:p>
        </w:tc>
      </w:tr>
      <w:tr w:rsidR="00604AE4" w:rsidRPr="00A0013C" w14:paraId="0335002C" w14:textId="77777777" w:rsidTr="00111C0E">
        <w:tc>
          <w:tcPr>
            <w:tcW w:w="7763" w:type="dxa"/>
          </w:tcPr>
          <w:p w14:paraId="72A93908" w14:textId="2DC45B10" w:rsidR="00604AE4" w:rsidRPr="00BB7232" w:rsidRDefault="00A0013C" w:rsidP="008E51F8">
            <w:pPr>
              <w:spacing w:line="360" w:lineRule="auto"/>
              <w:ind w:firstLine="427"/>
              <w:rPr>
                <w:u w:val="dotted"/>
              </w:rPr>
            </w:pPr>
            <w:r>
              <w:t xml:space="preserve">2.2.1 </w:t>
            </w:r>
            <w:r w:rsidR="00604AE4" w:rsidRPr="00A0013C">
              <w:fldChar w:fldCharType="begin"/>
            </w:r>
            <w:r w:rsidR="00604AE4" w:rsidRPr="00A0013C">
              <w:instrText xml:space="preserve"> REF CHAPTERII_221 \h </w:instrText>
            </w:r>
            <w:r w:rsidRPr="00A0013C">
              <w:instrText xml:space="preserve"> \* MERGEFORMAT </w:instrText>
            </w:r>
            <w:r w:rsidR="00604AE4" w:rsidRPr="00A0013C">
              <w:fldChar w:fldCharType="separate"/>
            </w:r>
            <w:ins w:id="75" w:author="Petnathean Julled" w:date="2021-07-09T21:18:00Z">
              <w:r w:rsidR="00454CE9" w:rsidRPr="00454CE9">
                <w:rPr>
                  <w:rPrChange w:id="76" w:author="Petnathean Julled" w:date="2021-07-09T21:18:00Z">
                    <w:rPr>
                      <w:b/>
                      <w:bCs/>
                    </w:rPr>
                  </w:rPrChange>
                </w:rPr>
                <w:t>Definition of Blockchain</w:t>
              </w:r>
            </w:ins>
            <w:del w:id="77" w:author="Petnathean Julled" w:date="2021-07-09T11:13:00Z">
              <w:r w:rsidR="00604AE4" w:rsidRPr="00A0013C" w:rsidDel="00437758">
                <w:delText>Definition of Blockchain</w:delText>
              </w:r>
            </w:del>
            <w:r w:rsidR="00604AE4" w:rsidRPr="00A0013C">
              <w:fldChar w:fldCharType="end"/>
            </w:r>
            <w:r w:rsidR="00BB7232">
              <w:rPr>
                <w:u w:val="dotted"/>
              </w:rPr>
              <w:t>                                                                     </w:t>
            </w:r>
          </w:p>
        </w:tc>
        <w:tc>
          <w:tcPr>
            <w:tcW w:w="745" w:type="dxa"/>
          </w:tcPr>
          <w:p w14:paraId="60FDC9D6" w14:textId="7B2293D7" w:rsidR="00604AE4" w:rsidRPr="00FA2708" w:rsidRDefault="00604AE4" w:rsidP="003A1F11">
            <w:pPr>
              <w:spacing w:line="360" w:lineRule="auto"/>
            </w:pPr>
            <w:r w:rsidRPr="00FA2708">
              <w:fldChar w:fldCharType="begin"/>
            </w:r>
            <w:r w:rsidRPr="00FA2708">
              <w:instrText xml:space="preserve"> PAGEREF CHAPTERII_221 \h </w:instrText>
            </w:r>
            <w:r w:rsidRPr="00FA2708">
              <w:fldChar w:fldCharType="separate"/>
            </w:r>
            <w:ins w:id="78" w:author="Petnathean Julled" w:date="2021-07-09T21:18:00Z">
              <w:r w:rsidR="00454CE9">
                <w:rPr>
                  <w:noProof/>
                </w:rPr>
                <w:t>17</w:t>
              </w:r>
            </w:ins>
            <w:del w:id="79" w:author="Petnathean Julled" w:date="2021-07-09T11:13:00Z">
              <w:r w:rsidR="002A27EE" w:rsidDel="00437758">
                <w:rPr>
                  <w:noProof/>
                </w:rPr>
                <w:delText>17</w:delText>
              </w:r>
            </w:del>
            <w:r w:rsidRPr="00FA2708">
              <w:fldChar w:fldCharType="end"/>
            </w:r>
          </w:p>
        </w:tc>
      </w:tr>
      <w:tr w:rsidR="00604AE4" w:rsidRPr="00A0013C" w14:paraId="21DC53CB" w14:textId="77777777" w:rsidTr="00111C0E">
        <w:tc>
          <w:tcPr>
            <w:tcW w:w="7763" w:type="dxa"/>
          </w:tcPr>
          <w:p w14:paraId="36FA97B1" w14:textId="790F10E9" w:rsidR="00604AE4" w:rsidRPr="00BB7232" w:rsidRDefault="00A0013C" w:rsidP="008E51F8">
            <w:pPr>
              <w:spacing w:line="360" w:lineRule="auto"/>
              <w:ind w:firstLine="427"/>
              <w:rPr>
                <w:u w:val="dotted"/>
              </w:rPr>
            </w:pPr>
            <w:r>
              <w:t xml:space="preserve">2.2.2 </w:t>
            </w:r>
            <w:r w:rsidR="00604AE4" w:rsidRPr="00A0013C">
              <w:fldChar w:fldCharType="begin"/>
            </w:r>
            <w:r w:rsidR="00604AE4" w:rsidRPr="00A0013C">
              <w:instrText xml:space="preserve"> REF CHAPTERII_222 \h </w:instrText>
            </w:r>
            <w:r w:rsidRPr="00A0013C">
              <w:instrText xml:space="preserve"> \* MERGEFORMAT </w:instrText>
            </w:r>
            <w:r w:rsidR="00604AE4" w:rsidRPr="00A0013C">
              <w:fldChar w:fldCharType="separate"/>
            </w:r>
            <w:ins w:id="80" w:author="Petnathean Julled" w:date="2021-07-09T21:18:00Z">
              <w:r w:rsidR="00454CE9" w:rsidRPr="00454CE9">
                <w:rPr>
                  <w:rPrChange w:id="81" w:author="Petnathean Julled" w:date="2021-07-09T21:18:00Z">
                    <w:rPr>
                      <w:b/>
                      <w:bCs/>
                    </w:rPr>
                  </w:rPrChange>
                </w:rPr>
                <w:t>Benefit of Blockchain</w:t>
              </w:r>
            </w:ins>
            <w:del w:id="82" w:author="Petnathean Julled" w:date="2021-07-09T11:13:00Z">
              <w:r w:rsidR="00604AE4" w:rsidRPr="00A0013C" w:rsidDel="00437758">
                <w:delText>Benefit of Blockchain</w:delText>
              </w:r>
            </w:del>
            <w:r w:rsidR="00604AE4" w:rsidRPr="00A0013C">
              <w:fldChar w:fldCharType="end"/>
            </w:r>
            <w:r w:rsidR="00BB7232">
              <w:rPr>
                <w:u w:val="dotted"/>
              </w:rPr>
              <w:t>      </w:t>
            </w:r>
            <w:del w:id="83" w:author="Petnathean Julled" w:date="2021-07-09T21:22:00Z">
              <w:r w:rsidR="00BB7232" w:rsidDel="0056656D">
                <w:rPr>
                  <w:u w:val="dotted"/>
                </w:rPr>
                <w:delText> </w:delText>
              </w:r>
            </w:del>
            <w:r w:rsidR="00BB7232">
              <w:rPr>
                <w:u w:val="dotted"/>
              </w:rPr>
              <w:t>                                                                   </w:t>
            </w:r>
          </w:p>
        </w:tc>
        <w:tc>
          <w:tcPr>
            <w:tcW w:w="745" w:type="dxa"/>
          </w:tcPr>
          <w:p w14:paraId="469A2077" w14:textId="73C56E0D" w:rsidR="00604AE4" w:rsidRPr="00FA2708" w:rsidRDefault="00604AE4" w:rsidP="003A1F11">
            <w:pPr>
              <w:spacing w:line="360" w:lineRule="auto"/>
            </w:pPr>
            <w:r w:rsidRPr="00FA2708">
              <w:fldChar w:fldCharType="begin"/>
            </w:r>
            <w:r w:rsidRPr="00FA2708">
              <w:instrText xml:space="preserve"> PAGEREF CHAPTERII_222 \h </w:instrText>
            </w:r>
            <w:r w:rsidRPr="00FA2708">
              <w:fldChar w:fldCharType="separate"/>
            </w:r>
            <w:ins w:id="84" w:author="Petnathean Julled" w:date="2021-07-09T21:18:00Z">
              <w:r w:rsidR="00454CE9">
                <w:rPr>
                  <w:noProof/>
                </w:rPr>
                <w:t>18</w:t>
              </w:r>
            </w:ins>
            <w:del w:id="85" w:author="Petnathean Julled" w:date="2021-07-09T11:13:00Z">
              <w:r w:rsidR="002A27EE" w:rsidDel="00437758">
                <w:rPr>
                  <w:noProof/>
                </w:rPr>
                <w:delText>18</w:delText>
              </w:r>
            </w:del>
            <w:r w:rsidRPr="00FA2708">
              <w:fldChar w:fldCharType="end"/>
            </w:r>
          </w:p>
        </w:tc>
      </w:tr>
      <w:tr w:rsidR="00111C0E" w:rsidRPr="00A0013C" w14:paraId="6FF4F4A4" w14:textId="77777777" w:rsidTr="00111C0E">
        <w:tc>
          <w:tcPr>
            <w:tcW w:w="7763" w:type="dxa"/>
          </w:tcPr>
          <w:p w14:paraId="368A62C8" w14:textId="51BFEAA3" w:rsidR="00111C0E" w:rsidRPr="00BB7232" w:rsidRDefault="00111C0E" w:rsidP="0056656D">
            <w:pPr>
              <w:pStyle w:val="ListParagraph"/>
              <w:spacing w:after="0" w:line="360" w:lineRule="auto"/>
              <w:ind w:left="0" w:firstLine="427"/>
              <w:rPr>
                <w:rFonts w:ascii="Times New Roman" w:hAnsi="Times New Roman" w:cs="Times New Roman"/>
                <w:sz w:val="24"/>
                <w:szCs w:val="24"/>
                <w:u w:val="dotted"/>
              </w:rPr>
              <w:pPrChange w:id="86" w:author="Petnathean Julled" w:date="2021-07-09T21:22:00Z">
                <w:pPr>
                  <w:pStyle w:val="ListParagraph"/>
                  <w:spacing w:after="0" w:line="360" w:lineRule="auto"/>
                  <w:ind w:left="0" w:firstLine="427"/>
                </w:pPr>
              </w:pPrChange>
            </w:pPr>
            <w:r w:rsidRPr="00111C0E">
              <w:rPr>
                <w:rFonts w:ascii="Times New Roman" w:hAnsi="Times New Roman" w:cs="Times New Roman"/>
                <w:sz w:val="24"/>
                <w:szCs w:val="24"/>
              </w:rPr>
              <w:fldChar w:fldCharType="begin"/>
            </w:r>
            <w:r w:rsidRPr="00111C0E">
              <w:rPr>
                <w:rFonts w:ascii="Times New Roman" w:hAnsi="Times New Roman" w:cs="Times New Roman"/>
                <w:sz w:val="24"/>
                <w:szCs w:val="24"/>
              </w:rPr>
              <w:instrText xml:space="preserve"> REF CHAPTERII_223 \h  \* MERGEFORMAT </w:instrText>
            </w:r>
            <w:r w:rsidRPr="00111C0E">
              <w:rPr>
                <w:rFonts w:ascii="Times New Roman" w:hAnsi="Times New Roman" w:cs="Times New Roman"/>
                <w:sz w:val="24"/>
                <w:szCs w:val="24"/>
              </w:rPr>
            </w:r>
            <w:r w:rsidRPr="00111C0E">
              <w:rPr>
                <w:rFonts w:ascii="Times New Roman" w:hAnsi="Times New Roman" w:cs="Times New Roman"/>
                <w:sz w:val="24"/>
                <w:szCs w:val="24"/>
              </w:rPr>
              <w:fldChar w:fldCharType="separate"/>
            </w:r>
            <w:ins w:id="87" w:author="Petnathean Julled" w:date="2021-07-09T21:18:00Z">
              <w:r w:rsidR="00454CE9" w:rsidRPr="00454CE9">
                <w:rPr>
                  <w:rFonts w:ascii="Times New Roman" w:hAnsi="Times New Roman" w:cs="Times New Roman"/>
                  <w:sz w:val="24"/>
                  <w:szCs w:val="24"/>
                  <w:rPrChange w:id="88" w:author="Petnathean Julled" w:date="2021-07-09T21:18:00Z">
                    <w:rPr>
                      <w:rFonts w:ascii="Times New Roman" w:hAnsi="Times New Roman" w:cs="Times New Roman"/>
                      <w:b/>
                      <w:bCs/>
                      <w:sz w:val="24"/>
                      <w:szCs w:val="24"/>
                    </w:rPr>
                  </w:rPrChange>
                </w:rPr>
                <w:tab/>
                <w:t xml:space="preserve">2.2.3 Blockchain </w:t>
              </w:r>
              <w:r w:rsidR="00454CE9" w:rsidRPr="0056656D">
                <w:rPr>
                  <w:rFonts w:ascii="Times New Roman" w:hAnsi="Times New Roman" w:cs="Times New Roman"/>
                  <w:sz w:val="24"/>
                  <w:szCs w:val="24"/>
                  <w:rPrChange w:id="89" w:author="Petnathean Julled" w:date="2021-07-09T21:21:00Z">
                    <w:rPr>
                      <w:rFonts w:ascii="Times New Roman" w:hAnsi="Times New Roman" w:cs="Times New Roman"/>
                      <w:b/>
                      <w:bCs/>
                      <w:sz w:val="24"/>
                      <w:szCs w:val="24"/>
                    </w:rPr>
                  </w:rPrChange>
                </w:rPr>
                <w:t>Characteristics</w:t>
              </w:r>
            </w:ins>
            <w:del w:id="90" w:author="Petnathean Julled" w:date="2021-07-09T11:13:00Z">
              <w:r w:rsidRPr="00111C0E" w:rsidDel="00437758">
                <w:rPr>
                  <w:rFonts w:ascii="Times New Roman" w:hAnsi="Times New Roman" w:cs="Times New Roman"/>
                  <w:sz w:val="24"/>
                  <w:szCs w:val="24"/>
                </w:rPr>
                <w:delText>2.2.3 Blockchain Characteristics</w:delText>
              </w:r>
            </w:del>
            <w:r w:rsidRPr="00111C0E">
              <w:rPr>
                <w:rFonts w:ascii="Times New Roman" w:hAnsi="Times New Roman" w:cs="Times New Roman"/>
                <w:sz w:val="24"/>
                <w:szCs w:val="24"/>
              </w:rPr>
              <w:fldChar w:fldCharType="end"/>
            </w:r>
            <w:r w:rsidR="00BB7232">
              <w:rPr>
                <w:rFonts w:ascii="Times New Roman" w:hAnsi="Times New Roman" w:cs="Times New Roman"/>
                <w:sz w:val="24"/>
                <w:szCs w:val="24"/>
                <w:u w:val="dotted"/>
              </w:rPr>
              <w:t>                                                        </w:t>
            </w:r>
            <w:ins w:id="91" w:author="Petnathean Julled" w:date="2021-07-09T11:16:00Z">
              <w:r w:rsidR="00437758">
                <w:rPr>
                  <w:rFonts w:ascii="Times New Roman" w:hAnsi="Times New Roman" w:cs="Times New Roman"/>
                  <w:sz w:val="24"/>
                  <w:szCs w:val="24"/>
                  <w:u w:val="dotted"/>
                </w:rPr>
                <w:t>   </w:t>
              </w:r>
            </w:ins>
            <w:del w:id="92" w:author="Petnathean Julled" w:date="2021-07-09T11:16:00Z">
              <w:r w:rsidR="00BB7232" w:rsidDel="00437758">
                <w:rPr>
                  <w:rFonts w:ascii="Times New Roman" w:hAnsi="Times New Roman" w:cs="Times New Roman"/>
                  <w:sz w:val="24"/>
                  <w:szCs w:val="24"/>
                  <w:u w:val="dotted"/>
                </w:rPr>
                <w:delText>          </w:delText>
              </w:r>
            </w:del>
          </w:p>
        </w:tc>
        <w:tc>
          <w:tcPr>
            <w:tcW w:w="745" w:type="dxa"/>
          </w:tcPr>
          <w:p w14:paraId="75FC6D2B" w14:textId="4667A891" w:rsidR="00111C0E" w:rsidRPr="00FA2708" w:rsidRDefault="00111C0E" w:rsidP="003A1F11">
            <w:pPr>
              <w:spacing w:line="360" w:lineRule="auto"/>
            </w:pPr>
            <w:r>
              <w:fldChar w:fldCharType="begin"/>
            </w:r>
            <w:r>
              <w:instrText xml:space="preserve"> PAGEREF CHAPTERII_223 \h </w:instrText>
            </w:r>
            <w:r>
              <w:fldChar w:fldCharType="separate"/>
            </w:r>
            <w:ins w:id="93" w:author="Petnathean Julled" w:date="2021-07-09T21:18:00Z">
              <w:r w:rsidR="00454CE9">
                <w:rPr>
                  <w:noProof/>
                </w:rPr>
                <w:t>18</w:t>
              </w:r>
            </w:ins>
            <w:del w:id="94" w:author="Petnathean Julled" w:date="2021-07-09T11:13:00Z">
              <w:r w:rsidR="002A27EE" w:rsidDel="00437758">
                <w:rPr>
                  <w:noProof/>
                </w:rPr>
                <w:delText>18</w:delText>
              </w:r>
            </w:del>
            <w:r>
              <w:fldChar w:fldCharType="end"/>
            </w:r>
          </w:p>
        </w:tc>
      </w:tr>
      <w:tr w:rsidR="00111C0E" w:rsidRPr="00A0013C" w14:paraId="3943B99C" w14:textId="77777777" w:rsidTr="00111C0E">
        <w:tc>
          <w:tcPr>
            <w:tcW w:w="7763" w:type="dxa"/>
          </w:tcPr>
          <w:p w14:paraId="6460D776" w14:textId="2AF4303C" w:rsidR="00111C0E" w:rsidRPr="003A1F11" w:rsidRDefault="00111C0E" w:rsidP="00111C0E">
            <w:pPr>
              <w:spacing w:line="360" w:lineRule="auto"/>
              <w:ind w:firstLine="427"/>
              <w:rPr>
                <w:u w:val="dotted"/>
              </w:rPr>
            </w:pPr>
            <w:r w:rsidRPr="00111C0E">
              <w:fldChar w:fldCharType="begin"/>
            </w:r>
            <w:r w:rsidRPr="00111C0E">
              <w:instrText xml:space="preserve"> REF CHAPTERII_224 \h  \* MERGEFORMAT </w:instrText>
            </w:r>
            <w:r w:rsidRPr="00111C0E">
              <w:fldChar w:fldCharType="separate"/>
            </w:r>
            <w:ins w:id="95" w:author="Petnathean Julled" w:date="2021-07-09T21:18:00Z">
              <w:r w:rsidR="00454CE9" w:rsidRPr="00454CE9">
                <w:rPr>
                  <w:rPrChange w:id="96" w:author="Petnathean Julled" w:date="2021-07-09T21:18:00Z">
                    <w:rPr>
                      <w:b/>
                      <w:bCs/>
                    </w:rPr>
                  </w:rPrChange>
                </w:rPr>
                <w:t>2.2.4 Blockchain Types</w:t>
              </w:r>
              <w:r w:rsidR="00454CE9">
                <w:rPr>
                  <w:b/>
                  <w:bCs/>
                </w:rPr>
                <w:t xml:space="preserve"> </w:t>
              </w:r>
            </w:ins>
            <w:del w:id="97" w:author="Petnathean Julled" w:date="2021-07-09T11:13:00Z">
              <w:r w:rsidRPr="00111C0E" w:rsidDel="00437758">
                <w:delText>2.2.4 Blockchain Types</w:delText>
              </w:r>
            </w:del>
            <w:r w:rsidRPr="00111C0E">
              <w:fldChar w:fldCharType="end"/>
            </w:r>
            <w:r w:rsidR="003A1F11">
              <w:rPr>
                <w:u w:val="dotted"/>
              </w:rPr>
              <w:t>                                                                       </w:t>
            </w:r>
            <w:del w:id="98" w:author="Petnathean Julled" w:date="2021-07-09T11:17:00Z">
              <w:r w:rsidR="003A1F11" w:rsidDel="00437758">
                <w:rPr>
                  <w:u w:val="dotted"/>
                </w:rPr>
                <w:delText> </w:delText>
              </w:r>
            </w:del>
            <w:r w:rsidR="003A1F11">
              <w:rPr>
                <w:u w:val="dotted"/>
              </w:rPr>
              <w:t>        </w:t>
            </w:r>
          </w:p>
        </w:tc>
        <w:tc>
          <w:tcPr>
            <w:tcW w:w="745" w:type="dxa"/>
          </w:tcPr>
          <w:p w14:paraId="7236BED4" w14:textId="7F845CC4" w:rsidR="00111C0E" w:rsidRPr="00FA2708" w:rsidRDefault="00111C0E" w:rsidP="003A1F11">
            <w:pPr>
              <w:spacing w:line="360" w:lineRule="auto"/>
            </w:pPr>
            <w:r>
              <w:fldChar w:fldCharType="begin"/>
            </w:r>
            <w:r>
              <w:instrText xml:space="preserve"> PAGEREF CHAPTERII_224 \h </w:instrText>
            </w:r>
            <w:r>
              <w:fldChar w:fldCharType="separate"/>
            </w:r>
            <w:ins w:id="99" w:author="Petnathean Julled" w:date="2021-07-09T21:18:00Z">
              <w:r w:rsidR="00454CE9">
                <w:rPr>
                  <w:noProof/>
                </w:rPr>
                <w:t>20</w:t>
              </w:r>
            </w:ins>
            <w:del w:id="100" w:author="Petnathean Julled" w:date="2021-07-09T11:13:00Z">
              <w:r w:rsidR="002A27EE" w:rsidDel="00437758">
                <w:rPr>
                  <w:noProof/>
                </w:rPr>
                <w:delText>20</w:delText>
              </w:r>
            </w:del>
            <w:r>
              <w:fldChar w:fldCharType="end"/>
            </w:r>
          </w:p>
        </w:tc>
      </w:tr>
      <w:tr w:rsidR="00111C0E" w:rsidRPr="00A0013C" w14:paraId="6919A09D" w14:textId="77777777" w:rsidTr="00111C0E">
        <w:tc>
          <w:tcPr>
            <w:tcW w:w="7763" w:type="dxa"/>
          </w:tcPr>
          <w:p w14:paraId="035E5433" w14:textId="028A8E5D" w:rsidR="00111C0E" w:rsidRPr="003A1F11" w:rsidRDefault="00111C0E" w:rsidP="00111C0E">
            <w:pPr>
              <w:spacing w:line="360" w:lineRule="auto"/>
              <w:ind w:firstLine="427"/>
              <w:rPr>
                <w:u w:val="dotted"/>
              </w:rPr>
            </w:pPr>
            <w:r w:rsidRPr="00111C0E">
              <w:fldChar w:fldCharType="begin"/>
            </w:r>
            <w:r w:rsidRPr="00111C0E">
              <w:instrText xml:space="preserve"> REF CHAPTERII_225 \h  \* MERGEFORMAT </w:instrText>
            </w:r>
            <w:r w:rsidRPr="00111C0E">
              <w:fldChar w:fldCharType="separate"/>
            </w:r>
            <w:ins w:id="101" w:author="Petnathean Julled" w:date="2021-07-09T21:18:00Z">
              <w:r w:rsidR="00454CE9" w:rsidRPr="00454CE9">
                <w:rPr>
                  <w:rPrChange w:id="102" w:author="Petnathean Julled" w:date="2021-07-09T21:18:00Z">
                    <w:rPr>
                      <w:b/>
                      <w:bCs/>
                    </w:rPr>
                  </w:rPrChange>
                </w:rPr>
                <w:t>2.2.5 Blockchain Components</w:t>
              </w:r>
            </w:ins>
            <w:del w:id="103" w:author="Petnathean Julled" w:date="2021-07-09T11:13:00Z">
              <w:r w:rsidRPr="00111C0E" w:rsidDel="00437758">
                <w:delText>2.2.5 Blockchain Components</w:delText>
              </w:r>
            </w:del>
            <w:r w:rsidRPr="00111C0E">
              <w:fldChar w:fldCharType="end"/>
            </w:r>
            <w:r w:rsidR="003A1F11">
              <w:rPr>
                <w:u w:val="dotted"/>
              </w:rPr>
              <w:t>                                                                     </w:t>
            </w:r>
          </w:p>
        </w:tc>
        <w:tc>
          <w:tcPr>
            <w:tcW w:w="745" w:type="dxa"/>
          </w:tcPr>
          <w:p w14:paraId="54D0CB71" w14:textId="23B24FB9" w:rsidR="00111C0E" w:rsidRPr="00FA2708" w:rsidRDefault="00111C0E" w:rsidP="003A1F11">
            <w:pPr>
              <w:spacing w:line="360" w:lineRule="auto"/>
            </w:pPr>
            <w:r>
              <w:fldChar w:fldCharType="begin"/>
            </w:r>
            <w:r>
              <w:instrText xml:space="preserve"> PAGEREF CHAPTERII_225 \h </w:instrText>
            </w:r>
            <w:r>
              <w:fldChar w:fldCharType="separate"/>
            </w:r>
            <w:ins w:id="104" w:author="Petnathean Julled" w:date="2021-07-09T21:18:00Z">
              <w:r w:rsidR="00454CE9">
                <w:rPr>
                  <w:noProof/>
                </w:rPr>
                <w:t>20</w:t>
              </w:r>
            </w:ins>
            <w:del w:id="105" w:author="Petnathean Julled" w:date="2021-07-09T11:13:00Z">
              <w:r w:rsidR="002A27EE" w:rsidDel="00437758">
                <w:rPr>
                  <w:noProof/>
                </w:rPr>
                <w:delText>20</w:delText>
              </w:r>
            </w:del>
            <w:r>
              <w:fldChar w:fldCharType="end"/>
            </w:r>
          </w:p>
        </w:tc>
      </w:tr>
      <w:tr w:rsidR="00604AE4" w:rsidRPr="00A0013C" w14:paraId="21C8D7ED" w14:textId="77777777" w:rsidTr="00111C0E">
        <w:tc>
          <w:tcPr>
            <w:tcW w:w="7763" w:type="dxa"/>
          </w:tcPr>
          <w:p w14:paraId="70DE93B9" w14:textId="64C3D79D" w:rsidR="00604AE4" w:rsidRPr="003A1F11" w:rsidRDefault="00A0013C" w:rsidP="00A0013C">
            <w:pPr>
              <w:spacing w:line="360" w:lineRule="auto"/>
              <w:rPr>
                <w:u w:val="dotted"/>
              </w:rPr>
            </w:pPr>
            <w:r>
              <w:t xml:space="preserve">2.3 </w:t>
            </w:r>
            <w:r w:rsidR="00604AE4" w:rsidRPr="00A0013C">
              <w:fldChar w:fldCharType="begin"/>
            </w:r>
            <w:r w:rsidR="00604AE4" w:rsidRPr="00A0013C">
              <w:instrText xml:space="preserve"> REF CHAPTERII_23 \h </w:instrText>
            </w:r>
            <w:r w:rsidRPr="00A0013C">
              <w:instrText xml:space="preserve"> \* MERGEFORMAT </w:instrText>
            </w:r>
            <w:r w:rsidR="00604AE4" w:rsidRPr="00A0013C">
              <w:fldChar w:fldCharType="separate"/>
            </w:r>
            <w:ins w:id="106" w:author="Petnathean Julled" w:date="2021-07-09T21:18:00Z">
              <w:r w:rsidR="00454CE9" w:rsidRPr="00454CE9">
                <w:rPr>
                  <w:rPrChange w:id="107" w:author="Petnathean Julled" w:date="2021-07-09T21:18:00Z">
                    <w:rPr>
                      <w:b/>
                      <w:bCs/>
                      <w:sz w:val="28"/>
                    </w:rPr>
                  </w:rPrChange>
                </w:rPr>
                <w:t>Ethereum and Smart-Contract</w:t>
              </w:r>
            </w:ins>
            <w:del w:id="108" w:author="Petnathean Julled" w:date="2021-07-09T11:13:00Z">
              <w:r w:rsidR="00604AE4" w:rsidRPr="00A0013C" w:rsidDel="00437758">
                <w:delText>Ethereum and Smart-Contract</w:delText>
              </w:r>
            </w:del>
            <w:r w:rsidR="00604AE4" w:rsidRPr="00A0013C">
              <w:fldChar w:fldCharType="end"/>
            </w:r>
            <w:r w:rsidR="003A1F11">
              <w:rPr>
                <w:u w:val="dotted"/>
              </w:rPr>
              <w:t>                                                                       </w:t>
            </w:r>
          </w:p>
        </w:tc>
        <w:tc>
          <w:tcPr>
            <w:tcW w:w="745" w:type="dxa"/>
          </w:tcPr>
          <w:p w14:paraId="25D61AA4" w14:textId="7C51B8F4" w:rsidR="00604AE4" w:rsidRPr="00FA2708" w:rsidRDefault="00604AE4" w:rsidP="003A1F11">
            <w:pPr>
              <w:spacing w:line="360" w:lineRule="auto"/>
            </w:pPr>
            <w:r w:rsidRPr="00FA2708">
              <w:fldChar w:fldCharType="begin"/>
            </w:r>
            <w:r w:rsidRPr="00FA2708">
              <w:instrText xml:space="preserve"> PAGEREF CHAPTERII_23 \h </w:instrText>
            </w:r>
            <w:r w:rsidRPr="00FA2708">
              <w:fldChar w:fldCharType="separate"/>
            </w:r>
            <w:ins w:id="109" w:author="Petnathean Julled" w:date="2021-07-09T21:18:00Z">
              <w:r w:rsidR="00454CE9">
                <w:rPr>
                  <w:noProof/>
                </w:rPr>
                <w:t>24</w:t>
              </w:r>
            </w:ins>
            <w:del w:id="110" w:author="Petnathean Julled" w:date="2021-07-09T11:13:00Z">
              <w:r w:rsidR="002A27EE" w:rsidDel="00437758">
                <w:rPr>
                  <w:noProof/>
                </w:rPr>
                <w:delText>24</w:delText>
              </w:r>
            </w:del>
            <w:r w:rsidRPr="00FA2708">
              <w:fldChar w:fldCharType="end"/>
            </w:r>
          </w:p>
        </w:tc>
      </w:tr>
      <w:tr w:rsidR="00604AE4" w:rsidRPr="00A0013C" w14:paraId="3ABA4432" w14:textId="77777777" w:rsidTr="00111C0E">
        <w:tc>
          <w:tcPr>
            <w:tcW w:w="7763" w:type="dxa"/>
          </w:tcPr>
          <w:p w14:paraId="3F121CE4" w14:textId="4314856F" w:rsidR="00604AE4" w:rsidRPr="003A1F11" w:rsidRDefault="007463E4" w:rsidP="008E51F8">
            <w:pPr>
              <w:spacing w:line="360" w:lineRule="auto"/>
              <w:ind w:firstLine="427"/>
              <w:rPr>
                <w:u w:val="dotted"/>
              </w:rPr>
            </w:pPr>
            <w:r w:rsidRPr="007463E4">
              <w:fldChar w:fldCharType="begin"/>
            </w:r>
            <w:r w:rsidRPr="007463E4">
              <w:instrText xml:space="preserve"> REF CHAPTERII_231 \h  \* MERGEFORMAT </w:instrText>
            </w:r>
            <w:r w:rsidRPr="007463E4">
              <w:fldChar w:fldCharType="separate"/>
            </w:r>
            <w:ins w:id="111" w:author="Petnathean Julled" w:date="2021-07-09T21:18:00Z">
              <w:r w:rsidR="00454CE9" w:rsidRPr="00454CE9">
                <w:rPr>
                  <w:rPrChange w:id="112" w:author="Petnathean Julled" w:date="2021-07-09T21:18:00Z">
                    <w:rPr>
                      <w:b/>
                      <w:bCs/>
                    </w:rPr>
                  </w:rPrChange>
                </w:rPr>
                <w:t>2.3.1 Smart Contract</w:t>
              </w:r>
            </w:ins>
            <w:del w:id="113" w:author="Petnathean Julled" w:date="2021-07-09T11:13:00Z">
              <w:r w:rsidRPr="007463E4" w:rsidDel="00437758">
                <w:delText>2.3.1 Smart Contract</w:delText>
              </w:r>
            </w:del>
            <w:r w:rsidRPr="007463E4">
              <w:fldChar w:fldCharType="end"/>
            </w:r>
            <w:r w:rsidR="003A1F11">
              <w:rPr>
                <w:u w:val="dotted"/>
              </w:rPr>
              <w:t>                                                                                     </w:t>
            </w:r>
          </w:p>
        </w:tc>
        <w:tc>
          <w:tcPr>
            <w:tcW w:w="745" w:type="dxa"/>
          </w:tcPr>
          <w:p w14:paraId="34EB1CBD" w14:textId="63646012" w:rsidR="00604AE4" w:rsidRPr="00FA2708" w:rsidRDefault="007463E4" w:rsidP="003A1F11">
            <w:pPr>
              <w:spacing w:line="360" w:lineRule="auto"/>
            </w:pPr>
            <w:r>
              <w:fldChar w:fldCharType="begin"/>
            </w:r>
            <w:r>
              <w:instrText xml:space="preserve"> PAGEREF CHAPTERII_231 \h </w:instrText>
            </w:r>
            <w:r>
              <w:fldChar w:fldCharType="separate"/>
            </w:r>
            <w:ins w:id="114" w:author="Petnathean Julled" w:date="2021-07-09T21:18:00Z">
              <w:r w:rsidR="00454CE9">
                <w:rPr>
                  <w:noProof/>
                </w:rPr>
                <w:t>25</w:t>
              </w:r>
            </w:ins>
            <w:del w:id="115" w:author="Petnathean Julled" w:date="2021-07-09T11:13:00Z">
              <w:r w:rsidR="002A27EE" w:rsidDel="00437758">
                <w:rPr>
                  <w:noProof/>
                </w:rPr>
                <w:delText>25</w:delText>
              </w:r>
            </w:del>
            <w:r>
              <w:fldChar w:fldCharType="end"/>
            </w:r>
          </w:p>
        </w:tc>
      </w:tr>
      <w:tr w:rsidR="00111C0E" w:rsidRPr="00A0013C" w14:paraId="36D86A03" w14:textId="77777777" w:rsidTr="00111C0E">
        <w:tc>
          <w:tcPr>
            <w:tcW w:w="7763" w:type="dxa"/>
          </w:tcPr>
          <w:p w14:paraId="71143869" w14:textId="40D70FED" w:rsidR="00111C0E" w:rsidRPr="003A1F11" w:rsidRDefault="00111C0E" w:rsidP="008E51F8">
            <w:pPr>
              <w:spacing w:line="360" w:lineRule="auto"/>
              <w:ind w:firstLine="427"/>
              <w:rPr>
                <w:u w:val="dotted"/>
              </w:rPr>
            </w:pPr>
            <w:r w:rsidRPr="00111C0E">
              <w:fldChar w:fldCharType="begin"/>
            </w:r>
            <w:r w:rsidRPr="00111C0E">
              <w:instrText xml:space="preserve"> REF CHAPTERII_232 \h  \* MERGEFORMAT </w:instrText>
            </w:r>
            <w:r w:rsidRPr="00111C0E">
              <w:fldChar w:fldCharType="separate"/>
            </w:r>
            <w:ins w:id="116" w:author="Petnathean Julled" w:date="2021-07-09T21:18:00Z">
              <w:r w:rsidR="00454CE9" w:rsidRPr="00454CE9">
                <w:rPr>
                  <w:rPrChange w:id="117" w:author="Petnathean Julled" w:date="2021-07-09T21:18:00Z">
                    <w:rPr>
                      <w:b/>
                      <w:bCs/>
                    </w:rPr>
                  </w:rPrChange>
                </w:rPr>
                <w:t>2.3.2 Quorum</w:t>
              </w:r>
              <w:r w:rsidR="00454CE9" w:rsidRPr="009E6047">
                <w:rPr>
                  <w:b/>
                  <w:bCs/>
                </w:rPr>
                <w:t xml:space="preserve"> </w:t>
              </w:r>
            </w:ins>
            <w:del w:id="118" w:author="Petnathean Julled" w:date="2021-07-09T11:13:00Z">
              <w:r w:rsidRPr="00111C0E" w:rsidDel="00437758">
                <w:delText>2.3.2 Quorum</w:delText>
              </w:r>
            </w:del>
            <w:r w:rsidRPr="00111C0E">
              <w:fldChar w:fldCharType="end"/>
            </w:r>
            <w:r w:rsidR="003A1F11">
              <w:rPr>
                <w:u w:val="dotted"/>
              </w:rPr>
              <w:t>        </w:t>
            </w:r>
            <w:del w:id="119" w:author="Petnathean Julled" w:date="2021-07-09T11:17:00Z">
              <w:r w:rsidR="003A1F11" w:rsidDel="00437758">
                <w:rPr>
                  <w:u w:val="dotted"/>
                </w:rPr>
                <w:delText>                       </w:delText>
              </w:r>
            </w:del>
            <w:ins w:id="120" w:author="Petnathean Julled" w:date="2021-07-09T11:17:00Z">
              <w:r w:rsidR="00437758">
                <w:rPr>
                  <w:u w:val="dotted"/>
                </w:rPr>
                <w:t>         </w:t>
              </w:r>
            </w:ins>
            <w:r w:rsidR="003A1F11">
              <w:rPr>
                <w:u w:val="dotted"/>
              </w:rPr>
              <w:t>                                                                 </w:t>
            </w:r>
            <w:ins w:id="121" w:author="Petnathean Julled" w:date="2021-07-09T21:24:00Z">
              <w:r w:rsidR="00C23FEA">
                <w:rPr>
                  <w:u w:val="dotted"/>
                </w:rPr>
                <w:t>            </w:t>
              </w:r>
            </w:ins>
          </w:p>
        </w:tc>
        <w:tc>
          <w:tcPr>
            <w:tcW w:w="745" w:type="dxa"/>
          </w:tcPr>
          <w:p w14:paraId="2FC5158C" w14:textId="627119D8" w:rsidR="00111C0E" w:rsidRPr="00FA2708" w:rsidRDefault="00111C0E" w:rsidP="003A1F11">
            <w:pPr>
              <w:spacing w:line="360" w:lineRule="auto"/>
            </w:pPr>
            <w:r>
              <w:fldChar w:fldCharType="begin"/>
            </w:r>
            <w:r>
              <w:instrText xml:space="preserve"> PAGEREF CHAPTERII_232 \h </w:instrText>
            </w:r>
            <w:r>
              <w:fldChar w:fldCharType="separate"/>
            </w:r>
            <w:ins w:id="122" w:author="Petnathean Julled" w:date="2021-07-09T21:18:00Z">
              <w:r w:rsidR="00454CE9">
                <w:rPr>
                  <w:noProof/>
                </w:rPr>
                <w:t>25</w:t>
              </w:r>
            </w:ins>
            <w:del w:id="123" w:author="Petnathean Julled" w:date="2021-07-09T11:13:00Z">
              <w:r w:rsidR="002A27EE" w:rsidDel="00437758">
                <w:rPr>
                  <w:noProof/>
                </w:rPr>
                <w:delText>25</w:delText>
              </w:r>
            </w:del>
            <w:r>
              <w:fldChar w:fldCharType="end"/>
            </w:r>
          </w:p>
        </w:tc>
      </w:tr>
      <w:tr w:rsidR="00351574" w:rsidRPr="00A0013C" w14:paraId="56A7CDC3" w14:textId="77777777" w:rsidTr="00111C0E">
        <w:trPr>
          <w:ins w:id="124" w:author="Petnathean Julled" w:date="2021-07-03T00:08:00Z"/>
        </w:trPr>
        <w:tc>
          <w:tcPr>
            <w:tcW w:w="7763" w:type="dxa"/>
          </w:tcPr>
          <w:p w14:paraId="4537BB59" w14:textId="77777777" w:rsidR="00351574" w:rsidRPr="00111C0E" w:rsidRDefault="00351574" w:rsidP="008E51F8">
            <w:pPr>
              <w:spacing w:line="360" w:lineRule="auto"/>
              <w:ind w:firstLine="427"/>
              <w:rPr>
                <w:ins w:id="125" w:author="Petnathean Julled" w:date="2021-07-03T00:08:00Z"/>
              </w:rPr>
            </w:pPr>
          </w:p>
        </w:tc>
        <w:tc>
          <w:tcPr>
            <w:tcW w:w="745" w:type="dxa"/>
          </w:tcPr>
          <w:p w14:paraId="061B0BFE" w14:textId="77777777" w:rsidR="00351574" w:rsidRDefault="00351574" w:rsidP="003A1F11">
            <w:pPr>
              <w:spacing w:line="360" w:lineRule="auto"/>
              <w:rPr>
                <w:ins w:id="126" w:author="Petnathean Julled" w:date="2021-07-03T00:08:00Z"/>
              </w:rPr>
            </w:pPr>
          </w:p>
        </w:tc>
      </w:tr>
      <w:tr w:rsidR="00604AE4" w:rsidRPr="00A0013C" w14:paraId="179D0FDD" w14:textId="77777777" w:rsidTr="00111C0E">
        <w:tc>
          <w:tcPr>
            <w:tcW w:w="7763" w:type="dxa"/>
          </w:tcPr>
          <w:p w14:paraId="04AC0F28" w14:textId="6F6B8D4D" w:rsidR="00604AE4" w:rsidRPr="003A1F11" w:rsidRDefault="00604AE4" w:rsidP="00624809">
            <w:pPr>
              <w:spacing w:line="360" w:lineRule="auto"/>
              <w:rPr>
                <w:u w:val="dotted"/>
              </w:rPr>
              <w:pPrChange w:id="127" w:author="Petnathean Julled" w:date="2021-07-09T21:21:00Z">
                <w:pPr>
                  <w:spacing w:line="360" w:lineRule="auto"/>
                </w:pPr>
              </w:pPrChange>
            </w:pPr>
            <w:r w:rsidRPr="00A0013C">
              <w:lastRenderedPageBreak/>
              <w:fldChar w:fldCharType="begin"/>
            </w:r>
            <w:r w:rsidRPr="00A0013C">
              <w:instrText xml:space="preserve"> REF CHAPTERII_24 \h </w:instrText>
            </w:r>
            <w:r w:rsidR="00A0013C" w:rsidRPr="00A0013C">
              <w:instrText xml:space="preserve"> \* MERGEFORMAT </w:instrText>
            </w:r>
            <w:r w:rsidRPr="00A0013C">
              <w:fldChar w:fldCharType="separate"/>
            </w:r>
            <w:ins w:id="128" w:author="Petnathean Julled" w:date="2021-07-09T21:18:00Z">
              <w:r w:rsidR="00454CE9" w:rsidRPr="00454CE9">
                <w:rPr>
                  <w:rPrChange w:id="129" w:author="Petnathean Julled" w:date="2021-07-09T21:18:00Z">
                    <w:rPr>
                      <w:b/>
                      <w:bCs/>
                      <w:sz w:val="28"/>
                    </w:rPr>
                  </w:rPrChange>
                </w:rPr>
                <w:t>2.</w:t>
              </w:r>
              <w:r w:rsidR="00454CE9" w:rsidRPr="00454CE9">
                <w:rPr>
                  <w:rPrChange w:id="130" w:author="Petnathean Julled" w:date="2021-07-09T21:18:00Z">
                    <w:rPr>
                      <w:b/>
                      <w:bCs/>
                      <w:sz w:val="28"/>
                      <w:szCs w:val="35"/>
                    </w:rPr>
                  </w:rPrChange>
                </w:rPr>
                <w:t>4</w:t>
              </w:r>
              <w:r w:rsidR="00454CE9" w:rsidRPr="00454CE9">
                <w:rPr>
                  <w:rPrChange w:id="131" w:author="Petnathean Julled" w:date="2021-07-09T21:18:00Z">
                    <w:rPr>
                      <w:b/>
                      <w:bCs/>
                      <w:sz w:val="28"/>
                    </w:rPr>
                  </w:rPrChange>
                </w:rPr>
                <w:t xml:space="preserve"> Related Work</w:t>
              </w:r>
            </w:ins>
            <w:del w:id="132" w:author="Petnathean Julled" w:date="2021-07-09T11:13:00Z">
              <w:r w:rsidRPr="00A0013C" w:rsidDel="00437758">
                <w:delText>2.4 Related Work</w:delText>
              </w:r>
            </w:del>
            <w:r w:rsidRPr="00A0013C">
              <w:fldChar w:fldCharType="end"/>
            </w:r>
            <w:del w:id="133" w:author="Petnathean Julled" w:date="2021-07-09T21:21:00Z">
              <w:r w:rsidR="003A1F11" w:rsidDel="00624809">
                <w:rPr>
                  <w:u w:val="dotted"/>
                </w:rPr>
                <w:delText> </w:delText>
              </w:r>
            </w:del>
            <w:r w:rsidR="003A1F11">
              <w:rPr>
                <w:u w:val="dotted"/>
              </w:rPr>
              <w:t>              </w:t>
            </w:r>
            <w:del w:id="134" w:author="Petnathean Julled" w:date="2021-07-09T11:17:00Z">
              <w:r w:rsidR="003A1F11" w:rsidDel="00437758">
                <w:rPr>
                  <w:u w:val="dotted"/>
                </w:rPr>
                <w:delText>                                                       </w:delText>
              </w:r>
            </w:del>
            <w:r w:rsidR="003A1F11">
              <w:rPr>
                <w:u w:val="dotted"/>
              </w:rPr>
              <w:t>                         </w:t>
            </w:r>
            <w:ins w:id="135" w:author="Petnathean Julled" w:date="2021-07-09T11:17:00Z">
              <w:r w:rsidR="00437758">
                <w:rPr>
                  <w:u w:val="dotted"/>
                </w:rPr>
                <w:t>                                                      </w:t>
              </w:r>
            </w:ins>
            <w:r w:rsidR="003A1F11">
              <w:rPr>
                <w:u w:val="dotted"/>
              </w:rPr>
              <w:t>  </w:t>
            </w:r>
          </w:p>
        </w:tc>
        <w:tc>
          <w:tcPr>
            <w:tcW w:w="745" w:type="dxa"/>
          </w:tcPr>
          <w:p w14:paraId="57CE1233" w14:textId="748D1E83" w:rsidR="00604AE4" w:rsidRPr="00FA2708" w:rsidRDefault="00604AE4" w:rsidP="003A1F11">
            <w:pPr>
              <w:spacing w:line="360" w:lineRule="auto"/>
            </w:pPr>
            <w:r w:rsidRPr="00FA2708">
              <w:fldChar w:fldCharType="begin"/>
            </w:r>
            <w:r w:rsidRPr="00FA2708">
              <w:instrText xml:space="preserve"> PAGEREF CHAPTERII_24 \h </w:instrText>
            </w:r>
            <w:r w:rsidRPr="00FA2708">
              <w:fldChar w:fldCharType="separate"/>
            </w:r>
            <w:ins w:id="136" w:author="Petnathean Julled" w:date="2021-07-09T21:18:00Z">
              <w:r w:rsidR="00454CE9">
                <w:rPr>
                  <w:noProof/>
                </w:rPr>
                <w:t>26</w:t>
              </w:r>
            </w:ins>
            <w:del w:id="137" w:author="Petnathean Julled" w:date="2021-07-09T11:13:00Z">
              <w:r w:rsidR="002A27EE" w:rsidDel="00437758">
                <w:rPr>
                  <w:noProof/>
                </w:rPr>
                <w:delText>26</w:delText>
              </w:r>
            </w:del>
            <w:r w:rsidRPr="00FA2708">
              <w:fldChar w:fldCharType="end"/>
            </w:r>
          </w:p>
        </w:tc>
      </w:tr>
      <w:tr w:rsidR="00604AE4" w:rsidRPr="00A0013C" w14:paraId="5001286F" w14:textId="77777777" w:rsidTr="00111C0E">
        <w:tc>
          <w:tcPr>
            <w:tcW w:w="7763" w:type="dxa"/>
          </w:tcPr>
          <w:p w14:paraId="121129CA" w14:textId="7452D682" w:rsidR="00604AE4" w:rsidRPr="003A1F11" w:rsidRDefault="00604AE4" w:rsidP="008E51F8">
            <w:pPr>
              <w:spacing w:line="360" w:lineRule="auto"/>
              <w:ind w:firstLine="427"/>
              <w:rPr>
                <w:u w:val="dotted"/>
              </w:rPr>
            </w:pPr>
            <w:r w:rsidRPr="00A0013C">
              <w:fldChar w:fldCharType="begin"/>
            </w:r>
            <w:r w:rsidRPr="00A0013C">
              <w:instrText xml:space="preserve"> REF CHAPTERII_241 \h </w:instrText>
            </w:r>
            <w:r w:rsidR="00A0013C" w:rsidRPr="00A0013C">
              <w:instrText xml:space="preserve"> \* MERGEFORMAT </w:instrText>
            </w:r>
            <w:r w:rsidRPr="00A0013C">
              <w:fldChar w:fldCharType="separate"/>
            </w:r>
            <w:ins w:id="138" w:author="Petnathean Julled" w:date="2021-07-09T21:18:00Z">
              <w:r w:rsidR="00454CE9" w:rsidRPr="00454CE9">
                <w:rPr>
                  <w:rPrChange w:id="139" w:author="Petnathean Julled" w:date="2021-07-09T21:18:00Z">
                    <w:rPr>
                      <w:b/>
                      <w:bCs/>
                    </w:rPr>
                  </w:rPrChange>
                </w:rPr>
                <w:t xml:space="preserve">2.4.1 A Blockchain-Based Approach to Health Information Exchange Networks </w:t>
              </w:r>
            </w:ins>
            <w:del w:id="140" w:author="Petnathean Julled" w:date="2021-07-09T11:13:00Z">
              <w:r w:rsidRPr="00A0013C" w:rsidDel="00437758">
                <w:delText xml:space="preserve">2.4.1 A Blockchain-Based Approach to Health Information Exchange Networks </w:delText>
              </w:r>
              <w:r w:rsidRPr="00A0013C" w:rsidDel="00437758">
                <w:rPr>
                  <w:noProof/>
                </w:rPr>
                <w:delText>[34]</w:delText>
              </w:r>
            </w:del>
            <w:r w:rsidRPr="00A0013C">
              <w:fldChar w:fldCharType="end"/>
            </w:r>
            <w:ins w:id="141" w:author="Petnathean Julled" w:date="2021-07-09T21:24:00Z">
              <w:r w:rsidR="009B2655">
                <w:t>     </w:t>
              </w:r>
            </w:ins>
            <w:r w:rsidR="003A1F11">
              <w:rPr>
                <w:u w:val="dotted"/>
              </w:rPr>
              <w:t>                </w:t>
            </w:r>
            <w:del w:id="142" w:author="Petnathean Julled" w:date="2021-07-09T11:17:00Z">
              <w:r w:rsidR="003A1F11" w:rsidDel="00437758">
                <w:rPr>
                  <w:u w:val="dotted"/>
                </w:rPr>
                <w:delText> </w:delText>
              </w:r>
            </w:del>
            <w:r w:rsidR="003A1F11">
              <w:rPr>
                <w:u w:val="dotted"/>
              </w:rPr>
              <w:t>                                                                                     </w:t>
            </w:r>
          </w:p>
        </w:tc>
        <w:tc>
          <w:tcPr>
            <w:tcW w:w="745" w:type="dxa"/>
          </w:tcPr>
          <w:p w14:paraId="09C648F1" w14:textId="77777777" w:rsidR="008E51F8" w:rsidRPr="00FA2708" w:rsidRDefault="008E51F8" w:rsidP="003A1F11">
            <w:pPr>
              <w:spacing w:line="360" w:lineRule="auto"/>
            </w:pPr>
          </w:p>
          <w:p w14:paraId="377CF649" w14:textId="4A5B034D" w:rsidR="00604AE4" w:rsidRPr="00FA2708" w:rsidRDefault="00604AE4" w:rsidP="003A1F11">
            <w:pPr>
              <w:spacing w:line="360" w:lineRule="auto"/>
            </w:pPr>
            <w:r w:rsidRPr="00FA2708">
              <w:fldChar w:fldCharType="begin"/>
            </w:r>
            <w:r w:rsidRPr="00FA2708">
              <w:instrText xml:space="preserve"> PAGEREF CHAPTERII_241 \h </w:instrText>
            </w:r>
            <w:r w:rsidRPr="00FA2708">
              <w:fldChar w:fldCharType="separate"/>
            </w:r>
            <w:ins w:id="143" w:author="Petnathean Julled" w:date="2021-07-09T21:18:00Z">
              <w:r w:rsidR="00454CE9">
                <w:rPr>
                  <w:noProof/>
                </w:rPr>
                <w:t>26</w:t>
              </w:r>
            </w:ins>
            <w:del w:id="144" w:author="Petnathean Julled" w:date="2021-07-09T11:13:00Z">
              <w:r w:rsidR="002A27EE" w:rsidDel="00437758">
                <w:rPr>
                  <w:noProof/>
                </w:rPr>
                <w:delText>26</w:delText>
              </w:r>
            </w:del>
            <w:r w:rsidRPr="00FA2708">
              <w:fldChar w:fldCharType="end"/>
            </w:r>
          </w:p>
        </w:tc>
      </w:tr>
      <w:tr w:rsidR="00604AE4" w:rsidRPr="00A0013C" w14:paraId="5B002515" w14:textId="77777777" w:rsidTr="00111C0E">
        <w:tc>
          <w:tcPr>
            <w:tcW w:w="7763" w:type="dxa"/>
          </w:tcPr>
          <w:p w14:paraId="64DB3599" w14:textId="0AD7E1BD" w:rsidR="00604AE4" w:rsidRPr="003A1F11" w:rsidRDefault="00604AE4" w:rsidP="008E51F8">
            <w:pPr>
              <w:spacing w:line="360" w:lineRule="auto"/>
              <w:ind w:firstLine="427"/>
              <w:rPr>
                <w:u w:val="dotted"/>
              </w:rPr>
            </w:pPr>
            <w:r w:rsidRPr="00A0013C">
              <w:fldChar w:fldCharType="begin"/>
            </w:r>
            <w:r w:rsidRPr="00A0013C">
              <w:instrText xml:space="preserve"> REF CHAPTERII_242 \h </w:instrText>
            </w:r>
            <w:r w:rsidR="00A0013C" w:rsidRPr="00A0013C">
              <w:instrText xml:space="preserve"> \* MERGEFORMAT </w:instrText>
            </w:r>
            <w:r w:rsidRPr="00A0013C">
              <w:fldChar w:fldCharType="separate"/>
            </w:r>
            <w:ins w:id="145" w:author="Petnathean Julled" w:date="2021-07-09T21:18:00Z">
              <w:r w:rsidR="00454CE9" w:rsidRPr="00454CE9">
                <w:rPr>
                  <w:rPrChange w:id="146" w:author="Petnathean Julled" w:date="2021-07-09T21:18:00Z">
                    <w:rPr>
                      <w:b/>
                      <w:bCs/>
                    </w:rPr>
                  </w:rPrChange>
                </w:rPr>
                <w:t>2.4.2 A Case Study for Blockchain in Healthcare: “</w:t>
              </w:r>
              <w:proofErr w:type="spellStart"/>
              <w:r w:rsidR="00454CE9" w:rsidRPr="00454CE9">
                <w:rPr>
                  <w:rPrChange w:id="147" w:author="Petnathean Julled" w:date="2021-07-09T21:18:00Z">
                    <w:rPr>
                      <w:b/>
                      <w:bCs/>
                    </w:rPr>
                  </w:rPrChange>
                </w:rPr>
                <w:t>MedRec</w:t>
              </w:r>
              <w:proofErr w:type="spellEnd"/>
              <w:r w:rsidR="00454CE9" w:rsidRPr="00454CE9">
                <w:rPr>
                  <w:rPrChange w:id="148" w:author="Petnathean Julled" w:date="2021-07-09T21:18:00Z">
                    <w:rPr>
                      <w:b/>
                      <w:bCs/>
                    </w:rPr>
                  </w:rPrChange>
                </w:rPr>
                <w:t xml:space="preserve">” Prototype for Electronic Health Records and Medical Research Data </w:t>
              </w:r>
            </w:ins>
            <w:del w:id="149" w:author="Petnathean Julled" w:date="2021-07-09T11:13:00Z">
              <w:r w:rsidRPr="00A0013C" w:rsidDel="00437758">
                <w:delText xml:space="preserve">2.4.2 A Case Study for Blockchain in Healthcare: “MedRec” prototype for electronic health records and medical research data </w:delText>
              </w:r>
              <w:r w:rsidRPr="00A0013C" w:rsidDel="00437758">
                <w:rPr>
                  <w:noProof/>
                </w:rPr>
                <w:delText>[35]</w:delText>
              </w:r>
            </w:del>
            <w:r w:rsidRPr="00A0013C">
              <w:fldChar w:fldCharType="end"/>
            </w:r>
            <w:ins w:id="150" w:author="Petnathean Julled" w:date="2021-07-09T21:25:00Z">
              <w:r w:rsidR="009B2655">
                <w:t>    </w:t>
              </w:r>
            </w:ins>
            <w:r w:rsidR="003A1F11">
              <w:rPr>
                <w:u w:val="dotted"/>
              </w:rPr>
              <w:t>     </w:t>
            </w:r>
            <w:del w:id="151" w:author="Petnathean Julled" w:date="2021-07-09T11:18:00Z">
              <w:r w:rsidR="003A1F11" w:rsidDel="00437758">
                <w:rPr>
                  <w:u w:val="dotted"/>
                </w:rPr>
                <w:delText>       </w:delText>
              </w:r>
            </w:del>
            <w:ins w:id="152" w:author="Petnathean Julled" w:date="2021-07-09T11:18:00Z">
              <w:r w:rsidR="00437758">
                <w:rPr>
                  <w:u w:val="dotted"/>
                </w:rPr>
                <w:t> </w:t>
              </w:r>
            </w:ins>
            <w:r w:rsidR="003A1F11">
              <w:rPr>
                <w:u w:val="dotted"/>
              </w:rPr>
              <w:t>                  </w:t>
            </w:r>
          </w:p>
        </w:tc>
        <w:tc>
          <w:tcPr>
            <w:tcW w:w="745" w:type="dxa"/>
          </w:tcPr>
          <w:p w14:paraId="0130A408" w14:textId="77777777" w:rsidR="008E51F8" w:rsidRPr="00FA2708" w:rsidRDefault="008E51F8" w:rsidP="003A1F11">
            <w:pPr>
              <w:spacing w:line="360" w:lineRule="auto"/>
            </w:pPr>
          </w:p>
          <w:p w14:paraId="48A41D2D" w14:textId="582A8712" w:rsidR="00604AE4" w:rsidRPr="00FA2708" w:rsidRDefault="00604AE4" w:rsidP="003A1F11">
            <w:pPr>
              <w:spacing w:line="360" w:lineRule="auto"/>
            </w:pPr>
            <w:r w:rsidRPr="00FA2708">
              <w:fldChar w:fldCharType="begin"/>
            </w:r>
            <w:r w:rsidRPr="00FA2708">
              <w:instrText xml:space="preserve"> PAGEREF CHAPTERII_242 \h </w:instrText>
            </w:r>
            <w:r w:rsidRPr="00FA2708">
              <w:fldChar w:fldCharType="separate"/>
            </w:r>
            <w:ins w:id="153" w:author="Petnathean Julled" w:date="2021-07-09T21:18:00Z">
              <w:r w:rsidR="00454CE9">
                <w:rPr>
                  <w:noProof/>
                </w:rPr>
                <w:t>27</w:t>
              </w:r>
            </w:ins>
            <w:del w:id="154" w:author="Petnathean Julled" w:date="2021-07-09T11:13:00Z">
              <w:r w:rsidR="002A27EE" w:rsidDel="00437758">
                <w:rPr>
                  <w:noProof/>
                </w:rPr>
                <w:delText>27</w:delText>
              </w:r>
            </w:del>
            <w:r w:rsidRPr="00FA2708">
              <w:fldChar w:fldCharType="end"/>
            </w:r>
          </w:p>
        </w:tc>
      </w:tr>
      <w:tr w:rsidR="00604AE4" w:rsidRPr="00A0013C" w14:paraId="283F85A7" w14:textId="77777777" w:rsidTr="00111C0E">
        <w:tc>
          <w:tcPr>
            <w:tcW w:w="7763" w:type="dxa"/>
          </w:tcPr>
          <w:p w14:paraId="7D2BAC14" w14:textId="5CAA6EDF" w:rsidR="00604AE4" w:rsidRPr="003A1F11" w:rsidRDefault="00604AE4" w:rsidP="008E51F8">
            <w:pPr>
              <w:spacing w:line="360" w:lineRule="auto"/>
              <w:ind w:firstLine="427"/>
              <w:rPr>
                <w:u w:val="dotted"/>
              </w:rPr>
            </w:pPr>
            <w:r w:rsidRPr="00A0013C">
              <w:fldChar w:fldCharType="begin"/>
            </w:r>
            <w:r w:rsidRPr="00A0013C">
              <w:instrText xml:space="preserve"> REF CHAPTERII_243 \h </w:instrText>
            </w:r>
            <w:r w:rsidR="00A0013C" w:rsidRPr="00A0013C">
              <w:instrText xml:space="preserve"> \* MERGEFORMAT </w:instrText>
            </w:r>
            <w:r w:rsidRPr="00A0013C">
              <w:fldChar w:fldCharType="separate"/>
            </w:r>
            <w:ins w:id="155" w:author="Petnathean Julled" w:date="2021-07-09T21:18:00Z">
              <w:r w:rsidR="00454CE9" w:rsidRPr="00454CE9">
                <w:rPr>
                  <w:rPrChange w:id="156" w:author="Petnathean Julled" w:date="2021-07-09T21:18:00Z">
                    <w:rPr>
                      <w:b/>
                      <w:bCs/>
                    </w:rPr>
                  </w:rPrChange>
                </w:rPr>
                <w:t>2.4.3</w:t>
              </w:r>
              <w:r w:rsidR="00454CE9" w:rsidRPr="00454CE9">
                <w:rPr>
                  <w:spacing w:val="-12"/>
                  <w:rPrChange w:id="157" w:author="Petnathean Julled" w:date="2021-07-09T21:18:00Z">
                    <w:rPr>
                      <w:b/>
                      <w:bCs/>
                      <w:spacing w:val="-12"/>
                    </w:rPr>
                  </w:rPrChange>
                </w:rPr>
                <w:t xml:space="preserve"> </w:t>
              </w:r>
              <w:r w:rsidR="00454CE9" w:rsidRPr="00454CE9">
                <w:rPr>
                  <w:rPrChange w:id="158" w:author="Petnathean Julled" w:date="2021-07-09T21:18:00Z">
                    <w:rPr>
                      <w:b/>
                      <w:bCs/>
                    </w:rPr>
                  </w:rPrChange>
                </w:rPr>
                <w:t xml:space="preserve">Blockchain-Based Data Preservation System for Medical Data </w:t>
              </w:r>
            </w:ins>
            <w:del w:id="159" w:author="Petnathean Julled" w:date="2021-07-09T11:13:00Z">
              <w:r w:rsidRPr="00A0013C" w:rsidDel="00437758">
                <w:delText>2.4.3</w:delText>
              </w:r>
              <w:r w:rsidRPr="00A0013C" w:rsidDel="00437758">
                <w:rPr>
                  <w:spacing w:val="-12"/>
                </w:rPr>
                <w:delText xml:space="preserve"> </w:delText>
              </w:r>
              <w:r w:rsidRPr="00A0013C" w:rsidDel="00437758">
                <w:delText xml:space="preserve">Blockchain-Based Data Preservation System for Medical Data </w:delText>
              </w:r>
              <w:r w:rsidRPr="00A0013C" w:rsidDel="00437758">
                <w:rPr>
                  <w:noProof/>
                </w:rPr>
                <w:delText>[37]</w:delText>
              </w:r>
            </w:del>
            <w:r w:rsidRPr="00A0013C">
              <w:fldChar w:fldCharType="end"/>
            </w:r>
            <w:r w:rsidR="003A1F11">
              <w:rPr>
                <w:u w:val="dotted"/>
              </w:rPr>
              <w:t> </w:t>
            </w:r>
            <w:ins w:id="160" w:author="Petnathean Julled" w:date="2021-07-09T21:25:00Z">
              <w:r w:rsidR="009B2655">
                <w:rPr>
                  <w:u w:val="dotted"/>
                </w:rPr>
                <w:t>   </w:t>
              </w:r>
            </w:ins>
            <w:r w:rsidR="003A1F11">
              <w:rPr>
                <w:u w:val="dotted"/>
              </w:rPr>
              <w:t> </w:t>
            </w:r>
          </w:p>
        </w:tc>
        <w:tc>
          <w:tcPr>
            <w:tcW w:w="745" w:type="dxa"/>
          </w:tcPr>
          <w:p w14:paraId="0F757614" w14:textId="2C8BE508" w:rsidR="00604AE4" w:rsidRPr="00FA2708" w:rsidRDefault="00604AE4" w:rsidP="003A1F11">
            <w:pPr>
              <w:spacing w:line="360" w:lineRule="auto"/>
            </w:pPr>
            <w:r w:rsidRPr="00FA2708">
              <w:fldChar w:fldCharType="begin"/>
            </w:r>
            <w:r w:rsidRPr="00FA2708">
              <w:instrText xml:space="preserve"> PAGEREF CHAPTERII_243 \h </w:instrText>
            </w:r>
            <w:r w:rsidRPr="00FA2708">
              <w:fldChar w:fldCharType="separate"/>
            </w:r>
            <w:ins w:id="161" w:author="Petnathean Julled" w:date="2021-07-09T21:18:00Z">
              <w:r w:rsidR="00454CE9">
                <w:rPr>
                  <w:noProof/>
                </w:rPr>
                <w:t>27</w:t>
              </w:r>
            </w:ins>
            <w:del w:id="162" w:author="Petnathean Julled" w:date="2021-07-09T11:13:00Z">
              <w:r w:rsidR="002A27EE" w:rsidDel="00437758">
                <w:rPr>
                  <w:noProof/>
                </w:rPr>
                <w:delText>27</w:delText>
              </w:r>
            </w:del>
            <w:r w:rsidRPr="00FA2708">
              <w:fldChar w:fldCharType="end"/>
            </w:r>
          </w:p>
        </w:tc>
      </w:tr>
      <w:tr w:rsidR="00604AE4" w:rsidRPr="00A0013C" w14:paraId="1285CEC1" w14:textId="77777777" w:rsidTr="00111C0E">
        <w:tc>
          <w:tcPr>
            <w:tcW w:w="7763" w:type="dxa"/>
          </w:tcPr>
          <w:p w14:paraId="14FB214E" w14:textId="10AAD69C" w:rsidR="00604AE4" w:rsidRPr="003A1F11" w:rsidRDefault="00604AE4" w:rsidP="008E51F8">
            <w:pPr>
              <w:spacing w:line="360" w:lineRule="auto"/>
              <w:ind w:firstLine="427"/>
              <w:rPr>
                <w:u w:val="dotted"/>
              </w:rPr>
            </w:pPr>
            <w:r w:rsidRPr="00A0013C">
              <w:fldChar w:fldCharType="begin"/>
            </w:r>
            <w:r w:rsidRPr="00A0013C">
              <w:instrText xml:space="preserve"> REF CHAPTERII_244 \h </w:instrText>
            </w:r>
            <w:r w:rsidR="00A0013C" w:rsidRPr="00A0013C">
              <w:instrText xml:space="preserve"> \* MERGEFORMAT </w:instrText>
            </w:r>
            <w:r w:rsidRPr="00A0013C">
              <w:fldChar w:fldCharType="separate"/>
            </w:r>
            <w:ins w:id="163" w:author="Petnathean Julled" w:date="2021-07-09T21:18:00Z">
              <w:r w:rsidR="00454CE9" w:rsidRPr="00454CE9">
                <w:rPr>
                  <w:rPrChange w:id="164" w:author="Petnathean Julled" w:date="2021-07-09T21:18:00Z">
                    <w:rPr>
                      <w:b/>
                      <w:bCs/>
                    </w:rPr>
                  </w:rPrChange>
                </w:rPr>
                <w:t xml:space="preserve">2.4.4 Blockchain-Based Electronic Healthcare Record System for Healthcare 4.0 Applications </w:t>
              </w:r>
            </w:ins>
            <w:del w:id="165" w:author="Petnathean Julled" w:date="2021-07-09T11:13:00Z">
              <w:r w:rsidRPr="00A0013C" w:rsidDel="00437758">
                <w:delText xml:space="preserve">2.4.4 Blockchain-based electronic healthcare record system for healthcare 4.0 applications </w:delText>
              </w:r>
              <w:r w:rsidRPr="00A0013C" w:rsidDel="00437758">
                <w:rPr>
                  <w:noProof/>
                </w:rPr>
                <w:delText>[38]</w:delText>
              </w:r>
            </w:del>
            <w:r w:rsidRPr="00A0013C">
              <w:fldChar w:fldCharType="end"/>
            </w:r>
            <w:r w:rsidR="003A1F11">
              <w:rPr>
                <w:u w:val="dotted"/>
              </w:rPr>
              <w:t> </w:t>
            </w:r>
            <w:ins w:id="166" w:author="Petnathean Julled" w:date="2021-07-09T21:25:00Z">
              <w:r w:rsidR="009B2655">
                <w:rPr>
                  <w:u w:val="dotted"/>
                </w:rPr>
                <w:t>     </w:t>
              </w:r>
            </w:ins>
            <w:r w:rsidR="003A1F11">
              <w:rPr>
                <w:u w:val="dotted"/>
              </w:rPr>
              <w:t>    </w:t>
            </w:r>
            <w:del w:id="167" w:author="Petnathean Julled" w:date="2021-07-09T11:18:00Z">
              <w:r w:rsidR="003A1F11" w:rsidDel="00437758">
                <w:rPr>
                  <w:u w:val="dotted"/>
                </w:rPr>
                <w:delText>              </w:delText>
              </w:r>
            </w:del>
            <w:r w:rsidR="003A1F11">
              <w:rPr>
                <w:u w:val="dotted"/>
              </w:rPr>
              <w:t>         </w:t>
            </w:r>
            <w:del w:id="168" w:author="Petnathean Julled" w:date="2021-07-09T11:18:00Z">
              <w:r w:rsidR="003A1F11" w:rsidDel="00437758">
                <w:rPr>
                  <w:u w:val="dotted"/>
                </w:rPr>
                <w:delText>              </w:delText>
              </w:r>
            </w:del>
            <w:ins w:id="169" w:author="Petnathean Julled" w:date="2021-07-09T11:18:00Z">
              <w:r w:rsidR="00437758">
                <w:rPr>
                  <w:u w:val="dotted"/>
                </w:rPr>
                <w:t>       </w:t>
              </w:r>
            </w:ins>
            <w:r w:rsidR="003A1F11">
              <w:rPr>
                <w:u w:val="dotted"/>
              </w:rPr>
              <w:t>                                                  </w:t>
            </w:r>
          </w:p>
        </w:tc>
        <w:tc>
          <w:tcPr>
            <w:tcW w:w="745" w:type="dxa"/>
          </w:tcPr>
          <w:p w14:paraId="334BD661" w14:textId="77777777" w:rsidR="008E51F8" w:rsidRPr="00FA2708" w:rsidRDefault="008E51F8" w:rsidP="003A1F11">
            <w:pPr>
              <w:spacing w:line="360" w:lineRule="auto"/>
            </w:pPr>
          </w:p>
          <w:p w14:paraId="01396935" w14:textId="21E96BEC" w:rsidR="00604AE4" w:rsidRPr="00FA2708" w:rsidRDefault="00604AE4" w:rsidP="003A1F11">
            <w:pPr>
              <w:spacing w:line="360" w:lineRule="auto"/>
            </w:pPr>
            <w:r w:rsidRPr="00FA2708">
              <w:fldChar w:fldCharType="begin"/>
            </w:r>
            <w:r w:rsidRPr="00FA2708">
              <w:instrText xml:space="preserve"> PAGEREF CHAPTERII_244 \h </w:instrText>
            </w:r>
            <w:r w:rsidRPr="00FA2708">
              <w:fldChar w:fldCharType="separate"/>
            </w:r>
            <w:ins w:id="170" w:author="Petnathean Julled" w:date="2021-07-09T21:18:00Z">
              <w:r w:rsidR="00454CE9">
                <w:rPr>
                  <w:noProof/>
                </w:rPr>
                <w:t>28</w:t>
              </w:r>
            </w:ins>
            <w:del w:id="171" w:author="Petnathean Julled" w:date="2021-07-09T11:13:00Z">
              <w:r w:rsidR="002A27EE" w:rsidDel="00437758">
                <w:rPr>
                  <w:noProof/>
                </w:rPr>
                <w:delText>28</w:delText>
              </w:r>
            </w:del>
            <w:r w:rsidRPr="00FA2708">
              <w:fldChar w:fldCharType="end"/>
            </w:r>
          </w:p>
        </w:tc>
      </w:tr>
      <w:tr w:rsidR="00A57B88" w:rsidRPr="00A0013C" w14:paraId="7E15DD5A" w14:textId="77777777" w:rsidTr="00111C0E">
        <w:tc>
          <w:tcPr>
            <w:tcW w:w="7763" w:type="dxa"/>
          </w:tcPr>
          <w:p w14:paraId="7E471B26" w14:textId="3FF6323C" w:rsidR="00A57B88" w:rsidRPr="00A0013C" w:rsidRDefault="00A57B88" w:rsidP="00241BB7">
            <w:pPr>
              <w:spacing w:line="360" w:lineRule="auto"/>
              <w:ind w:hanging="108"/>
              <w:rPr>
                <w:b/>
                <w:bCs/>
              </w:rPr>
            </w:pPr>
            <w:r w:rsidRPr="00A0013C">
              <w:rPr>
                <w:b/>
                <w:bCs/>
              </w:rPr>
              <w:t>CHAPTER III PROPOSED METHOD</w:t>
            </w:r>
          </w:p>
        </w:tc>
        <w:tc>
          <w:tcPr>
            <w:tcW w:w="745" w:type="dxa"/>
          </w:tcPr>
          <w:p w14:paraId="08E96D61" w14:textId="6B93A867" w:rsidR="00A57B88" w:rsidRPr="00FA2708" w:rsidRDefault="00604AE4" w:rsidP="003A1F11">
            <w:pPr>
              <w:spacing w:line="360" w:lineRule="auto"/>
              <w:rPr>
                <w:b/>
                <w:bCs/>
              </w:rPr>
            </w:pPr>
            <w:r w:rsidRPr="00FA2708">
              <w:rPr>
                <w:b/>
                <w:bCs/>
              </w:rPr>
              <w:fldChar w:fldCharType="begin"/>
            </w:r>
            <w:r w:rsidRPr="00FA2708">
              <w:rPr>
                <w:b/>
                <w:bCs/>
              </w:rPr>
              <w:instrText xml:space="preserve"> PAGEREF CHAPTERIII \h </w:instrText>
            </w:r>
            <w:r w:rsidRPr="00FA2708">
              <w:rPr>
                <w:b/>
                <w:bCs/>
              </w:rPr>
            </w:r>
            <w:r w:rsidRPr="00FA2708">
              <w:rPr>
                <w:b/>
                <w:bCs/>
              </w:rPr>
              <w:fldChar w:fldCharType="separate"/>
            </w:r>
            <w:ins w:id="172" w:author="Petnathean Julled" w:date="2021-07-09T21:18:00Z">
              <w:r w:rsidR="00454CE9">
                <w:rPr>
                  <w:b/>
                  <w:bCs/>
                  <w:noProof/>
                </w:rPr>
                <w:t>29</w:t>
              </w:r>
            </w:ins>
            <w:del w:id="173" w:author="Petnathean Julled" w:date="2021-07-09T11:13:00Z">
              <w:r w:rsidR="002A27EE" w:rsidDel="00437758">
                <w:rPr>
                  <w:b/>
                  <w:bCs/>
                  <w:noProof/>
                </w:rPr>
                <w:delText>29</w:delText>
              </w:r>
            </w:del>
            <w:r w:rsidRPr="00FA2708">
              <w:rPr>
                <w:b/>
                <w:bCs/>
              </w:rPr>
              <w:fldChar w:fldCharType="end"/>
            </w:r>
          </w:p>
        </w:tc>
      </w:tr>
      <w:tr w:rsidR="00604AE4" w:rsidRPr="00A0013C" w14:paraId="65794D0E" w14:textId="77777777" w:rsidTr="00111C0E">
        <w:tc>
          <w:tcPr>
            <w:tcW w:w="7763" w:type="dxa"/>
          </w:tcPr>
          <w:p w14:paraId="3C41A240" w14:textId="2D48A4BB" w:rsidR="00604AE4" w:rsidRPr="00F73BD6" w:rsidRDefault="008E51F8" w:rsidP="00A0013C">
            <w:pPr>
              <w:spacing w:line="360" w:lineRule="auto"/>
              <w:rPr>
                <w:rFonts w:cstheme="minorBidi"/>
                <w:u w:val="dotted"/>
                <w:cs/>
              </w:rPr>
            </w:pPr>
            <w:r>
              <w:t xml:space="preserve">3.1 </w:t>
            </w:r>
            <w:r w:rsidR="00604AE4" w:rsidRPr="00A0013C">
              <w:fldChar w:fldCharType="begin"/>
            </w:r>
            <w:r w:rsidR="00604AE4" w:rsidRPr="00A0013C">
              <w:instrText xml:space="preserve"> REF CHAPTERIII_31 \h </w:instrText>
            </w:r>
            <w:r w:rsidR="00A0013C" w:rsidRPr="00A0013C">
              <w:instrText xml:space="preserve"> \* MERGEFORMAT </w:instrText>
            </w:r>
            <w:r w:rsidR="00604AE4" w:rsidRPr="00A0013C">
              <w:fldChar w:fldCharType="separate"/>
            </w:r>
            <w:ins w:id="174" w:author="Petnathean Julled" w:date="2021-07-09T21:18:00Z">
              <w:r w:rsidR="00454CE9">
                <w:t>Use Case Scenario</w:t>
              </w:r>
            </w:ins>
            <w:del w:id="175" w:author="Petnathean Julled" w:date="2021-07-09T11:13:00Z">
              <w:r w:rsidR="00604AE4" w:rsidRPr="00A0013C" w:rsidDel="00437758">
                <w:delText>Use case scenario</w:delText>
              </w:r>
            </w:del>
            <w:r w:rsidR="00604AE4" w:rsidRPr="00A0013C">
              <w:fldChar w:fldCharType="end"/>
            </w:r>
            <w:r w:rsidR="003A1F11">
              <w:rPr>
                <w:u w:val="dotted"/>
              </w:rPr>
              <w:t>  </w:t>
            </w:r>
            <w:del w:id="176" w:author="Petnathean Julled" w:date="2021-07-09T21:21:00Z">
              <w:r w:rsidR="003A1F11" w:rsidDel="00624809">
                <w:rPr>
                  <w:u w:val="dotted"/>
                </w:rPr>
                <w:delText> </w:delText>
              </w:r>
            </w:del>
            <w:r w:rsidR="003A1F11">
              <w:rPr>
                <w:u w:val="dotted"/>
              </w:rPr>
              <w:t>                                                       </w:t>
            </w:r>
            <w:ins w:id="177" w:author="Petnathean Julled" w:date="2021-07-09T11:18:00Z">
              <w:r w:rsidR="00437758">
                <w:rPr>
                  <w:u w:val="dotted"/>
                </w:rPr>
                <w:t>     </w:t>
              </w:r>
            </w:ins>
            <w:del w:id="178" w:author="Petnathean Julled" w:date="2021-07-09T11:18:00Z">
              <w:r w:rsidR="003A1F11" w:rsidDel="00437758">
                <w:rPr>
                  <w:u w:val="dotted"/>
                </w:rPr>
                <w:delText>         </w:delText>
              </w:r>
            </w:del>
            <w:r w:rsidR="003A1F11">
              <w:rPr>
                <w:u w:val="dotted"/>
              </w:rPr>
              <w:t>               </w:t>
            </w:r>
            <w:ins w:id="179" w:author="Petnathean Julled" w:date="2021-07-09T11:19:00Z">
              <w:r w:rsidR="00437758">
                <w:rPr>
                  <w:u w:val="dotted"/>
                </w:rPr>
                <w:t> </w:t>
              </w:r>
            </w:ins>
            <w:r w:rsidR="003A1F11">
              <w:rPr>
                <w:u w:val="dotted"/>
              </w:rPr>
              <w:t>         </w:t>
            </w:r>
          </w:p>
        </w:tc>
        <w:tc>
          <w:tcPr>
            <w:tcW w:w="745" w:type="dxa"/>
          </w:tcPr>
          <w:p w14:paraId="3CFA32BD" w14:textId="295EBEAE" w:rsidR="00604AE4" w:rsidRPr="00FA2708" w:rsidRDefault="00604AE4" w:rsidP="003A1F11">
            <w:pPr>
              <w:spacing w:line="360" w:lineRule="auto"/>
            </w:pPr>
            <w:r w:rsidRPr="00FA2708">
              <w:fldChar w:fldCharType="begin"/>
            </w:r>
            <w:r w:rsidRPr="00FA2708">
              <w:instrText xml:space="preserve"> PAGEREF CHAPTERIII_31 \h </w:instrText>
            </w:r>
            <w:r w:rsidRPr="00FA2708">
              <w:fldChar w:fldCharType="separate"/>
            </w:r>
            <w:ins w:id="180" w:author="Petnathean Julled" w:date="2021-07-09T21:18:00Z">
              <w:r w:rsidR="00454CE9">
                <w:rPr>
                  <w:noProof/>
                </w:rPr>
                <w:t>29</w:t>
              </w:r>
            </w:ins>
            <w:del w:id="181" w:author="Petnathean Julled" w:date="2021-07-09T11:13:00Z">
              <w:r w:rsidR="002A27EE" w:rsidDel="00437758">
                <w:rPr>
                  <w:noProof/>
                </w:rPr>
                <w:delText>29</w:delText>
              </w:r>
            </w:del>
            <w:r w:rsidRPr="00FA2708">
              <w:fldChar w:fldCharType="end"/>
            </w:r>
          </w:p>
        </w:tc>
      </w:tr>
      <w:tr w:rsidR="00604AE4" w:rsidRPr="00A0013C" w14:paraId="01288530" w14:textId="77777777" w:rsidTr="00111C0E">
        <w:tc>
          <w:tcPr>
            <w:tcW w:w="7763" w:type="dxa"/>
          </w:tcPr>
          <w:p w14:paraId="491072A0" w14:textId="6C067491" w:rsidR="00604AE4" w:rsidRPr="00F73BD6" w:rsidRDefault="008E51F8" w:rsidP="00A0013C">
            <w:pPr>
              <w:spacing w:line="360" w:lineRule="auto"/>
              <w:rPr>
                <w:rFonts w:cstheme="minorBidi"/>
                <w:u w:val="dotted"/>
              </w:rPr>
            </w:pPr>
            <w:r>
              <w:t xml:space="preserve">3.2 </w:t>
            </w:r>
            <w:r w:rsidR="00604AE4" w:rsidRPr="00A0013C">
              <w:fldChar w:fldCharType="begin"/>
            </w:r>
            <w:r w:rsidR="00604AE4" w:rsidRPr="00A0013C">
              <w:instrText xml:space="preserve"> REF CHAPTERIII_32 \h </w:instrText>
            </w:r>
            <w:r w:rsidR="00A0013C" w:rsidRPr="00A0013C">
              <w:instrText xml:space="preserve"> \* MERGEFORMAT </w:instrText>
            </w:r>
            <w:r w:rsidR="00604AE4" w:rsidRPr="00A0013C">
              <w:fldChar w:fldCharType="separate"/>
            </w:r>
            <w:r w:rsidR="00454CE9" w:rsidRPr="00212F19">
              <w:t>Concept Design</w:t>
            </w:r>
            <w:r w:rsidR="00604AE4" w:rsidRPr="00A0013C">
              <w:fldChar w:fldCharType="end"/>
            </w:r>
            <w:r w:rsidR="00F73BD6">
              <w:rPr>
                <w:rFonts w:cstheme="minorBidi" w:hint="cs"/>
                <w:u w:val="dotted"/>
                <w:cs/>
              </w:rPr>
              <w:t>                                                                                                             </w:t>
            </w:r>
            <w:del w:id="182"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170A4C94" w14:textId="3B31FCB2" w:rsidR="00604AE4" w:rsidRPr="00FA2708" w:rsidRDefault="00604AE4" w:rsidP="003A1F11">
            <w:pPr>
              <w:spacing w:line="360" w:lineRule="auto"/>
            </w:pPr>
            <w:r w:rsidRPr="00FA2708">
              <w:fldChar w:fldCharType="begin"/>
            </w:r>
            <w:r w:rsidRPr="00FA2708">
              <w:instrText xml:space="preserve"> PAGEREF CHAPTERIII_32 \h </w:instrText>
            </w:r>
            <w:r w:rsidRPr="00FA2708">
              <w:fldChar w:fldCharType="separate"/>
            </w:r>
            <w:ins w:id="183" w:author="Petnathean Julled" w:date="2021-07-09T21:18:00Z">
              <w:r w:rsidR="00454CE9">
                <w:rPr>
                  <w:noProof/>
                </w:rPr>
                <w:t>30</w:t>
              </w:r>
            </w:ins>
            <w:del w:id="184" w:author="Petnathean Julled" w:date="2021-07-09T11:13:00Z">
              <w:r w:rsidR="002A27EE" w:rsidDel="00437758">
                <w:rPr>
                  <w:noProof/>
                </w:rPr>
                <w:delText>30</w:delText>
              </w:r>
            </w:del>
            <w:r w:rsidRPr="00FA2708">
              <w:fldChar w:fldCharType="end"/>
            </w:r>
          </w:p>
        </w:tc>
      </w:tr>
      <w:tr w:rsidR="00604AE4" w:rsidRPr="00A0013C" w14:paraId="238711B7" w14:textId="77777777" w:rsidTr="00111C0E">
        <w:tc>
          <w:tcPr>
            <w:tcW w:w="7763" w:type="dxa"/>
          </w:tcPr>
          <w:p w14:paraId="7D835ECD" w14:textId="582C0F02" w:rsidR="00604AE4" w:rsidRPr="00F73BD6" w:rsidRDefault="008E51F8" w:rsidP="00A0013C">
            <w:pPr>
              <w:spacing w:line="360" w:lineRule="auto"/>
              <w:rPr>
                <w:rFonts w:cstheme="minorBidi"/>
                <w:u w:val="dotted"/>
              </w:rPr>
            </w:pPr>
            <w:r>
              <w:t xml:space="preserve">3.3 </w:t>
            </w:r>
            <w:r w:rsidR="00604AE4" w:rsidRPr="00A0013C">
              <w:fldChar w:fldCharType="begin"/>
            </w:r>
            <w:r w:rsidR="00604AE4" w:rsidRPr="00A0013C">
              <w:instrText xml:space="preserve"> REF CHAPTERIII_33 \h </w:instrText>
            </w:r>
            <w:r w:rsidR="00A0013C" w:rsidRPr="00A0013C">
              <w:instrText xml:space="preserve"> \* MERGEFORMAT </w:instrText>
            </w:r>
            <w:r w:rsidR="00604AE4" w:rsidRPr="00A0013C">
              <w:fldChar w:fldCharType="separate"/>
            </w:r>
            <w:r w:rsidR="00454CE9" w:rsidRPr="004C461D">
              <w:t>Blockchain Design</w:t>
            </w:r>
            <w:r w:rsidR="00604AE4" w:rsidRPr="00A0013C">
              <w:fldChar w:fldCharType="end"/>
            </w:r>
            <w:del w:id="185" w:author="Petnathean Julled" w:date="2021-07-09T21:21:00Z">
              <w:r w:rsidR="00F73BD6" w:rsidDel="00624809">
                <w:rPr>
                  <w:rFonts w:cstheme="minorBidi" w:hint="cs"/>
                  <w:u w:val="dotted"/>
                  <w:cs/>
                </w:rPr>
                <w:delText> </w:delText>
              </w:r>
            </w:del>
            <w:r w:rsidR="00F73BD6">
              <w:rPr>
                <w:rFonts w:cstheme="minorBidi" w:hint="cs"/>
                <w:u w:val="dotted"/>
                <w:cs/>
              </w:rPr>
              <w:t>                                                                                              </w:t>
            </w:r>
            <w:del w:id="186"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33D8E99E" w14:textId="1CAEA703" w:rsidR="00604AE4" w:rsidRPr="00FA2708" w:rsidRDefault="00604AE4" w:rsidP="003A1F11">
            <w:pPr>
              <w:spacing w:line="360" w:lineRule="auto"/>
            </w:pPr>
            <w:r w:rsidRPr="00FA2708">
              <w:fldChar w:fldCharType="begin"/>
            </w:r>
            <w:r w:rsidRPr="00FA2708">
              <w:instrText xml:space="preserve"> PAGEREF CHAPTERIII_33 \h </w:instrText>
            </w:r>
            <w:r w:rsidRPr="00FA2708">
              <w:fldChar w:fldCharType="separate"/>
            </w:r>
            <w:ins w:id="187" w:author="Petnathean Julled" w:date="2021-07-09T21:18:00Z">
              <w:r w:rsidR="00454CE9">
                <w:rPr>
                  <w:noProof/>
                </w:rPr>
                <w:t>31</w:t>
              </w:r>
            </w:ins>
            <w:del w:id="188" w:author="Petnathean Julled" w:date="2021-07-09T11:13:00Z">
              <w:r w:rsidR="002A27EE" w:rsidDel="00437758">
                <w:rPr>
                  <w:noProof/>
                </w:rPr>
                <w:delText>31</w:delText>
              </w:r>
            </w:del>
            <w:r w:rsidRPr="00FA2708">
              <w:fldChar w:fldCharType="end"/>
            </w:r>
          </w:p>
        </w:tc>
      </w:tr>
      <w:tr w:rsidR="00604AE4" w:rsidRPr="00A0013C" w14:paraId="770A3098" w14:textId="77777777" w:rsidTr="00111C0E">
        <w:tc>
          <w:tcPr>
            <w:tcW w:w="7763" w:type="dxa"/>
          </w:tcPr>
          <w:p w14:paraId="6520D903" w14:textId="0BD3D200" w:rsidR="00604AE4" w:rsidRPr="00F73BD6" w:rsidRDefault="008E51F8" w:rsidP="00A0013C">
            <w:pPr>
              <w:spacing w:line="360" w:lineRule="auto"/>
              <w:rPr>
                <w:rFonts w:cstheme="minorBidi"/>
                <w:u w:val="dotted"/>
              </w:rPr>
            </w:pPr>
            <w:r>
              <w:t xml:space="preserve">3.4 </w:t>
            </w:r>
            <w:r w:rsidR="00604AE4" w:rsidRPr="00A0013C">
              <w:fldChar w:fldCharType="begin"/>
            </w:r>
            <w:r w:rsidR="00604AE4" w:rsidRPr="00A0013C">
              <w:instrText xml:space="preserve"> REF CHAPTERIII_34 \h </w:instrText>
            </w:r>
            <w:r w:rsidR="00A0013C" w:rsidRPr="00A0013C">
              <w:instrText xml:space="preserve"> \* MERGEFORMAT </w:instrText>
            </w:r>
            <w:r w:rsidR="00604AE4" w:rsidRPr="00A0013C">
              <w:fldChar w:fldCharType="separate"/>
            </w:r>
            <w:ins w:id="189" w:author="Petnathean Julled" w:date="2021-07-09T21:18:00Z">
              <w:r w:rsidR="00454CE9" w:rsidRPr="008A6DD2">
                <w:t xml:space="preserve">Integrating Blockchain with </w:t>
              </w:r>
              <w:proofErr w:type="spellStart"/>
              <w:r w:rsidR="00454CE9" w:rsidRPr="008A6DD2">
                <w:t>XDS.b</w:t>
              </w:r>
              <w:proofErr w:type="spellEnd"/>
              <w:r w:rsidR="00454CE9">
                <w:t xml:space="preserve"> Profile</w:t>
              </w:r>
            </w:ins>
            <w:del w:id="190" w:author="Petnathean Julled" w:date="2021-07-09T11:13:00Z">
              <w:r w:rsidR="00604AE4" w:rsidRPr="00A0013C" w:rsidDel="00437758">
                <w:delText>Integrating Blockchain with XDS.b Profile</w:delText>
              </w:r>
            </w:del>
            <w:r w:rsidR="00604AE4" w:rsidRPr="00A0013C">
              <w:fldChar w:fldCharType="end"/>
            </w:r>
            <w:del w:id="191" w:author="Petnathean Julled" w:date="2021-07-09T21:21:00Z">
              <w:r w:rsidR="00F73BD6" w:rsidDel="00624809">
                <w:rPr>
                  <w:rFonts w:cstheme="minorBidi" w:hint="cs"/>
                  <w:u w:val="dotted"/>
                  <w:cs/>
                </w:rPr>
                <w:delText> </w:delText>
              </w:r>
            </w:del>
            <w:r w:rsidR="00F73BD6">
              <w:rPr>
                <w:rFonts w:cstheme="minorBidi" w:hint="cs"/>
                <w:u w:val="dotted"/>
                <w:cs/>
              </w:rPr>
              <w:t>                                                       </w:t>
            </w:r>
            <w:del w:id="192"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383226E0" w14:textId="0D52B318" w:rsidR="00604AE4" w:rsidRPr="00FA2708" w:rsidRDefault="00604AE4" w:rsidP="003A1F11">
            <w:pPr>
              <w:spacing w:line="360" w:lineRule="auto"/>
            </w:pPr>
            <w:r w:rsidRPr="00FA2708">
              <w:fldChar w:fldCharType="begin"/>
            </w:r>
            <w:r w:rsidRPr="00FA2708">
              <w:instrText xml:space="preserve"> PAGEREF CHAPTERIII_34 \h </w:instrText>
            </w:r>
            <w:r w:rsidRPr="00FA2708">
              <w:fldChar w:fldCharType="separate"/>
            </w:r>
            <w:ins w:id="193" w:author="Petnathean Julled" w:date="2021-07-09T21:18:00Z">
              <w:r w:rsidR="00454CE9">
                <w:rPr>
                  <w:noProof/>
                </w:rPr>
                <w:t>32</w:t>
              </w:r>
            </w:ins>
            <w:del w:id="194" w:author="Petnathean Julled" w:date="2021-07-09T11:13:00Z">
              <w:r w:rsidR="002A27EE" w:rsidDel="00437758">
                <w:rPr>
                  <w:noProof/>
                </w:rPr>
                <w:delText>32</w:delText>
              </w:r>
            </w:del>
            <w:r w:rsidRPr="00FA2708">
              <w:fldChar w:fldCharType="end"/>
            </w:r>
          </w:p>
        </w:tc>
      </w:tr>
      <w:tr w:rsidR="00604AE4" w:rsidRPr="00A0013C" w14:paraId="6B9592E2" w14:textId="77777777" w:rsidTr="00111C0E">
        <w:tc>
          <w:tcPr>
            <w:tcW w:w="7763" w:type="dxa"/>
          </w:tcPr>
          <w:p w14:paraId="67232A3A" w14:textId="582B647D" w:rsidR="00604AE4" w:rsidRPr="00F73BD6" w:rsidRDefault="00604AE4" w:rsidP="00624809">
            <w:pPr>
              <w:pStyle w:val="Heading2"/>
              <w:rPr>
                <w:rFonts w:cstheme="minorBidi"/>
                <w:b w:val="0"/>
                <w:bCs w:val="0"/>
                <w:sz w:val="24"/>
                <w:szCs w:val="24"/>
                <w:u w:val="dotted"/>
              </w:rPr>
              <w:pPrChange w:id="195" w:author="Petnathean Julled" w:date="2021-07-09T21:21:00Z">
                <w:pPr>
                  <w:pStyle w:val="Heading2"/>
                </w:pPr>
              </w:pPrChange>
            </w:pPr>
            <w:r w:rsidRPr="00A0013C">
              <w:rPr>
                <w:b w:val="0"/>
                <w:bCs w:val="0"/>
                <w:sz w:val="24"/>
                <w:szCs w:val="24"/>
              </w:rPr>
              <w:fldChar w:fldCharType="begin"/>
            </w:r>
            <w:r w:rsidRPr="00A0013C">
              <w:rPr>
                <w:b w:val="0"/>
                <w:bCs w:val="0"/>
                <w:sz w:val="24"/>
                <w:szCs w:val="24"/>
              </w:rPr>
              <w:instrText xml:space="preserve"> REF CHAPTERIII_35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ins w:id="196" w:author="Petnathean Julled" w:date="2021-07-09T21:18:00Z">
              <w:r w:rsidR="00454CE9" w:rsidRPr="00454CE9">
                <w:rPr>
                  <w:b w:val="0"/>
                  <w:bCs w:val="0"/>
                  <w:sz w:val="24"/>
                  <w:szCs w:val="24"/>
                  <w:rPrChange w:id="197" w:author="Petnathean Julled" w:date="2021-07-09T21:18:00Z">
                    <w:rPr/>
                  </w:rPrChange>
                </w:rPr>
                <w:t>3.5 Design Functions</w:t>
              </w:r>
            </w:ins>
            <w:del w:id="198" w:author="Petnathean Julled" w:date="2021-07-09T11:13:00Z">
              <w:r w:rsidRPr="00A0013C" w:rsidDel="00437758">
                <w:rPr>
                  <w:b w:val="0"/>
                  <w:bCs w:val="0"/>
                  <w:sz w:val="24"/>
                  <w:szCs w:val="24"/>
                </w:rPr>
                <w:delText>3.5 Design Functions</w:delText>
              </w:r>
            </w:del>
            <w:r w:rsidRPr="00A0013C">
              <w:rPr>
                <w:b w:val="0"/>
                <w:bCs w:val="0"/>
                <w:sz w:val="24"/>
                <w:szCs w:val="24"/>
              </w:rPr>
              <w:fldChar w:fldCharType="end"/>
            </w:r>
            <w:r w:rsidR="00F73BD6">
              <w:rPr>
                <w:rFonts w:cstheme="minorBidi" w:hint="cs"/>
                <w:b w:val="0"/>
                <w:bCs w:val="0"/>
                <w:sz w:val="24"/>
                <w:szCs w:val="24"/>
                <w:u w:val="dotted"/>
                <w:cs/>
              </w:rPr>
              <w:t>                        </w:t>
            </w:r>
            <w:del w:id="199" w:author="Petnathean Julled" w:date="2021-07-09T11:18: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00" w:author="Petnathean Julled" w:date="2021-07-09T11:18:00Z">
              <w:r w:rsidR="00437758">
                <w:rPr>
                  <w:rFonts w:cstheme="minorBidi"/>
                  <w:b w:val="0"/>
                  <w:bCs w:val="0"/>
                  <w:sz w:val="24"/>
                  <w:szCs w:val="24"/>
                  <w:u w:val="dotted"/>
                </w:rPr>
                <w:t>                 </w:t>
              </w:r>
            </w:ins>
            <w:ins w:id="201"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ins w:id="202"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p>
        </w:tc>
        <w:tc>
          <w:tcPr>
            <w:tcW w:w="745" w:type="dxa"/>
          </w:tcPr>
          <w:p w14:paraId="4B17D00E" w14:textId="39FB8136" w:rsidR="00604AE4" w:rsidRPr="00FA2708" w:rsidRDefault="00604AE4" w:rsidP="003A1F11">
            <w:pPr>
              <w:spacing w:line="360" w:lineRule="auto"/>
            </w:pPr>
            <w:r w:rsidRPr="00FA2708">
              <w:fldChar w:fldCharType="begin"/>
            </w:r>
            <w:r w:rsidRPr="00FA2708">
              <w:instrText xml:space="preserve"> PAGEREF CHAPTERIII_35 \h </w:instrText>
            </w:r>
            <w:r w:rsidRPr="00FA2708">
              <w:fldChar w:fldCharType="separate"/>
            </w:r>
            <w:ins w:id="203" w:author="Petnathean Julled" w:date="2021-07-09T21:18:00Z">
              <w:r w:rsidR="00454CE9">
                <w:rPr>
                  <w:noProof/>
                </w:rPr>
                <w:t>34</w:t>
              </w:r>
            </w:ins>
            <w:del w:id="204" w:author="Petnathean Julled" w:date="2021-07-09T11:13:00Z">
              <w:r w:rsidR="002A27EE" w:rsidDel="00437758">
                <w:rPr>
                  <w:noProof/>
                </w:rPr>
                <w:delText>33</w:delText>
              </w:r>
            </w:del>
            <w:r w:rsidRPr="00FA2708">
              <w:fldChar w:fldCharType="end"/>
            </w:r>
          </w:p>
        </w:tc>
      </w:tr>
      <w:tr w:rsidR="00604AE4" w:rsidRPr="00A0013C" w14:paraId="2D6431B1" w14:textId="77777777" w:rsidTr="00111C0E">
        <w:tc>
          <w:tcPr>
            <w:tcW w:w="7763" w:type="dxa"/>
          </w:tcPr>
          <w:p w14:paraId="023A8D4B" w14:textId="3C08B53E" w:rsidR="00604AE4" w:rsidRPr="00F73BD6" w:rsidRDefault="00604AE4" w:rsidP="008E51F8">
            <w:pPr>
              <w:spacing w:line="360" w:lineRule="auto"/>
              <w:ind w:firstLine="427"/>
              <w:rPr>
                <w:rFonts w:cstheme="minorBidi"/>
                <w:u w:val="dotted"/>
              </w:rPr>
            </w:pPr>
            <w:r w:rsidRPr="00A0013C">
              <w:fldChar w:fldCharType="begin"/>
            </w:r>
            <w:r w:rsidRPr="00A0013C">
              <w:instrText xml:space="preserve"> REF CHAPTERIII_351 \h </w:instrText>
            </w:r>
            <w:r w:rsidR="00A0013C" w:rsidRPr="00A0013C">
              <w:instrText xml:space="preserve"> \* MERGEFORMAT </w:instrText>
            </w:r>
            <w:r w:rsidRPr="00A0013C">
              <w:fldChar w:fldCharType="separate"/>
            </w:r>
            <w:ins w:id="205" w:author="Petnathean Julled" w:date="2021-07-09T21:18:00Z">
              <w:r w:rsidR="00454CE9" w:rsidRPr="00454CE9">
                <w:rPr>
                  <w:rPrChange w:id="206" w:author="Petnathean Julled" w:date="2021-07-09T21:18:00Z">
                    <w:rPr>
                      <w:rFonts w:cstheme="minorBidi"/>
                      <w:b/>
                      <w:bCs/>
                    </w:rPr>
                  </w:rPrChange>
                </w:rPr>
                <w:t>3.5.1 Document Register</w:t>
              </w:r>
            </w:ins>
            <w:del w:id="207" w:author="Petnathean Julled" w:date="2021-07-09T11:13:00Z">
              <w:r w:rsidRPr="00A0013C" w:rsidDel="00437758">
                <w:delText>3.5.1 Document Register</w:delText>
              </w:r>
            </w:del>
            <w:r w:rsidRPr="00A0013C">
              <w:fldChar w:fldCharType="end"/>
            </w:r>
            <w:del w:id="208" w:author="Petnathean Julled" w:date="2021-07-09T21:21:00Z">
              <w:r w:rsidR="00F73BD6" w:rsidDel="00624809">
                <w:rPr>
                  <w:rFonts w:cstheme="minorBidi" w:hint="cs"/>
                  <w:u w:val="dotted"/>
                  <w:cs/>
                </w:rPr>
                <w:delText>  </w:delText>
              </w:r>
            </w:del>
            <w:r w:rsidR="00F73BD6">
              <w:rPr>
                <w:rFonts w:cstheme="minorBidi" w:hint="cs"/>
                <w:u w:val="dotted"/>
                <w:cs/>
              </w:rPr>
              <w:t>                                                                                                         </w:t>
            </w:r>
          </w:p>
        </w:tc>
        <w:tc>
          <w:tcPr>
            <w:tcW w:w="745" w:type="dxa"/>
          </w:tcPr>
          <w:p w14:paraId="1B4B28AD" w14:textId="2285E050" w:rsidR="00604AE4" w:rsidRPr="00FA2708" w:rsidRDefault="00604AE4" w:rsidP="003A1F11">
            <w:pPr>
              <w:spacing w:line="360" w:lineRule="auto"/>
            </w:pPr>
            <w:r w:rsidRPr="00FA2708">
              <w:fldChar w:fldCharType="begin"/>
            </w:r>
            <w:r w:rsidRPr="00FA2708">
              <w:instrText xml:space="preserve"> PAGEREF CHAPTERIII_351 \h </w:instrText>
            </w:r>
            <w:r w:rsidRPr="00FA2708">
              <w:fldChar w:fldCharType="separate"/>
            </w:r>
            <w:ins w:id="209" w:author="Petnathean Julled" w:date="2021-07-09T21:18:00Z">
              <w:r w:rsidR="00454CE9">
                <w:rPr>
                  <w:noProof/>
                </w:rPr>
                <w:t>34</w:t>
              </w:r>
            </w:ins>
            <w:del w:id="210" w:author="Petnathean Julled" w:date="2021-07-09T11:13:00Z">
              <w:r w:rsidR="002A27EE" w:rsidDel="00437758">
                <w:rPr>
                  <w:noProof/>
                </w:rPr>
                <w:delText>33</w:delText>
              </w:r>
            </w:del>
            <w:r w:rsidRPr="00FA2708">
              <w:fldChar w:fldCharType="end"/>
            </w:r>
          </w:p>
        </w:tc>
      </w:tr>
      <w:tr w:rsidR="00604AE4" w:rsidRPr="00A0013C" w14:paraId="27367945" w14:textId="77777777" w:rsidTr="00111C0E">
        <w:tc>
          <w:tcPr>
            <w:tcW w:w="7763" w:type="dxa"/>
          </w:tcPr>
          <w:p w14:paraId="73C00313" w14:textId="1DB010E7" w:rsidR="00604AE4" w:rsidRPr="00F73BD6" w:rsidRDefault="00604AE4" w:rsidP="008E51F8">
            <w:pPr>
              <w:spacing w:line="360" w:lineRule="auto"/>
              <w:ind w:firstLine="427"/>
              <w:rPr>
                <w:rFonts w:cstheme="minorBidi"/>
                <w:u w:val="dotted"/>
              </w:rPr>
            </w:pPr>
            <w:r w:rsidRPr="00A0013C">
              <w:fldChar w:fldCharType="begin"/>
            </w:r>
            <w:r w:rsidRPr="00A0013C">
              <w:instrText xml:space="preserve"> REF CHAPTERIII_352 \h </w:instrText>
            </w:r>
            <w:r w:rsidR="00A0013C" w:rsidRPr="00A0013C">
              <w:instrText xml:space="preserve"> \* MERGEFORMAT </w:instrText>
            </w:r>
            <w:r w:rsidRPr="00A0013C">
              <w:fldChar w:fldCharType="separate"/>
            </w:r>
            <w:ins w:id="211" w:author="Petnathean Julled" w:date="2021-07-09T21:18:00Z">
              <w:r w:rsidR="00454CE9" w:rsidRPr="00454CE9">
                <w:rPr>
                  <w:rPrChange w:id="212" w:author="Petnathean Julled" w:date="2021-07-09T21:18:00Z">
                    <w:rPr>
                      <w:rFonts w:cstheme="minorBidi"/>
                      <w:b/>
                      <w:bCs/>
                    </w:rPr>
                  </w:rPrChange>
                </w:rPr>
                <w:t>3.5.2 Document Search</w:t>
              </w:r>
            </w:ins>
            <w:del w:id="213" w:author="Petnathean Julled" w:date="2021-07-09T11:13:00Z">
              <w:r w:rsidRPr="00A0013C" w:rsidDel="00437758">
                <w:delText>3.5.2 Document Search</w:delText>
              </w:r>
            </w:del>
            <w:r w:rsidRPr="00A0013C">
              <w:fldChar w:fldCharType="end"/>
            </w:r>
            <w:del w:id="214" w:author="Petnathean Julled" w:date="2021-07-09T21:21:00Z">
              <w:r w:rsidR="00F73BD6" w:rsidDel="00624809">
                <w:rPr>
                  <w:rFonts w:cstheme="minorBidi" w:hint="cs"/>
                  <w:u w:val="dotted"/>
                  <w:cs/>
                </w:rPr>
                <w:delText>  </w:delText>
              </w:r>
            </w:del>
            <w:r w:rsidR="00F73BD6">
              <w:rPr>
                <w:rFonts w:cstheme="minorBidi" w:hint="cs"/>
                <w:u w:val="dotted"/>
                <w:cs/>
              </w:rPr>
              <w:t>                                                                                                            </w:t>
            </w:r>
          </w:p>
        </w:tc>
        <w:tc>
          <w:tcPr>
            <w:tcW w:w="745" w:type="dxa"/>
          </w:tcPr>
          <w:p w14:paraId="2842D6C8" w14:textId="4C9BB017" w:rsidR="00604AE4" w:rsidRPr="00FA2708" w:rsidRDefault="00604AE4" w:rsidP="003A1F11">
            <w:pPr>
              <w:spacing w:line="360" w:lineRule="auto"/>
            </w:pPr>
            <w:r w:rsidRPr="00FA2708">
              <w:fldChar w:fldCharType="begin"/>
            </w:r>
            <w:r w:rsidRPr="00FA2708">
              <w:instrText xml:space="preserve"> PAGEREF CHAPTERIII_352 \h </w:instrText>
            </w:r>
            <w:r w:rsidRPr="00FA2708">
              <w:fldChar w:fldCharType="separate"/>
            </w:r>
            <w:ins w:id="215" w:author="Petnathean Julled" w:date="2021-07-09T21:18:00Z">
              <w:r w:rsidR="00454CE9">
                <w:rPr>
                  <w:noProof/>
                </w:rPr>
                <w:t>34</w:t>
              </w:r>
            </w:ins>
            <w:del w:id="216" w:author="Petnathean Julled" w:date="2021-07-09T11:13:00Z">
              <w:r w:rsidR="002A27EE" w:rsidDel="00437758">
                <w:rPr>
                  <w:noProof/>
                </w:rPr>
                <w:delText>34</w:delText>
              </w:r>
            </w:del>
            <w:r w:rsidRPr="00FA2708">
              <w:fldChar w:fldCharType="end"/>
            </w:r>
          </w:p>
        </w:tc>
      </w:tr>
      <w:tr w:rsidR="00604AE4" w:rsidRPr="00A0013C" w14:paraId="74C06378" w14:textId="77777777" w:rsidTr="00111C0E">
        <w:tc>
          <w:tcPr>
            <w:tcW w:w="7763" w:type="dxa"/>
          </w:tcPr>
          <w:p w14:paraId="4965274C" w14:textId="4F595DA1" w:rsidR="00604AE4" w:rsidRPr="00F73BD6" w:rsidRDefault="00604AE4" w:rsidP="00624809">
            <w:pPr>
              <w:pStyle w:val="Heading2"/>
              <w:rPr>
                <w:rFonts w:cstheme="minorBidi"/>
                <w:b w:val="0"/>
                <w:bCs w:val="0"/>
                <w:sz w:val="24"/>
                <w:szCs w:val="24"/>
                <w:u w:val="dotted"/>
              </w:rPr>
              <w:pPrChange w:id="217" w:author="Petnathean Julled" w:date="2021-07-09T21:21:00Z">
                <w:pPr>
                  <w:pStyle w:val="Heading2"/>
                </w:pPr>
              </w:pPrChange>
            </w:pPr>
            <w:r w:rsidRPr="00A0013C">
              <w:rPr>
                <w:b w:val="0"/>
                <w:bCs w:val="0"/>
                <w:sz w:val="24"/>
                <w:szCs w:val="24"/>
              </w:rPr>
              <w:fldChar w:fldCharType="begin"/>
            </w:r>
            <w:r w:rsidRPr="00A0013C">
              <w:rPr>
                <w:b w:val="0"/>
                <w:bCs w:val="0"/>
                <w:sz w:val="24"/>
                <w:szCs w:val="24"/>
              </w:rPr>
              <w:instrText xml:space="preserve"> REF CHAPTERIII_36 \h </w:instrText>
            </w:r>
            <w:r w:rsidR="00A0013C" w:rsidRPr="00A0013C">
              <w:rPr>
                <w:b w:val="0"/>
                <w:bCs w:val="0"/>
                <w:sz w:val="24"/>
                <w:szCs w:val="24"/>
              </w:rPr>
              <w:instrText xml:space="preserve"> \* MERGEFORMAT </w:instrText>
            </w:r>
            <w:r w:rsidRPr="00A0013C">
              <w:rPr>
                <w:b w:val="0"/>
                <w:bCs w:val="0"/>
                <w:sz w:val="24"/>
                <w:szCs w:val="24"/>
              </w:rPr>
            </w:r>
            <w:r w:rsidRPr="00A0013C">
              <w:rPr>
                <w:b w:val="0"/>
                <w:bCs w:val="0"/>
                <w:sz w:val="24"/>
                <w:szCs w:val="24"/>
              </w:rPr>
              <w:fldChar w:fldCharType="separate"/>
            </w:r>
            <w:ins w:id="218" w:author="Petnathean Julled" w:date="2021-07-09T21:18:00Z">
              <w:r w:rsidR="00454CE9" w:rsidRPr="00454CE9">
                <w:rPr>
                  <w:rStyle w:val="Heading2Char"/>
                  <w:sz w:val="24"/>
                  <w:szCs w:val="24"/>
                  <w:rPrChange w:id="219" w:author="Petnathean Julled" w:date="2021-07-09T21:18:00Z">
                    <w:rPr>
                      <w:rStyle w:val="Heading2Char"/>
                      <w:b/>
                      <w:bCs/>
                    </w:rPr>
                  </w:rPrChange>
                </w:rPr>
                <w:t>3.6 Process Flow</w:t>
              </w:r>
            </w:ins>
            <w:del w:id="220" w:author="Petnathean Julled" w:date="2021-07-09T11:13:00Z">
              <w:r w:rsidRPr="00A0013C" w:rsidDel="00437758">
                <w:rPr>
                  <w:rStyle w:val="Heading2Char"/>
                  <w:sz w:val="24"/>
                  <w:szCs w:val="24"/>
                </w:rPr>
                <w:delText>3.6 Process Flow</w:delText>
              </w:r>
            </w:del>
            <w:r w:rsidRPr="00A0013C">
              <w:rPr>
                <w:b w:val="0"/>
                <w:bCs w:val="0"/>
                <w:sz w:val="24"/>
                <w:szCs w:val="24"/>
              </w:rPr>
              <w:fldChar w:fldCharType="end"/>
            </w:r>
            <w:r w:rsidR="00F73BD6">
              <w:rPr>
                <w:rFonts w:cstheme="minorBidi" w:hint="cs"/>
                <w:b w:val="0"/>
                <w:bCs w:val="0"/>
                <w:sz w:val="24"/>
                <w:szCs w:val="24"/>
                <w:u w:val="dotted"/>
                <w:cs/>
              </w:rPr>
              <w:t>                                           </w:t>
            </w:r>
            <w:del w:id="221" w:author="Petnathean Julled" w:date="2021-07-09T11:19: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22" w:author="Petnathean Julled" w:date="2021-07-09T11:19:00Z">
              <w:r w:rsidR="00437758">
                <w:rPr>
                  <w:rFonts w:cstheme="minorBidi"/>
                  <w:b w:val="0"/>
                  <w:bCs w:val="0"/>
                  <w:sz w:val="24"/>
                  <w:szCs w:val="24"/>
                  <w:u w:val="dotted"/>
                </w:rPr>
                <w:t>                                                      </w:t>
              </w:r>
            </w:ins>
            <w:r w:rsidR="00F73BD6">
              <w:rPr>
                <w:rFonts w:cstheme="minorBidi" w:hint="cs"/>
                <w:b w:val="0"/>
                <w:bCs w:val="0"/>
                <w:sz w:val="24"/>
                <w:szCs w:val="24"/>
                <w:u w:val="dotted"/>
                <w:cs/>
              </w:rPr>
              <w:t>    </w:t>
            </w:r>
          </w:p>
        </w:tc>
        <w:tc>
          <w:tcPr>
            <w:tcW w:w="745" w:type="dxa"/>
          </w:tcPr>
          <w:p w14:paraId="48A172DD" w14:textId="06EAA0C9" w:rsidR="00604AE4" w:rsidRPr="00FA2708" w:rsidRDefault="00604AE4" w:rsidP="003A1F11">
            <w:pPr>
              <w:spacing w:line="360" w:lineRule="auto"/>
            </w:pPr>
            <w:r w:rsidRPr="00FA2708">
              <w:fldChar w:fldCharType="begin"/>
            </w:r>
            <w:r w:rsidRPr="00FA2708">
              <w:instrText xml:space="preserve"> PAGEREF CHAPTERIII_36 \h </w:instrText>
            </w:r>
            <w:r w:rsidRPr="00FA2708">
              <w:fldChar w:fldCharType="separate"/>
            </w:r>
            <w:ins w:id="223" w:author="Petnathean Julled" w:date="2021-07-09T21:18:00Z">
              <w:r w:rsidR="00454CE9">
                <w:rPr>
                  <w:noProof/>
                </w:rPr>
                <w:t>35</w:t>
              </w:r>
            </w:ins>
            <w:del w:id="224" w:author="Petnathean Julled" w:date="2021-07-09T11:13:00Z">
              <w:r w:rsidR="002A27EE" w:rsidDel="00437758">
                <w:rPr>
                  <w:noProof/>
                </w:rPr>
                <w:delText>35</w:delText>
              </w:r>
            </w:del>
            <w:r w:rsidRPr="00FA2708">
              <w:fldChar w:fldCharType="end"/>
            </w:r>
          </w:p>
        </w:tc>
      </w:tr>
      <w:tr w:rsidR="00A57B88" w:rsidRPr="00A0013C" w14:paraId="12D6C0EE" w14:textId="77777777" w:rsidTr="00111C0E">
        <w:tc>
          <w:tcPr>
            <w:tcW w:w="7763" w:type="dxa"/>
          </w:tcPr>
          <w:p w14:paraId="43D8066F" w14:textId="29ADF5A7" w:rsidR="00A57B88" w:rsidRPr="00A0013C" w:rsidRDefault="00A57B88" w:rsidP="00241BB7">
            <w:pPr>
              <w:spacing w:line="360" w:lineRule="auto"/>
              <w:ind w:hanging="108"/>
              <w:rPr>
                <w:b/>
                <w:bCs/>
              </w:rPr>
            </w:pPr>
            <w:r w:rsidRPr="00A0013C">
              <w:rPr>
                <w:b/>
                <w:bCs/>
              </w:rPr>
              <w:t>CHAPTER IV IMPLEMENTATION</w:t>
            </w:r>
          </w:p>
        </w:tc>
        <w:tc>
          <w:tcPr>
            <w:tcW w:w="745" w:type="dxa"/>
          </w:tcPr>
          <w:p w14:paraId="517BBB8C" w14:textId="5A06D142" w:rsidR="00A57B88" w:rsidRPr="00FA2708" w:rsidRDefault="00604AE4" w:rsidP="003A1F11">
            <w:pPr>
              <w:spacing w:line="360" w:lineRule="auto"/>
              <w:rPr>
                <w:b/>
                <w:bCs/>
              </w:rPr>
            </w:pPr>
            <w:r w:rsidRPr="00FA2708">
              <w:rPr>
                <w:b/>
                <w:bCs/>
              </w:rPr>
              <w:fldChar w:fldCharType="begin"/>
            </w:r>
            <w:r w:rsidRPr="00FA2708">
              <w:rPr>
                <w:b/>
                <w:bCs/>
              </w:rPr>
              <w:instrText xml:space="preserve"> PAGEREF CHAPTERIV \h </w:instrText>
            </w:r>
            <w:r w:rsidRPr="00FA2708">
              <w:rPr>
                <w:b/>
                <w:bCs/>
              </w:rPr>
            </w:r>
            <w:r w:rsidRPr="00FA2708">
              <w:rPr>
                <w:b/>
                <w:bCs/>
              </w:rPr>
              <w:fldChar w:fldCharType="separate"/>
            </w:r>
            <w:ins w:id="225" w:author="Petnathean Julled" w:date="2021-07-09T21:18:00Z">
              <w:r w:rsidR="00454CE9">
                <w:rPr>
                  <w:b/>
                  <w:bCs/>
                  <w:noProof/>
                </w:rPr>
                <w:t>38</w:t>
              </w:r>
            </w:ins>
            <w:del w:id="226" w:author="Petnathean Julled" w:date="2021-07-09T11:13:00Z">
              <w:r w:rsidR="002A27EE" w:rsidDel="00437758">
                <w:rPr>
                  <w:b/>
                  <w:bCs/>
                  <w:noProof/>
                </w:rPr>
                <w:delText>37</w:delText>
              </w:r>
            </w:del>
            <w:r w:rsidRPr="00FA2708">
              <w:rPr>
                <w:b/>
                <w:bCs/>
              </w:rPr>
              <w:fldChar w:fldCharType="end"/>
            </w:r>
          </w:p>
        </w:tc>
      </w:tr>
      <w:tr w:rsidR="00604AE4" w:rsidRPr="00A0013C" w14:paraId="117F9AD8" w14:textId="77777777" w:rsidTr="00111C0E">
        <w:tc>
          <w:tcPr>
            <w:tcW w:w="7763" w:type="dxa"/>
          </w:tcPr>
          <w:p w14:paraId="2FF89248" w14:textId="2046B6CA" w:rsidR="00604AE4" w:rsidRPr="00F73BD6" w:rsidRDefault="008E51F8" w:rsidP="00A0013C">
            <w:pPr>
              <w:spacing w:line="360" w:lineRule="auto"/>
              <w:rPr>
                <w:rFonts w:cstheme="minorBidi"/>
                <w:u w:val="dotted"/>
              </w:rPr>
            </w:pPr>
            <w:r>
              <w:t xml:space="preserve">4.1 </w:t>
            </w:r>
            <w:r w:rsidR="00A0013C" w:rsidRPr="00A0013C">
              <w:fldChar w:fldCharType="begin"/>
            </w:r>
            <w:r w:rsidR="00A0013C" w:rsidRPr="00A0013C">
              <w:instrText xml:space="preserve"> REF CHAPTERIV_41 \h  \* MERGEFORMAT </w:instrText>
            </w:r>
            <w:r w:rsidR="00A0013C" w:rsidRPr="00A0013C">
              <w:fldChar w:fldCharType="separate"/>
            </w:r>
            <w:r w:rsidR="00454CE9" w:rsidRPr="00A34155">
              <w:t xml:space="preserve">Blockchain setup </w:t>
            </w:r>
            <w:r w:rsidR="00A0013C" w:rsidRPr="00A0013C">
              <w:fldChar w:fldCharType="end"/>
            </w:r>
            <w:r w:rsidR="00F73BD6">
              <w:rPr>
                <w:rFonts w:cstheme="minorBidi" w:hint="cs"/>
                <w:u w:val="dotted"/>
                <w:cs/>
              </w:rPr>
              <w:t>                                                                                                                           </w:t>
            </w:r>
          </w:p>
        </w:tc>
        <w:tc>
          <w:tcPr>
            <w:tcW w:w="745" w:type="dxa"/>
          </w:tcPr>
          <w:p w14:paraId="6E10B1BD" w14:textId="33796532" w:rsidR="00604AE4" w:rsidRPr="00FA2708" w:rsidRDefault="00A0013C" w:rsidP="003A1F11">
            <w:pPr>
              <w:spacing w:line="360" w:lineRule="auto"/>
            </w:pPr>
            <w:r w:rsidRPr="00FA2708">
              <w:fldChar w:fldCharType="begin"/>
            </w:r>
            <w:r w:rsidRPr="00FA2708">
              <w:instrText xml:space="preserve"> PAGEREF CHAPTERIV_41 \h </w:instrText>
            </w:r>
            <w:r w:rsidRPr="00FA2708">
              <w:fldChar w:fldCharType="separate"/>
            </w:r>
            <w:ins w:id="227" w:author="Petnathean Julled" w:date="2021-07-09T21:18:00Z">
              <w:r w:rsidR="00454CE9">
                <w:rPr>
                  <w:noProof/>
                </w:rPr>
                <w:t>38</w:t>
              </w:r>
            </w:ins>
            <w:del w:id="228" w:author="Petnathean Julled" w:date="2021-07-09T11:13:00Z">
              <w:r w:rsidR="002A27EE" w:rsidDel="00437758">
                <w:rPr>
                  <w:noProof/>
                </w:rPr>
                <w:delText>37</w:delText>
              </w:r>
            </w:del>
            <w:r w:rsidRPr="00FA2708">
              <w:fldChar w:fldCharType="end"/>
            </w:r>
          </w:p>
        </w:tc>
      </w:tr>
      <w:tr w:rsidR="00604AE4" w:rsidRPr="00A0013C" w14:paraId="1C5BBDE0" w14:textId="77777777" w:rsidTr="00111C0E">
        <w:tc>
          <w:tcPr>
            <w:tcW w:w="7763" w:type="dxa"/>
          </w:tcPr>
          <w:p w14:paraId="24BE0555" w14:textId="4FA76AE0" w:rsidR="00604AE4"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CHAPTERIV_411 \h  \* MERGEFORMAT </w:instrText>
            </w:r>
            <w:r w:rsidRPr="00A0013C">
              <w:fldChar w:fldCharType="separate"/>
            </w:r>
            <w:ins w:id="229" w:author="Petnathean Julled" w:date="2021-07-09T21:18:00Z">
              <w:r w:rsidR="00454CE9" w:rsidRPr="00454CE9">
                <w:rPr>
                  <w:rPrChange w:id="230" w:author="Petnathean Julled" w:date="2021-07-09T21:18:00Z">
                    <w:rPr>
                      <w:b/>
                      <w:bCs/>
                    </w:rPr>
                  </w:rPrChange>
                </w:rPr>
                <w:t>4.1.1 Machine Specifications</w:t>
              </w:r>
            </w:ins>
            <w:del w:id="231" w:author="Petnathean Julled" w:date="2021-07-09T11:13:00Z">
              <w:r w:rsidRPr="00A0013C" w:rsidDel="00437758">
                <w:delText>4.1.1 Machine specifications</w:delText>
              </w:r>
            </w:del>
            <w:r w:rsidRPr="00A0013C">
              <w:fldChar w:fldCharType="end"/>
            </w:r>
            <w:r w:rsidR="00F73BD6">
              <w:rPr>
                <w:rFonts w:cstheme="minorBidi" w:hint="cs"/>
                <w:u w:val="dotted"/>
                <w:cs/>
              </w:rPr>
              <w:t>                                                              </w:t>
            </w:r>
            <w:del w:id="232"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28DF5F67" w14:textId="1B1D4AE9" w:rsidR="00604AE4" w:rsidRPr="00FA2708" w:rsidRDefault="00A0013C" w:rsidP="003A1F11">
            <w:pPr>
              <w:spacing w:line="360" w:lineRule="auto"/>
            </w:pPr>
            <w:r w:rsidRPr="00FA2708">
              <w:fldChar w:fldCharType="begin"/>
            </w:r>
            <w:r w:rsidRPr="00FA2708">
              <w:instrText xml:space="preserve"> PAGEREF CHAPTERIV_411 \h </w:instrText>
            </w:r>
            <w:r w:rsidRPr="00FA2708">
              <w:fldChar w:fldCharType="separate"/>
            </w:r>
            <w:ins w:id="233" w:author="Petnathean Julled" w:date="2021-07-09T21:18:00Z">
              <w:r w:rsidR="00454CE9">
                <w:rPr>
                  <w:noProof/>
                </w:rPr>
                <w:t>38</w:t>
              </w:r>
            </w:ins>
            <w:del w:id="234" w:author="Petnathean Julled" w:date="2021-07-09T11:13:00Z">
              <w:r w:rsidR="002A27EE" w:rsidDel="00437758">
                <w:rPr>
                  <w:noProof/>
                </w:rPr>
                <w:delText>37</w:delText>
              </w:r>
            </w:del>
            <w:r w:rsidRPr="00FA2708">
              <w:fldChar w:fldCharType="end"/>
            </w:r>
          </w:p>
        </w:tc>
      </w:tr>
      <w:tr w:rsidR="00A0013C" w:rsidRPr="00A0013C" w14:paraId="67B5D574" w14:textId="77777777" w:rsidTr="00111C0E">
        <w:tc>
          <w:tcPr>
            <w:tcW w:w="7763" w:type="dxa"/>
          </w:tcPr>
          <w:p w14:paraId="17F84B85" w14:textId="5FCD1167"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CHAPTERIV_412 \h  \* MERGEFORMAT </w:instrText>
            </w:r>
            <w:r w:rsidRPr="00A0013C">
              <w:fldChar w:fldCharType="separate"/>
            </w:r>
            <w:ins w:id="235" w:author="Petnathean Julled" w:date="2021-07-09T21:18:00Z">
              <w:r w:rsidR="00454CE9" w:rsidRPr="00454CE9">
                <w:rPr>
                  <w:rPrChange w:id="236" w:author="Petnathean Julled" w:date="2021-07-09T21:18:00Z">
                    <w:rPr>
                      <w:b/>
                      <w:bCs/>
                    </w:rPr>
                  </w:rPrChange>
                </w:rPr>
                <w:t xml:space="preserve">4.1.2 Go-Ethereum </w:t>
              </w:r>
            </w:ins>
            <w:del w:id="237" w:author="Petnathean Julled" w:date="2021-07-09T11:13:00Z">
              <w:r w:rsidRPr="00A0013C" w:rsidDel="00437758">
                <w:delText xml:space="preserve">4.1.2 Go-Ethereum </w:delText>
              </w:r>
            </w:del>
            <w:r w:rsidRPr="00A0013C">
              <w:fldChar w:fldCharType="end"/>
            </w:r>
            <w:r w:rsidR="00F73BD6">
              <w:rPr>
                <w:rFonts w:cstheme="minorBidi" w:hint="cs"/>
                <w:u w:val="dotted"/>
                <w:cs/>
              </w:rPr>
              <w:t>                                                                                                                      </w:t>
            </w:r>
          </w:p>
        </w:tc>
        <w:tc>
          <w:tcPr>
            <w:tcW w:w="745" w:type="dxa"/>
          </w:tcPr>
          <w:p w14:paraId="2B75F7F2" w14:textId="7623F83A" w:rsidR="00A0013C" w:rsidRPr="00FA2708" w:rsidRDefault="00A0013C" w:rsidP="003A1F11">
            <w:pPr>
              <w:spacing w:line="360" w:lineRule="auto"/>
            </w:pPr>
            <w:r w:rsidRPr="00FA2708">
              <w:fldChar w:fldCharType="begin"/>
            </w:r>
            <w:r w:rsidRPr="00FA2708">
              <w:instrText xml:space="preserve"> PAGEREF CHAPTERIV_412 \h </w:instrText>
            </w:r>
            <w:r w:rsidRPr="00FA2708">
              <w:fldChar w:fldCharType="separate"/>
            </w:r>
            <w:ins w:id="238" w:author="Petnathean Julled" w:date="2021-07-09T21:18:00Z">
              <w:r w:rsidR="00454CE9">
                <w:rPr>
                  <w:noProof/>
                </w:rPr>
                <w:t>38</w:t>
              </w:r>
            </w:ins>
            <w:del w:id="239" w:author="Petnathean Julled" w:date="2021-07-09T11:13:00Z">
              <w:r w:rsidR="002A27EE" w:rsidDel="00437758">
                <w:rPr>
                  <w:noProof/>
                </w:rPr>
                <w:delText>37</w:delText>
              </w:r>
            </w:del>
            <w:r w:rsidRPr="00FA2708">
              <w:fldChar w:fldCharType="end"/>
            </w:r>
          </w:p>
        </w:tc>
      </w:tr>
      <w:tr w:rsidR="00A0013C" w:rsidRPr="00A0013C" w14:paraId="4E7DDBCC" w14:textId="77777777" w:rsidTr="00111C0E">
        <w:tc>
          <w:tcPr>
            <w:tcW w:w="7763" w:type="dxa"/>
          </w:tcPr>
          <w:p w14:paraId="10067674" w14:textId="7A00BA29"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CHAPTERIV_413 \h  \* MERGEFORMAT </w:instrText>
            </w:r>
            <w:r w:rsidRPr="00A0013C">
              <w:fldChar w:fldCharType="separate"/>
            </w:r>
            <w:ins w:id="240" w:author="Petnathean Julled" w:date="2021-07-09T21:18:00Z">
              <w:r w:rsidR="00454CE9" w:rsidRPr="00454CE9">
                <w:rPr>
                  <w:rPrChange w:id="241" w:author="Petnathean Julled" w:date="2021-07-09T21:18:00Z">
                    <w:rPr>
                      <w:b/>
                      <w:bCs/>
                    </w:rPr>
                  </w:rPrChange>
                </w:rPr>
                <w:t>4.1.3 Quorum Installation</w:t>
              </w:r>
            </w:ins>
            <w:del w:id="242" w:author="Petnathean Julled" w:date="2021-07-09T11:13:00Z">
              <w:r w:rsidRPr="00A0013C" w:rsidDel="00437758">
                <w:delText>4.1.3 Quorum Installation</w:delText>
              </w:r>
            </w:del>
            <w:r w:rsidRPr="00A0013C">
              <w:fldChar w:fldCharType="end"/>
            </w:r>
            <w:r w:rsidR="00F73BD6">
              <w:rPr>
                <w:rFonts w:cstheme="minorBidi" w:hint="cs"/>
                <w:u w:val="dotted"/>
                <w:cs/>
              </w:rPr>
              <w:t>                                                                                                         </w:t>
            </w:r>
          </w:p>
        </w:tc>
        <w:tc>
          <w:tcPr>
            <w:tcW w:w="745" w:type="dxa"/>
          </w:tcPr>
          <w:p w14:paraId="62FAE707" w14:textId="5FCC29D5" w:rsidR="00A0013C" w:rsidRPr="00FA2708" w:rsidRDefault="00A0013C" w:rsidP="003A1F11">
            <w:pPr>
              <w:spacing w:line="360" w:lineRule="auto"/>
            </w:pPr>
            <w:r w:rsidRPr="00FA2708">
              <w:fldChar w:fldCharType="begin"/>
            </w:r>
            <w:r w:rsidRPr="00FA2708">
              <w:instrText xml:space="preserve"> PAGEREF CHAPTERIV_413 \h </w:instrText>
            </w:r>
            <w:r w:rsidRPr="00FA2708">
              <w:fldChar w:fldCharType="separate"/>
            </w:r>
            <w:ins w:id="243" w:author="Petnathean Julled" w:date="2021-07-09T21:18:00Z">
              <w:r w:rsidR="00454CE9">
                <w:rPr>
                  <w:noProof/>
                </w:rPr>
                <w:t>40</w:t>
              </w:r>
            </w:ins>
            <w:del w:id="244" w:author="Petnathean Julled" w:date="2021-07-09T11:13:00Z">
              <w:r w:rsidR="002A27EE" w:rsidDel="00437758">
                <w:rPr>
                  <w:noProof/>
                </w:rPr>
                <w:delText>39</w:delText>
              </w:r>
            </w:del>
            <w:r w:rsidRPr="00FA2708">
              <w:fldChar w:fldCharType="end"/>
            </w:r>
          </w:p>
        </w:tc>
      </w:tr>
      <w:tr w:rsidR="00A0013C" w:rsidRPr="00A0013C" w14:paraId="6FBD18B9" w14:textId="77777777" w:rsidTr="00111C0E">
        <w:tc>
          <w:tcPr>
            <w:tcW w:w="7763" w:type="dxa"/>
          </w:tcPr>
          <w:p w14:paraId="206C6EB3" w14:textId="5DF0C35B"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CHAPTERIV_414 \h  \* MERGEFORMAT </w:instrText>
            </w:r>
            <w:r w:rsidRPr="00A0013C">
              <w:fldChar w:fldCharType="separate"/>
            </w:r>
            <w:ins w:id="245" w:author="Petnathean Julled" w:date="2021-07-09T21:18:00Z">
              <w:r w:rsidR="00454CE9" w:rsidRPr="00454CE9">
                <w:rPr>
                  <w:rPrChange w:id="246" w:author="Petnathean Julled" w:date="2021-07-09T21:18:00Z">
                    <w:rPr>
                      <w:b/>
                      <w:bCs/>
                    </w:rPr>
                  </w:rPrChange>
                </w:rPr>
                <w:t xml:space="preserve">4.1.4 Compile and Deploy </w:t>
              </w:r>
              <w:proofErr w:type="spellStart"/>
              <w:r w:rsidR="00454CE9" w:rsidRPr="00454CE9">
                <w:rPr>
                  <w:rPrChange w:id="247" w:author="Petnathean Julled" w:date="2021-07-09T21:18:00Z">
                    <w:rPr>
                      <w:b/>
                      <w:bCs/>
                    </w:rPr>
                  </w:rPrChange>
                </w:rPr>
                <w:t>Smartcontract</w:t>
              </w:r>
              <w:proofErr w:type="spellEnd"/>
              <w:r w:rsidR="00454CE9" w:rsidRPr="00454CE9">
                <w:rPr>
                  <w:rPrChange w:id="248" w:author="Petnathean Julled" w:date="2021-07-09T21:18:00Z">
                    <w:rPr>
                      <w:b/>
                      <w:bCs/>
                    </w:rPr>
                  </w:rPrChange>
                </w:rPr>
                <w:t xml:space="preserve"> Solidity Code</w:t>
              </w:r>
            </w:ins>
            <w:del w:id="249" w:author="Petnathean Julled" w:date="2021-07-09T11:13:00Z">
              <w:r w:rsidRPr="00A0013C" w:rsidDel="00437758">
                <w:delText>4.1.4 Compile and deploy Smartcontract Solidity code</w:delText>
              </w:r>
            </w:del>
            <w:r w:rsidRPr="00A0013C">
              <w:fldChar w:fldCharType="end"/>
            </w:r>
            <w:r w:rsidR="00F73BD6">
              <w:rPr>
                <w:rFonts w:cstheme="minorBidi" w:hint="cs"/>
                <w:u w:val="dotted"/>
                <w:cs/>
              </w:rPr>
              <w:t>                        </w:t>
            </w:r>
            <w:del w:id="250"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7ADF9DFE" w14:textId="620E0686" w:rsidR="00A0013C" w:rsidRPr="00FA2708" w:rsidRDefault="00A0013C" w:rsidP="003A1F11">
            <w:pPr>
              <w:spacing w:line="360" w:lineRule="auto"/>
            </w:pPr>
            <w:r w:rsidRPr="00FA2708">
              <w:fldChar w:fldCharType="begin"/>
            </w:r>
            <w:r w:rsidRPr="00FA2708">
              <w:instrText xml:space="preserve"> PAGEREF CHAPTERIV_414 \h </w:instrText>
            </w:r>
            <w:r w:rsidRPr="00FA2708">
              <w:fldChar w:fldCharType="separate"/>
            </w:r>
            <w:ins w:id="251" w:author="Petnathean Julled" w:date="2021-07-09T21:18:00Z">
              <w:r w:rsidR="00454CE9">
                <w:rPr>
                  <w:noProof/>
                </w:rPr>
                <w:t>45</w:t>
              </w:r>
            </w:ins>
            <w:del w:id="252" w:author="Petnathean Julled" w:date="2021-07-09T11:13:00Z">
              <w:r w:rsidR="002A27EE" w:rsidDel="00437758">
                <w:rPr>
                  <w:noProof/>
                </w:rPr>
                <w:delText>44</w:delText>
              </w:r>
            </w:del>
            <w:r w:rsidRPr="00FA2708">
              <w:fldChar w:fldCharType="end"/>
            </w:r>
          </w:p>
        </w:tc>
      </w:tr>
      <w:tr w:rsidR="00A0013C" w:rsidRPr="00A0013C" w14:paraId="2EFCAD75" w14:textId="77777777" w:rsidTr="00111C0E">
        <w:tc>
          <w:tcPr>
            <w:tcW w:w="7763" w:type="dxa"/>
          </w:tcPr>
          <w:p w14:paraId="45A232B7" w14:textId="19043CAA"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CHAPTERIV_415 \h  \* MERGEFORMAT </w:instrText>
            </w:r>
            <w:r w:rsidRPr="00A0013C">
              <w:fldChar w:fldCharType="separate"/>
            </w:r>
            <w:ins w:id="253" w:author="Petnathean Julled" w:date="2021-07-09T21:18:00Z">
              <w:r w:rsidR="00454CE9" w:rsidRPr="00454CE9">
                <w:rPr>
                  <w:rPrChange w:id="254" w:author="Petnathean Julled" w:date="2021-07-09T21:18:00Z">
                    <w:rPr>
                      <w:b/>
                      <w:bCs/>
                    </w:rPr>
                  </w:rPrChange>
                </w:rPr>
                <w:t xml:space="preserve">4.1.5 Deploy </w:t>
              </w:r>
              <w:proofErr w:type="spellStart"/>
              <w:r w:rsidR="00454CE9" w:rsidRPr="00454CE9">
                <w:rPr>
                  <w:rPrChange w:id="255" w:author="Petnathean Julled" w:date="2021-07-09T21:18:00Z">
                    <w:rPr>
                      <w:b/>
                      <w:bCs/>
                    </w:rPr>
                  </w:rPrChange>
                </w:rPr>
                <w:t>Smartcontract</w:t>
              </w:r>
              <w:proofErr w:type="spellEnd"/>
              <w:r w:rsidR="00454CE9" w:rsidRPr="00454CE9">
                <w:rPr>
                  <w:rPrChange w:id="256" w:author="Petnathean Julled" w:date="2021-07-09T21:18:00Z">
                    <w:rPr>
                      <w:b/>
                      <w:bCs/>
                    </w:rPr>
                  </w:rPrChange>
                </w:rPr>
                <w:t xml:space="preserve"> into Blockchain</w:t>
              </w:r>
            </w:ins>
            <w:del w:id="257" w:author="Petnathean Julled" w:date="2021-07-09T11:13:00Z">
              <w:r w:rsidRPr="00A0013C" w:rsidDel="00437758">
                <w:delText>4.1.5 Deploy Smartcontract into Blockchain</w:delText>
              </w:r>
            </w:del>
            <w:r w:rsidRPr="00A0013C">
              <w:fldChar w:fldCharType="end"/>
            </w:r>
            <w:r w:rsidR="00F73BD6">
              <w:rPr>
                <w:rFonts w:cstheme="minorBidi" w:hint="cs"/>
                <w:u w:val="dotted"/>
                <w:cs/>
              </w:rPr>
              <w:t>                         </w:t>
            </w:r>
            <w:del w:id="258"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7A8081B3" w14:textId="2AAEAB11" w:rsidR="00A0013C" w:rsidRPr="00FA2708" w:rsidRDefault="00A0013C" w:rsidP="003A1F11">
            <w:pPr>
              <w:spacing w:line="360" w:lineRule="auto"/>
            </w:pPr>
            <w:r w:rsidRPr="00FA2708">
              <w:fldChar w:fldCharType="begin"/>
            </w:r>
            <w:r w:rsidRPr="00FA2708">
              <w:instrText xml:space="preserve"> PAGEREF CHAPTERIV_415 \h </w:instrText>
            </w:r>
            <w:r w:rsidRPr="00FA2708">
              <w:fldChar w:fldCharType="separate"/>
            </w:r>
            <w:ins w:id="259" w:author="Petnathean Julled" w:date="2021-07-09T21:18:00Z">
              <w:r w:rsidR="00454CE9">
                <w:rPr>
                  <w:noProof/>
                </w:rPr>
                <w:t>49</w:t>
              </w:r>
            </w:ins>
            <w:del w:id="260" w:author="Petnathean Julled" w:date="2021-07-09T11:13:00Z">
              <w:r w:rsidR="002A27EE" w:rsidDel="00437758">
                <w:rPr>
                  <w:noProof/>
                </w:rPr>
                <w:delText>48</w:delText>
              </w:r>
            </w:del>
            <w:r w:rsidRPr="00FA2708">
              <w:fldChar w:fldCharType="end"/>
            </w:r>
          </w:p>
        </w:tc>
      </w:tr>
      <w:tr w:rsidR="00A0013C" w:rsidRPr="00A0013C" w14:paraId="484D52B2" w14:textId="77777777" w:rsidTr="00111C0E">
        <w:tc>
          <w:tcPr>
            <w:tcW w:w="7763" w:type="dxa"/>
          </w:tcPr>
          <w:p w14:paraId="11F10109" w14:textId="7D382705" w:rsidR="00A0013C" w:rsidRPr="00F73BD6" w:rsidRDefault="00A0013C" w:rsidP="008E51F8">
            <w:pPr>
              <w:spacing w:line="360" w:lineRule="auto"/>
              <w:ind w:firstLine="427"/>
              <w:rPr>
                <w:rFonts w:cstheme="minorBidi"/>
                <w:u w:val="dotted"/>
              </w:rPr>
            </w:pPr>
            <w:r w:rsidRPr="00A0013C">
              <w:fldChar w:fldCharType="begin"/>
            </w:r>
            <w:r w:rsidRPr="00A0013C">
              <w:instrText xml:space="preserve"> REF CHAPTERIV_416 \h  \* MERGEFORMAT </w:instrText>
            </w:r>
            <w:r w:rsidRPr="00A0013C">
              <w:fldChar w:fldCharType="separate"/>
            </w:r>
            <w:ins w:id="261" w:author="Petnathean Julled" w:date="2021-07-09T21:18:00Z">
              <w:r w:rsidR="00454CE9" w:rsidRPr="00454CE9">
                <w:rPr>
                  <w:rPrChange w:id="262" w:author="Petnathean Julled" w:date="2021-07-09T21:18:00Z">
                    <w:rPr>
                      <w:b/>
                      <w:bCs/>
                    </w:rPr>
                  </w:rPrChange>
                </w:rPr>
                <w:t>4.1.6 Prepare NodeJS Coding Environment</w:t>
              </w:r>
            </w:ins>
            <w:del w:id="263" w:author="Petnathean Julled" w:date="2021-07-09T11:13:00Z">
              <w:r w:rsidRPr="00A0013C" w:rsidDel="00437758">
                <w:delText>4.1.6 Prepare NodeJS Coding environment</w:delText>
              </w:r>
            </w:del>
            <w:r w:rsidRPr="00A0013C">
              <w:fldChar w:fldCharType="end"/>
            </w:r>
            <w:r w:rsidR="00F73BD6">
              <w:rPr>
                <w:rFonts w:cstheme="minorBidi" w:hint="cs"/>
                <w:u w:val="dotted"/>
                <w:cs/>
              </w:rPr>
              <w:t>                                     </w:t>
            </w:r>
            <w:ins w:id="264" w:author="Petnathean Julled" w:date="2021-07-09T11:20:00Z">
              <w:r w:rsidR="00437758">
                <w:rPr>
                  <w:rFonts w:cstheme="minorBidi"/>
                  <w:u w:val="dotted"/>
                </w:rPr>
                <w:t> </w:t>
              </w:r>
            </w:ins>
            <w:del w:id="265" w:author="Petnathean Julled" w:date="2021-07-09T11:19:00Z">
              <w:r w:rsidR="00F73BD6" w:rsidDel="00437758">
                <w:rPr>
                  <w:rFonts w:cstheme="minorBidi" w:hint="cs"/>
                  <w:u w:val="dotted"/>
                  <w:cs/>
                </w:rPr>
                <w:delText>  </w:delText>
              </w:r>
            </w:del>
            <w:r w:rsidR="00F73BD6">
              <w:rPr>
                <w:rFonts w:cstheme="minorBidi" w:hint="cs"/>
                <w:u w:val="dotted"/>
                <w:cs/>
              </w:rPr>
              <w:t>                             </w:t>
            </w:r>
          </w:p>
        </w:tc>
        <w:tc>
          <w:tcPr>
            <w:tcW w:w="745" w:type="dxa"/>
          </w:tcPr>
          <w:p w14:paraId="65C16BB1" w14:textId="58489251" w:rsidR="00A0013C" w:rsidRPr="00FA2708" w:rsidRDefault="00A0013C" w:rsidP="003A1F11">
            <w:pPr>
              <w:spacing w:line="360" w:lineRule="auto"/>
            </w:pPr>
            <w:r w:rsidRPr="00FA2708">
              <w:fldChar w:fldCharType="begin"/>
            </w:r>
            <w:r w:rsidRPr="00FA2708">
              <w:instrText xml:space="preserve"> PAGEREF CHAPTERIV_416 \h </w:instrText>
            </w:r>
            <w:r w:rsidRPr="00FA2708">
              <w:fldChar w:fldCharType="separate"/>
            </w:r>
            <w:ins w:id="266" w:author="Petnathean Julled" w:date="2021-07-09T21:18:00Z">
              <w:r w:rsidR="00454CE9">
                <w:rPr>
                  <w:noProof/>
                </w:rPr>
                <w:t>50</w:t>
              </w:r>
            </w:ins>
            <w:del w:id="267" w:author="Petnathean Julled" w:date="2021-07-09T11:13:00Z">
              <w:r w:rsidR="002A27EE" w:rsidDel="00437758">
                <w:rPr>
                  <w:noProof/>
                </w:rPr>
                <w:delText>49</w:delText>
              </w:r>
            </w:del>
            <w:r w:rsidRPr="00FA2708">
              <w:fldChar w:fldCharType="end"/>
            </w:r>
          </w:p>
        </w:tc>
      </w:tr>
      <w:tr w:rsidR="00351574" w:rsidRPr="00A0013C" w14:paraId="7AE8AC00" w14:textId="77777777" w:rsidTr="00111C0E">
        <w:trPr>
          <w:ins w:id="268" w:author="Petnathean Julled" w:date="2021-07-03T00:08:00Z"/>
        </w:trPr>
        <w:tc>
          <w:tcPr>
            <w:tcW w:w="7763" w:type="dxa"/>
          </w:tcPr>
          <w:p w14:paraId="00AC1729" w14:textId="77777777" w:rsidR="00351574" w:rsidRPr="00A0013C" w:rsidRDefault="00351574" w:rsidP="008E51F8">
            <w:pPr>
              <w:spacing w:line="360" w:lineRule="auto"/>
              <w:ind w:firstLine="427"/>
              <w:rPr>
                <w:ins w:id="269" w:author="Petnathean Julled" w:date="2021-07-03T00:08:00Z"/>
              </w:rPr>
            </w:pPr>
          </w:p>
        </w:tc>
        <w:tc>
          <w:tcPr>
            <w:tcW w:w="745" w:type="dxa"/>
          </w:tcPr>
          <w:p w14:paraId="650138B0" w14:textId="77777777" w:rsidR="00351574" w:rsidRPr="00FA2708" w:rsidRDefault="00351574" w:rsidP="003A1F11">
            <w:pPr>
              <w:spacing w:line="360" w:lineRule="auto"/>
              <w:rPr>
                <w:ins w:id="270" w:author="Petnathean Julled" w:date="2021-07-03T00:08:00Z"/>
              </w:rPr>
            </w:pPr>
          </w:p>
        </w:tc>
      </w:tr>
      <w:tr w:rsidR="00A0013C" w:rsidRPr="00A0013C" w14:paraId="65F80FE9" w14:textId="77777777" w:rsidTr="00111C0E">
        <w:tc>
          <w:tcPr>
            <w:tcW w:w="7763" w:type="dxa"/>
          </w:tcPr>
          <w:p w14:paraId="307D5C3A" w14:textId="6BB6C802" w:rsidR="00A0013C" w:rsidRPr="00F73BD6" w:rsidRDefault="00A0013C" w:rsidP="00417537">
            <w:pPr>
              <w:pStyle w:val="Heading2"/>
              <w:rPr>
                <w:rFonts w:cstheme="minorBidi"/>
                <w:b w:val="0"/>
                <w:bCs w:val="0"/>
                <w:sz w:val="24"/>
                <w:szCs w:val="24"/>
                <w:u w:val="dotted"/>
              </w:rPr>
              <w:pPrChange w:id="271" w:author="Petnathean Julled" w:date="2021-07-09T21:20:00Z">
                <w:pPr>
                  <w:pStyle w:val="Heading2"/>
                </w:pPr>
              </w:pPrChange>
            </w:pPr>
            <w:r w:rsidRPr="00A0013C">
              <w:rPr>
                <w:b w:val="0"/>
                <w:bCs w:val="0"/>
                <w:sz w:val="24"/>
                <w:szCs w:val="24"/>
              </w:rPr>
              <w:lastRenderedPageBreak/>
              <w:fldChar w:fldCharType="begin"/>
            </w:r>
            <w:r w:rsidRPr="00A0013C">
              <w:rPr>
                <w:b w:val="0"/>
                <w:bCs w:val="0"/>
                <w:sz w:val="24"/>
                <w:szCs w:val="24"/>
              </w:rPr>
              <w:instrText xml:space="preserve"> REF CHAPTERIV_42 \h  \* MERGEFORMAT </w:instrText>
            </w:r>
            <w:r w:rsidRPr="00A0013C">
              <w:rPr>
                <w:b w:val="0"/>
                <w:bCs w:val="0"/>
                <w:sz w:val="24"/>
                <w:szCs w:val="24"/>
              </w:rPr>
            </w:r>
            <w:r w:rsidRPr="00A0013C">
              <w:rPr>
                <w:b w:val="0"/>
                <w:bCs w:val="0"/>
                <w:sz w:val="24"/>
                <w:szCs w:val="24"/>
              </w:rPr>
              <w:fldChar w:fldCharType="separate"/>
            </w:r>
            <w:ins w:id="272" w:author="Petnathean Julled" w:date="2021-07-09T21:18:00Z">
              <w:r w:rsidR="00454CE9" w:rsidRPr="00454CE9">
                <w:rPr>
                  <w:b w:val="0"/>
                  <w:bCs w:val="0"/>
                  <w:sz w:val="24"/>
                  <w:szCs w:val="24"/>
                  <w:rPrChange w:id="273" w:author="Petnathean Julled" w:date="2021-07-09T21:18:00Z">
                    <w:rPr/>
                  </w:rPrChange>
                </w:rPr>
                <w:t>4.2 XDS Actors</w:t>
              </w:r>
            </w:ins>
            <w:del w:id="274" w:author="Petnathean Julled" w:date="2021-07-09T11:13:00Z">
              <w:r w:rsidRPr="00A0013C" w:rsidDel="00437758">
                <w:rPr>
                  <w:b w:val="0"/>
                  <w:bCs w:val="0"/>
                  <w:sz w:val="24"/>
                  <w:szCs w:val="24"/>
                </w:rPr>
                <w:delText>4.2 XDS Actors</w:delText>
              </w:r>
            </w:del>
            <w:r w:rsidRPr="00A0013C">
              <w:rPr>
                <w:b w:val="0"/>
                <w:bCs w:val="0"/>
                <w:sz w:val="24"/>
                <w:szCs w:val="24"/>
              </w:rPr>
              <w:fldChar w:fldCharType="end"/>
            </w:r>
            <w:r w:rsidR="00F73BD6">
              <w:rPr>
                <w:rFonts w:cstheme="minorBidi" w:hint="cs"/>
                <w:b w:val="0"/>
                <w:bCs w:val="0"/>
                <w:sz w:val="24"/>
                <w:szCs w:val="24"/>
                <w:u w:val="dotted"/>
                <w:cs/>
              </w:rPr>
              <w:t>                            </w:t>
            </w:r>
            <w:del w:id="275" w:author="Petnathean Julled" w:date="2021-07-09T11:20:00Z">
              <w:r w:rsidR="00F73BD6" w:rsidDel="00437758">
                <w:rPr>
                  <w:rFonts w:cstheme="minorBidi" w:hint="cs"/>
                  <w:b w:val="0"/>
                  <w:bCs w:val="0"/>
                  <w:sz w:val="24"/>
                  <w:szCs w:val="24"/>
                  <w:u w:val="dotted"/>
                  <w:cs/>
                </w:rPr>
                <w:delText>                                        </w:delText>
              </w:r>
            </w:del>
            <w:r w:rsidR="00F73BD6">
              <w:rPr>
                <w:rFonts w:cstheme="minorBidi" w:hint="cs"/>
                <w:b w:val="0"/>
                <w:bCs w:val="0"/>
                <w:sz w:val="24"/>
                <w:szCs w:val="24"/>
                <w:u w:val="dotted"/>
                <w:cs/>
              </w:rPr>
              <w:t>                                                                </w:t>
            </w:r>
            <w:ins w:id="276" w:author="Petnathean Julled" w:date="2021-07-09T11:20:00Z">
              <w:r w:rsidR="00437758">
                <w:rPr>
                  <w:rFonts w:cstheme="minorBidi"/>
                  <w:b w:val="0"/>
                  <w:bCs w:val="0"/>
                  <w:sz w:val="24"/>
                  <w:szCs w:val="24"/>
                  <w:u w:val="dotted"/>
                </w:rPr>
                <w:t>                          </w:t>
              </w:r>
            </w:ins>
            <w:r w:rsidR="00F73BD6">
              <w:rPr>
                <w:rFonts w:cstheme="minorBidi" w:hint="cs"/>
                <w:b w:val="0"/>
                <w:bCs w:val="0"/>
                <w:sz w:val="24"/>
                <w:szCs w:val="24"/>
                <w:u w:val="dotted"/>
                <w:cs/>
              </w:rPr>
              <w:t>    </w:t>
            </w:r>
            <w:r w:rsidR="00F73BD6">
              <w:rPr>
                <w:rFonts w:cstheme="minorBidi"/>
                <w:b w:val="0"/>
                <w:bCs w:val="0"/>
                <w:sz w:val="24"/>
                <w:szCs w:val="24"/>
                <w:u w:val="dotted"/>
                <w:cs/>
              </w:rPr>
              <w:t> </w:t>
            </w:r>
          </w:p>
        </w:tc>
        <w:tc>
          <w:tcPr>
            <w:tcW w:w="745" w:type="dxa"/>
          </w:tcPr>
          <w:p w14:paraId="5447EA65" w14:textId="00E981A4" w:rsidR="00A0013C" w:rsidRPr="00FA2708" w:rsidRDefault="00A0013C" w:rsidP="003A1F11">
            <w:pPr>
              <w:spacing w:line="360" w:lineRule="auto"/>
            </w:pPr>
            <w:r w:rsidRPr="00FA2708">
              <w:fldChar w:fldCharType="begin"/>
            </w:r>
            <w:r w:rsidRPr="00FA2708">
              <w:instrText xml:space="preserve"> PAGEREF CHAPTERIV_42 \h </w:instrText>
            </w:r>
            <w:r w:rsidRPr="00FA2708">
              <w:fldChar w:fldCharType="separate"/>
            </w:r>
            <w:ins w:id="277" w:author="Petnathean Julled" w:date="2021-07-09T21:18:00Z">
              <w:r w:rsidR="00454CE9">
                <w:rPr>
                  <w:noProof/>
                </w:rPr>
                <w:t>51</w:t>
              </w:r>
            </w:ins>
            <w:del w:id="278" w:author="Petnathean Julled" w:date="2021-07-09T11:13:00Z">
              <w:r w:rsidR="002A27EE" w:rsidDel="00437758">
                <w:rPr>
                  <w:noProof/>
                </w:rPr>
                <w:delText>50</w:delText>
              </w:r>
            </w:del>
            <w:r w:rsidRPr="00FA2708">
              <w:fldChar w:fldCharType="end"/>
            </w:r>
          </w:p>
        </w:tc>
      </w:tr>
      <w:tr w:rsidR="00A0013C" w:rsidRPr="00A0013C" w14:paraId="764464F7" w14:textId="77777777" w:rsidTr="00111C0E">
        <w:tc>
          <w:tcPr>
            <w:tcW w:w="7763" w:type="dxa"/>
          </w:tcPr>
          <w:p w14:paraId="3A202360" w14:textId="43FD69CC" w:rsidR="00A0013C" w:rsidRPr="00F73BD6" w:rsidRDefault="00A0013C" w:rsidP="00417537">
            <w:pPr>
              <w:pStyle w:val="Heading3"/>
              <w:spacing w:after="0"/>
              <w:ind w:left="0" w:firstLine="427"/>
              <w:rPr>
                <w:rFonts w:cstheme="minorBidi"/>
                <w:b w:val="0"/>
                <w:bCs w:val="0"/>
                <w:u w:val="dotted"/>
              </w:rPr>
              <w:pPrChange w:id="279" w:author="Petnathean Julled" w:date="2021-07-09T21:20:00Z">
                <w:pPr>
                  <w:pStyle w:val="Heading3"/>
                  <w:spacing w:after="0"/>
                  <w:ind w:left="0" w:firstLine="427"/>
                </w:pPr>
              </w:pPrChange>
            </w:pPr>
            <w:r w:rsidRPr="00A0013C">
              <w:rPr>
                <w:b w:val="0"/>
                <w:bCs w:val="0"/>
              </w:rPr>
              <w:fldChar w:fldCharType="begin"/>
            </w:r>
            <w:r w:rsidRPr="00A0013C">
              <w:rPr>
                <w:b w:val="0"/>
                <w:bCs w:val="0"/>
              </w:rPr>
              <w:instrText xml:space="preserve"> REF CHAPTERIV_421 \h  \* MERGEFORMAT </w:instrText>
            </w:r>
            <w:r w:rsidRPr="00A0013C">
              <w:rPr>
                <w:b w:val="0"/>
                <w:bCs w:val="0"/>
              </w:rPr>
            </w:r>
            <w:r w:rsidRPr="00A0013C">
              <w:rPr>
                <w:b w:val="0"/>
                <w:bCs w:val="0"/>
              </w:rPr>
              <w:fldChar w:fldCharType="separate"/>
            </w:r>
            <w:ins w:id="280" w:author="Petnathean Julled" w:date="2021-07-09T21:18:00Z">
              <w:r w:rsidR="00454CE9" w:rsidRPr="00454CE9">
                <w:rPr>
                  <w:b w:val="0"/>
                  <w:bCs w:val="0"/>
                  <w:rPrChange w:id="281" w:author="Petnathean Julled" w:date="2021-07-09T21:18:00Z">
                    <w:rPr/>
                  </w:rPrChange>
                </w:rPr>
                <w:t>4.2.1 XDS Document Repository Actor</w:t>
              </w:r>
            </w:ins>
            <w:del w:id="282" w:author="Petnathean Julled" w:date="2021-07-09T11:13:00Z">
              <w:r w:rsidRPr="00A0013C" w:rsidDel="00437758">
                <w:rPr>
                  <w:b w:val="0"/>
                  <w:bCs w:val="0"/>
                </w:rPr>
                <w:delText>4.2.1 XDS Document Repository Actor</w:delText>
              </w:r>
            </w:del>
            <w:r w:rsidRPr="00A0013C">
              <w:rPr>
                <w:b w:val="0"/>
                <w:bCs w:val="0"/>
              </w:rPr>
              <w:fldChar w:fldCharType="end"/>
            </w:r>
            <w:del w:id="283"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del w:id="284" w:author="Petnathean Julled" w:date="2021-07-09T21:20:00Z">
              <w:r w:rsidR="00F73BD6" w:rsidDel="00417537">
                <w:rPr>
                  <w:rFonts w:cstheme="minorBidi" w:hint="cs"/>
                  <w:b w:val="0"/>
                  <w:bCs w:val="0"/>
                  <w:u w:val="dotted"/>
                  <w:cs/>
                </w:rPr>
                <w:delText> </w:delText>
              </w:r>
            </w:del>
            <w:r w:rsidR="00F73BD6">
              <w:rPr>
                <w:rFonts w:cstheme="minorBidi" w:hint="cs"/>
                <w:b w:val="0"/>
                <w:bCs w:val="0"/>
                <w:u w:val="dotted"/>
                <w:cs/>
              </w:rPr>
              <w:t>                                                              </w:t>
            </w:r>
          </w:p>
        </w:tc>
        <w:tc>
          <w:tcPr>
            <w:tcW w:w="745" w:type="dxa"/>
          </w:tcPr>
          <w:p w14:paraId="7DF9E147" w14:textId="16A0541A" w:rsidR="00A0013C" w:rsidRPr="00FA2708" w:rsidRDefault="00A0013C" w:rsidP="003A1F11">
            <w:pPr>
              <w:spacing w:line="360" w:lineRule="auto"/>
            </w:pPr>
            <w:r w:rsidRPr="00FA2708">
              <w:fldChar w:fldCharType="begin"/>
            </w:r>
            <w:r w:rsidRPr="00FA2708">
              <w:instrText xml:space="preserve"> PAGEREF CHAPTERIV_421 \h </w:instrText>
            </w:r>
            <w:r w:rsidRPr="00FA2708">
              <w:fldChar w:fldCharType="separate"/>
            </w:r>
            <w:ins w:id="285" w:author="Petnathean Julled" w:date="2021-07-09T21:18:00Z">
              <w:r w:rsidR="00454CE9">
                <w:rPr>
                  <w:noProof/>
                </w:rPr>
                <w:t>51</w:t>
              </w:r>
            </w:ins>
            <w:del w:id="286" w:author="Petnathean Julled" w:date="2021-07-09T11:13:00Z">
              <w:r w:rsidR="002A27EE" w:rsidDel="00437758">
                <w:rPr>
                  <w:noProof/>
                </w:rPr>
                <w:delText>50</w:delText>
              </w:r>
            </w:del>
            <w:r w:rsidRPr="00FA2708">
              <w:fldChar w:fldCharType="end"/>
            </w:r>
          </w:p>
        </w:tc>
      </w:tr>
      <w:tr w:rsidR="00A0013C" w:rsidRPr="00A0013C" w14:paraId="3EAF2F53" w14:textId="77777777" w:rsidTr="00111C0E">
        <w:tc>
          <w:tcPr>
            <w:tcW w:w="7763" w:type="dxa"/>
          </w:tcPr>
          <w:p w14:paraId="2646D333" w14:textId="2C93FA7D" w:rsidR="00A0013C" w:rsidRPr="00F73BD6" w:rsidRDefault="00A0013C" w:rsidP="00417537">
            <w:pPr>
              <w:pStyle w:val="Heading3"/>
              <w:spacing w:after="0"/>
              <w:ind w:left="0" w:firstLine="427"/>
              <w:rPr>
                <w:rFonts w:cstheme="minorBidi"/>
                <w:b w:val="0"/>
                <w:bCs w:val="0"/>
                <w:u w:val="dotted"/>
              </w:rPr>
              <w:pPrChange w:id="287" w:author="Petnathean Julled" w:date="2021-07-09T21:20:00Z">
                <w:pPr>
                  <w:pStyle w:val="Heading3"/>
                  <w:spacing w:after="0"/>
                  <w:ind w:left="0" w:firstLine="427"/>
                </w:pPr>
              </w:pPrChange>
            </w:pPr>
            <w:r w:rsidRPr="00A0013C">
              <w:rPr>
                <w:b w:val="0"/>
                <w:bCs w:val="0"/>
              </w:rPr>
              <w:fldChar w:fldCharType="begin"/>
            </w:r>
            <w:r w:rsidRPr="00A0013C">
              <w:rPr>
                <w:b w:val="0"/>
                <w:bCs w:val="0"/>
              </w:rPr>
              <w:instrText xml:space="preserve"> REF CHAPTERIV_422 \h  \* MERGEFORMAT </w:instrText>
            </w:r>
            <w:r w:rsidRPr="00A0013C">
              <w:rPr>
                <w:b w:val="0"/>
                <w:bCs w:val="0"/>
              </w:rPr>
            </w:r>
            <w:r w:rsidRPr="00A0013C">
              <w:rPr>
                <w:b w:val="0"/>
                <w:bCs w:val="0"/>
              </w:rPr>
              <w:fldChar w:fldCharType="separate"/>
            </w:r>
            <w:ins w:id="288" w:author="Petnathean Julled" w:date="2021-07-09T21:18:00Z">
              <w:r w:rsidR="00454CE9" w:rsidRPr="00454CE9">
                <w:rPr>
                  <w:b w:val="0"/>
                  <w:bCs w:val="0"/>
                  <w:rPrChange w:id="289" w:author="Petnathean Julled" w:date="2021-07-09T21:18:00Z">
                    <w:rPr/>
                  </w:rPrChange>
                </w:rPr>
                <w:t>4.2.2 XDS Document Consumer Actor</w:t>
              </w:r>
            </w:ins>
            <w:del w:id="290" w:author="Petnathean Julled" w:date="2021-07-09T11:13:00Z">
              <w:r w:rsidRPr="00A0013C" w:rsidDel="00437758">
                <w:rPr>
                  <w:b w:val="0"/>
                  <w:bCs w:val="0"/>
                </w:rPr>
                <w:delText>4.2.2 XDS Document Consumer Actor</w:delText>
              </w:r>
            </w:del>
            <w:r w:rsidRPr="00A0013C">
              <w:rPr>
                <w:b w:val="0"/>
                <w:bCs w:val="0"/>
              </w:rPr>
              <w:fldChar w:fldCharType="end"/>
            </w:r>
            <w:del w:id="291"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del w:id="292" w:author="Petnathean Julled" w:date="2021-07-09T21:20:00Z">
              <w:r w:rsidR="00F73BD6" w:rsidDel="00417537">
                <w:rPr>
                  <w:rFonts w:cstheme="minorBidi" w:hint="cs"/>
                  <w:b w:val="0"/>
                  <w:bCs w:val="0"/>
                  <w:u w:val="dotted"/>
                  <w:cs/>
                </w:rPr>
                <w:delText> </w:delText>
              </w:r>
            </w:del>
            <w:r w:rsidR="00F73BD6">
              <w:rPr>
                <w:rFonts w:cstheme="minorBidi" w:hint="cs"/>
                <w:b w:val="0"/>
                <w:bCs w:val="0"/>
                <w:u w:val="dotted"/>
                <w:cs/>
              </w:rPr>
              <w:t>                                                                </w:t>
            </w:r>
          </w:p>
        </w:tc>
        <w:tc>
          <w:tcPr>
            <w:tcW w:w="745" w:type="dxa"/>
          </w:tcPr>
          <w:p w14:paraId="06211855" w14:textId="5D9AB269" w:rsidR="00A0013C" w:rsidRPr="00FA2708" w:rsidRDefault="00A0013C" w:rsidP="003A1F11">
            <w:pPr>
              <w:spacing w:line="360" w:lineRule="auto"/>
            </w:pPr>
            <w:r w:rsidRPr="00FA2708">
              <w:fldChar w:fldCharType="begin"/>
            </w:r>
            <w:r w:rsidRPr="00FA2708">
              <w:instrText xml:space="preserve"> PAGEREF CHAPTERIV_422 \h </w:instrText>
            </w:r>
            <w:r w:rsidRPr="00FA2708">
              <w:fldChar w:fldCharType="separate"/>
            </w:r>
            <w:ins w:id="293" w:author="Petnathean Julled" w:date="2021-07-09T21:18:00Z">
              <w:r w:rsidR="00454CE9">
                <w:rPr>
                  <w:noProof/>
                </w:rPr>
                <w:t>60</w:t>
              </w:r>
            </w:ins>
            <w:del w:id="294" w:author="Petnathean Julled" w:date="2021-07-09T11:13:00Z">
              <w:r w:rsidR="002A27EE" w:rsidDel="00437758">
                <w:rPr>
                  <w:noProof/>
                </w:rPr>
                <w:delText>59</w:delText>
              </w:r>
            </w:del>
            <w:r w:rsidRPr="00FA2708">
              <w:fldChar w:fldCharType="end"/>
            </w:r>
          </w:p>
        </w:tc>
      </w:tr>
      <w:tr w:rsidR="00A0013C" w:rsidRPr="00A0013C" w14:paraId="5D27738C" w14:textId="77777777" w:rsidTr="00111C0E">
        <w:tc>
          <w:tcPr>
            <w:tcW w:w="7763" w:type="dxa"/>
          </w:tcPr>
          <w:p w14:paraId="20DA403D" w14:textId="18A43D95" w:rsidR="00A0013C" w:rsidRPr="00F73BD6" w:rsidRDefault="00A0013C" w:rsidP="00417537">
            <w:pPr>
              <w:pStyle w:val="Heading3"/>
              <w:spacing w:after="0"/>
              <w:ind w:left="0" w:firstLine="427"/>
              <w:rPr>
                <w:rFonts w:cstheme="minorBidi"/>
                <w:b w:val="0"/>
                <w:bCs w:val="0"/>
                <w:u w:val="dotted"/>
              </w:rPr>
              <w:pPrChange w:id="295" w:author="Petnathean Julled" w:date="2021-07-09T21:20:00Z">
                <w:pPr>
                  <w:pStyle w:val="Heading3"/>
                  <w:spacing w:after="0"/>
                  <w:ind w:left="0" w:firstLine="427"/>
                </w:pPr>
              </w:pPrChange>
            </w:pPr>
            <w:r w:rsidRPr="00A0013C">
              <w:rPr>
                <w:b w:val="0"/>
                <w:bCs w:val="0"/>
              </w:rPr>
              <w:fldChar w:fldCharType="begin"/>
            </w:r>
            <w:r w:rsidRPr="00A0013C">
              <w:rPr>
                <w:b w:val="0"/>
                <w:bCs w:val="0"/>
              </w:rPr>
              <w:instrText xml:space="preserve"> REF CHAPTERIV_423 \h  \* MERGEFORMAT </w:instrText>
            </w:r>
            <w:r w:rsidRPr="00A0013C">
              <w:rPr>
                <w:b w:val="0"/>
                <w:bCs w:val="0"/>
              </w:rPr>
            </w:r>
            <w:r w:rsidRPr="00A0013C">
              <w:rPr>
                <w:b w:val="0"/>
                <w:bCs w:val="0"/>
              </w:rPr>
              <w:fldChar w:fldCharType="separate"/>
            </w:r>
            <w:ins w:id="296" w:author="Petnathean Julled" w:date="2021-07-09T21:18:00Z">
              <w:r w:rsidR="00454CE9" w:rsidRPr="00454CE9">
                <w:rPr>
                  <w:b w:val="0"/>
                  <w:bCs w:val="0"/>
                  <w:rPrChange w:id="297" w:author="Petnathean Julled" w:date="2021-07-09T21:18:00Z">
                    <w:rPr/>
                  </w:rPrChange>
                </w:rPr>
                <w:t>4.2.3 XDS Document Registry Actor</w:t>
              </w:r>
            </w:ins>
            <w:del w:id="298" w:author="Petnathean Julled" w:date="2021-07-09T11:13:00Z">
              <w:r w:rsidRPr="00A0013C" w:rsidDel="00437758">
                <w:rPr>
                  <w:b w:val="0"/>
                  <w:bCs w:val="0"/>
                </w:rPr>
                <w:delText xml:space="preserve">4.2.3 XDS Document Registry Actor </w:delText>
              </w:r>
            </w:del>
            <w:r w:rsidRPr="00A0013C">
              <w:rPr>
                <w:b w:val="0"/>
                <w:bCs w:val="0"/>
              </w:rPr>
              <w:fldChar w:fldCharType="end"/>
            </w:r>
            <w:del w:id="299" w:author="Petnathean Julled" w:date="2021-07-09T11:20:00Z">
              <w:r w:rsidR="00F73BD6" w:rsidDel="00437758">
                <w:rPr>
                  <w:rFonts w:cstheme="minorBidi" w:hint="cs"/>
                  <w:b w:val="0"/>
                  <w:bCs w:val="0"/>
                  <w:u w:val="dotted"/>
                  <w:cs/>
                </w:rPr>
                <w:delText>   </w:delText>
              </w:r>
            </w:del>
            <w:r w:rsidR="00F73BD6">
              <w:rPr>
                <w:rFonts w:cstheme="minorBidi" w:hint="cs"/>
                <w:b w:val="0"/>
                <w:bCs w:val="0"/>
                <w:u w:val="dotted"/>
                <w:cs/>
              </w:rPr>
              <w:t>                                                                             </w:t>
            </w:r>
          </w:p>
        </w:tc>
        <w:tc>
          <w:tcPr>
            <w:tcW w:w="745" w:type="dxa"/>
          </w:tcPr>
          <w:p w14:paraId="6FDF1B4E" w14:textId="6EE1159F" w:rsidR="00A0013C" w:rsidRPr="00FA2708" w:rsidRDefault="00A0013C" w:rsidP="003A1F11">
            <w:pPr>
              <w:spacing w:line="360" w:lineRule="auto"/>
            </w:pPr>
            <w:r w:rsidRPr="00FA2708">
              <w:fldChar w:fldCharType="begin"/>
            </w:r>
            <w:r w:rsidRPr="00FA2708">
              <w:instrText xml:space="preserve"> PAGEREF CHAPTERIV_423 \h </w:instrText>
            </w:r>
            <w:r w:rsidRPr="00FA2708">
              <w:fldChar w:fldCharType="separate"/>
            </w:r>
            <w:ins w:id="300" w:author="Petnathean Julled" w:date="2021-07-09T21:18:00Z">
              <w:r w:rsidR="00454CE9">
                <w:rPr>
                  <w:noProof/>
                </w:rPr>
                <w:t>88</w:t>
              </w:r>
            </w:ins>
            <w:del w:id="301" w:author="Petnathean Julled" w:date="2021-07-09T11:13:00Z">
              <w:r w:rsidR="002A27EE" w:rsidDel="00437758">
                <w:rPr>
                  <w:noProof/>
                </w:rPr>
                <w:delText>86</w:delText>
              </w:r>
            </w:del>
            <w:r w:rsidRPr="00FA2708">
              <w:fldChar w:fldCharType="end"/>
            </w:r>
          </w:p>
        </w:tc>
      </w:tr>
      <w:tr w:rsidR="00A0013C" w:rsidRPr="00A0013C" w14:paraId="1D19661A" w14:textId="77777777" w:rsidTr="00111C0E">
        <w:tc>
          <w:tcPr>
            <w:tcW w:w="7763" w:type="dxa"/>
          </w:tcPr>
          <w:p w14:paraId="78E8D2BE" w14:textId="72AB316C" w:rsidR="00A0013C" w:rsidRPr="002E3F6E" w:rsidRDefault="002E3F6E" w:rsidP="00417537">
            <w:pPr>
              <w:pStyle w:val="Heading2"/>
              <w:rPr>
                <w:rFonts w:cstheme="minorBidi"/>
                <w:b w:val="0"/>
                <w:bCs w:val="0"/>
                <w:sz w:val="24"/>
                <w:szCs w:val="24"/>
                <w:u w:val="dotted"/>
              </w:rPr>
              <w:pPrChange w:id="302" w:author="Petnathean Julled" w:date="2021-07-09T21:20:00Z">
                <w:pPr>
                  <w:pStyle w:val="Heading2"/>
                </w:pPr>
              </w:pPrChange>
            </w:pPr>
            <w:ins w:id="303" w:author="Petnathean Julled" w:date="2021-07-09T20:22:00Z">
              <w:r w:rsidRPr="002E3F6E">
                <w:rPr>
                  <w:b w:val="0"/>
                  <w:bCs w:val="0"/>
                  <w:sz w:val="24"/>
                  <w:szCs w:val="24"/>
                  <w:rPrChange w:id="304" w:author="Petnathean Julled" w:date="2021-07-09T20:24:00Z">
                    <w:rPr>
                      <w:b w:val="0"/>
                      <w:bCs w:val="0"/>
                    </w:rPr>
                  </w:rPrChange>
                </w:rPr>
                <w:fldChar w:fldCharType="begin"/>
              </w:r>
              <w:r w:rsidRPr="002E3F6E">
                <w:rPr>
                  <w:b w:val="0"/>
                  <w:bCs w:val="0"/>
                  <w:sz w:val="24"/>
                  <w:szCs w:val="24"/>
                  <w:rPrChange w:id="305" w:author="Petnathean Julled" w:date="2021-07-09T20:24:00Z">
                    <w:rPr>
                      <w:b w:val="0"/>
                      <w:bCs w:val="0"/>
                    </w:rPr>
                  </w:rPrChange>
                </w:rPr>
                <w:instrText xml:space="preserve"> REF CHAPTERIV_43 \h </w:instrText>
              </w:r>
            </w:ins>
            <w:r w:rsidRPr="002E3F6E">
              <w:rPr>
                <w:b w:val="0"/>
                <w:bCs w:val="0"/>
                <w:sz w:val="24"/>
                <w:szCs w:val="24"/>
              </w:rPr>
              <w:instrText xml:space="preserve"> \* MERGEFORMAT </w:instrText>
            </w:r>
            <w:r w:rsidRPr="002E3F6E">
              <w:rPr>
                <w:b w:val="0"/>
                <w:bCs w:val="0"/>
                <w:sz w:val="24"/>
                <w:szCs w:val="24"/>
                <w:rPrChange w:id="306" w:author="Petnathean Julled" w:date="2021-07-09T20:24:00Z">
                  <w:rPr>
                    <w:b w:val="0"/>
                    <w:bCs w:val="0"/>
                    <w:sz w:val="24"/>
                    <w:szCs w:val="24"/>
                  </w:rPr>
                </w:rPrChange>
              </w:rPr>
            </w:r>
            <w:r w:rsidRPr="002E3F6E">
              <w:rPr>
                <w:b w:val="0"/>
                <w:bCs w:val="0"/>
                <w:sz w:val="24"/>
                <w:szCs w:val="24"/>
                <w:rPrChange w:id="307" w:author="Petnathean Julled" w:date="2021-07-09T20:24:00Z">
                  <w:rPr>
                    <w:b w:val="0"/>
                    <w:bCs w:val="0"/>
                  </w:rPr>
                </w:rPrChange>
              </w:rPr>
              <w:fldChar w:fldCharType="separate"/>
            </w:r>
            <w:ins w:id="308" w:author="Petnathean Julled" w:date="2021-07-09T21:18:00Z">
              <w:r w:rsidR="00454CE9" w:rsidRPr="00454CE9">
                <w:rPr>
                  <w:b w:val="0"/>
                  <w:bCs w:val="0"/>
                  <w:sz w:val="24"/>
                  <w:szCs w:val="24"/>
                  <w:rPrChange w:id="309" w:author="Petnathean Julled" w:date="2021-07-09T21:18:00Z">
                    <w:rPr/>
                  </w:rPrChange>
                </w:rPr>
                <w:t>4.3 Experimental Setup</w:t>
              </w:r>
            </w:ins>
            <w:ins w:id="310" w:author="Petnathean Julled" w:date="2021-07-09T20:22:00Z">
              <w:r w:rsidRPr="002E3F6E">
                <w:rPr>
                  <w:b w:val="0"/>
                  <w:bCs w:val="0"/>
                  <w:sz w:val="24"/>
                  <w:szCs w:val="24"/>
                  <w:rPrChange w:id="311" w:author="Petnathean Julled" w:date="2021-07-09T20:24:00Z">
                    <w:rPr>
                      <w:b w:val="0"/>
                      <w:bCs w:val="0"/>
                    </w:rPr>
                  </w:rPrChange>
                </w:rPr>
                <w:fldChar w:fldCharType="end"/>
              </w:r>
            </w:ins>
            <w:del w:id="312" w:author="Petnathean Julled" w:date="2021-07-09T20:17:00Z">
              <w:r w:rsidR="00A0013C" w:rsidRPr="002E3F6E" w:rsidDel="00C778BD">
                <w:rPr>
                  <w:b w:val="0"/>
                  <w:bCs w:val="0"/>
                  <w:sz w:val="24"/>
                  <w:szCs w:val="24"/>
                  <w:rPrChange w:id="313" w:author="Petnathean Julled" w:date="2021-07-09T20:24:00Z">
                    <w:rPr>
                      <w:b w:val="0"/>
                      <w:bCs w:val="0"/>
                      <w:sz w:val="24"/>
                      <w:szCs w:val="24"/>
                    </w:rPr>
                  </w:rPrChange>
                </w:rPr>
                <w:fldChar w:fldCharType="begin"/>
              </w:r>
              <w:r w:rsidR="00A0013C" w:rsidRPr="002E3F6E" w:rsidDel="00C778BD">
                <w:rPr>
                  <w:b w:val="0"/>
                  <w:bCs w:val="0"/>
                  <w:sz w:val="24"/>
                  <w:szCs w:val="24"/>
                </w:rPr>
                <w:delInstrText xml:space="preserve"> REF CHAPTERIV_43 \h  \* MERGEFORMAT </w:delInstrText>
              </w:r>
              <w:r w:rsidR="00A0013C" w:rsidRPr="002E3F6E" w:rsidDel="00C778BD">
                <w:rPr>
                  <w:b w:val="0"/>
                  <w:bCs w:val="0"/>
                  <w:sz w:val="24"/>
                  <w:szCs w:val="24"/>
                  <w:rPrChange w:id="314" w:author="Petnathean Julled" w:date="2021-07-09T20:24:00Z">
                    <w:rPr>
                      <w:b w:val="0"/>
                      <w:bCs w:val="0"/>
                      <w:sz w:val="24"/>
                      <w:szCs w:val="24"/>
                    </w:rPr>
                  </w:rPrChange>
                </w:rPr>
              </w:r>
              <w:r w:rsidR="00A0013C" w:rsidRPr="002E3F6E" w:rsidDel="00C778BD">
                <w:rPr>
                  <w:b w:val="0"/>
                  <w:bCs w:val="0"/>
                  <w:sz w:val="24"/>
                  <w:szCs w:val="24"/>
                  <w:rPrChange w:id="315" w:author="Petnathean Julled" w:date="2021-07-09T20:24:00Z">
                    <w:rPr>
                      <w:b w:val="0"/>
                      <w:bCs w:val="0"/>
                      <w:sz w:val="24"/>
                      <w:szCs w:val="24"/>
                    </w:rPr>
                  </w:rPrChange>
                </w:rPr>
                <w:fldChar w:fldCharType="separate"/>
              </w:r>
            </w:del>
            <w:del w:id="316" w:author="Petnathean Julled" w:date="2021-07-09T11:13:00Z">
              <w:r w:rsidR="00A0013C" w:rsidRPr="002E3F6E" w:rsidDel="00437758">
                <w:rPr>
                  <w:b w:val="0"/>
                  <w:bCs w:val="0"/>
                  <w:sz w:val="24"/>
                  <w:szCs w:val="24"/>
                </w:rPr>
                <w:delText>4.3 Experimental setup</w:delText>
              </w:r>
            </w:del>
            <w:del w:id="317" w:author="Petnathean Julled" w:date="2021-07-09T20:17:00Z">
              <w:r w:rsidR="00A0013C" w:rsidRPr="002E3F6E" w:rsidDel="00C778BD">
                <w:rPr>
                  <w:b w:val="0"/>
                  <w:bCs w:val="0"/>
                  <w:sz w:val="24"/>
                  <w:szCs w:val="24"/>
                  <w:rPrChange w:id="318" w:author="Petnathean Julled" w:date="2021-07-09T20:24:00Z">
                    <w:rPr>
                      <w:b w:val="0"/>
                      <w:bCs w:val="0"/>
                      <w:sz w:val="24"/>
                      <w:szCs w:val="24"/>
                    </w:rPr>
                  </w:rPrChange>
                </w:rPr>
                <w:fldChar w:fldCharType="end"/>
              </w:r>
            </w:del>
            <w:del w:id="319" w:author="Petnathean Julled" w:date="2021-07-09T11:20:00Z">
              <w:r w:rsidR="00F73BD6" w:rsidRPr="002E3F6E" w:rsidDel="00437758">
                <w:rPr>
                  <w:rFonts w:cstheme="minorBidi"/>
                  <w:b w:val="0"/>
                  <w:bCs w:val="0"/>
                  <w:sz w:val="24"/>
                  <w:szCs w:val="24"/>
                  <w:u w:val="dotted"/>
                </w:rPr>
                <w:delText>   </w:delText>
              </w:r>
            </w:del>
            <w:del w:id="320" w:author="Petnathean Julled" w:date="2021-07-09T20:17:00Z">
              <w:r w:rsidR="00F73BD6" w:rsidRPr="002E3F6E" w:rsidDel="00C778BD">
                <w:rPr>
                  <w:rFonts w:cstheme="minorBidi"/>
                  <w:b w:val="0"/>
                  <w:bCs w:val="0"/>
                  <w:sz w:val="24"/>
                  <w:szCs w:val="24"/>
                  <w:u w:val="dotted"/>
                </w:rPr>
                <w:delText> </w:delText>
              </w:r>
            </w:del>
            <w:r w:rsidR="00F73BD6" w:rsidRPr="002E3F6E">
              <w:rPr>
                <w:rFonts w:cstheme="minorBidi"/>
                <w:b w:val="0"/>
                <w:bCs w:val="0"/>
                <w:sz w:val="24"/>
                <w:szCs w:val="24"/>
                <w:u w:val="dotted"/>
              </w:rPr>
              <w:t> </w:t>
            </w:r>
            <w:del w:id="321" w:author="Petnathean Julled" w:date="2021-07-09T21:20:00Z">
              <w:r w:rsidR="00F73BD6" w:rsidRPr="002E3F6E" w:rsidDel="00417537">
                <w:rPr>
                  <w:rFonts w:cstheme="minorBidi"/>
                  <w:b w:val="0"/>
                  <w:bCs w:val="0"/>
                  <w:sz w:val="24"/>
                  <w:szCs w:val="24"/>
                  <w:u w:val="dotted"/>
                </w:rPr>
                <w:delText>  </w:delText>
              </w:r>
            </w:del>
            <w:r w:rsidR="00F73BD6" w:rsidRPr="002E3F6E">
              <w:rPr>
                <w:rFonts w:cstheme="minorBidi"/>
                <w:b w:val="0"/>
                <w:bCs w:val="0"/>
                <w:sz w:val="24"/>
                <w:szCs w:val="24"/>
                <w:u w:val="dotted"/>
              </w:rPr>
              <w:t>      </w:t>
            </w:r>
            <w:ins w:id="322" w:author="Petnathean Julled" w:date="2021-07-09T20:25:00Z">
              <w:r>
                <w:rPr>
                  <w:rFonts w:cstheme="minorBidi"/>
                  <w:b w:val="0"/>
                  <w:bCs w:val="0"/>
                  <w:sz w:val="24"/>
                  <w:szCs w:val="24"/>
                  <w:u w:val="dotted"/>
                </w:rPr>
                <w:t>                                                                            </w:t>
              </w:r>
            </w:ins>
            <w:r w:rsidR="00F73BD6" w:rsidRPr="007014D0">
              <w:rPr>
                <w:rFonts w:cstheme="minorBidi" w:hint="cs"/>
                <w:b w:val="0"/>
                <w:bCs w:val="0"/>
                <w:sz w:val="24"/>
                <w:szCs w:val="24"/>
                <w:u w:val="dotted"/>
                <w:cs/>
              </w:rPr>
              <w:t>    </w:t>
            </w:r>
            <w:del w:id="323" w:author="Petnathean Julled" w:date="2021-07-09T20:17:00Z">
              <w:r w:rsidR="00F73BD6" w:rsidRPr="002E3F6E" w:rsidDel="00C778BD">
                <w:rPr>
                  <w:rFonts w:cstheme="minorBidi"/>
                  <w:b w:val="0"/>
                  <w:bCs w:val="0"/>
                  <w:sz w:val="24"/>
                  <w:szCs w:val="24"/>
                  <w:u w:val="dotted"/>
                </w:rPr>
                <w:delText>                                                                                                         </w:delText>
              </w:r>
            </w:del>
          </w:p>
        </w:tc>
        <w:tc>
          <w:tcPr>
            <w:tcW w:w="745" w:type="dxa"/>
          </w:tcPr>
          <w:p w14:paraId="16E9A987" w14:textId="2C87AC48" w:rsidR="00A0013C" w:rsidRPr="00FA2708" w:rsidRDefault="002E3F6E" w:rsidP="003A1F11">
            <w:pPr>
              <w:spacing w:line="360" w:lineRule="auto"/>
            </w:pPr>
            <w:ins w:id="324" w:author="Petnathean Julled" w:date="2021-07-09T20:23:00Z">
              <w:r>
                <w:fldChar w:fldCharType="begin"/>
              </w:r>
              <w:r>
                <w:instrText xml:space="preserve"> PAGEREF CHAPTERIV_43 \h </w:instrText>
              </w:r>
            </w:ins>
            <w:r>
              <w:fldChar w:fldCharType="separate"/>
            </w:r>
            <w:ins w:id="325" w:author="Petnathean Julled" w:date="2021-07-09T21:18:00Z">
              <w:r w:rsidR="00454CE9">
                <w:rPr>
                  <w:noProof/>
                </w:rPr>
                <w:t>128</w:t>
              </w:r>
            </w:ins>
            <w:ins w:id="326" w:author="Petnathean Julled" w:date="2021-07-09T20:23:00Z">
              <w:r>
                <w:fldChar w:fldCharType="end"/>
              </w:r>
            </w:ins>
            <w:del w:id="327" w:author="Petnathean Julled" w:date="2021-07-09T20:21:00Z">
              <w:r w:rsidR="00A0013C" w:rsidRPr="00FA2708" w:rsidDel="002E3F6E">
                <w:fldChar w:fldCharType="begin"/>
              </w:r>
              <w:r w:rsidR="00A0013C" w:rsidRPr="00FA2708" w:rsidDel="002E3F6E">
                <w:delInstrText xml:space="preserve"> PAGEREF CHAPTERIV_43 \h </w:delInstrText>
              </w:r>
              <w:r w:rsidR="00A0013C" w:rsidRPr="00FA2708" w:rsidDel="002E3F6E">
                <w:fldChar w:fldCharType="separate"/>
              </w:r>
            </w:del>
            <w:del w:id="328" w:author="Petnathean Julled" w:date="2021-07-09T11:13:00Z">
              <w:r w:rsidR="002A27EE" w:rsidDel="00437758">
                <w:rPr>
                  <w:noProof/>
                </w:rPr>
                <w:delText>126</w:delText>
              </w:r>
            </w:del>
            <w:del w:id="329" w:author="Petnathean Julled" w:date="2021-07-09T20:21:00Z">
              <w:r w:rsidR="00A0013C" w:rsidRPr="00FA2708" w:rsidDel="002E3F6E">
                <w:fldChar w:fldCharType="end"/>
              </w:r>
            </w:del>
          </w:p>
        </w:tc>
      </w:tr>
      <w:tr w:rsidR="00A0013C" w:rsidRPr="00A0013C" w14:paraId="01E12DD3" w14:textId="77777777" w:rsidTr="00111C0E">
        <w:tc>
          <w:tcPr>
            <w:tcW w:w="7763" w:type="dxa"/>
          </w:tcPr>
          <w:p w14:paraId="7578778E" w14:textId="1CA20B3A" w:rsidR="00A0013C" w:rsidRPr="00454CE9" w:rsidRDefault="002E3F6E" w:rsidP="00417537">
            <w:pPr>
              <w:pStyle w:val="Heading2"/>
              <w:rPr>
                <w:rFonts w:cstheme="minorBidi"/>
                <w:b w:val="0"/>
                <w:bCs w:val="0"/>
                <w:sz w:val="24"/>
                <w:szCs w:val="24"/>
                <w:u w:val="dotted"/>
              </w:rPr>
              <w:pPrChange w:id="330" w:author="Petnathean Julled" w:date="2021-07-09T21:20:00Z">
                <w:pPr>
                  <w:pStyle w:val="Heading2"/>
                </w:pPr>
              </w:pPrChange>
            </w:pPr>
            <w:ins w:id="331" w:author="Petnathean Julled" w:date="2021-07-09T20:22:00Z">
              <w:r w:rsidRPr="00454CE9">
                <w:rPr>
                  <w:b w:val="0"/>
                  <w:bCs w:val="0"/>
                  <w:sz w:val="24"/>
                  <w:szCs w:val="24"/>
                </w:rPr>
                <w:fldChar w:fldCharType="begin"/>
              </w:r>
              <w:r w:rsidRPr="002E3F6E">
                <w:rPr>
                  <w:b w:val="0"/>
                  <w:bCs w:val="0"/>
                  <w:sz w:val="24"/>
                  <w:szCs w:val="24"/>
                </w:rPr>
                <w:instrText xml:space="preserve"> REF CHAPTERIV_44 \h </w:instrText>
              </w:r>
            </w:ins>
            <w:r w:rsidRPr="002E3F6E">
              <w:rPr>
                <w:b w:val="0"/>
                <w:bCs w:val="0"/>
                <w:sz w:val="24"/>
                <w:szCs w:val="24"/>
              </w:rPr>
              <w:instrText xml:space="preserve"> \* MERGEFORMAT </w:instrText>
            </w:r>
            <w:r w:rsidRPr="00454CE9">
              <w:rPr>
                <w:b w:val="0"/>
                <w:bCs w:val="0"/>
                <w:sz w:val="24"/>
                <w:szCs w:val="24"/>
              </w:rPr>
            </w:r>
            <w:r w:rsidRPr="00454CE9">
              <w:rPr>
                <w:b w:val="0"/>
                <w:bCs w:val="0"/>
                <w:sz w:val="24"/>
                <w:szCs w:val="24"/>
                <w:rPrChange w:id="332" w:author="Petnathean Julled" w:date="2021-07-09T20:24:00Z">
                  <w:rPr>
                    <w:b w:val="0"/>
                    <w:bCs w:val="0"/>
                    <w:sz w:val="24"/>
                    <w:szCs w:val="24"/>
                  </w:rPr>
                </w:rPrChange>
              </w:rPr>
              <w:fldChar w:fldCharType="separate"/>
            </w:r>
            <w:ins w:id="333" w:author="Petnathean Julled" w:date="2021-07-09T21:18:00Z">
              <w:r w:rsidR="00454CE9" w:rsidRPr="00454CE9">
                <w:rPr>
                  <w:b w:val="0"/>
                  <w:bCs w:val="0"/>
                  <w:sz w:val="24"/>
                  <w:szCs w:val="24"/>
                  <w:rPrChange w:id="334" w:author="Petnathean Julled" w:date="2021-07-09T21:18:00Z">
                    <w:rPr/>
                  </w:rPrChange>
                </w:rPr>
                <w:t>4.4 Result</w:t>
              </w:r>
            </w:ins>
            <w:ins w:id="335" w:author="Petnathean Julled" w:date="2021-07-09T20:22:00Z">
              <w:r w:rsidRPr="00454CE9">
                <w:rPr>
                  <w:b w:val="0"/>
                  <w:bCs w:val="0"/>
                  <w:sz w:val="24"/>
                  <w:szCs w:val="24"/>
                </w:rPr>
                <w:fldChar w:fldCharType="end"/>
              </w:r>
            </w:ins>
            <w:del w:id="336" w:author="Petnathean Julled" w:date="2021-07-09T20:18:00Z">
              <w:r w:rsidR="00A0013C" w:rsidRPr="002E3F6E" w:rsidDel="004327F7">
                <w:rPr>
                  <w:b w:val="0"/>
                  <w:bCs w:val="0"/>
                  <w:sz w:val="24"/>
                  <w:szCs w:val="24"/>
                  <w:rPrChange w:id="337" w:author="Petnathean Julled" w:date="2021-07-09T20:24:00Z">
                    <w:rPr>
                      <w:b w:val="0"/>
                      <w:bCs w:val="0"/>
                      <w:sz w:val="24"/>
                      <w:szCs w:val="24"/>
                    </w:rPr>
                  </w:rPrChange>
                </w:rPr>
                <w:fldChar w:fldCharType="begin"/>
              </w:r>
              <w:r w:rsidR="00A0013C" w:rsidRPr="002E3F6E" w:rsidDel="004327F7">
                <w:rPr>
                  <w:b w:val="0"/>
                  <w:bCs w:val="0"/>
                  <w:sz w:val="24"/>
                  <w:szCs w:val="24"/>
                </w:rPr>
                <w:delInstrText xml:space="preserve"> REF CHAPTERIV_44 \h  \* MERGEFORMAT </w:delInstrText>
              </w:r>
              <w:r w:rsidR="00A0013C" w:rsidRPr="002E3F6E" w:rsidDel="004327F7">
                <w:rPr>
                  <w:b w:val="0"/>
                  <w:bCs w:val="0"/>
                  <w:sz w:val="24"/>
                  <w:szCs w:val="24"/>
                  <w:rPrChange w:id="338" w:author="Petnathean Julled" w:date="2021-07-09T20:24:00Z">
                    <w:rPr>
                      <w:b w:val="0"/>
                      <w:bCs w:val="0"/>
                      <w:sz w:val="24"/>
                      <w:szCs w:val="24"/>
                    </w:rPr>
                  </w:rPrChange>
                </w:rPr>
              </w:r>
              <w:r w:rsidR="00A0013C" w:rsidRPr="002E3F6E" w:rsidDel="004327F7">
                <w:rPr>
                  <w:b w:val="0"/>
                  <w:bCs w:val="0"/>
                  <w:sz w:val="24"/>
                  <w:szCs w:val="24"/>
                  <w:rPrChange w:id="339" w:author="Petnathean Julled" w:date="2021-07-09T20:24:00Z">
                    <w:rPr>
                      <w:b w:val="0"/>
                      <w:bCs w:val="0"/>
                      <w:sz w:val="24"/>
                      <w:szCs w:val="24"/>
                    </w:rPr>
                  </w:rPrChange>
                </w:rPr>
                <w:fldChar w:fldCharType="separate"/>
              </w:r>
            </w:del>
            <w:del w:id="340" w:author="Petnathean Julled" w:date="2021-07-09T11:13:00Z">
              <w:r w:rsidR="00A0013C" w:rsidRPr="002E3F6E" w:rsidDel="00437758">
                <w:rPr>
                  <w:b w:val="0"/>
                  <w:bCs w:val="0"/>
                  <w:sz w:val="24"/>
                  <w:szCs w:val="24"/>
                </w:rPr>
                <w:delText>4.4 Result</w:delText>
              </w:r>
            </w:del>
            <w:del w:id="341" w:author="Petnathean Julled" w:date="2021-07-09T20:18:00Z">
              <w:r w:rsidR="00A0013C" w:rsidRPr="002E3F6E" w:rsidDel="004327F7">
                <w:rPr>
                  <w:b w:val="0"/>
                  <w:bCs w:val="0"/>
                  <w:sz w:val="24"/>
                  <w:szCs w:val="24"/>
                  <w:rPrChange w:id="342" w:author="Petnathean Julled" w:date="2021-07-09T20:24:00Z">
                    <w:rPr>
                      <w:b w:val="0"/>
                      <w:bCs w:val="0"/>
                      <w:sz w:val="24"/>
                      <w:szCs w:val="24"/>
                    </w:rPr>
                  </w:rPrChange>
                </w:rPr>
                <w:fldChar w:fldCharType="end"/>
              </w:r>
            </w:del>
            <w:del w:id="343" w:author="Petnathean Julled" w:date="2021-07-09T20:17:00Z">
              <w:r w:rsidR="00F73BD6" w:rsidRPr="002E3F6E" w:rsidDel="00C778BD">
                <w:rPr>
                  <w:rFonts w:cstheme="minorBidi"/>
                  <w:b w:val="0"/>
                  <w:bCs w:val="0"/>
                  <w:sz w:val="24"/>
                  <w:szCs w:val="24"/>
                  <w:u w:val="dotted"/>
                </w:rPr>
                <w:delText>                                </w:delText>
              </w:r>
            </w:del>
            <w:del w:id="344" w:author="Petnathean Julled" w:date="2021-07-09T20:24:00Z">
              <w:r w:rsidR="00F73BD6" w:rsidRPr="002E3F6E" w:rsidDel="002E3F6E">
                <w:rPr>
                  <w:rFonts w:cstheme="minorBidi"/>
                  <w:b w:val="0"/>
                  <w:bCs w:val="0"/>
                  <w:sz w:val="24"/>
                  <w:szCs w:val="24"/>
                  <w:u w:val="dotted"/>
                </w:rPr>
                <w:delText>      </w:delText>
              </w:r>
            </w:del>
            <w:del w:id="345" w:author="Petnathean Julled" w:date="2021-07-09T21:20:00Z">
              <w:r w:rsidR="00F73BD6" w:rsidRPr="002E3F6E" w:rsidDel="00417537">
                <w:rPr>
                  <w:rFonts w:cstheme="minorBidi"/>
                  <w:b w:val="0"/>
                  <w:bCs w:val="0"/>
                  <w:sz w:val="24"/>
                  <w:szCs w:val="24"/>
                  <w:u w:val="dotted"/>
                </w:rPr>
                <w:delText>             </w:delText>
              </w:r>
            </w:del>
            <w:r w:rsidR="00F73BD6" w:rsidRPr="002E3F6E">
              <w:rPr>
                <w:rFonts w:cstheme="minorBidi"/>
                <w:b w:val="0"/>
                <w:bCs w:val="0"/>
                <w:sz w:val="24"/>
                <w:szCs w:val="24"/>
                <w:u w:val="dotted"/>
              </w:rPr>
              <w:t>                                      </w:t>
            </w:r>
            <w:ins w:id="346" w:author="Petnathean Julled" w:date="2021-07-09T20:25:00Z">
              <w:r>
                <w:rPr>
                  <w:rFonts w:cstheme="minorBidi"/>
                  <w:b w:val="0"/>
                  <w:bCs w:val="0"/>
                  <w:sz w:val="24"/>
                  <w:szCs w:val="24"/>
                  <w:u w:val="dotted"/>
                </w:rPr>
                <w:t>                         </w:t>
              </w:r>
            </w:ins>
            <w:r w:rsidR="00F73BD6" w:rsidRPr="007014D0">
              <w:rPr>
                <w:rFonts w:cstheme="minorBidi" w:hint="cs"/>
                <w:b w:val="0"/>
                <w:bCs w:val="0"/>
                <w:sz w:val="24"/>
                <w:szCs w:val="24"/>
                <w:u w:val="dotted"/>
                <w:cs/>
              </w:rPr>
              <w:t>                                                             </w:t>
            </w:r>
          </w:p>
        </w:tc>
        <w:tc>
          <w:tcPr>
            <w:tcW w:w="745" w:type="dxa"/>
          </w:tcPr>
          <w:p w14:paraId="298F84AA" w14:textId="76FC2515" w:rsidR="00A0013C" w:rsidRPr="00FA2708" w:rsidRDefault="002E3F6E" w:rsidP="003A1F11">
            <w:pPr>
              <w:spacing w:line="360" w:lineRule="auto"/>
            </w:pPr>
            <w:ins w:id="347" w:author="Petnathean Julled" w:date="2021-07-09T20:23:00Z">
              <w:r>
                <w:fldChar w:fldCharType="begin"/>
              </w:r>
              <w:r>
                <w:instrText xml:space="preserve"> PAGEREF CHAPTERIV_44 \h </w:instrText>
              </w:r>
            </w:ins>
            <w:r>
              <w:fldChar w:fldCharType="separate"/>
            </w:r>
            <w:ins w:id="348" w:author="Petnathean Julled" w:date="2021-07-09T21:18:00Z">
              <w:r w:rsidR="00454CE9">
                <w:rPr>
                  <w:noProof/>
                </w:rPr>
                <w:t>134</w:t>
              </w:r>
            </w:ins>
            <w:ins w:id="349" w:author="Petnathean Julled" w:date="2021-07-09T20:23:00Z">
              <w:r>
                <w:fldChar w:fldCharType="end"/>
              </w:r>
            </w:ins>
            <w:del w:id="350" w:author="Petnathean Julled" w:date="2021-07-09T20:21:00Z">
              <w:r w:rsidR="00A0013C" w:rsidRPr="00FA2708" w:rsidDel="002E3F6E">
                <w:fldChar w:fldCharType="begin"/>
              </w:r>
              <w:r w:rsidR="00A0013C" w:rsidRPr="00FA2708" w:rsidDel="002E3F6E">
                <w:delInstrText xml:space="preserve"> PAGEREF CHAPTERIV_44 \h </w:delInstrText>
              </w:r>
              <w:r w:rsidR="00A0013C" w:rsidRPr="00FA2708" w:rsidDel="002E3F6E">
                <w:fldChar w:fldCharType="separate"/>
              </w:r>
            </w:del>
            <w:del w:id="351" w:author="Petnathean Julled" w:date="2021-07-09T11:13:00Z">
              <w:r w:rsidR="002A27EE" w:rsidDel="00437758">
                <w:rPr>
                  <w:noProof/>
                </w:rPr>
                <w:delText>128</w:delText>
              </w:r>
            </w:del>
            <w:del w:id="352" w:author="Petnathean Julled" w:date="2021-07-09T20:21:00Z">
              <w:r w:rsidR="00A0013C" w:rsidRPr="00FA2708" w:rsidDel="002E3F6E">
                <w:fldChar w:fldCharType="end"/>
              </w:r>
            </w:del>
          </w:p>
        </w:tc>
      </w:tr>
      <w:tr w:rsidR="00A0013C" w:rsidRPr="00A0013C" w14:paraId="0384AE45" w14:textId="77777777" w:rsidTr="00111C0E">
        <w:tc>
          <w:tcPr>
            <w:tcW w:w="7763" w:type="dxa"/>
          </w:tcPr>
          <w:p w14:paraId="20127AD8" w14:textId="2BAB62E1" w:rsidR="00A0013C" w:rsidRPr="00454CE9" w:rsidRDefault="002E3F6E" w:rsidP="00417537">
            <w:pPr>
              <w:pStyle w:val="Heading3"/>
              <w:ind w:left="427"/>
              <w:rPr>
                <w:rFonts w:cstheme="minorBidi"/>
                <w:b w:val="0"/>
                <w:bCs w:val="0"/>
                <w:u w:val="dotted"/>
              </w:rPr>
              <w:pPrChange w:id="353" w:author="Petnathean Julled" w:date="2021-07-09T21:20:00Z">
                <w:pPr>
                  <w:pStyle w:val="Heading3"/>
                  <w:ind w:left="0" w:firstLine="427"/>
                </w:pPr>
              </w:pPrChange>
            </w:pPr>
            <w:ins w:id="354" w:author="Petnathean Julled" w:date="2021-07-09T20:23:00Z">
              <w:r w:rsidRPr="00454CE9">
                <w:rPr>
                  <w:b w:val="0"/>
                  <w:bCs w:val="0"/>
                </w:rPr>
                <w:fldChar w:fldCharType="begin"/>
              </w:r>
              <w:r w:rsidRPr="002E3F6E">
                <w:rPr>
                  <w:b w:val="0"/>
                  <w:bCs w:val="0"/>
                </w:rPr>
                <w:instrText xml:space="preserve"> REF CHAPTERIV_441 \h </w:instrText>
              </w:r>
            </w:ins>
            <w:r w:rsidRPr="002E3F6E">
              <w:rPr>
                <w:b w:val="0"/>
                <w:bCs w:val="0"/>
                <w:rPrChange w:id="355" w:author="Petnathean Julled" w:date="2021-07-09T20:25:00Z">
                  <w:rPr/>
                </w:rPrChange>
              </w:rPr>
              <w:instrText xml:space="preserve"> \* MERGEFORMAT </w:instrText>
            </w:r>
            <w:r w:rsidRPr="00454CE9">
              <w:rPr>
                <w:b w:val="0"/>
                <w:bCs w:val="0"/>
              </w:rPr>
            </w:r>
            <w:r w:rsidRPr="00454CE9">
              <w:rPr>
                <w:b w:val="0"/>
                <w:bCs w:val="0"/>
                <w:rPrChange w:id="356" w:author="Petnathean Julled" w:date="2021-07-09T20:25:00Z">
                  <w:rPr>
                    <w:b w:val="0"/>
                    <w:bCs w:val="0"/>
                  </w:rPr>
                </w:rPrChange>
              </w:rPr>
              <w:fldChar w:fldCharType="separate"/>
            </w:r>
            <w:ins w:id="357" w:author="Petnathean Julled" w:date="2021-07-09T21:18:00Z">
              <w:r w:rsidR="00454CE9" w:rsidRPr="00454CE9">
                <w:rPr>
                  <w:b w:val="0"/>
                  <w:bCs w:val="0"/>
                  <w:rPrChange w:id="358" w:author="Petnathean Julled" w:date="2021-07-09T21:18:00Z">
                    <w:rPr/>
                  </w:rPrChange>
                </w:rPr>
                <w:t>4.4.1 Implementation Result</w:t>
              </w:r>
            </w:ins>
            <w:ins w:id="359" w:author="Petnathean Julled" w:date="2021-07-09T20:23:00Z">
              <w:r w:rsidRPr="00454CE9">
                <w:rPr>
                  <w:b w:val="0"/>
                  <w:bCs w:val="0"/>
                </w:rPr>
                <w:fldChar w:fldCharType="end"/>
              </w:r>
            </w:ins>
            <w:del w:id="360" w:author="Petnathean Julled" w:date="2021-07-09T20:17:00Z">
              <w:r w:rsidR="00A0013C" w:rsidRPr="002E3F6E" w:rsidDel="00C778BD">
                <w:rPr>
                  <w:b w:val="0"/>
                  <w:bCs w:val="0"/>
                  <w:rPrChange w:id="361" w:author="Petnathean Julled" w:date="2021-07-09T20:25:00Z">
                    <w:rPr>
                      <w:b w:val="0"/>
                      <w:bCs w:val="0"/>
                    </w:rPr>
                  </w:rPrChange>
                </w:rPr>
                <w:fldChar w:fldCharType="begin"/>
              </w:r>
              <w:r w:rsidR="00A0013C" w:rsidRPr="002E3F6E" w:rsidDel="00C778BD">
                <w:rPr>
                  <w:b w:val="0"/>
                  <w:bCs w:val="0"/>
                </w:rPr>
                <w:delInstrText xml:space="preserve"> REF CHAPTERIV_441 \h  \* MERGEFORMAT </w:delInstrText>
              </w:r>
              <w:r w:rsidR="00A0013C" w:rsidRPr="002E3F6E" w:rsidDel="00C778BD">
                <w:rPr>
                  <w:b w:val="0"/>
                  <w:bCs w:val="0"/>
                  <w:rPrChange w:id="362" w:author="Petnathean Julled" w:date="2021-07-09T20:25:00Z">
                    <w:rPr>
                      <w:b w:val="0"/>
                      <w:bCs w:val="0"/>
                    </w:rPr>
                  </w:rPrChange>
                </w:rPr>
              </w:r>
              <w:r w:rsidR="00A0013C" w:rsidRPr="002E3F6E" w:rsidDel="00C778BD">
                <w:rPr>
                  <w:b w:val="0"/>
                  <w:bCs w:val="0"/>
                  <w:rPrChange w:id="363" w:author="Petnathean Julled" w:date="2021-07-09T20:25:00Z">
                    <w:rPr>
                      <w:b w:val="0"/>
                      <w:bCs w:val="0"/>
                    </w:rPr>
                  </w:rPrChange>
                </w:rPr>
                <w:fldChar w:fldCharType="separate"/>
              </w:r>
            </w:del>
            <w:del w:id="364" w:author="Petnathean Julled" w:date="2021-07-09T11:13:00Z">
              <w:r w:rsidR="00A0013C" w:rsidRPr="002E3F6E" w:rsidDel="00437758">
                <w:rPr>
                  <w:b w:val="0"/>
                  <w:bCs w:val="0"/>
                </w:rPr>
                <w:delText>4.4.1 Result of each step</w:delText>
              </w:r>
            </w:del>
            <w:del w:id="365" w:author="Petnathean Julled" w:date="2021-07-09T20:17:00Z">
              <w:r w:rsidR="00A0013C" w:rsidRPr="002E3F6E" w:rsidDel="00C778BD">
                <w:rPr>
                  <w:b w:val="0"/>
                  <w:bCs w:val="0"/>
                  <w:rPrChange w:id="366" w:author="Petnathean Julled" w:date="2021-07-09T20:25:00Z">
                    <w:rPr>
                      <w:b w:val="0"/>
                      <w:bCs w:val="0"/>
                    </w:rPr>
                  </w:rPrChange>
                </w:rPr>
                <w:fldChar w:fldCharType="end"/>
              </w:r>
            </w:del>
            <w:del w:id="367" w:author="Petnathean Julled" w:date="2021-07-09T20:24:00Z">
              <w:r w:rsidR="00F73BD6" w:rsidRPr="002E3F6E" w:rsidDel="002E3F6E">
                <w:rPr>
                  <w:rFonts w:cstheme="minorBidi"/>
                  <w:b w:val="0"/>
                  <w:bCs w:val="0"/>
                  <w:u w:val="dotted"/>
                </w:rPr>
                <w:delText>                            </w:delText>
              </w:r>
            </w:del>
            <w:del w:id="368" w:author="Petnathean Julled" w:date="2021-07-09T21:20:00Z">
              <w:r w:rsidR="00F73BD6" w:rsidRPr="002E3F6E" w:rsidDel="00417537">
                <w:rPr>
                  <w:rFonts w:cstheme="minorBidi"/>
                  <w:b w:val="0"/>
                  <w:bCs w:val="0"/>
                  <w:u w:val="dotted"/>
                </w:rPr>
                <w:delText>    </w:delText>
              </w:r>
            </w:del>
            <w:r w:rsidR="00F73BD6" w:rsidRPr="002E3F6E">
              <w:rPr>
                <w:rFonts w:cstheme="minorBidi"/>
                <w:b w:val="0"/>
                <w:bCs w:val="0"/>
                <w:u w:val="dotted"/>
              </w:rPr>
              <w:t>               </w:t>
            </w:r>
            <w:ins w:id="369" w:author="Petnathean Julled" w:date="2021-07-09T20:25:00Z">
              <w:r>
                <w:rPr>
                  <w:rFonts w:cstheme="minorBidi"/>
                  <w:b w:val="0"/>
                  <w:bCs w:val="0"/>
                  <w:u w:val="dotted"/>
                </w:rPr>
                <w:t>      </w:t>
              </w:r>
            </w:ins>
            <w:r w:rsidR="00F73BD6" w:rsidRPr="007014D0">
              <w:rPr>
                <w:rFonts w:cstheme="minorBidi" w:hint="cs"/>
                <w:b w:val="0"/>
                <w:bCs w:val="0"/>
                <w:u w:val="dotted"/>
                <w:cs/>
              </w:rPr>
              <w:t>                                                 </w:t>
            </w:r>
            <w:ins w:id="370" w:author="Petnathean Julled" w:date="2021-07-09T20:26:00Z">
              <w:r>
                <w:rPr>
                  <w:rFonts w:cstheme="minorBidi"/>
                  <w:b w:val="0"/>
                  <w:bCs w:val="0"/>
                  <w:u w:val="dotted"/>
                </w:rPr>
                <w:t>     </w:t>
              </w:r>
            </w:ins>
            <w:r w:rsidR="00F73BD6" w:rsidRPr="007014D0">
              <w:rPr>
                <w:rFonts w:cstheme="minorBidi" w:hint="cs"/>
                <w:b w:val="0"/>
                <w:bCs w:val="0"/>
                <w:u w:val="dotted"/>
                <w:cs/>
              </w:rPr>
              <w:t>             </w:t>
            </w:r>
          </w:p>
        </w:tc>
        <w:tc>
          <w:tcPr>
            <w:tcW w:w="745" w:type="dxa"/>
          </w:tcPr>
          <w:p w14:paraId="7FFF62F8" w14:textId="7501F3ED" w:rsidR="00A0013C" w:rsidRPr="00FA2708" w:rsidRDefault="002E3F6E" w:rsidP="003A1F11">
            <w:pPr>
              <w:spacing w:line="360" w:lineRule="auto"/>
            </w:pPr>
            <w:ins w:id="371" w:author="Petnathean Julled" w:date="2021-07-09T20:23:00Z">
              <w:r>
                <w:fldChar w:fldCharType="begin"/>
              </w:r>
              <w:r>
                <w:instrText xml:space="preserve"> PAGEREF CHAPTERIV_441 \h </w:instrText>
              </w:r>
            </w:ins>
            <w:r>
              <w:fldChar w:fldCharType="separate"/>
            </w:r>
            <w:ins w:id="372" w:author="Petnathean Julled" w:date="2021-07-09T21:18:00Z">
              <w:r w:rsidR="00454CE9">
                <w:rPr>
                  <w:noProof/>
                </w:rPr>
                <w:t>134</w:t>
              </w:r>
            </w:ins>
            <w:ins w:id="373" w:author="Petnathean Julled" w:date="2021-07-09T20:23:00Z">
              <w:r>
                <w:fldChar w:fldCharType="end"/>
              </w:r>
            </w:ins>
            <w:del w:id="374" w:author="Petnathean Julled" w:date="2021-07-09T20:21:00Z">
              <w:r w:rsidR="00A0013C" w:rsidRPr="00FA2708" w:rsidDel="002E3F6E">
                <w:fldChar w:fldCharType="begin"/>
              </w:r>
              <w:r w:rsidR="00A0013C" w:rsidRPr="00FA2708" w:rsidDel="002E3F6E">
                <w:delInstrText xml:space="preserve"> PAGEREF CHAPTERIV_441 \h </w:delInstrText>
              </w:r>
              <w:r w:rsidR="00A0013C" w:rsidRPr="00FA2708" w:rsidDel="002E3F6E">
                <w:fldChar w:fldCharType="separate"/>
              </w:r>
            </w:del>
            <w:del w:id="375" w:author="Petnathean Julled" w:date="2021-07-09T11:13:00Z">
              <w:r w:rsidR="002A27EE" w:rsidDel="00437758">
                <w:rPr>
                  <w:noProof/>
                </w:rPr>
                <w:delText>128</w:delText>
              </w:r>
            </w:del>
            <w:del w:id="376" w:author="Petnathean Julled" w:date="2021-07-09T20:21:00Z">
              <w:r w:rsidR="00A0013C" w:rsidRPr="00FA2708" w:rsidDel="002E3F6E">
                <w:fldChar w:fldCharType="end"/>
              </w:r>
            </w:del>
          </w:p>
        </w:tc>
      </w:tr>
      <w:tr w:rsidR="00A0013C" w:rsidRPr="00A0013C" w14:paraId="3845803D" w14:textId="77777777" w:rsidTr="00111C0E">
        <w:tc>
          <w:tcPr>
            <w:tcW w:w="7763" w:type="dxa"/>
          </w:tcPr>
          <w:p w14:paraId="2066BF5D" w14:textId="666CB46E" w:rsidR="00A0013C" w:rsidRPr="002E3F6E" w:rsidRDefault="002E3F6E" w:rsidP="00417537">
            <w:pPr>
              <w:pStyle w:val="Heading3"/>
              <w:ind w:left="427"/>
              <w:rPr>
                <w:rFonts w:cstheme="minorBidi"/>
                <w:u w:val="dotted"/>
                <w:rPrChange w:id="377" w:author="Petnathean Julled" w:date="2021-07-09T20:25:00Z">
                  <w:rPr>
                    <w:rFonts w:cstheme="minorBidi"/>
                    <w:u w:val="dotted"/>
                  </w:rPr>
                </w:rPrChange>
              </w:rPr>
              <w:pPrChange w:id="378" w:author="Petnathean Julled" w:date="2021-07-09T21:20:00Z">
                <w:pPr>
                  <w:spacing w:line="360" w:lineRule="auto"/>
                  <w:ind w:firstLine="427"/>
                </w:pPr>
              </w:pPrChange>
            </w:pPr>
            <w:ins w:id="379" w:author="Petnathean Julled" w:date="2021-07-09T20:23:00Z">
              <w:r w:rsidRPr="002E3F6E">
                <w:rPr>
                  <w:b w:val="0"/>
                  <w:bCs w:val="0"/>
                  <w:rPrChange w:id="380" w:author="Petnathean Julled" w:date="2021-07-09T20:25:00Z">
                    <w:rPr>
                      <w:rFonts w:eastAsiaTheme="minorEastAsia"/>
                      <w:b/>
                      <w:bCs/>
                    </w:rPr>
                  </w:rPrChange>
                </w:rPr>
                <w:fldChar w:fldCharType="begin"/>
              </w:r>
              <w:r w:rsidRPr="002E3F6E">
                <w:rPr>
                  <w:b w:val="0"/>
                  <w:bCs w:val="0"/>
                  <w:rPrChange w:id="381" w:author="Petnathean Julled" w:date="2021-07-09T20:25:00Z">
                    <w:rPr/>
                  </w:rPrChange>
                </w:rPr>
                <w:instrText xml:space="preserve"> REF CHAPTERIV_442 \h </w:instrText>
              </w:r>
            </w:ins>
            <w:r w:rsidRPr="002E3F6E">
              <w:rPr>
                <w:b w:val="0"/>
                <w:bCs w:val="0"/>
                <w:rPrChange w:id="382" w:author="Petnathean Julled" w:date="2021-07-09T20:25:00Z">
                  <w:rPr/>
                </w:rPrChange>
              </w:rPr>
              <w:instrText xml:space="preserve"> \* MERGEFORMAT </w:instrText>
            </w:r>
            <w:r w:rsidRPr="002E3F6E">
              <w:rPr>
                <w:b w:val="0"/>
                <w:bCs w:val="0"/>
                <w:rPrChange w:id="383" w:author="Petnathean Julled" w:date="2021-07-09T20:25:00Z">
                  <w:rPr>
                    <w:b/>
                    <w:bCs/>
                  </w:rPr>
                </w:rPrChange>
              </w:rPr>
            </w:r>
            <w:r w:rsidRPr="002E3F6E">
              <w:rPr>
                <w:b w:val="0"/>
                <w:bCs w:val="0"/>
                <w:rPrChange w:id="384" w:author="Petnathean Julled" w:date="2021-07-09T20:25:00Z">
                  <w:rPr>
                    <w:b/>
                    <w:bCs/>
                  </w:rPr>
                </w:rPrChange>
              </w:rPr>
              <w:fldChar w:fldCharType="separate"/>
            </w:r>
            <w:ins w:id="385" w:author="Petnathean Julled" w:date="2021-07-09T21:18:00Z">
              <w:r w:rsidR="00454CE9" w:rsidRPr="00454CE9">
                <w:rPr>
                  <w:b w:val="0"/>
                  <w:bCs w:val="0"/>
                  <w:rPrChange w:id="386" w:author="Petnathean Julled" w:date="2021-07-09T21:18:00Z">
                    <w:rPr/>
                  </w:rPrChange>
                </w:rPr>
                <w:t>4.4.2 Experiment Result</w:t>
              </w:r>
            </w:ins>
            <w:ins w:id="387" w:author="Petnathean Julled" w:date="2021-07-09T20:23:00Z">
              <w:r w:rsidRPr="002E3F6E">
                <w:rPr>
                  <w:b w:val="0"/>
                  <w:bCs w:val="0"/>
                  <w:rPrChange w:id="388" w:author="Petnathean Julled" w:date="2021-07-09T20:25:00Z">
                    <w:rPr>
                      <w:b/>
                      <w:bCs/>
                    </w:rPr>
                  </w:rPrChange>
                </w:rPr>
                <w:fldChar w:fldCharType="end"/>
              </w:r>
            </w:ins>
            <w:del w:id="389" w:author="Petnathean Julled" w:date="2021-07-09T20:17:00Z">
              <w:r w:rsidR="00A0013C" w:rsidRPr="002E3F6E" w:rsidDel="00C778BD">
                <w:rPr>
                  <w:b w:val="0"/>
                  <w:bCs w:val="0"/>
                  <w:rPrChange w:id="390" w:author="Petnathean Julled" w:date="2021-07-09T20:25:00Z">
                    <w:rPr>
                      <w:b/>
                      <w:bCs/>
                    </w:rPr>
                  </w:rPrChange>
                </w:rPr>
                <w:fldChar w:fldCharType="begin"/>
              </w:r>
              <w:r w:rsidR="00A0013C" w:rsidRPr="002E3F6E" w:rsidDel="00C778BD">
                <w:rPr>
                  <w:b w:val="0"/>
                  <w:bCs w:val="0"/>
                  <w:rPrChange w:id="391" w:author="Petnathean Julled" w:date="2021-07-09T20:25:00Z">
                    <w:rPr>
                      <w:b/>
                      <w:bCs/>
                    </w:rPr>
                  </w:rPrChange>
                </w:rPr>
                <w:delInstrText xml:space="preserve"> REF CHAPTERIV_442 \h  \* MERGEFORMAT </w:delInstrText>
              </w:r>
              <w:r w:rsidR="00A0013C" w:rsidRPr="002E3F6E" w:rsidDel="00C778BD">
                <w:rPr>
                  <w:b w:val="0"/>
                  <w:bCs w:val="0"/>
                  <w:rPrChange w:id="392" w:author="Petnathean Julled" w:date="2021-07-09T20:25:00Z">
                    <w:rPr>
                      <w:b/>
                      <w:bCs/>
                    </w:rPr>
                  </w:rPrChange>
                </w:rPr>
              </w:r>
              <w:r w:rsidR="00A0013C" w:rsidRPr="002E3F6E" w:rsidDel="00C778BD">
                <w:rPr>
                  <w:b w:val="0"/>
                  <w:bCs w:val="0"/>
                  <w:rPrChange w:id="393" w:author="Petnathean Julled" w:date="2021-07-09T20:25:00Z">
                    <w:rPr>
                      <w:b/>
                      <w:bCs/>
                    </w:rPr>
                  </w:rPrChange>
                </w:rPr>
                <w:fldChar w:fldCharType="separate"/>
              </w:r>
            </w:del>
            <w:del w:id="394" w:author="Petnathean Julled" w:date="2021-07-09T11:13:00Z">
              <w:r w:rsidR="00A0013C" w:rsidRPr="002E3F6E" w:rsidDel="00437758">
                <w:rPr>
                  <w:b w:val="0"/>
                  <w:bCs w:val="0"/>
                  <w:rPrChange w:id="395" w:author="Petnathean Julled" w:date="2021-07-09T20:25:00Z">
                    <w:rPr>
                      <w:b/>
                      <w:bCs/>
                    </w:rPr>
                  </w:rPrChange>
                </w:rPr>
                <w:delText>4.4.2 Performance Evaluation Result</w:delText>
              </w:r>
            </w:del>
            <w:del w:id="396" w:author="Petnathean Julled" w:date="2021-07-09T20:17:00Z">
              <w:r w:rsidR="00A0013C" w:rsidRPr="002E3F6E" w:rsidDel="00C778BD">
                <w:rPr>
                  <w:b w:val="0"/>
                  <w:bCs w:val="0"/>
                  <w:rPrChange w:id="397" w:author="Petnathean Julled" w:date="2021-07-09T20:25:00Z">
                    <w:rPr>
                      <w:b/>
                      <w:bCs/>
                    </w:rPr>
                  </w:rPrChange>
                </w:rPr>
                <w:fldChar w:fldCharType="end"/>
              </w:r>
            </w:del>
            <w:del w:id="398" w:author="Petnathean Julled" w:date="2021-07-09T20:24:00Z">
              <w:r w:rsidR="00F73BD6" w:rsidRPr="002E3F6E" w:rsidDel="002E3F6E">
                <w:rPr>
                  <w:rFonts w:cstheme="minorBidi"/>
                  <w:b w:val="0"/>
                  <w:bCs w:val="0"/>
                  <w:u w:val="dotted"/>
                  <w:rPrChange w:id="399" w:author="Petnathean Julled" w:date="2021-07-09T20:25:00Z">
                    <w:rPr>
                      <w:rFonts w:cstheme="minorBidi"/>
                      <w:b/>
                      <w:bCs/>
                      <w:u w:val="dotted"/>
                    </w:rPr>
                  </w:rPrChange>
                </w:rPr>
                <w:delText> </w:delText>
              </w:r>
            </w:del>
            <w:del w:id="400" w:author="Petnathean Julled" w:date="2021-07-09T21:20:00Z">
              <w:r w:rsidR="00F73BD6" w:rsidRPr="002E3F6E" w:rsidDel="00417537">
                <w:rPr>
                  <w:rFonts w:cstheme="minorBidi"/>
                  <w:b w:val="0"/>
                  <w:bCs w:val="0"/>
                  <w:u w:val="dotted"/>
                  <w:rPrChange w:id="401" w:author="Petnathean Julled" w:date="2021-07-09T20:25:00Z">
                    <w:rPr>
                      <w:rFonts w:cstheme="minorBidi"/>
                      <w:b/>
                      <w:bCs/>
                      <w:u w:val="dotted"/>
                    </w:rPr>
                  </w:rPrChange>
                </w:rPr>
                <w:delText>                     </w:delText>
              </w:r>
            </w:del>
            <w:r w:rsidR="00F73BD6" w:rsidRPr="002E3F6E">
              <w:rPr>
                <w:rFonts w:cstheme="minorBidi"/>
                <w:b w:val="0"/>
                <w:bCs w:val="0"/>
                <w:u w:val="dotted"/>
                <w:rPrChange w:id="402" w:author="Petnathean Julled" w:date="2021-07-09T20:25:00Z">
                  <w:rPr>
                    <w:rFonts w:cstheme="minorBidi"/>
                    <w:b/>
                    <w:bCs/>
                    <w:u w:val="dotted"/>
                  </w:rPr>
                </w:rPrChange>
              </w:rPr>
              <w:t>          </w:t>
            </w:r>
            <w:ins w:id="403" w:author="Petnathean Julled" w:date="2021-07-09T20:25:00Z">
              <w:r>
                <w:rPr>
                  <w:rFonts w:cstheme="minorBidi"/>
                  <w:b w:val="0"/>
                  <w:bCs w:val="0"/>
                  <w:u w:val="dotted"/>
                </w:rPr>
                <w:t>             </w:t>
              </w:r>
            </w:ins>
            <w:r w:rsidR="00F73BD6" w:rsidRPr="002E3F6E">
              <w:rPr>
                <w:rFonts w:cstheme="minorBidi"/>
                <w:b w:val="0"/>
                <w:bCs w:val="0"/>
                <w:u w:val="dotted"/>
                <w:rPrChange w:id="404" w:author="Petnathean Julled" w:date="2021-07-09T20:25:00Z">
                  <w:rPr>
                    <w:rFonts w:cstheme="minorBidi"/>
                    <w:b/>
                    <w:bCs/>
                    <w:u w:val="dotted"/>
                  </w:rPr>
                </w:rPrChange>
              </w:rPr>
              <w:t>                                   </w:t>
            </w:r>
            <w:ins w:id="405" w:author="Petnathean Julled" w:date="2021-07-09T20:26:00Z">
              <w:r>
                <w:rPr>
                  <w:rFonts w:cstheme="minorBidi"/>
                  <w:b w:val="0"/>
                  <w:bCs w:val="0"/>
                  <w:u w:val="dotted"/>
                </w:rPr>
                <w:t>     </w:t>
              </w:r>
            </w:ins>
            <w:r w:rsidR="00F73BD6" w:rsidRPr="002E3F6E">
              <w:rPr>
                <w:rFonts w:cstheme="minorBidi"/>
                <w:b w:val="0"/>
                <w:bCs w:val="0"/>
                <w:u w:val="dotted"/>
                <w:rPrChange w:id="406" w:author="Petnathean Julled" w:date="2021-07-09T20:25:00Z">
                  <w:rPr>
                    <w:rFonts w:cstheme="minorBidi"/>
                    <w:b/>
                    <w:bCs/>
                    <w:u w:val="dotted"/>
                  </w:rPr>
                </w:rPrChange>
              </w:rPr>
              <w:t>              </w:t>
            </w:r>
          </w:p>
        </w:tc>
        <w:tc>
          <w:tcPr>
            <w:tcW w:w="745" w:type="dxa"/>
          </w:tcPr>
          <w:p w14:paraId="20C81E77" w14:textId="29D7446B" w:rsidR="00A0013C" w:rsidRPr="00FA2708" w:rsidRDefault="002E3F6E" w:rsidP="003A1F11">
            <w:pPr>
              <w:spacing w:line="360" w:lineRule="auto"/>
            </w:pPr>
            <w:ins w:id="407" w:author="Petnathean Julled" w:date="2021-07-09T20:23:00Z">
              <w:r>
                <w:fldChar w:fldCharType="begin"/>
              </w:r>
              <w:r>
                <w:instrText xml:space="preserve"> PAGEREF CHAPTERIV_442 \h </w:instrText>
              </w:r>
            </w:ins>
            <w:r>
              <w:fldChar w:fldCharType="separate"/>
            </w:r>
            <w:ins w:id="408" w:author="Petnathean Julled" w:date="2021-07-09T21:18:00Z">
              <w:r w:rsidR="00454CE9">
                <w:rPr>
                  <w:noProof/>
                </w:rPr>
                <w:t>139</w:t>
              </w:r>
            </w:ins>
            <w:ins w:id="409" w:author="Petnathean Julled" w:date="2021-07-09T20:23:00Z">
              <w:r>
                <w:fldChar w:fldCharType="end"/>
              </w:r>
            </w:ins>
            <w:del w:id="410" w:author="Petnathean Julled" w:date="2021-07-09T20:21:00Z">
              <w:r w:rsidR="00A0013C" w:rsidRPr="00FA2708" w:rsidDel="002E3F6E">
                <w:fldChar w:fldCharType="begin"/>
              </w:r>
              <w:r w:rsidR="00A0013C" w:rsidRPr="00FA2708" w:rsidDel="002E3F6E">
                <w:delInstrText xml:space="preserve"> PAGEREF CHAPTERIV_442 \h </w:delInstrText>
              </w:r>
              <w:r w:rsidR="00A0013C" w:rsidRPr="00FA2708" w:rsidDel="002E3F6E">
                <w:fldChar w:fldCharType="separate"/>
              </w:r>
            </w:del>
            <w:del w:id="411" w:author="Petnathean Julled" w:date="2021-07-09T11:13:00Z">
              <w:r w:rsidR="002A27EE" w:rsidDel="00437758">
                <w:rPr>
                  <w:noProof/>
                </w:rPr>
                <w:delText>133</w:delText>
              </w:r>
            </w:del>
            <w:del w:id="412" w:author="Petnathean Julled" w:date="2021-07-09T20:21:00Z">
              <w:r w:rsidR="00A0013C" w:rsidRPr="00FA2708" w:rsidDel="002E3F6E">
                <w:fldChar w:fldCharType="end"/>
              </w:r>
            </w:del>
          </w:p>
        </w:tc>
      </w:tr>
      <w:tr w:rsidR="00A57B88" w:rsidRPr="00A0013C" w14:paraId="44D6F02C" w14:textId="77777777" w:rsidTr="00111C0E">
        <w:tc>
          <w:tcPr>
            <w:tcW w:w="7763" w:type="dxa"/>
          </w:tcPr>
          <w:p w14:paraId="009BAD41" w14:textId="3DF939C6" w:rsidR="00A57B88" w:rsidRPr="00A0013C" w:rsidRDefault="00A57B88" w:rsidP="00241BB7">
            <w:pPr>
              <w:spacing w:line="360" w:lineRule="auto"/>
              <w:ind w:hanging="108"/>
              <w:rPr>
                <w:b/>
                <w:bCs/>
              </w:rPr>
            </w:pPr>
            <w:r w:rsidRPr="00A0013C">
              <w:rPr>
                <w:b/>
                <w:bCs/>
              </w:rPr>
              <w:t>CHAPTER V CONCLUSION AND DISCUSSION</w:t>
            </w:r>
          </w:p>
        </w:tc>
        <w:tc>
          <w:tcPr>
            <w:tcW w:w="745" w:type="dxa"/>
          </w:tcPr>
          <w:p w14:paraId="6F5256C0" w14:textId="04497BF6" w:rsidR="00A57B88" w:rsidRPr="00FA2708" w:rsidRDefault="00FC730B" w:rsidP="003A1F11">
            <w:pPr>
              <w:spacing w:line="360" w:lineRule="auto"/>
              <w:rPr>
                <w:b/>
                <w:bCs/>
              </w:rPr>
            </w:pPr>
            <w:ins w:id="413" w:author="Petnathean Julled" w:date="2021-07-09T21:29:00Z">
              <w:r>
                <w:rPr>
                  <w:b/>
                  <w:bCs/>
                </w:rPr>
                <w:fldChar w:fldCharType="begin"/>
              </w:r>
              <w:r>
                <w:rPr>
                  <w:b/>
                  <w:bCs/>
                </w:rPr>
                <w:instrText xml:space="preserve"> PAGEREF CHAPTERV \h </w:instrText>
              </w:r>
              <w:r>
                <w:rPr>
                  <w:b/>
                  <w:bCs/>
                </w:rPr>
              </w:r>
            </w:ins>
            <w:r>
              <w:rPr>
                <w:b/>
                <w:bCs/>
              </w:rPr>
              <w:fldChar w:fldCharType="separate"/>
            </w:r>
            <w:ins w:id="414" w:author="Petnathean Julled" w:date="2021-07-09T21:29:00Z">
              <w:r>
                <w:rPr>
                  <w:b/>
                  <w:bCs/>
                  <w:noProof/>
                </w:rPr>
                <w:t>148</w:t>
              </w:r>
              <w:r>
                <w:rPr>
                  <w:b/>
                  <w:bCs/>
                </w:rPr>
                <w:fldChar w:fldCharType="end"/>
              </w:r>
            </w:ins>
            <w:del w:id="415" w:author="Petnathean Julled" w:date="2021-07-09T21:29:00Z">
              <w:r w:rsidR="00604AE4" w:rsidRPr="00FA2708" w:rsidDel="00FC730B">
                <w:rPr>
                  <w:b/>
                  <w:bCs/>
                </w:rPr>
                <w:fldChar w:fldCharType="begin"/>
              </w:r>
              <w:r w:rsidR="00604AE4" w:rsidRPr="00FA2708" w:rsidDel="00FC730B">
                <w:rPr>
                  <w:b/>
                  <w:bCs/>
                </w:rPr>
                <w:delInstrText xml:space="preserve"> PAGEREF CHAPTERV \h </w:delInstrText>
              </w:r>
              <w:r w:rsidR="00604AE4" w:rsidRPr="00FA2708" w:rsidDel="00FC730B">
                <w:rPr>
                  <w:b/>
                  <w:bCs/>
                </w:rPr>
              </w:r>
              <w:r w:rsidR="00604AE4" w:rsidRPr="00FA2708" w:rsidDel="00FC730B">
                <w:rPr>
                  <w:b/>
                  <w:bCs/>
                </w:rPr>
                <w:fldChar w:fldCharType="separate"/>
              </w:r>
            </w:del>
            <w:del w:id="416" w:author="Petnathean Julled" w:date="2021-07-09T11:13:00Z">
              <w:r w:rsidR="002A27EE" w:rsidDel="00437758">
                <w:rPr>
                  <w:b/>
                  <w:bCs/>
                  <w:noProof/>
                </w:rPr>
                <w:delText>134</w:delText>
              </w:r>
            </w:del>
            <w:del w:id="417" w:author="Petnathean Julled" w:date="2021-07-09T21:29:00Z">
              <w:r w:rsidR="00604AE4" w:rsidRPr="00FA2708" w:rsidDel="00FC730B">
                <w:rPr>
                  <w:b/>
                  <w:bCs/>
                </w:rPr>
                <w:fldChar w:fldCharType="end"/>
              </w:r>
            </w:del>
          </w:p>
        </w:tc>
      </w:tr>
      <w:tr w:rsidR="00A0013C" w:rsidRPr="00A0013C" w14:paraId="37ABDB5F" w14:textId="77777777" w:rsidTr="00111C0E">
        <w:tc>
          <w:tcPr>
            <w:tcW w:w="7763" w:type="dxa"/>
          </w:tcPr>
          <w:p w14:paraId="03C0B080" w14:textId="40A81A47" w:rsidR="00A0013C" w:rsidRPr="00F73BD6" w:rsidRDefault="00A0013C" w:rsidP="00417537">
            <w:pPr>
              <w:spacing w:line="360" w:lineRule="auto"/>
              <w:rPr>
                <w:rFonts w:cstheme="minorBidi"/>
                <w:u w:val="dotted"/>
              </w:rPr>
              <w:pPrChange w:id="418" w:author="Petnathean Julled" w:date="2021-07-09T21:20:00Z">
                <w:pPr>
                  <w:spacing w:line="360" w:lineRule="auto"/>
                </w:pPr>
              </w:pPrChange>
            </w:pPr>
            <w:r w:rsidRPr="00A0013C">
              <w:fldChar w:fldCharType="begin"/>
            </w:r>
            <w:r w:rsidRPr="00A0013C">
              <w:instrText xml:space="preserve"> REF CHAPTERV_52 \h  \* MERGEFORMAT </w:instrText>
            </w:r>
            <w:r w:rsidRPr="00A0013C">
              <w:fldChar w:fldCharType="separate"/>
            </w:r>
            <w:ins w:id="419" w:author="Petnathean Julled" w:date="2021-07-09T21:18:00Z">
              <w:r w:rsidR="00454CE9" w:rsidRPr="00454CE9">
                <w:rPr>
                  <w:rPrChange w:id="420" w:author="Petnathean Julled" w:date="2021-07-09T21:18:00Z">
                    <w:rPr>
                      <w:b/>
                      <w:bCs/>
                      <w:sz w:val="28"/>
                    </w:rPr>
                  </w:rPrChange>
                </w:rPr>
                <w:t>5.</w:t>
              </w:r>
              <w:r w:rsidR="00454CE9" w:rsidRPr="00454CE9">
                <w:rPr>
                  <w:rPrChange w:id="421" w:author="Petnathean Julled" w:date="2021-07-09T21:18:00Z">
                    <w:rPr>
                      <w:rFonts w:cstheme="minorBidi"/>
                      <w:b/>
                      <w:bCs/>
                      <w:sz w:val="28"/>
                    </w:rPr>
                  </w:rPrChange>
                </w:rPr>
                <w:t>1</w:t>
              </w:r>
              <w:r w:rsidR="00454CE9" w:rsidRPr="00454CE9">
                <w:rPr>
                  <w:rPrChange w:id="422" w:author="Petnathean Julled" w:date="2021-07-09T21:18:00Z">
                    <w:rPr>
                      <w:b/>
                      <w:bCs/>
                      <w:sz w:val="28"/>
                    </w:rPr>
                  </w:rPrChange>
                </w:rPr>
                <w:t xml:space="preserve"> Discussion</w:t>
              </w:r>
            </w:ins>
            <w:del w:id="423" w:author="Petnathean Julled" w:date="2021-07-09T11:13:00Z">
              <w:r w:rsidRPr="00A0013C" w:rsidDel="00437758">
                <w:delText>5.</w:delText>
              </w:r>
              <w:r w:rsidR="00555AD4" w:rsidDel="00437758">
                <w:delText>1</w:delText>
              </w:r>
              <w:r w:rsidRPr="00A0013C" w:rsidDel="00437758">
                <w:delText xml:space="preserve"> Discussion</w:delText>
              </w:r>
            </w:del>
            <w:r w:rsidRPr="00A0013C">
              <w:fldChar w:fldCharType="end"/>
            </w:r>
            <w:del w:id="424" w:author="Petnathean Julled" w:date="2021-07-09T21:20:00Z">
              <w:r w:rsidR="00F73BD6" w:rsidDel="00417537">
                <w:rPr>
                  <w:rFonts w:cstheme="minorBidi" w:hint="cs"/>
                  <w:u w:val="dotted"/>
                  <w:cs/>
                </w:rPr>
                <w:delText> </w:delText>
              </w:r>
            </w:del>
            <w:r w:rsidR="00F73BD6">
              <w:rPr>
                <w:rFonts w:cstheme="minorBidi" w:hint="cs"/>
                <w:u w:val="dotted"/>
                <w:cs/>
              </w:rPr>
              <w:t>                                      </w:t>
            </w:r>
            <w:del w:id="425" w:author="Petnathean Julled" w:date="2021-07-09T20:17:00Z">
              <w:r w:rsidR="00F73BD6" w:rsidDel="00C778BD">
                <w:rPr>
                  <w:rFonts w:cstheme="minorBidi" w:hint="cs"/>
                  <w:u w:val="dotted"/>
                  <w:cs/>
                </w:rPr>
                <w:delText>        </w:delText>
              </w:r>
            </w:del>
            <w:r w:rsidR="00F73BD6">
              <w:rPr>
                <w:rFonts w:cstheme="minorBidi" w:hint="cs"/>
                <w:u w:val="dotted"/>
                <w:cs/>
              </w:rPr>
              <w:t>                                                                                            </w:t>
            </w:r>
            <w:ins w:id="426" w:author="Petnathean Julled" w:date="2021-07-09T20:18:00Z">
              <w:r w:rsidR="00C778BD">
                <w:rPr>
                  <w:rFonts w:cstheme="minorBidi"/>
                  <w:u w:val="dotted"/>
                </w:rPr>
                <w:t>     </w:t>
              </w:r>
            </w:ins>
          </w:p>
        </w:tc>
        <w:tc>
          <w:tcPr>
            <w:tcW w:w="745" w:type="dxa"/>
          </w:tcPr>
          <w:p w14:paraId="123FE11D" w14:textId="15CC96CA" w:rsidR="00A0013C" w:rsidRPr="00FA2708" w:rsidRDefault="00FC730B" w:rsidP="003A1F11">
            <w:pPr>
              <w:spacing w:line="360" w:lineRule="auto"/>
            </w:pPr>
            <w:ins w:id="427" w:author="Petnathean Julled" w:date="2021-07-09T21:29:00Z">
              <w:r>
                <w:fldChar w:fldCharType="begin"/>
              </w:r>
              <w:r>
                <w:instrText xml:space="preserve"> PAGEREF CHAPTERV_51 \h </w:instrText>
              </w:r>
            </w:ins>
            <w:r>
              <w:fldChar w:fldCharType="separate"/>
            </w:r>
            <w:ins w:id="428" w:author="Petnathean Julled" w:date="2021-07-09T21:29:00Z">
              <w:r>
                <w:rPr>
                  <w:noProof/>
                </w:rPr>
                <w:t>149</w:t>
              </w:r>
              <w:r>
                <w:fldChar w:fldCharType="end"/>
              </w:r>
            </w:ins>
            <w:del w:id="429" w:author="Petnathean Julled" w:date="2021-07-09T21:29:00Z">
              <w:r w:rsidR="00A0013C" w:rsidRPr="00FA2708" w:rsidDel="00FC730B">
                <w:fldChar w:fldCharType="begin"/>
              </w:r>
              <w:r w:rsidR="00A0013C" w:rsidRPr="00FA2708" w:rsidDel="00FC730B">
                <w:delInstrText xml:space="preserve"> PAGEREF CHAPTERV_52 \h </w:delInstrText>
              </w:r>
              <w:r w:rsidR="00A0013C" w:rsidRPr="00FA2708" w:rsidDel="00FC730B">
                <w:fldChar w:fldCharType="separate"/>
              </w:r>
            </w:del>
            <w:del w:id="430" w:author="Petnathean Julled" w:date="2021-07-09T11:13:00Z">
              <w:r w:rsidR="002A27EE" w:rsidDel="00437758">
                <w:rPr>
                  <w:noProof/>
                </w:rPr>
                <w:delText>134</w:delText>
              </w:r>
            </w:del>
            <w:del w:id="431" w:author="Petnathean Julled" w:date="2021-07-09T21:29:00Z">
              <w:r w:rsidR="00A0013C" w:rsidRPr="00FA2708" w:rsidDel="00FC730B">
                <w:fldChar w:fldCharType="end"/>
              </w:r>
            </w:del>
          </w:p>
        </w:tc>
      </w:tr>
      <w:tr w:rsidR="00555AD4" w:rsidRPr="00A0013C" w14:paraId="7DE32920" w14:textId="77777777" w:rsidTr="00111C0E">
        <w:tc>
          <w:tcPr>
            <w:tcW w:w="7763" w:type="dxa"/>
          </w:tcPr>
          <w:p w14:paraId="10549D37" w14:textId="147F49F9" w:rsidR="00555AD4" w:rsidRPr="00A0013C" w:rsidRDefault="00555AD4" w:rsidP="00417537">
            <w:pPr>
              <w:spacing w:line="360" w:lineRule="auto"/>
              <w:pPrChange w:id="432" w:author="Petnathean Julled" w:date="2021-07-09T21:20:00Z">
                <w:pPr>
                  <w:spacing w:line="360" w:lineRule="auto"/>
                </w:pPr>
              </w:pPrChange>
            </w:pPr>
            <w:r w:rsidRPr="00A0013C">
              <w:fldChar w:fldCharType="begin"/>
            </w:r>
            <w:r w:rsidRPr="00A0013C">
              <w:instrText xml:space="preserve"> REF CHAPTERV_51 \h  \* MERGEFORMAT </w:instrText>
            </w:r>
            <w:r w:rsidRPr="00A0013C">
              <w:fldChar w:fldCharType="separate"/>
            </w:r>
            <w:ins w:id="433" w:author="Petnathean Julled" w:date="2021-07-09T21:18:00Z">
              <w:r w:rsidR="00454CE9" w:rsidRPr="00454CE9">
                <w:rPr>
                  <w:rPrChange w:id="434" w:author="Petnathean Julled" w:date="2021-07-09T21:18:00Z">
                    <w:rPr>
                      <w:b/>
                      <w:bCs/>
                      <w:sz w:val="28"/>
                    </w:rPr>
                  </w:rPrChange>
                </w:rPr>
                <w:t>5.2 Conclusion</w:t>
              </w:r>
            </w:ins>
            <w:del w:id="435" w:author="Petnathean Julled" w:date="2021-07-09T11:13:00Z">
              <w:r w:rsidRPr="00A0013C" w:rsidDel="00437758">
                <w:delText>5.</w:delText>
              </w:r>
              <w:r w:rsidDel="00437758">
                <w:delText>2</w:delText>
              </w:r>
              <w:r w:rsidRPr="00A0013C" w:rsidDel="00437758">
                <w:delText xml:space="preserve"> Conclusion</w:delText>
              </w:r>
            </w:del>
            <w:r w:rsidRPr="00A0013C">
              <w:fldChar w:fldCharType="end"/>
            </w:r>
            <w:del w:id="436" w:author="Petnathean Julled" w:date="2021-07-09T20:17:00Z">
              <w:r w:rsidDel="00C778BD">
                <w:rPr>
                  <w:rFonts w:cstheme="minorBidi" w:hint="cs"/>
                  <w:u w:val="dotted"/>
                  <w:cs/>
                </w:rPr>
                <w:delText> </w:delText>
              </w:r>
            </w:del>
            <w:del w:id="437" w:author="Petnathean Julled" w:date="2021-07-09T21:20:00Z">
              <w:r w:rsidDel="00417537">
                <w:rPr>
                  <w:rFonts w:cstheme="minorBidi" w:hint="cs"/>
                  <w:u w:val="dotted"/>
                  <w:cs/>
                </w:rPr>
                <w:delText>  </w:delText>
              </w:r>
            </w:del>
            <w:ins w:id="438" w:author="Petnathean Julled" w:date="2021-07-09T21:20:00Z">
              <w:r w:rsidR="00417537">
                <w:rPr>
                  <w:rFonts w:cstheme="minorBidi"/>
                  <w:u w:val="dotted"/>
                </w:rPr>
                <w:t> </w:t>
              </w:r>
            </w:ins>
            <w:r>
              <w:rPr>
                <w:rFonts w:cstheme="minorBidi" w:hint="cs"/>
                <w:u w:val="dotted"/>
                <w:cs/>
              </w:rPr>
              <w:t>                                                                                                                                       </w:t>
            </w:r>
          </w:p>
        </w:tc>
        <w:tc>
          <w:tcPr>
            <w:tcW w:w="745" w:type="dxa"/>
          </w:tcPr>
          <w:p w14:paraId="19200EC4" w14:textId="31650502" w:rsidR="00555AD4" w:rsidRPr="00FA2708" w:rsidRDefault="00FC730B" w:rsidP="00555AD4">
            <w:pPr>
              <w:spacing w:line="360" w:lineRule="auto"/>
            </w:pPr>
            <w:ins w:id="439" w:author="Petnathean Julled" w:date="2021-07-09T21:29:00Z">
              <w:r>
                <w:fldChar w:fldCharType="begin"/>
              </w:r>
              <w:r>
                <w:instrText xml:space="preserve"> PAGEREF CHAPTERV_52 \h </w:instrText>
              </w:r>
            </w:ins>
            <w:r>
              <w:fldChar w:fldCharType="separate"/>
            </w:r>
            <w:ins w:id="440" w:author="Petnathean Julled" w:date="2021-07-09T21:29:00Z">
              <w:r>
                <w:rPr>
                  <w:noProof/>
                </w:rPr>
                <w:t>148</w:t>
              </w:r>
              <w:r>
                <w:fldChar w:fldCharType="end"/>
              </w:r>
            </w:ins>
            <w:del w:id="441" w:author="Petnathean Julled" w:date="2021-07-09T21:29:00Z">
              <w:r w:rsidR="00555AD4" w:rsidRPr="00FA2708" w:rsidDel="00FC730B">
                <w:fldChar w:fldCharType="begin"/>
              </w:r>
              <w:r w:rsidR="00555AD4" w:rsidRPr="00FA2708" w:rsidDel="00FC730B">
                <w:delInstrText xml:space="preserve"> PAGEREF CHAPTERV_51 \h </w:delInstrText>
              </w:r>
              <w:r w:rsidR="00555AD4" w:rsidRPr="00FA2708" w:rsidDel="00FC730B">
                <w:fldChar w:fldCharType="separate"/>
              </w:r>
            </w:del>
            <w:del w:id="442" w:author="Petnathean Julled" w:date="2021-07-09T11:13:00Z">
              <w:r w:rsidR="00555AD4" w:rsidDel="00437758">
                <w:rPr>
                  <w:noProof/>
                </w:rPr>
                <w:delText>135</w:delText>
              </w:r>
            </w:del>
            <w:del w:id="443" w:author="Petnathean Julled" w:date="2021-07-09T21:29:00Z">
              <w:r w:rsidR="00555AD4" w:rsidRPr="00FA2708" w:rsidDel="00FC730B">
                <w:fldChar w:fldCharType="end"/>
              </w:r>
            </w:del>
          </w:p>
        </w:tc>
      </w:tr>
      <w:tr w:rsidR="00555AD4" w:rsidRPr="00A0013C" w14:paraId="0D21D1D4" w14:textId="77777777" w:rsidTr="00111C0E">
        <w:tc>
          <w:tcPr>
            <w:tcW w:w="7763" w:type="dxa"/>
          </w:tcPr>
          <w:p w14:paraId="4C7BE289" w14:textId="101A7A58" w:rsidR="00555AD4" w:rsidRPr="00A0013C" w:rsidRDefault="00555AD4" w:rsidP="00555AD4">
            <w:pPr>
              <w:spacing w:line="360" w:lineRule="auto"/>
              <w:ind w:hanging="108"/>
              <w:rPr>
                <w:b/>
                <w:bCs/>
              </w:rPr>
            </w:pPr>
            <w:r w:rsidRPr="00A0013C">
              <w:rPr>
                <w:b/>
                <w:bCs/>
              </w:rPr>
              <w:t>REFERENCES</w:t>
            </w:r>
          </w:p>
        </w:tc>
        <w:tc>
          <w:tcPr>
            <w:tcW w:w="745" w:type="dxa"/>
          </w:tcPr>
          <w:p w14:paraId="47AE849A" w14:textId="4F1A040B" w:rsidR="00555AD4" w:rsidRPr="00FA2708" w:rsidRDefault="00FC730B" w:rsidP="00555AD4">
            <w:pPr>
              <w:spacing w:line="360" w:lineRule="auto"/>
              <w:rPr>
                <w:b/>
                <w:bCs/>
              </w:rPr>
            </w:pPr>
            <w:ins w:id="444" w:author="Petnathean Julled" w:date="2021-07-09T21:28:00Z">
              <w:r>
                <w:rPr>
                  <w:b/>
                  <w:bCs/>
                </w:rPr>
                <w:fldChar w:fldCharType="begin"/>
              </w:r>
              <w:r>
                <w:rPr>
                  <w:b/>
                  <w:bCs/>
                </w:rPr>
                <w:instrText xml:space="preserve"> PAGEREF REFERENCE \h </w:instrText>
              </w:r>
              <w:r>
                <w:rPr>
                  <w:b/>
                  <w:bCs/>
                </w:rPr>
              </w:r>
            </w:ins>
            <w:r>
              <w:rPr>
                <w:b/>
                <w:bCs/>
              </w:rPr>
              <w:fldChar w:fldCharType="separate"/>
            </w:r>
            <w:ins w:id="445" w:author="Petnathean Julled" w:date="2021-07-09T21:28:00Z">
              <w:r>
                <w:rPr>
                  <w:b/>
                  <w:bCs/>
                  <w:noProof/>
                </w:rPr>
                <w:t>151</w:t>
              </w:r>
              <w:r>
                <w:rPr>
                  <w:b/>
                  <w:bCs/>
                </w:rPr>
                <w:fldChar w:fldCharType="end"/>
              </w:r>
            </w:ins>
            <w:del w:id="446" w:author="Petnathean Julled" w:date="2021-07-09T21:28:00Z">
              <w:r w:rsidR="00555AD4" w:rsidRPr="00FA2708" w:rsidDel="00FC730B">
                <w:rPr>
                  <w:b/>
                  <w:bCs/>
                </w:rPr>
                <w:fldChar w:fldCharType="begin"/>
              </w:r>
              <w:r w:rsidR="00555AD4" w:rsidRPr="00FA2708" w:rsidDel="00FC730B">
                <w:rPr>
                  <w:b/>
                  <w:bCs/>
                </w:rPr>
                <w:delInstrText xml:space="preserve"> PAGEREF REFERENCE \h </w:delInstrText>
              </w:r>
              <w:r w:rsidR="00555AD4" w:rsidRPr="00FA2708" w:rsidDel="00FC730B">
                <w:rPr>
                  <w:b/>
                  <w:bCs/>
                </w:rPr>
              </w:r>
              <w:r w:rsidR="00555AD4" w:rsidRPr="00FA2708" w:rsidDel="00FC730B">
                <w:rPr>
                  <w:b/>
                  <w:bCs/>
                </w:rPr>
                <w:fldChar w:fldCharType="separate"/>
              </w:r>
            </w:del>
            <w:del w:id="447" w:author="Petnathean Julled" w:date="2021-07-09T11:13:00Z">
              <w:r w:rsidR="00555AD4" w:rsidDel="00437758">
                <w:rPr>
                  <w:b/>
                  <w:bCs/>
                  <w:noProof/>
                </w:rPr>
                <w:delText>136</w:delText>
              </w:r>
            </w:del>
            <w:del w:id="448" w:author="Petnathean Julled" w:date="2021-07-09T21:28:00Z">
              <w:r w:rsidR="00555AD4" w:rsidRPr="00FA2708" w:rsidDel="00FC730B">
                <w:rPr>
                  <w:b/>
                  <w:bCs/>
                </w:rPr>
                <w:fldChar w:fldCharType="end"/>
              </w:r>
            </w:del>
          </w:p>
        </w:tc>
      </w:tr>
      <w:tr w:rsidR="00FC730B" w:rsidRPr="00A0013C" w14:paraId="4662C931" w14:textId="77777777" w:rsidTr="00111C0E">
        <w:trPr>
          <w:ins w:id="449" w:author="Petnathean Julled" w:date="2021-07-09T21:26:00Z"/>
        </w:trPr>
        <w:tc>
          <w:tcPr>
            <w:tcW w:w="7763" w:type="dxa"/>
          </w:tcPr>
          <w:p w14:paraId="3F011AA7" w14:textId="34494924" w:rsidR="00FC730B" w:rsidRPr="00A0013C" w:rsidRDefault="00FC730B" w:rsidP="00555AD4">
            <w:pPr>
              <w:spacing w:line="360" w:lineRule="auto"/>
              <w:ind w:hanging="108"/>
              <w:rPr>
                <w:ins w:id="450" w:author="Petnathean Julled" w:date="2021-07-09T21:26:00Z"/>
                <w:b/>
                <w:bCs/>
              </w:rPr>
            </w:pPr>
            <w:ins w:id="451" w:author="Petnathean Julled" w:date="2021-07-09T21:26:00Z">
              <w:r>
                <w:rPr>
                  <w:b/>
                  <w:bCs/>
                </w:rPr>
                <w:t>APPENDIX</w:t>
              </w:r>
            </w:ins>
          </w:p>
        </w:tc>
        <w:tc>
          <w:tcPr>
            <w:tcW w:w="745" w:type="dxa"/>
          </w:tcPr>
          <w:p w14:paraId="28685A73" w14:textId="785BED9D" w:rsidR="00FC730B" w:rsidRPr="00FA2708" w:rsidRDefault="00FC730B" w:rsidP="00555AD4">
            <w:pPr>
              <w:spacing w:line="360" w:lineRule="auto"/>
              <w:rPr>
                <w:ins w:id="452" w:author="Petnathean Julled" w:date="2021-07-09T21:26:00Z"/>
                <w:b/>
                <w:bCs/>
              </w:rPr>
            </w:pPr>
            <w:ins w:id="453" w:author="Petnathean Julled" w:date="2021-07-09T21:30:00Z">
              <w:r>
                <w:rPr>
                  <w:b/>
                  <w:bCs/>
                </w:rPr>
                <w:fldChar w:fldCharType="begin"/>
              </w:r>
              <w:r>
                <w:rPr>
                  <w:b/>
                  <w:bCs/>
                </w:rPr>
                <w:instrText xml:space="preserve"> PAGEREF Appendix \h </w:instrText>
              </w:r>
              <w:r>
                <w:rPr>
                  <w:b/>
                  <w:bCs/>
                </w:rPr>
              </w:r>
            </w:ins>
            <w:r>
              <w:rPr>
                <w:b/>
                <w:bCs/>
              </w:rPr>
              <w:fldChar w:fldCharType="separate"/>
            </w:r>
            <w:ins w:id="454" w:author="Petnathean Julled" w:date="2021-07-09T21:30:00Z">
              <w:r>
                <w:rPr>
                  <w:b/>
                  <w:bCs/>
                  <w:noProof/>
                </w:rPr>
                <w:t>157</w:t>
              </w:r>
              <w:r>
                <w:rPr>
                  <w:b/>
                  <w:bCs/>
                </w:rPr>
                <w:fldChar w:fldCharType="end"/>
              </w:r>
            </w:ins>
          </w:p>
        </w:tc>
      </w:tr>
      <w:tr w:rsidR="00FC730B" w:rsidRPr="00A0013C" w14:paraId="7DFA8FC9" w14:textId="77777777" w:rsidTr="00111C0E">
        <w:trPr>
          <w:ins w:id="455" w:author="Petnathean Julled" w:date="2021-07-09T21:26:00Z"/>
        </w:trPr>
        <w:tc>
          <w:tcPr>
            <w:tcW w:w="7763" w:type="dxa"/>
          </w:tcPr>
          <w:p w14:paraId="3EA33061" w14:textId="2DF8E7A5" w:rsidR="00FC730B" w:rsidRDefault="00FC730B" w:rsidP="00555AD4">
            <w:pPr>
              <w:spacing w:line="360" w:lineRule="auto"/>
              <w:ind w:hanging="108"/>
              <w:rPr>
                <w:ins w:id="456" w:author="Petnathean Julled" w:date="2021-07-09T21:26:00Z"/>
                <w:b/>
                <w:bCs/>
              </w:rPr>
            </w:pPr>
            <w:ins w:id="457" w:author="Petnathean Julled" w:date="2021-07-09T21:26:00Z">
              <w:r>
                <w:rPr>
                  <w:b/>
                  <w:bCs/>
                </w:rPr>
                <w:t>BIOGRAPHY</w:t>
              </w:r>
            </w:ins>
          </w:p>
        </w:tc>
        <w:tc>
          <w:tcPr>
            <w:tcW w:w="745" w:type="dxa"/>
          </w:tcPr>
          <w:p w14:paraId="1583D7CD" w14:textId="4F05538B" w:rsidR="00FC730B" w:rsidRPr="00FA2708" w:rsidRDefault="00FC730B" w:rsidP="00555AD4">
            <w:pPr>
              <w:spacing w:line="360" w:lineRule="auto"/>
              <w:rPr>
                <w:ins w:id="458" w:author="Petnathean Julled" w:date="2021-07-09T21:26:00Z"/>
                <w:b/>
                <w:bCs/>
              </w:rPr>
            </w:pPr>
            <w:ins w:id="459" w:author="Petnathean Julled" w:date="2021-07-09T21:30:00Z">
              <w:r>
                <w:rPr>
                  <w:b/>
                  <w:bCs/>
                </w:rPr>
                <w:fldChar w:fldCharType="begin"/>
              </w:r>
              <w:r>
                <w:rPr>
                  <w:b/>
                  <w:bCs/>
                </w:rPr>
                <w:instrText xml:space="preserve"> PAGEREF Biography \h </w:instrText>
              </w:r>
              <w:r>
                <w:rPr>
                  <w:b/>
                  <w:bCs/>
                </w:rPr>
              </w:r>
            </w:ins>
            <w:r>
              <w:rPr>
                <w:b/>
                <w:bCs/>
              </w:rPr>
              <w:fldChar w:fldCharType="separate"/>
            </w:r>
            <w:ins w:id="460" w:author="Petnathean Julled" w:date="2021-07-09T21:30:00Z">
              <w:r>
                <w:rPr>
                  <w:b/>
                  <w:bCs/>
                  <w:noProof/>
                </w:rPr>
                <w:t>167</w:t>
              </w:r>
              <w:r>
                <w:rPr>
                  <w:b/>
                  <w:bCs/>
                </w:rPr>
                <w:fldChar w:fldCharType="end"/>
              </w:r>
            </w:ins>
          </w:p>
        </w:tc>
      </w:tr>
    </w:tbl>
    <w:p w14:paraId="111B61F5" w14:textId="77777777" w:rsidR="005F7F16" w:rsidRDefault="005F7F16"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78C4DDD" w14:textId="3864E113"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61" w:name="ListOfTables"/>
      <w:r w:rsidRPr="009E7770">
        <w:rPr>
          <w:b/>
          <w:bCs/>
          <w:color w:val="auto"/>
          <w:sz w:val="28"/>
          <w:szCs w:val="28"/>
        </w:rPr>
        <w:lastRenderedPageBreak/>
        <w:t>LIST OF TABLES</w:t>
      </w:r>
    </w:p>
    <w:bookmarkEnd w:id="461"/>
    <w:p w14:paraId="3C940C2C" w14:textId="77777777" w:rsidR="00FC702B" w:rsidRPr="009E7770"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539454D1" w14:textId="01CA3AB4" w:rsidR="00687388" w:rsidRPr="009E7770" w:rsidRDefault="00687388" w:rsidP="00FC702B">
      <w:pPr>
        <w:pStyle w:val="BodyText1"/>
        <w:tabs>
          <w:tab w:val="left" w:pos="1120"/>
          <w:tab w:val="right" w:pos="8400"/>
        </w:tabs>
        <w:spacing w:line="360" w:lineRule="auto"/>
        <w:ind w:firstLine="0"/>
        <w:jc w:val="center"/>
        <w:rPr>
          <w:b/>
          <w:bCs/>
          <w:color w:val="auto"/>
          <w:sz w:val="28"/>
          <w:szCs w:val="28"/>
          <w:lang w:val="en-US"/>
        </w:rPr>
      </w:pPr>
    </w:p>
    <w:tbl>
      <w:tblPr>
        <w:tblW w:w="8508" w:type="dxa"/>
        <w:tblLayout w:type="fixed"/>
        <w:tblLook w:val="01E0" w:firstRow="1" w:lastRow="1" w:firstColumn="1" w:lastColumn="1" w:noHBand="0" w:noVBand="0"/>
        <w:tblPrChange w:id="462" w:author="Petnathean Julled" w:date="2021-07-09T20:27:00Z">
          <w:tblPr>
            <w:tblW w:w="8508" w:type="dxa"/>
            <w:tblLayout w:type="fixed"/>
            <w:tblLook w:val="01E0" w:firstRow="1" w:lastRow="1" w:firstColumn="1" w:lastColumn="1" w:noHBand="0" w:noVBand="0"/>
          </w:tblPr>
        </w:tblPrChange>
      </w:tblPr>
      <w:tblGrid>
        <w:gridCol w:w="817"/>
        <w:gridCol w:w="6946"/>
        <w:gridCol w:w="745"/>
        <w:tblGridChange w:id="463">
          <w:tblGrid>
            <w:gridCol w:w="5"/>
            <w:gridCol w:w="812"/>
            <w:gridCol w:w="5"/>
            <w:gridCol w:w="6941"/>
            <w:gridCol w:w="5"/>
            <w:gridCol w:w="740"/>
            <w:gridCol w:w="5"/>
          </w:tblGrid>
        </w:tblGridChange>
      </w:tblGrid>
      <w:tr w:rsidR="00CB3327" w:rsidRPr="00CB3327" w14:paraId="335A08DB" w14:textId="77777777" w:rsidTr="00FB2315">
        <w:trPr>
          <w:trHeight w:val="586"/>
          <w:trPrChange w:id="464" w:author="Petnathean Julled" w:date="2021-07-09T20:27:00Z">
            <w:trPr>
              <w:gridAfter w:val="0"/>
              <w:trHeight w:val="586"/>
            </w:trPr>
          </w:trPrChange>
        </w:trPr>
        <w:tc>
          <w:tcPr>
            <w:tcW w:w="817" w:type="dxa"/>
            <w:tcPrChange w:id="465" w:author="Petnathean Julled" w:date="2021-07-09T20:27:00Z">
              <w:tcPr>
                <w:tcW w:w="817" w:type="dxa"/>
                <w:gridSpan w:val="2"/>
              </w:tcPr>
            </w:tcPrChange>
          </w:tcPr>
          <w:p w14:paraId="272CD188" w14:textId="77777777" w:rsidR="00FC702B" w:rsidRPr="00CB3327" w:rsidRDefault="00FC702B" w:rsidP="00FC702B">
            <w:pPr>
              <w:spacing w:line="360" w:lineRule="auto"/>
              <w:ind w:left="-140" w:right="-108"/>
              <w:jc w:val="center"/>
              <w:rPr>
                <w:b/>
                <w:bCs/>
              </w:rPr>
            </w:pPr>
            <w:r w:rsidRPr="00CB3327">
              <w:rPr>
                <w:b/>
                <w:bCs/>
              </w:rPr>
              <w:t>Table</w:t>
            </w:r>
          </w:p>
        </w:tc>
        <w:tc>
          <w:tcPr>
            <w:tcW w:w="6946" w:type="dxa"/>
            <w:tcPrChange w:id="466" w:author="Petnathean Julled" w:date="2021-07-09T20:27:00Z">
              <w:tcPr>
                <w:tcW w:w="6946" w:type="dxa"/>
                <w:gridSpan w:val="2"/>
              </w:tcPr>
            </w:tcPrChange>
          </w:tcPr>
          <w:p w14:paraId="7D6F0A6C" w14:textId="77777777" w:rsidR="00FC702B" w:rsidRPr="00CB3327" w:rsidRDefault="00FC702B" w:rsidP="00FC702B">
            <w:pPr>
              <w:spacing w:line="360" w:lineRule="auto"/>
              <w:rPr>
                <w:b/>
                <w:bCs/>
              </w:rPr>
            </w:pPr>
          </w:p>
        </w:tc>
        <w:tc>
          <w:tcPr>
            <w:tcW w:w="745" w:type="dxa"/>
            <w:tcPrChange w:id="467" w:author="Petnathean Julled" w:date="2021-07-09T20:27:00Z">
              <w:tcPr>
                <w:tcW w:w="745" w:type="dxa"/>
                <w:gridSpan w:val="2"/>
              </w:tcPr>
            </w:tcPrChange>
          </w:tcPr>
          <w:p w14:paraId="27EFBE08" w14:textId="77777777" w:rsidR="00FC702B" w:rsidRPr="00CB3327" w:rsidRDefault="00FC702B" w:rsidP="00FC702B">
            <w:pPr>
              <w:spacing w:line="360" w:lineRule="auto"/>
              <w:jc w:val="right"/>
              <w:rPr>
                <w:b/>
                <w:bCs/>
                <w:cs/>
              </w:rPr>
            </w:pPr>
            <w:r w:rsidRPr="00CB3327">
              <w:rPr>
                <w:b/>
                <w:bCs/>
              </w:rPr>
              <w:t>Page</w:t>
            </w:r>
          </w:p>
        </w:tc>
      </w:tr>
      <w:tr w:rsidR="00CB3327" w:rsidRPr="00CB3327" w14:paraId="7ED968EC" w14:textId="77777777" w:rsidTr="00454CE9">
        <w:tc>
          <w:tcPr>
            <w:tcW w:w="817" w:type="dxa"/>
          </w:tcPr>
          <w:p w14:paraId="20128C22" w14:textId="5D98F285" w:rsidR="00FC702B" w:rsidRPr="00CB3327" w:rsidRDefault="00D11606" w:rsidP="00FC702B">
            <w:pPr>
              <w:spacing w:line="360" w:lineRule="auto"/>
              <w:jc w:val="center"/>
            </w:pPr>
            <w:r>
              <w:fldChar w:fldCharType="begin"/>
            </w:r>
            <w:r>
              <w:instrText xml:space="preserve"> REF _Ref74285375 \h </w:instrText>
            </w:r>
            <w:r>
              <w:fldChar w:fldCharType="separate"/>
            </w:r>
            <w:ins w:id="468" w:author="Petnathean Julled" w:date="2021-07-09T21:18:00Z">
              <w:r w:rsidR="00454CE9">
                <w:t xml:space="preserve"> </w:t>
              </w:r>
              <w:r w:rsidR="00454CE9">
                <w:rPr>
                  <w:noProof/>
                </w:rPr>
                <w:t>2</w:t>
              </w:r>
              <w:r w:rsidR="00454CE9">
                <w:noBreakHyphen/>
              </w:r>
              <w:r w:rsidR="00454CE9">
                <w:rPr>
                  <w:noProof/>
                </w:rPr>
                <w:t>1</w:t>
              </w:r>
            </w:ins>
            <w:del w:id="469" w:author="Petnathean Julled" w:date="2021-07-09T11:13:00Z">
              <w:r w:rsidDel="00437758">
                <w:delText xml:space="preserve"> </w:delText>
              </w:r>
              <w:r w:rsidDel="00437758">
                <w:rPr>
                  <w:noProof/>
                </w:rPr>
                <w:delText>2</w:delText>
              </w:r>
              <w:r w:rsidDel="00437758">
                <w:noBreakHyphen/>
              </w:r>
              <w:r w:rsidDel="00437758">
                <w:rPr>
                  <w:noProof/>
                </w:rPr>
                <w:delText>1</w:delText>
              </w:r>
            </w:del>
            <w:r>
              <w:fldChar w:fldCharType="end"/>
            </w:r>
          </w:p>
        </w:tc>
        <w:tc>
          <w:tcPr>
            <w:tcW w:w="6946" w:type="dxa"/>
          </w:tcPr>
          <w:p w14:paraId="0296AE46" w14:textId="61F4B4C5" w:rsidR="00FC702B" w:rsidRPr="00CB3327" w:rsidRDefault="00D11606" w:rsidP="00FC702B">
            <w:pPr>
              <w:spacing w:line="360" w:lineRule="auto"/>
              <w:ind w:hanging="108"/>
            </w:pPr>
            <w:r>
              <w:fldChar w:fldCharType="begin"/>
            </w:r>
            <w:r>
              <w:instrText xml:space="preserve"> REF _Ref74285425 \h </w:instrText>
            </w:r>
            <w:r>
              <w:fldChar w:fldCharType="separate"/>
            </w:r>
            <w:proofErr w:type="spellStart"/>
            <w:r w:rsidR="00454CE9" w:rsidRPr="00E06463">
              <w:t>SubmissionSet</w:t>
            </w:r>
            <w:proofErr w:type="spellEnd"/>
            <w:r w:rsidR="00454CE9" w:rsidRPr="00E06463">
              <w:t xml:space="preserve"> Metadata Attributes</w:t>
            </w:r>
            <w:r>
              <w:fldChar w:fldCharType="end"/>
            </w:r>
          </w:p>
        </w:tc>
        <w:tc>
          <w:tcPr>
            <w:tcW w:w="745" w:type="dxa"/>
          </w:tcPr>
          <w:p w14:paraId="69A87690" w14:textId="257A3219" w:rsidR="00FC702B" w:rsidRPr="00CB3327" w:rsidRDefault="00D11606" w:rsidP="00FC702B">
            <w:pPr>
              <w:spacing w:line="360" w:lineRule="auto"/>
              <w:jc w:val="right"/>
            </w:pPr>
            <w:r>
              <w:fldChar w:fldCharType="begin"/>
            </w:r>
            <w:r>
              <w:instrText xml:space="preserve"> PAGEREF _Ref74285432 \h </w:instrText>
            </w:r>
            <w:r>
              <w:fldChar w:fldCharType="separate"/>
            </w:r>
            <w:ins w:id="470" w:author="Petnathean Julled" w:date="2021-07-09T21:18:00Z">
              <w:r w:rsidR="00454CE9">
                <w:rPr>
                  <w:noProof/>
                </w:rPr>
                <w:t>13</w:t>
              </w:r>
            </w:ins>
            <w:del w:id="471" w:author="Petnathean Julled" w:date="2021-07-09T11:13:00Z">
              <w:r w:rsidDel="00437758">
                <w:rPr>
                  <w:noProof/>
                </w:rPr>
                <w:delText>13</w:delText>
              </w:r>
            </w:del>
            <w:r>
              <w:fldChar w:fldCharType="end"/>
            </w:r>
          </w:p>
        </w:tc>
      </w:tr>
      <w:tr w:rsidR="00CB3327" w:rsidRPr="00CB3327" w14:paraId="3BD63F64" w14:textId="77777777" w:rsidTr="00454CE9">
        <w:tc>
          <w:tcPr>
            <w:tcW w:w="817" w:type="dxa"/>
          </w:tcPr>
          <w:p w14:paraId="777AC9C8" w14:textId="4F9CC051" w:rsidR="00CB3327" w:rsidRPr="00CB3327" w:rsidRDefault="00D11606" w:rsidP="00FC702B">
            <w:pPr>
              <w:spacing w:line="360" w:lineRule="auto"/>
              <w:jc w:val="center"/>
            </w:pPr>
            <w:r>
              <w:fldChar w:fldCharType="begin"/>
            </w:r>
            <w:r>
              <w:instrText xml:space="preserve"> REF _Ref72933640 \h </w:instrText>
            </w:r>
            <w:r>
              <w:fldChar w:fldCharType="separate"/>
            </w:r>
            <w:ins w:id="472" w:author="Petnathean Julled" w:date="2021-07-09T21:18:00Z">
              <w:r w:rsidR="00454CE9" w:rsidRPr="00F95571">
                <w:t xml:space="preserve"> </w:t>
              </w:r>
              <w:r w:rsidR="00454CE9">
                <w:rPr>
                  <w:noProof/>
                </w:rPr>
                <w:t>2</w:t>
              </w:r>
              <w:r w:rsidR="00454CE9">
                <w:noBreakHyphen/>
              </w:r>
              <w:r w:rsidR="00454CE9">
                <w:rPr>
                  <w:noProof/>
                </w:rPr>
                <w:t>2</w:t>
              </w:r>
            </w:ins>
            <w:del w:id="473" w:author="Petnathean Julled" w:date="2021-07-09T11:13:00Z">
              <w:r w:rsidRPr="00F95571" w:rsidDel="00437758">
                <w:delText xml:space="preserve"> </w:delText>
              </w:r>
              <w:r w:rsidDel="00437758">
                <w:rPr>
                  <w:noProof/>
                </w:rPr>
                <w:delText>2</w:delText>
              </w:r>
              <w:r w:rsidDel="00437758">
                <w:noBreakHyphen/>
              </w:r>
              <w:r w:rsidDel="00437758">
                <w:rPr>
                  <w:noProof/>
                </w:rPr>
                <w:delText>2</w:delText>
              </w:r>
            </w:del>
            <w:r>
              <w:fldChar w:fldCharType="end"/>
            </w:r>
          </w:p>
        </w:tc>
        <w:tc>
          <w:tcPr>
            <w:tcW w:w="6946" w:type="dxa"/>
          </w:tcPr>
          <w:p w14:paraId="3C9C0833" w14:textId="307A7975" w:rsidR="00CB3327" w:rsidRPr="00CB3327" w:rsidRDefault="00CB3327" w:rsidP="00FC702B">
            <w:pPr>
              <w:spacing w:line="360" w:lineRule="auto"/>
              <w:ind w:hanging="108"/>
            </w:pPr>
            <w:r w:rsidRPr="00CB3327">
              <w:fldChar w:fldCharType="begin"/>
            </w:r>
            <w:r w:rsidRPr="00CB3327">
              <w:instrText xml:space="preserve"> REF _Ref69266313 \h  \* MERGEFORMAT </w:instrText>
            </w:r>
            <w:r w:rsidRPr="00CB3327">
              <w:fldChar w:fldCharType="separate"/>
            </w:r>
            <w:r w:rsidR="00454CE9" w:rsidRPr="00F95571">
              <w:t>Folder Metadata Attributes</w:t>
            </w:r>
            <w:r w:rsidRPr="00CB3327">
              <w:fldChar w:fldCharType="end"/>
            </w:r>
          </w:p>
        </w:tc>
        <w:tc>
          <w:tcPr>
            <w:tcW w:w="745" w:type="dxa"/>
          </w:tcPr>
          <w:p w14:paraId="48F360D2" w14:textId="3A363C41" w:rsidR="00CB3327" w:rsidRPr="00CB3327" w:rsidRDefault="00CB3327" w:rsidP="00FC702B">
            <w:pPr>
              <w:spacing w:line="360" w:lineRule="auto"/>
              <w:jc w:val="right"/>
            </w:pPr>
            <w:r w:rsidRPr="00CB3327">
              <w:fldChar w:fldCharType="begin"/>
            </w:r>
            <w:r w:rsidRPr="00CB3327">
              <w:instrText xml:space="preserve"> PAGEREF _Ref69266323 \h </w:instrText>
            </w:r>
            <w:r w:rsidRPr="00CB3327">
              <w:fldChar w:fldCharType="separate"/>
            </w:r>
            <w:ins w:id="474" w:author="Petnathean Julled" w:date="2021-07-09T21:18:00Z">
              <w:r w:rsidR="00454CE9">
                <w:rPr>
                  <w:noProof/>
                </w:rPr>
                <w:t>14</w:t>
              </w:r>
            </w:ins>
            <w:del w:id="475" w:author="Petnathean Julled" w:date="2021-07-09T11:13:00Z">
              <w:r w:rsidR="00856E89" w:rsidDel="00437758">
                <w:rPr>
                  <w:noProof/>
                </w:rPr>
                <w:delText>14</w:delText>
              </w:r>
            </w:del>
            <w:r w:rsidRPr="00CB3327">
              <w:fldChar w:fldCharType="end"/>
            </w:r>
          </w:p>
        </w:tc>
      </w:tr>
      <w:tr w:rsidR="00CB3327" w:rsidRPr="00CB3327" w14:paraId="0EC00579" w14:textId="77777777" w:rsidTr="00454CE9">
        <w:tc>
          <w:tcPr>
            <w:tcW w:w="817" w:type="dxa"/>
          </w:tcPr>
          <w:p w14:paraId="119ADC00" w14:textId="4B8AC1C3" w:rsidR="00CB3327" w:rsidRPr="00CB3327" w:rsidRDefault="00D11606" w:rsidP="00FC702B">
            <w:pPr>
              <w:spacing w:line="360" w:lineRule="auto"/>
              <w:jc w:val="center"/>
            </w:pPr>
            <w:r>
              <w:fldChar w:fldCharType="begin"/>
            </w:r>
            <w:r>
              <w:instrText xml:space="preserve"> REF _Ref72933659 \h </w:instrText>
            </w:r>
            <w:r>
              <w:fldChar w:fldCharType="separate"/>
            </w:r>
            <w:ins w:id="476" w:author="Petnathean Julled" w:date="2021-07-09T21:18:00Z">
              <w:r w:rsidR="00454CE9" w:rsidRPr="003E35EF">
                <w:t xml:space="preserve"> </w:t>
              </w:r>
              <w:r w:rsidR="00454CE9">
                <w:rPr>
                  <w:noProof/>
                </w:rPr>
                <w:t>2</w:t>
              </w:r>
              <w:r w:rsidR="00454CE9">
                <w:noBreakHyphen/>
              </w:r>
              <w:r w:rsidR="00454CE9">
                <w:rPr>
                  <w:noProof/>
                </w:rPr>
                <w:t>3</w:t>
              </w:r>
            </w:ins>
            <w:del w:id="477" w:author="Petnathean Julled" w:date="2021-07-09T11:13:00Z">
              <w:r w:rsidRPr="003E35EF" w:rsidDel="00437758">
                <w:delText xml:space="preserve"> </w:delText>
              </w:r>
              <w:r w:rsidDel="00437758">
                <w:rPr>
                  <w:noProof/>
                </w:rPr>
                <w:delText>2</w:delText>
              </w:r>
              <w:r w:rsidDel="00437758">
                <w:noBreakHyphen/>
              </w:r>
              <w:r w:rsidDel="00437758">
                <w:rPr>
                  <w:noProof/>
                </w:rPr>
                <w:delText>3</w:delText>
              </w:r>
            </w:del>
            <w:r>
              <w:fldChar w:fldCharType="end"/>
            </w:r>
          </w:p>
        </w:tc>
        <w:tc>
          <w:tcPr>
            <w:tcW w:w="6946" w:type="dxa"/>
          </w:tcPr>
          <w:p w14:paraId="7CF698CE" w14:textId="4555252F" w:rsidR="00CB3327" w:rsidRPr="00CB3327" w:rsidRDefault="00CB3327" w:rsidP="00FC702B">
            <w:pPr>
              <w:spacing w:line="360" w:lineRule="auto"/>
              <w:ind w:hanging="108"/>
            </w:pPr>
            <w:r w:rsidRPr="00CB3327">
              <w:fldChar w:fldCharType="begin"/>
            </w:r>
            <w:r w:rsidRPr="00CB3327">
              <w:instrText xml:space="preserve"> REF _Ref69266317 \h  \* MERGEFORMAT </w:instrText>
            </w:r>
            <w:r w:rsidRPr="00CB3327">
              <w:fldChar w:fldCharType="separate"/>
            </w:r>
            <w:proofErr w:type="spellStart"/>
            <w:r w:rsidR="00454CE9" w:rsidRPr="003E35EF">
              <w:t>DocumentEntry</w:t>
            </w:r>
            <w:proofErr w:type="spellEnd"/>
            <w:r w:rsidR="00454CE9" w:rsidRPr="003E35EF">
              <w:t xml:space="preserve"> Metadata Attributes</w:t>
            </w:r>
            <w:r w:rsidRPr="00CB3327">
              <w:fldChar w:fldCharType="end"/>
            </w:r>
          </w:p>
        </w:tc>
        <w:tc>
          <w:tcPr>
            <w:tcW w:w="745" w:type="dxa"/>
          </w:tcPr>
          <w:p w14:paraId="1B510881" w14:textId="4EFC2631" w:rsidR="00CB3327" w:rsidRPr="00CB3327" w:rsidRDefault="00CB3327" w:rsidP="00FC702B">
            <w:pPr>
              <w:spacing w:line="360" w:lineRule="auto"/>
              <w:jc w:val="right"/>
            </w:pPr>
            <w:r w:rsidRPr="00CB3327">
              <w:fldChar w:fldCharType="begin"/>
            </w:r>
            <w:r w:rsidRPr="00CB3327">
              <w:instrText xml:space="preserve"> PAGEREF _Ref69266329 \h </w:instrText>
            </w:r>
            <w:r w:rsidRPr="00CB3327">
              <w:fldChar w:fldCharType="separate"/>
            </w:r>
            <w:ins w:id="478" w:author="Petnathean Julled" w:date="2021-07-09T21:18:00Z">
              <w:r w:rsidR="00454CE9">
                <w:rPr>
                  <w:noProof/>
                </w:rPr>
                <w:t>15</w:t>
              </w:r>
            </w:ins>
            <w:del w:id="479" w:author="Petnathean Julled" w:date="2021-07-09T11:13:00Z">
              <w:r w:rsidR="00856E89" w:rsidDel="00437758">
                <w:rPr>
                  <w:noProof/>
                </w:rPr>
                <w:delText>15</w:delText>
              </w:r>
            </w:del>
            <w:r w:rsidRPr="00CB3327">
              <w:fldChar w:fldCharType="end"/>
            </w:r>
          </w:p>
        </w:tc>
      </w:tr>
      <w:tr w:rsidR="00FB2315" w:rsidRPr="00CB3327" w14:paraId="079B4323" w14:textId="77777777" w:rsidTr="00FB2315">
        <w:tblPrEx>
          <w:tblPrExChange w:id="480" w:author="Petnathean Julled" w:date="2021-07-09T20:27: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481" w:author="Petnathean Julled" w:date="2021-07-09T20:26:00Z"/>
          <w:trPrChange w:id="482" w:author="Petnathean Julled" w:date="2021-07-09T20:27:00Z">
            <w:trPr>
              <w:gridBefore w:val="1"/>
            </w:trPr>
          </w:trPrChange>
        </w:trPr>
        <w:tc>
          <w:tcPr>
            <w:tcW w:w="817" w:type="dxa"/>
            <w:tcPrChange w:id="483" w:author="Petnathean Julled" w:date="2021-07-09T20:27:00Z">
              <w:tcPr>
                <w:tcW w:w="817" w:type="dxa"/>
                <w:gridSpan w:val="2"/>
              </w:tcPr>
            </w:tcPrChange>
          </w:tcPr>
          <w:p w14:paraId="5676373F" w14:textId="2538239E" w:rsidR="00FB2315" w:rsidRDefault="00FB2315" w:rsidP="00FC702B">
            <w:pPr>
              <w:spacing w:line="360" w:lineRule="auto"/>
              <w:jc w:val="center"/>
              <w:rPr>
                <w:ins w:id="484" w:author="Petnathean Julled" w:date="2021-07-09T20:26:00Z"/>
              </w:rPr>
            </w:pPr>
            <w:ins w:id="485" w:author="Petnathean Julled" w:date="2021-07-09T20:27:00Z">
              <w:r>
                <w:fldChar w:fldCharType="begin"/>
              </w:r>
              <w:r>
                <w:instrText xml:space="preserve"> REF _Ref76730099 \h </w:instrText>
              </w:r>
            </w:ins>
            <w:r>
              <w:fldChar w:fldCharType="separate"/>
            </w:r>
            <w:ins w:id="486" w:author="Petnathean Julled" w:date="2021-07-09T21:18:00Z">
              <w:r w:rsidR="00454CE9">
                <w:t xml:space="preserve"> </w:t>
              </w:r>
              <w:r w:rsidR="00454CE9">
                <w:rPr>
                  <w:noProof/>
                </w:rPr>
                <w:t>4</w:t>
              </w:r>
              <w:r w:rsidR="00454CE9">
                <w:noBreakHyphen/>
              </w:r>
              <w:r w:rsidR="00454CE9">
                <w:rPr>
                  <w:noProof/>
                </w:rPr>
                <w:t>1</w:t>
              </w:r>
            </w:ins>
            <w:ins w:id="487" w:author="Petnathean Julled" w:date="2021-07-09T20:27:00Z">
              <w:r>
                <w:fldChar w:fldCharType="end"/>
              </w:r>
            </w:ins>
          </w:p>
        </w:tc>
        <w:tc>
          <w:tcPr>
            <w:tcW w:w="6946" w:type="dxa"/>
            <w:tcPrChange w:id="488" w:author="Petnathean Julled" w:date="2021-07-09T20:27:00Z">
              <w:tcPr>
                <w:tcW w:w="6946" w:type="dxa"/>
                <w:gridSpan w:val="2"/>
              </w:tcPr>
            </w:tcPrChange>
          </w:tcPr>
          <w:p w14:paraId="10324A60" w14:textId="12F6A372" w:rsidR="00FB2315" w:rsidRPr="00CB3327" w:rsidRDefault="00FB2315" w:rsidP="00FC702B">
            <w:pPr>
              <w:spacing w:line="360" w:lineRule="auto"/>
              <w:ind w:hanging="108"/>
              <w:rPr>
                <w:ins w:id="489" w:author="Petnathean Julled" w:date="2021-07-09T20:26:00Z"/>
              </w:rPr>
            </w:pPr>
            <w:ins w:id="490" w:author="Petnathean Julled" w:date="2021-07-09T20:27:00Z">
              <w:r>
                <w:fldChar w:fldCharType="begin"/>
              </w:r>
              <w:r>
                <w:instrText xml:space="preserve"> REF _Ref76754864 \h </w:instrText>
              </w:r>
            </w:ins>
            <w:r>
              <w:fldChar w:fldCharType="separate"/>
            </w:r>
            <w:ins w:id="491" w:author="Petnathean Julled" w:date="2021-07-09T21:18:00Z">
              <w:r w:rsidR="00454CE9">
                <w:t>Functionalities experiment result</w:t>
              </w:r>
            </w:ins>
            <w:ins w:id="492" w:author="Petnathean Julled" w:date="2021-07-09T20:27:00Z">
              <w:r>
                <w:fldChar w:fldCharType="end"/>
              </w:r>
            </w:ins>
          </w:p>
        </w:tc>
        <w:tc>
          <w:tcPr>
            <w:tcW w:w="745" w:type="dxa"/>
            <w:tcPrChange w:id="493" w:author="Petnathean Julled" w:date="2021-07-09T20:27:00Z">
              <w:tcPr>
                <w:tcW w:w="745" w:type="dxa"/>
                <w:gridSpan w:val="2"/>
              </w:tcPr>
            </w:tcPrChange>
          </w:tcPr>
          <w:p w14:paraId="745BFA39" w14:textId="78BBD357" w:rsidR="00FB2315" w:rsidRPr="00CB3327" w:rsidRDefault="00FB2315" w:rsidP="00FC702B">
            <w:pPr>
              <w:spacing w:line="360" w:lineRule="auto"/>
              <w:jc w:val="right"/>
              <w:rPr>
                <w:ins w:id="494" w:author="Petnathean Julled" w:date="2021-07-09T20:26:00Z"/>
              </w:rPr>
            </w:pPr>
            <w:ins w:id="495" w:author="Petnathean Julled" w:date="2021-07-09T20:27:00Z">
              <w:r>
                <w:fldChar w:fldCharType="begin"/>
              </w:r>
              <w:r>
                <w:instrText xml:space="preserve"> PAGEREF _Ref76754870 \h </w:instrText>
              </w:r>
            </w:ins>
            <w:r>
              <w:fldChar w:fldCharType="separate"/>
            </w:r>
            <w:ins w:id="496" w:author="Petnathean Julled" w:date="2021-07-09T21:18:00Z">
              <w:r w:rsidR="00454CE9">
                <w:rPr>
                  <w:noProof/>
                </w:rPr>
                <w:t>139</w:t>
              </w:r>
            </w:ins>
            <w:ins w:id="497" w:author="Petnathean Julled" w:date="2021-07-09T20:27:00Z">
              <w:r>
                <w:fldChar w:fldCharType="end"/>
              </w:r>
            </w:ins>
          </w:p>
        </w:tc>
      </w:tr>
    </w:tbl>
    <w:p w14:paraId="16C77DC1" w14:textId="77777777" w:rsidR="00CB495E" w:rsidRDefault="00CB495E" w:rsidP="00FC702B">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2E9A0281" w14:textId="64727A3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bookmarkStart w:id="498" w:name="ListOfFigure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7216" behindDoc="0" locked="0" layoutInCell="1" allowOverlap="1" wp14:anchorId="29E54F1B" wp14:editId="658E3442">
                <wp:simplePos x="0" y="0"/>
                <wp:positionH relativeFrom="column">
                  <wp:posOffset>7960995</wp:posOffset>
                </wp:positionH>
                <wp:positionV relativeFrom="paragraph">
                  <wp:posOffset>-130810</wp:posOffset>
                </wp:positionV>
                <wp:extent cx="2706370" cy="403225"/>
                <wp:effectExtent l="5080" t="9525" r="12700" b="63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54F1B" id="_x0000_t202" coordsize="21600,21600" o:spt="202" path="m,l,21600r21600,l21600,xe">
                <v:stroke joinstyle="miter"/>
                <v:path gradientshapeok="t" o:connecttype="rect"/>
              </v:shapetype>
              <v:shape id="Text Box 5" o:spid="_x0000_s1026" type="#_x0000_t202" style="position:absolute;left:0;text-align:left;margin-left:626.85pt;margin-top:-10.3pt;width:213.1pt;height: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">
                <v:textbox>
                  <w:txbxContent>
                    <w:p w14:paraId="5D1889BC" w14:textId="77777777" w:rsidR="00345B40" w:rsidRPr="004D45C7" w:rsidRDefault="00345B40" w:rsidP="00FC702B">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1168E3B7" w14:textId="77777777" w:rsidR="00345B40" w:rsidRPr="002B00B8" w:rsidRDefault="00345B40" w:rsidP="00FC702B">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FIGURES</w:t>
      </w:r>
    </w:p>
    <w:bookmarkEnd w:id="498"/>
    <w:p w14:paraId="655EE8A0" w14:textId="77777777" w:rsidR="00FC702B" w:rsidRPr="00E5540D" w:rsidRDefault="00FC702B" w:rsidP="00FC702B">
      <w:pPr>
        <w:pStyle w:val="BodyText1"/>
        <w:tabs>
          <w:tab w:val="left" w:pos="1120"/>
          <w:tab w:val="right" w:pos="8400"/>
        </w:tabs>
        <w:spacing w:line="360" w:lineRule="auto"/>
        <w:ind w:firstLine="0"/>
        <w:jc w:val="center"/>
        <w:rPr>
          <w:b/>
          <w:bCs/>
          <w:color w:val="auto"/>
          <w:sz w:val="28"/>
          <w:szCs w:val="28"/>
          <w:lang w:val="en-US"/>
        </w:rPr>
      </w:pPr>
    </w:p>
    <w:p w14:paraId="050F3332" w14:textId="1313DB1B" w:rsidR="00FC702B" w:rsidRPr="00E5540D" w:rsidRDefault="00FC702B" w:rsidP="00FC702B">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Change w:id="499" w:author="Petnathean Julled" w:date="2021-07-09T20:36:00Z">
          <w:tblPr>
            <w:tblW w:w="8516" w:type="dxa"/>
            <w:tblLayout w:type="fixed"/>
            <w:tblLook w:val="01E0" w:firstRow="1" w:lastRow="1" w:firstColumn="1" w:lastColumn="1" w:noHBand="0" w:noVBand="0"/>
          </w:tblPr>
        </w:tblPrChange>
      </w:tblPr>
      <w:tblGrid>
        <w:gridCol w:w="895"/>
        <w:gridCol w:w="6868"/>
        <w:gridCol w:w="753"/>
        <w:tblGridChange w:id="500">
          <w:tblGrid>
            <w:gridCol w:w="5"/>
            <w:gridCol w:w="812"/>
            <w:gridCol w:w="78"/>
            <w:gridCol w:w="5"/>
            <w:gridCol w:w="6863"/>
            <w:gridCol w:w="5"/>
            <w:gridCol w:w="748"/>
            <w:gridCol w:w="5"/>
          </w:tblGrid>
        </w:tblGridChange>
      </w:tblGrid>
      <w:tr w:rsidR="000B7CBF" w:rsidRPr="00112FD0" w14:paraId="7F0F50BC" w14:textId="77777777" w:rsidTr="00490A81">
        <w:trPr>
          <w:trHeight w:val="448"/>
          <w:tblHeader/>
          <w:trPrChange w:id="501" w:author="Petnathean Julled" w:date="2021-07-09T20:36:00Z">
            <w:trPr>
              <w:gridAfter w:val="0"/>
              <w:trHeight w:val="448"/>
            </w:trPr>
          </w:trPrChange>
        </w:trPr>
        <w:tc>
          <w:tcPr>
            <w:tcW w:w="895" w:type="dxa"/>
            <w:tcPrChange w:id="502" w:author="Petnathean Julled" w:date="2021-07-09T20:36:00Z">
              <w:tcPr>
                <w:tcW w:w="817" w:type="dxa"/>
                <w:gridSpan w:val="2"/>
              </w:tcPr>
            </w:tcPrChange>
          </w:tcPr>
          <w:p w14:paraId="332BBC50" w14:textId="36C528B5" w:rsidR="00FC702B" w:rsidRPr="00112FD0" w:rsidRDefault="002533FF" w:rsidP="00112FD0">
            <w:pPr>
              <w:spacing w:line="360" w:lineRule="auto"/>
              <w:ind w:left="-140" w:right="-100"/>
              <w:jc w:val="thaiDistribute"/>
            </w:pPr>
            <w:r w:rsidRPr="00112FD0">
              <w:rPr>
                <w:b/>
                <w:bCs/>
              </w:rPr>
              <w:t>Figures</w:t>
            </w:r>
          </w:p>
        </w:tc>
        <w:tc>
          <w:tcPr>
            <w:tcW w:w="6868" w:type="dxa"/>
            <w:tcPrChange w:id="503" w:author="Petnathean Julled" w:date="2021-07-09T20:36:00Z">
              <w:tcPr>
                <w:tcW w:w="6946" w:type="dxa"/>
                <w:gridSpan w:val="3"/>
              </w:tcPr>
            </w:tcPrChange>
          </w:tcPr>
          <w:p w14:paraId="2FE416EA" w14:textId="77777777" w:rsidR="00FC702B" w:rsidRPr="00112FD0" w:rsidRDefault="00FC702B" w:rsidP="00112FD0">
            <w:pPr>
              <w:spacing w:line="360" w:lineRule="auto"/>
            </w:pPr>
          </w:p>
        </w:tc>
        <w:tc>
          <w:tcPr>
            <w:tcW w:w="753" w:type="dxa"/>
            <w:tcPrChange w:id="504" w:author="Petnathean Julled" w:date="2021-07-09T20:36:00Z">
              <w:tcPr>
                <w:tcW w:w="753" w:type="dxa"/>
                <w:gridSpan w:val="2"/>
              </w:tcPr>
            </w:tcPrChange>
          </w:tcPr>
          <w:p w14:paraId="5C4FDE48" w14:textId="77777777" w:rsidR="00FC702B" w:rsidRPr="00112FD0" w:rsidRDefault="00FC702B" w:rsidP="00112FD0">
            <w:pPr>
              <w:spacing w:line="360" w:lineRule="auto"/>
              <w:jc w:val="thaiDistribute"/>
            </w:pPr>
            <w:r w:rsidRPr="00112FD0">
              <w:rPr>
                <w:b/>
                <w:bCs/>
              </w:rPr>
              <w:t>Page</w:t>
            </w:r>
          </w:p>
        </w:tc>
      </w:tr>
      <w:tr w:rsidR="000B7CBF" w:rsidRPr="00112FD0" w14:paraId="7E810816" w14:textId="77777777" w:rsidTr="00490A81">
        <w:trPr>
          <w:trPrChange w:id="505" w:author="Petnathean Julled" w:date="2021-07-09T20:36:00Z">
            <w:trPr>
              <w:gridAfter w:val="0"/>
            </w:trPr>
          </w:trPrChange>
        </w:trPr>
        <w:tc>
          <w:tcPr>
            <w:tcW w:w="895" w:type="dxa"/>
            <w:tcPrChange w:id="506" w:author="Petnathean Julled" w:date="2021-07-09T20:36:00Z">
              <w:tcPr>
                <w:tcW w:w="817" w:type="dxa"/>
                <w:gridSpan w:val="2"/>
              </w:tcPr>
            </w:tcPrChange>
          </w:tcPr>
          <w:p w14:paraId="099941AC" w14:textId="75BB2CB4" w:rsidR="00FC702B" w:rsidRPr="00112FD0" w:rsidRDefault="00520C42" w:rsidP="00112FD0">
            <w:pPr>
              <w:spacing w:line="360" w:lineRule="auto"/>
              <w:jc w:val="thaiDistribute"/>
            </w:pPr>
            <w:r w:rsidRPr="00112FD0">
              <w:fldChar w:fldCharType="begin"/>
            </w:r>
            <w:r w:rsidRPr="00112FD0">
              <w:instrText xml:space="preserve"> REF _Ref69270806 \h </w:instrText>
            </w:r>
            <w:r w:rsidR="000B7CBF" w:rsidRPr="00112FD0">
              <w:instrText xml:space="preserve"> \* MERGEFORMAT </w:instrText>
            </w:r>
            <w:r w:rsidRPr="00112FD0">
              <w:fldChar w:fldCharType="separate"/>
            </w:r>
            <w:ins w:id="507" w:author="Petnathean Julled" w:date="2021-07-09T21:18:00Z">
              <w:r w:rsidR="00454CE9" w:rsidRPr="001D16B5">
                <w:rPr>
                  <w:noProof/>
                </w:rPr>
                <w:t xml:space="preserve"> </w:t>
              </w:r>
              <w:r w:rsidR="00454CE9">
                <w:rPr>
                  <w:noProof/>
                </w:rPr>
                <w:t>2</w:t>
              </w:r>
              <w:r w:rsidR="00454CE9">
                <w:rPr>
                  <w:noProof/>
                </w:rPr>
                <w:noBreakHyphen/>
                <w:t>1</w:t>
              </w:r>
            </w:ins>
            <w:del w:id="508" w:author="Petnathean Julled" w:date="2021-07-09T11:13:00Z">
              <w:r w:rsidR="00856E89" w:rsidRPr="001D16B5" w:rsidDel="00437758">
                <w:rPr>
                  <w:noProof/>
                </w:rPr>
                <w:delText xml:space="preserve"> </w:delText>
              </w:r>
              <w:r w:rsidR="00856E89" w:rsidDel="00437758">
                <w:rPr>
                  <w:noProof/>
                </w:rPr>
                <w:delText>2</w:delText>
              </w:r>
              <w:r w:rsidR="00856E89" w:rsidDel="00437758">
                <w:noBreakHyphen/>
              </w:r>
              <w:r w:rsidR="00856E89" w:rsidDel="00437758">
                <w:rPr>
                  <w:noProof/>
                </w:rPr>
                <w:delText>1</w:delText>
              </w:r>
            </w:del>
            <w:r w:rsidRPr="00112FD0">
              <w:fldChar w:fldCharType="end"/>
            </w:r>
          </w:p>
        </w:tc>
        <w:tc>
          <w:tcPr>
            <w:tcW w:w="6868" w:type="dxa"/>
            <w:tcPrChange w:id="509" w:author="Petnathean Julled" w:date="2021-07-09T20:36:00Z">
              <w:tcPr>
                <w:tcW w:w="6946" w:type="dxa"/>
                <w:gridSpan w:val="3"/>
              </w:tcPr>
            </w:tcPrChange>
          </w:tcPr>
          <w:p w14:paraId="5779233F" w14:textId="160DC491" w:rsidR="00FC702B" w:rsidRPr="00112FD0" w:rsidRDefault="00520C42" w:rsidP="00112FD0">
            <w:pPr>
              <w:pStyle w:val="Caption"/>
            </w:pPr>
            <w:r w:rsidRPr="00112FD0">
              <w:rPr>
                <w:spacing w:val="-8"/>
              </w:rPr>
              <w:fldChar w:fldCharType="begin"/>
            </w:r>
            <w:r w:rsidRPr="00112FD0">
              <w:rPr>
                <w:spacing w:val="-8"/>
              </w:rPr>
              <w:instrText xml:space="preserve"> REF _Ref74190468 \h </w:instrText>
            </w:r>
            <w:r w:rsidR="000B7CBF" w:rsidRPr="00112FD0">
              <w:rPr>
                <w:spacing w:val="-8"/>
              </w:rPr>
              <w:instrText xml:space="preserve"> \* MERGEFORMAT </w:instrText>
            </w:r>
            <w:r w:rsidRPr="00112FD0">
              <w:rPr>
                <w:spacing w:val="-8"/>
              </w:rPr>
            </w:r>
            <w:r w:rsidRPr="00112FD0">
              <w:rPr>
                <w:spacing w:val="-8"/>
              </w:rPr>
              <w:fldChar w:fldCharType="separate"/>
            </w:r>
            <w:ins w:id="510" w:author="Petnathean Julled" w:date="2021-07-09T21:18:00Z">
              <w:r w:rsidR="00454CE9" w:rsidRPr="001D16B5">
                <w:t xml:space="preserve">IHE Process to create guideline for implementation of health information technology </w:t>
              </w:r>
              <w:r w:rsidR="00454CE9" w:rsidRPr="00572A37">
                <w:rPr>
                  <w:noProof/>
                </w:rPr>
                <w:t>[20]</w:t>
              </w:r>
            </w:ins>
            <w:del w:id="511" w:author="Petnathean Julled" w:date="2021-07-09T11:13:00Z">
              <w:r w:rsidR="00856E89" w:rsidRPr="001D16B5" w:rsidDel="00437758">
                <w:delText xml:space="preserve">IHE Process to create guideline for implementation of health information technology </w:delText>
              </w:r>
              <w:r w:rsidR="00856E89" w:rsidRPr="00572A37" w:rsidDel="00437758">
                <w:rPr>
                  <w:noProof/>
                </w:rPr>
                <w:delText>[20]</w:delText>
              </w:r>
            </w:del>
            <w:r w:rsidRPr="00112FD0">
              <w:fldChar w:fldCharType="end"/>
            </w:r>
          </w:p>
        </w:tc>
        <w:tc>
          <w:tcPr>
            <w:tcW w:w="753" w:type="dxa"/>
            <w:tcPrChange w:id="512" w:author="Petnathean Julled" w:date="2021-07-09T20:36:00Z">
              <w:tcPr>
                <w:tcW w:w="753" w:type="dxa"/>
                <w:gridSpan w:val="2"/>
              </w:tcPr>
            </w:tcPrChange>
          </w:tcPr>
          <w:p w14:paraId="5D4A17D4" w14:textId="495764BF" w:rsidR="00FC702B" w:rsidRPr="00112FD0" w:rsidRDefault="00520C42" w:rsidP="00112FD0">
            <w:pPr>
              <w:spacing w:line="360" w:lineRule="auto"/>
              <w:jc w:val="thaiDistribute"/>
            </w:pPr>
            <w:r w:rsidRPr="00112FD0">
              <w:fldChar w:fldCharType="begin"/>
            </w:r>
            <w:r w:rsidRPr="00112FD0">
              <w:instrText xml:space="preserve"> PAGEREF _Ref74190501 \h </w:instrText>
            </w:r>
            <w:r w:rsidRPr="00112FD0">
              <w:fldChar w:fldCharType="separate"/>
            </w:r>
            <w:ins w:id="513" w:author="Petnathean Julled" w:date="2021-07-09T21:18:00Z">
              <w:r w:rsidR="00454CE9">
                <w:rPr>
                  <w:noProof/>
                </w:rPr>
                <w:t>7</w:t>
              </w:r>
            </w:ins>
            <w:del w:id="514" w:author="Petnathean Julled" w:date="2021-07-09T11:13:00Z">
              <w:r w:rsidR="002A27EE" w:rsidDel="00437758">
                <w:rPr>
                  <w:noProof/>
                </w:rPr>
                <w:delText>7</w:delText>
              </w:r>
            </w:del>
            <w:r w:rsidRPr="00112FD0">
              <w:fldChar w:fldCharType="end"/>
            </w:r>
          </w:p>
        </w:tc>
      </w:tr>
      <w:tr w:rsidR="000B7CBF" w:rsidRPr="00112FD0" w14:paraId="369A2A79" w14:textId="77777777" w:rsidTr="00490A81">
        <w:trPr>
          <w:trPrChange w:id="515" w:author="Petnathean Julled" w:date="2021-07-09T20:36:00Z">
            <w:trPr>
              <w:gridAfter w:val="0"/>
            </w:trPr>
          </w:trPrChange>
        </w:trPr>
        <w:tc>
          <w:tcPr>
            <w:tcW w:w="895" w:type="dxa"/>
            <w:tcPrChange w:id="516" w:author="Petnathean Julled" w:date="2021-07-09T20:36:00Z">
              <w:tcPr>
                <w:tcW w:w="817" w:type="dxa"/>
                <w:gridSpan w:val="2"/>
              </w:tcPr>
            </w:tcPrChange>
          </w:tcPr>
          <w:p w14:paraId="19730A80" w14:textId="28AEDA19" w:rsidR="00520C42" w:rsidRPr="00112FD0" w:rsidRDefault="00520C42" w:rsidP="00112FD0">
            <w:pPr>
              <w:spacing w:line="360" w:lineRule="auto"/>
              <w:jc w:val="thaiDistribute"/>
            </w:pPr>
            <w:r w:rsidRPr="00112FD0">
              <w:fldChar w:fldCharType="begin"/>
            </w:r>
            <w:r w:rsidRPr="00112FD0">
              <w:instrText xml:space="preserve"> REF _Ref7291759 \h </w:instrText>
            </w:r>
            <w:r w:rsidR="000B7CBF" w:rsidRPr="00112FD0">
              <w:instrText xml:space="preserve"> \* MERGEFORMAT </w:instrText>
            </w:r>
            <w:r w:rsidRPr="00112FD0">
              <w:fldChar w:fldCharType="separate"/>
            </w:r>
            <w:ins w:id="517" w:author="Petnathean Julled" w:date="2021-07-09T21:18:00Z">
              <w:r w:rsidR="00454CE9" w:rsidRPr="00695B3C">
                <w:rPr>
                  <w:noProof/>
                </w:rPr>
                <w:t xml:space="preserve"> </w:t>
              </w:r>
              <w:r w:rsidR="00454CE9">
                <w:rPr>
                  <w:noProof/>
                </w:rPr>
                <w:t>2</w:t>
              </w:r>
              <w:r w:rsidR="00454CE9">
                <w:rPr>
                  <w:noProof/>
                </w:rPr>
                <w:noBreakHyphen/>
                <w:t>2</w:t>
              </w:r>
            </w:ins>
            <w:del w:id="518" w:author="Petnathean Julled" w:date="2021-07-09T11:13:00Z">
              <w:r w:rsidR="00856E89" w:rsidRPr="00695B3C" w:rsidDel="00437758">
                <w:rPr>
                  <w:noProof/>
                </w:rPr>
                <w:delText xml:space="preserve"> </w:delText>
              </w:r>
              <w:r w:rsidR="00856E89" w:rsidDel="00437758">
                <w:rPr>
                  <w:noProof/>
                </w:rPr>
                <w:delText>2</w:delText>
              </w:r>
              <w:r w:rsidR="00856E89" w:rsidDel="00437758">
                <w:noBreakHyphen/>
              </w:r>
              <w:r w:rsidR="00856E89" w:rsidDel="00437758">
                <w:rPr>
                  <w:noProof/>
                </w:rPr>
                <w:delText>2</w:delText>
              </w:r>
            </w:del>
            <w:r w:rsidRPr="00112FD0">
              <w:fldChar w:fldCharType="end"/>
            </w:r>
          </w:p>
        </w:tc>
        <w:tc>
          <w:tcPr>
            <w:tcW w:w="6868" w:type="dxa"/>
            <w:tcPrChange w:id="519" w:author="Petnathean Julled" w:date="2021-07-09T20:36:00Z">
              <w:tcPr>
                <w:tcW w:w="6946" w:type="dxa"/>
                <w:gridSpan w:val="3"/>
              </w:tcPr>
            </w:tcPrChange>
          </w:tcPr>
          <w:p w14:paraId="6D667FB4" w14:textId="272632B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_Ref74190808 \h </w:instrText>
            </w:r>
            <w:r w:rsidR="000B7CBF" w:rsidRPr="00112FD0">
              <w:rPr>
                <w:spacing w:val="-8"/>
              </w:rPr>
              <w:instrText xml:space="preserve"> \* MERGEFORMAT </w:instrText>
            </w:r>
            <w:r w:rsidRPr="00112FD0">
              <w:rPr>
                <w:spacing w:val="-8"/>
              </w:rPr>
            </w:r>
            <w:r w:rsidRPr="00112FD0">
              <w:rPr>
                <w:spacing w:val="-8"/>
              </w:rPr>
              <w:fldChar w:fldCharType="separate"/>
            </w:r>
            <w:ins w:id="520" w:author="Petnathean Julled" w:date="2021-07-09T21:18:00Z">
              <w:r w:rsidR="00454CE9" w:rsidRPr="00454CE9">
                <w:rPr>
                  <w:noProof/>
                  <w:spacing w:val="-6"/>
                  <w:rPrChange w:id="521" w:author="Petnathean Julled" w:date="2021-07-09T21:18:00Z">
                    <w:rPr>
                      <w:noProof/>
                    </w:rPr>
                  </w:rPrChange>
                </w:rPr>
                <w:t xml:space="preserve">Cross-Enterprise Document Sharing - b Diagram </w:t>
              </w:r>
              <w:r w:rsidR="00454CE9" w:rsidRPr="00572A37">
                <w:rPr>
                  <w:noProof/>
                </w:rPr>
                <w:t>[22]</w:t>
              </w:r>
            </w:ins>
            <w:del w:id="522" w:author="Petnathean Julled" w:date="2021-07-09T11:13:00Z">
              <w:r w:rsidR="00856E89" w:rsidRPr="00856E89" w:rsidDel="00437758">
                <w:rPr>
                  <w:noProof/>
                  <w:spacing w:val="-6"/>
                </w:rPr>
                <w:delText xml:space="preserve">Cross-Enterprise Document Sharing - b Diagram </w:delText>
              </w:r>
              <w:r w:rsidR="00856E89" w:rsidRPr="00572A37" w:rsidDel="00437758">
                <w:rPr>
                  <w:noProof/>
                </w:rPr>
                <w:delText>[22]</w:delText>
              </w:r>
            </w:del>
            <w:r w:rsidRPr="00112FD0">
              <w:rPr>
                <w:spacing w:val="-8"/>
              </w:rPr>
              <w:fldChar w:fldCharType="end"/>
            </w:r>
          </w:p>
        </w:tc>
        <w:tc>
          <w:tcPr>
            <w:tcW w:w="753" w:type="dxa"/>
            <w:tcPrChange w:id="523" w:author="Petnathean Julled" w:date="2021-07-09T20:36:00Z">
              <w:tcPr>
                <w:tcW w:w="753" w:type="dxa"/>
                <w:gridSpan w:val="2"/>
              </w:tcPr>
            </w:tcPrChange>
          </w:tcPr>
          <w:p w14:paraId="103E06DE" w14:textId="3EAD2E33" w:rsidR="00520C42" w:rsidRPr="00112FD0" w:rsidRDefault="000B7CBF" w:rsidP="00112FD0">
            <w:pPr>
              <w:spacing w:line="360" w:lineRule="auto"/>
              <w:jc w:val="thaiDistribute"/>
            </w:pPr>
            <w:r w:rsidRPr="00112FD0">
              <w:fldChar w:fldCharType="begin"/>
            </w:r>
            <w:r w:rsidRPr="00112FD0">
              <w:instrText xml:space="preserve"> PAGEREF _Ref7291652 \h </w:instrText>
            </w:r>
            <w:r w:rsidRPr="00112FD0">
              <w:fldChar w:fldCharType="separate"/>
            </w:r>
            <w:ins w:id="524" w:author="Petnathean Julled" w:date="2021-07-09T21:18:00Z">
              <w:r w:rsidR="00454CE9">
                <w:rPr>
                  <w:noProof/>
                </w:rPr>
                <w:t>11</w:t>
              </w:r>
            </w:ins>
            <w:del w:id="525" w:author="Petnathean Julled" w:date="2021-07-09T11:13:00Z">
              <w:r w:rsidR="002A27EE" w:rsidDel="00437758">
                <w:rPr>
                  <w:noProof/>
                </w:rPr>
                <w:delText>11</w:delText>
              </w:r>
            </w:del>
            <w:r w:rsidRPr="00112FD0">
              <w:fldChar w:fldCharType="end"/>
            </w:r>
          </w:p>
        </w:tc>
      </w:tr>
      <w:tr w:rsidR="000B7CBF" w:rsidRPr="00112FD0" w14:paraId="38B30429" w14:textId="77777777" w:rsidTr="00454CE9">
        <w:tc>
          <w:tcPr>
            <w:tcW w:w="895" w:type="dxa"/>
          </w:tcPr>
          <w:p w14:paraId="420A293F" w14:textId="56F1A95A" w:rsidR="00520C42" w:rsidRPr="00112FD0" w:rsidRDefault="00520C42" w:rsidP="00112FD0">
            <w:pPr>
              <w:spacing w:line="360" w:lineRule="auto"/>
              <w:jc w:val="thaiDistribute"/>
            </w:pPr>
            <w:r w:rsidRPr="00112FD0">
              <w:fldChar w:fldCharType="begin"/>
            </w:r>
            <w:r w:rsidRPr="00112FD0">
              <w:instrText xml:space="preserve"> REF _Ref74190571 \h </w:instrText>
            </w:r>
            <w:r w:rsidR="000B7CBF" w:rsidRPr="00112FD0">
              <w:instrText xml:space="preserve"> \* MERGEFORMAT </w:instrText>
            </w:r>
            <w:r w:rsidRPr="00112FD0">
              <w:fldChar w:fldCharType="separate"/>
            </w:r>
            <w:ins w:id="526" w:author="Petnathean Julled" w:date="2021-07-09T21:18:00Z">
              <w:r w:rsidR="00454CE9" w:rsidRPr="00CD53E5">
                <w:rPr>
                  <w:noProof/>
                </w:rPr>
                <w:t xml:space="preserve"> </w:t>
              </w:r>
              <w:r w:rsidR="00454CE9">
                <w:rPr>
                  <w:noProof/>
                </w:rPr>
                <w:t>2</w:t>
              </w:r>
              <w:r w:rsidR="00454CE9">
                <w:rPr>
                  <w:noProof/>
                </w:rPr>
                <w:noBreakHyphen/>
                <w:t>3</w:t>
              </w:r>
            </w:ins>
            <w:del w:id="527" w:author="Petnathean Julled" w:date="2021-07-09T11:13:00Z">
              <w:r w:rsidR="00856E89" w:rsidRPr="00CD53E5" w:rsidDel="00437758">
                <w:rPr>
                  <w:noProof/>
                </w:rPr>
                <w:delText xml:space="preserve"> </w:delText>
              </w:r>
              <w:r w:rsidR="00856E89" w:rsidDel="00437758">
                <w:rPr>
                  <w:noProof/>
                </w:rPr>
                <w:delText>2</w:delText>
              </w:r>
              <w:r w:rsidR="00856E89" w:rsidDel="00437758">
                <w:noBreakHyphen/>
              </w:r>
              <w:r w:rsidR="00856E89" w:rsidDel="00437758">
                <w:rPr>
                  <w:noProof/>
                </w:rPr>
                <w:delText>3</w:delText>
              </w:r>
            </w:del>
            <w:r w:rsidRPr="00112FD0">
              <w:fldChar w:fldCharType="end"/>
            </w:r>
          </w:p>
        </w:tc>
        <w:tc>
          <w:tcPr>
            <w:tcW w:w="6868" w:type="dxa"/>
          </w:tcPr>
          <w:p w14:paraId="1ADD2756" w14:textId="2DEE7C23"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_Ref74190815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CD53E5">
              <w:t>Blockchain network formed from the participation of Blockchain nodes</w:t>
            </w:r>
            <w:r w:rsidRPr="00112FD0">
              <w:rPr>
                <w:spacing w:val="-8"/>
              </w:rPr>
              <w:fldChar w:fldCharType="end"/>
            </w:r>
          </w:p>
        </w:tc>
        <w:tc>
          <w:tcPr>
            <w:tcW w:w="753" w:type="dxa"/>
          </w:tcPr>
          <w:p w14:paraId="313AD2BA" w14:textId="418CA13F" w:rsidR="00520C42" w:rsidRPr="00112FD0" w:rsidRDefault="000B7CBF" w:rsidP="00112FD0">
            <w:pPr>
              <w:spacing w:line="360" w:lineRule="auto"/>
              <w:jc w:val="thaiDistribute"/>
            </w:pPr>
            <w:r w:rsidRPr="00112FD0">
              <w:fldChar w:fldCharType="begin"/>
            </w:r>
            <w:r w:rsidRPr="00112FD0">
              <w:instrText xml:space="preserve"> PAGEREF _Ref74191028 \h </w:instrText>
            </w:r>
            <w:r w:rsidRPr="00112FD0">
              <w:fldChar w:fldCharType="separate"/>
            </w:r>
            <w:ins w:id="528" w:author="Petnathean Julled" w:date="2021-07-09T21:18:00Z">
              <w:r w:rsidR="00454CE9">
                <w:rPr>
                  <w:noProof/>
                </w:rPr>
                <w:t>22</w:t>
              </w:r>
            </w:ins>
            <w:del w:id="529" w:author="Petnathean Julled" w:date="2021-07-09T11:13:00Z">
              <w:r w:rsidR="002A27EE" w:rsidDel="00437758">
                <w:rPr>
                  <w:noProof/>
                </w:rPr>
                <w:delText>22</w:delText>
              </w:r>
            </w:del>
            <w:r w:rsidRPr="00112FD0">
              <w:fldChar w:fldCharType="end"/>
            </w:r>
          </w:p>
        </w:tc>
      </w:tr>
      <w:tr w:rsidR="000B7CBF" w:rsidRPr="00112FD0" w14:paraId="59400642" w14:textId="77777777" w:rsidTr="00490A81">
        <w:trPr>
          <w:trPrChange w:id="530" w:author="Petnathean Julled" w:date="2021-07-09T20:36:00Z">
            <w:trPr>
              <w:gridAfter w:val="0"/>
            </w:trPr>
          </w:trPrChange>
        </w:trPr>
        <w:tc>
          <w:tcPr>
            <w:tcW w:w="895" w:type="dxa"/>
            <w:tcPrChange w:id="531" w:author="Petnathean Julled" w:date="2021-07-09T20:36:00Z">
              <w:tcPr>
                <w:tcW w:w="817" w:type="dxa"/>
                <w:gridSpan w:val="2"/>
              </w:tcPr>
            </w:tcPrChange>
          </w:tcPr>
          <w:p w14:paraId="6742E588" w14:textId="0FFACB59" w:rsidR="00520C42" w:rsidRPr="00112FD0" w:rsidRDefault="00520C42" w:rsidP="00112FD0">
            <w:pPr>
              <w:spacing w:line="360" w:lineRule="auto"/>
              <w:jc w:val="thaiDistribute"/>
            </w:pPr>
            <w:r w:rsidRPr="00112FD0">
              <w:fldChar w:fldCharType="begin"/>
            </w:r>
            <w:r w:rsidRPr="00112FD0">
              <w:instrText xml:space="preserve"> REF _Ref69271471 \h </w:instrText>
            </w:r>
            <w:r w:rsidR="000B7CBF" w:rsidRPr="00112FD0">
              <w:instrText xml:space="preserve"> \* MERGEFORMAT </w:instrText>
            </w:r>
            <w:r w:rsidRPr="00112FD0">
              <w:fldChar w:fldCharType="separate"/>
            </w:r>
            <w:ins w:id="532" w:author="Petnathean Julled" w:date="2021-07-09T21:18:00Z">
              <w:r w:rsidR="00454CE9" w:rsidRPr="00FA336C">
                <w:rPr>
                  <w:noProof/>
                </w:rPr>
                <w:t xml:space="preserve"> </w:t>
              </w:r>
              <w:r w:rsidR="00454CE9">
                <w:rPr>
                  <w:noProof/>
                </w:rPr>
                <w:t>3</w:t>
              </w:r>
              <w:r w:rsidR="00454CE9">
                <w:rPr>
                  <w:noProof/>
                </w:rPr>
                <w:noBreakHyphen/>
                <w:t>1</w:t>
              </w:r>
            </w:ins>
            <w:del w:id="533" w:author="Petnathean Julled" w:date="2021-07-09T11:13:00Z">
              <w:r w:rsidR="00856E89" w:rsidRPr="00FA336C" w:rsidDel="00437758">
                <w:rPr>
                  <w:noProof/>
                </w:rPr>
                <w:delText xml:space="preserve"> </w:delText>
              </w:r>
              <w:r w:rsidR="00856E89" w:rsidDel="00437758">
                <w:rPr>
                  <w:noProof/>
                </w:rPr>
                <w:delText>3</w:delText>
              </w:r>
              <w:r w:rsidR="00856E89" w:rsidDel="00437758">
                <w:noBreakHyphen/>
              </w:r>
              <w:r w:rsidR="00856E89" w:rsidDel="00437758">
                <w:rPr>
                  <w:noProof/>
                </w:rPr>
                <w:delText>1</w:delText>
              </w:r>
            </w:del>
            <w:r w:rsidRPr="00112FD0">
              <w:fldChar w:fldCharType="end"/>
            </w:r>
          </w:p>
        </w:tc>
        <w:tc>
          <w:tcPr>
            <w:tcW w:w="6868" w:type="dxa"/>
            <w:tcPrChange w:id="534" w:author="Petnathean Julled" w:date="2021-07-09T20:36:00Z">
              <w:tcPr>
                <w:tcW w:w="6946" w:type="dxa"/>
                <w:gridSpan w:val="3"/>
              </w:tcPr>
            </w:tcPrChange>
          </w:tcPr>
          <w:p w14:paraId="0C6C89C5" w14:textId="4C368FCF"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_Ref74190820 \h </w:instrText>
            </w:r>
            <w:r w:rsidR="000B7CBF" w:rsidRPr="00112FD0">
              <w:rPr>
                <w:spacing w:val="-8"/>
              </w:rPr>
              <w:instrText xml:space="preserve"> \* MERGEFORMAT </w:instrText>
            </w:r>
            <w:r w:rsidRPr="00112FD0">
              <w:rPr>
                <w:spacing w:val="-8"/>
              </w:rPr>
            </w:r>
            <w:r w:rsidRPr="00112FD0">
              <w:rPr>
                <w:spacing w:val="-8"/>
              </w:rPr>
              <w:fldChar w:fldCharType="separate"/>
            </w:r>
            <w:ins w:id="535" w:author="Petnathean Julled" w:date="2021-07-09T21:18:00Z">
              <w:r w:rsidR="00454CE9" w:rsidRPr="00454CE9">
                <w:rPr>
                  <w:spacing w:val="-8"/>
                  <w:rPrChange w:id="536" w:author="Petnathean Julled" w:date="2021-07-09T21:18:00Z">
                    <w:rPr/>
                  </w:rPrChange>
                </w:rPr>
                <w:t>XDS Profile within the scope of interest for this work</w:t>
              </w:r>
            </w:ins>
            <w:del w:id="537" w:author="Petnathean Julled" w:date="2021-07-09T11:13:00Z">
              <w:r w:rsidR="00856E89" w:rsidRPr="00856E89" w:rsidDel="00437758">
                <w:rPr>
                  <w:spacing w:val="-8"/>
                </w:rPr>
                <w:delText>XDS Profile within the scope of interest for this work</w:delText>
              </w:r>
            </w:del>
            <w:r w:rsidRPr="00112FD0">
              <w:rPr>
                <w:spacing w:val="-8"/>
              </w:rPr>
              <w:fldChar w:fldCharType="end"/>
            </w:r>
          </w:p>
        </w:tc>
        <w:tc>
          <w:tcPr>
            <w:tcW w:w="753" w:type="dxa"/>
            <w:tcPrChange w:id="538" w:author="Petnathean Julled" w:date="2021-07-09T20:36:00Z">
              <w:tcPr>
                <w:tcW w:w="753" w:type="dxa"/>
                <w:gridSpan w:val="2"/>
              </w:tcPr>
            </w:tcPrChange>
          </w:tcPr>
          <w:p w14:paraId="3AEE0B9B" w14:textId="4E870407" w:rsidR="00520C42" w:rsidRPr="00112FD0" w:rsidRDefault="000B7CBF" w:rsidP="00112FD0">
            <w:pPr>
              <w:spacing w:line="360" w:lineRule="auto"/>
              <w:jc w:val="thaiDistribute"/>
            </w:pPr>
            <w:r w:rsidRPr="00112FD0">
              <w:fldChar w:fldCharType="begin"/>
            </w:r>
            <w:r w:rsidRPr="00112FD0">
              <w:instrText xml:space="preserve"> PAGEREF _Ref74191032 \h </w:instrText>
            </w:r>
            <w:r w:rsidRPr="00112FD0">
              <w:fldChar w:fldCharType="separate"/>
            </w:r>
            <w:ins w:id="539" w:author="Petnathean Julled" w:date="2021-07-09T21:18:00Z">
              <w:r w:rsidR="00454CE9">
                <w:rPr>
                  <w:noProof/>
                </w:rPr>
                <w:t>33</w:t>
              </w:r>
            </w:ins>
            <w:del w:id="540" w:author="Petnathean Julled" w:date="2021-07-09T11:13:00Z">
              <w:r w:rsidR="002A27EE" w:rsidDel="00437758">
                <w:rPr>
                  <w:noProof/>
                </w:rPr>
                <w:delText>32</w:delText>
              </w:r>
            </w:del>
            <w:r w:rsidRPr="00112FD0">
              <w:fldChar w:fldCharType="end"/>
            </w:r>
          </w:p>
        </w:tc>
      </w:tr>
      <w:tr w:rsidR="000B7CBF" w:rsidRPr="00112FD0" w14:paraId="0D520388" w14:textId="77777777" w:rsidTr="00490A81">
        <w:trPr>
          <w:trPrChange w:id="541" w:author="Petnathean Julled" w:date="2021-07-09T20:36:00Z">
            <w:trPr>
              <w:gridAfter w:val="0"/>
            </w:trPr>
          </w:trPrChange>
        </w:trPr>
        <w:tc>
          <w:tcPr>
            <w:tcW w:w="895" w:type="dxa"/>
            <w:tcPrChange w:id="542" w:author="Petnathean Julled" w:date="2021-07-09T20:36:00Z">
              <w:tcPr>
                <w:tcW w:w="817" w:type="dxa"/>
                <w:gridSpan w:val="2"/>
              </w:tcPr>
            </w:tcPrChange>
          </w:tcPr>
          <w:p w14:paraId="1CDAA97C" w14:textId="2357CD28" w:rsidR="00520C42" w:rsidRPr="00112FD0" w:rsidRDefault="00520C42" w:rsidP="00112FD0">
            <w:pPr>
              <w:spacing w:line="360" w:lineRule="auto"/>
              <w:jc w:val="thaiDistribute"/>
            </w:pPr>
            <w:r w:rsidRPr="00112FD0">
              <w:fldChar w:fldCharType="begin"/>
            </w:r>
            <w:r w:rsidRPr="00112FD0">
              <w:instrText xml:space="preserve"> REF _Ref69271717 \h </w:instrText>
            </w:r>
            <w:r w:rsidR="000B7CBF" w:rsidRPr="00112FD0">
              <w:instrText xml:space="preserve"> \* MERGEFORMAT </w:instrText>
            </w:r>
            <w:r w:rsidRPr="00112FD0">
              <w:fldChar w:fldCharType="separate"/>
            </w:r>
            <w:ins w:id="543" w:author="Petnathean Julled" w:date="2021-07-09T21:18:00Z">
              <w:r w:rsidR="00454CE9" w:rsidRPr="00413557">
                <w:rPr>
                  <w:noProof/>
                </w:rPr>
                <w:t xml:space="preserve"> </w:t>
              </w:r>
              <w:r w:rsidR="00454CE9">
                <w:rPr>
                  <w:noProof/>
                </w:rPr>
                <w:t>3</w:t>
              </w:r>
              <w:r w:rsidR="00454CE9">
                <w:rPr>
                  <w:noProof/>
                </w:rPr>
                <w:noBreakHyphen/>
                <w:t>2</w:t>
              </w:r>
            </w:ins>
            <w:del w:id="544" w:author="Petnathean Julled" w:date="2021-07-09T11:13:00Z">
              <w:r w:rsidR="00856E89" w:rsidRPr="00413557" w:rsidDel="00437758">
                <w:rPr>
                  <w:noProof/>
                </w:rPr>
                <w:delText xml:space="preserve"> </w:delText>
              </w:r>
              <w:r w:rsidR="00856E89" w:rsidDel="00437758">
                <w:rPr>
                  <w:noProof/>
                </w:rPr>
                <w:delText>3</w:delText>
              </w:r>
              <w:r w:rsidR="00856E89" w:rsidDel="00437758">
                <w:noBreakHyphen/>
              </w:r>
              <w:r w:rsidR="00856E89" w:rsidDel="00437758">
                <w:rPr>
                  <w:noProof/>
                </w:rPr>
                <w:delText>2</w:delText>
              </w:r>
            </w:del>
            <w:r w:rsidRPr="00112FD0">
              <w:fldChar w:fldCharType="end"/>
            </w:r>
          </w:p>
        </w:tc>
        <w:tc>
          <w:tcPr>
            <w:tcW w:w="6868" w:type="dxa"/>
            <w:tcPrChange w:id="545" w:author="Petnathean Julled" w:date="2021-07-09T20:36:00Z">
              <w:tcPr>
                <w:tcW w:w="6946" w:type="dxa"/>
                <w:gridSpan w:val="3"/>
              </w:tcPr>
            </w:tcPrChange>
          </w:tcPr>
          <w:p w14:paraId="0BA4B6D1" w14:textId="1D6120AC"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_Ref74190824 \h </w:instrText>
            </w:r>
            <w:r w:rsidR="000B7CBF" w:rsidRPr="00112FD0">
              <w:rPr>
                <w:spacing w:val="-8"/>
              </w:rPr>
              <w:instrText xml:space="preserve"> \* MERGEFORMAT </w:instrText>
            </w:r>
            <w:r w:rsidRPr="00112FD0">
              <w:rPr>
                <w:spacing w:val="-8"/>
              </w:rPr>
            </w:r>
            <w:r w:rsidRPr="00112FD0">
              <w:rPr>
                <w:spacing w:val="-8"/>
              </w:rPr>
              <w:fldChar w:fldCharType="separate"/>
            </w:r>
            <w:ins w:id="546" w:author="Petnathean Julled" w:date="2021-07-09T21:18:00Z">
              <w:r w:rsidR="00454CE9">
                <w:t>I</w:t>
              </w:r>
              <w:r w:rsidR="00454CE9" w:rsidRPr="00413557">
                <w:t>ntegrat</w:t>
              </w:r>
              <w:r w:rsidR="00454CE9">
                <w:t>ing</w:t>
              </w:r>
              <w:r w:rsidR="00454CE9" w:rsidRPr="00413557">
                <w:t xml:space="preserve"> Blockchain </w:t>
              </w:r>
              <w:r w:rsidR="00454CE9">
                <w:t>into</w:t>
              </w:r>
              <w:r w:rsidR="00454CE9" w:rsidRPr="00413557">
                <w:t xml:space="preserve"> </w:t>
              </w:r>
              <w:proofErr w:type="spellStart"/>
              <w:r w:rsidR="00454CE9" w:rsidRPr="00413557">
                <w:t>XDS.b</w:t>
              </w:r>
              <w:proofErr w:type="spellEnd"/>
              <w:r w:rsidR="00454CE9" w:rsidRPr="00413557">
                <w:t xml:space="preserve"> Profile</w:t>
              </w:r>
            </w:ins>
            <w:del w:id="547" w:author="Petnathean Julled" w:date="2021-07-09T11:13:00Z">
              <w:r w:rsidR="00856E89" w:rsidDel="00437758">
                <w:delText>I</w:delText>
              </w:r>
              <w:r w:rsidR="00856E89" w:rsidRPr="00413557" w:rsidDel="00437758">
                <w:delText>ntegrat</w:delText>
              </w:r>
              <w:r w:rsidR="00856E89" w:rsidDel="00437758">
                <w:delText>ing</w:delText>
              </w:r>
              <w:r w:rsidR="00856E89" w:rsidRPr="00413557" w:rsidDel="00437758">
                <w:delText xml:space="preserve"> Blockchain </w:delText>
              </w:r>
              <w:r w:rsidR="00856E89" w:rsidDel="00437758">
                <w:delText>into</w:delText>
              </w:r>
              <w:r w:rsidR="00856E89" w:rsidRPr="00413557" w:rsidDel="00437758">
                <w:delText xml:space="preserve"> XDS.b Profile</w:delText>
              </w:r>
            </w:del>
            <w:r w:rsidRPr="00112FD0">
              <w:rPr>
                <w:spacing w:val="-8"/>
              </w:rPr>
              <w:fldChar w:fldCharType="end"/>
            </w:r>
          </w:p>
        </w:tc>
        <w:tc>
          <w:tcPr>
            <w:tcW w:w="753" w:type="dxa"/>
            <w:tcPrChange w:id="548" w:author="Petnathean Julled" w:date="2021-07-09T20:36:00Z">
              <w:tcPr>
                <w:tcW w:w="753" w:type="dxa"/>
                <w:gridSpan w:val="2"/>
              </w:tcPr>
            </w:tcPrChange>
          </w:tcPr>
          <w:p w14:paraId="49062F51" w14:textId="5895AF67" w:rsidR="00520C42" w:rsidRPr="00112FD0" w:rsidRDefault="000B7CBF" w:rsidP="00112FD0">
            <w:pPr>
              <w:spacing w:line="360" w:lineRule="auto"/>
              <w:jc w:val="thaiDistribute"/>
            </w:pPr>
            <w:r w:rsidRPr="00112FD0">
              <w:fldChar w:fldCharType="begin"/>
            </w:r>
            <w:r w:rsidRPr="00112FD0">
              <w:instrText xml:space="preserve"> PAGEREF _Ref74191037 \h </w:instrText>
            </w:r>
            <w:r w:rsidRPr="00112FD0">
              <w:fldChar w:fldCharType="separate"/>
            </w:r>
            <w:ins w:id="549" w:author="Petnathean Julled" w:date="2021-07-09T21:18:00Z">
              <w:r w:rsidR="00454CE9">
                <w:rPr>
                  <w:noProof/>
                </w:rPr>
                <w:t>33</w:t>
              </w:r>
            </w:ins>
            <w:del w:id="550" w:author="Petnathean Julled" w:date="2021-07-09T11:13:00Z">
              <w:r w:rsidR="002A27EE" w:rsidDel="00437758">
                <w:rPr>
                  <w:noProof/>
                </w:rPr>
                <w:delText>33</w:delText>
              </w:r>
            </w:del>
            <w:r w:rsidRPr="00112FD0">
              <w:fldChar w:fldCharType="end"/>
            </w:r>
          </w:p>
        </w:tc>
      </w:tr>
      <w:tr w:rsidR="000B7CBF" w:rsidRPr="00112FD0" w14:paraId="7247AA0E" w14:textId="77777777" w:rsidTr="00454CE9">
        <w:tc>
          <w:tcPr>
            <w:tcW w:w="895" w:type="dxa"/>
          </w:tcPr>
          <w:p w14:paraId="288FED7C" w14:textId="7A66375E" w:rsidR="00520C42" w:rsidRPr="00112FD0" w:rsidRDefault="00520C42" w:rsidP="00112FD0">
            <w:pPr>
              <w:spacing w:line="360" w:lineRule="auto"/>
              <w:jc w:val="thaiDistribute"/>
            </w:pPr>
            <w:r w:rsidRPr="00112FD0">
              <w:fldChar w:fldCharType="begin"/>
            </w:r>
            <w:r w:rsidRPr="00112FD0">
              <w:instrText xml:space="preserve"> REF _Ref73664944 \h </w:instrText>
            </w:r>
            <w:r w:rsidR="000B7CBF" w:rsidRPr="00112FD0">
              <w:instrText xml:space="preserve"> \* MERGEFORMAT </w:instrText>
            </w:r>
            <w:r w:rsidRPr="00112FD0">
              <w:fldChar w:fldCharType="separate"/>
            </w:r>
            <w:ins w:id="551" w:author="Petnathean Julled" w:date="2021-07-09T21:18:00Z">
              <w:r w:rsidR="00454CE9" w:rsidRPr="00D22F28">
                <w:rPr>
                  <w:noProof/>
                </w:rPr>
                <w:t xml:space="preserve"> </w:t>
              </w:r>
              <w:r w:rsidR="00454CE9">
                <w:rPr>
                  <w:noProof/>
                </w:rPr>
                <w:t>3</w:t>
              </w:r>
              <w:r w:rsidR="00454CE9">
                <w:rPr>
                  <w:noProof/>
                </w:rPr>
                <w:noBreakHyphen/>
                <w:t>3</w:t>
              </w:r>
            </w:ins>
            <w:del w:id="552" w:author="Petnathean Julled" w:date="2021-07-09T11:13:00Z">
              <w:r w:rsidR="00856E89" w:rsidRPr="00D22F28" w:rsidDel="00437758">
                <w:rPr>
                  <w:noProof/>
                </w:rPr>
                <w:delText xml:space="preserve"> </w:delText>
              </w:r>
              <w:r w:rsidR="00856E89" w:rsidDel="00437758">
                <w:rPr>
                  <w:noProof/>
                </w:rPr>
                <w:delText>3</w:delText>
              </w:r>
              <w:r w:rsidR="00856E89" w:rsidDel="00437758">
                <w:noBreakHyphen/>
              </w:r>
              <w:r w:rsidR="00856E89" w:rsidDel="00437758">
                <w:rPr>
                  <w:noProof/>
                </w:rPr>
                <w:delText>3</w:delText>
              </w:r>
            </w:del>
            <w:r w:rsidRPr="00112FD0">
              <w:fldChar w:fldCharType="end"/>
            </w:r>
          </w:p>
        </w:tc>
        <w:tc>
          <w:tcPr>
            <w:tcW w:w="6868" w:type="dxa"/>
          </w:tcPr>
          <w:p w14:paraId="349685DD" w14:textId="3B17603E"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_Ref74190852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D22F28">
              <w:t>The process Flow of XDS Document Registry Actor</w:t>
            </w:r>
            <w:r w:rsidRPr="00112FD0">
              <w:rPr>
                <w:spacing w:val="-8"/>
              </w:rPr>
              <w:fldChar w:fldCharType="end"/>
            </w:r>
          </w:p>
        </w:tc>
        <w:tc>
          <w:tcPr>
            <w:tcW w:w="753" w:type="dxa"/>
          </w:tcPr>
          <w:p w14:paraId="0D9A44A2" w14:textId="7FA498E4" w:rsidR="00520C42" w:rsidRPr="00112FD0" w:rsidRDefault="000B7CBF" w:rsidP="00112FD0">
            <w:pPr>
              <w:spacing w:line="360" w:lineRule="auto"/>
              <w:jc w:val="thaiDistribute"/>
            </w:pPr>
            <w:r w:rsidRPr="00112FD0">
              <w:fldChar w:fldCharType="begin"/>
            </w:r>
            <w:r w:rsidRPr="00112FD0">
              <w:instrText xml:space="preserve"> PAGEREF _Ref74191041 \h </w:instrText>
            </w:r>
            <w:r w:rsidRPr="00112FD0">
              <w:fldChar w:fldCharType="separate"/>
            </w:r>
            <w:ins w:id="553" w:author="Petnathean Julled" w:date="2021-07-09T21:18:00Z">
              <w:r w:rsidR="00454CE9">
                <w:rPr>
                  <w:noProof/>
                </w:rPr>
                <w:t>37</w:t>
              </w:r>
            </w:ins>
            <w:del w:id="554" w:author="Petnathean Julled" w:date="2021-07-09T11:13:00Z">
              <w:r w:rsidR="002A27EE" w:rsidDel="00437758">
                <w:rPr>
                  <w:noProof/>
                </w:rPr>
                <w:delText>36</w:delText>
              </w:r>
            </w:del>
            <w:r w:rsidRPr="00112FD0">
              <w:fldChar w:fldCharType="end"/>
            </w:r>
          </w:p>
        </w:tc>
      </w:tr>
      <w:tr w:rsidR="00182FA3" w:rsidRPr="00112FD0" w14:paraId="40DD7868" w14:textId="77777777" w:rsidTr="00490A81">
        <w:trPr>
          <w:trPrChange w:id="555" w:author="Petnathean Julled" w:date="2021-07-09T20:36:00Z">
            <w:trPr>
              <w:gridAfter w:val="0"/>
            </w:trPr>
          </w:trPrChange>
        </w:trPr>
        <w:tc>
          <w:tcPr>
            <w:tcW w:w="895" w:type="dxa"/>
            <w:tcPrChange w:id="556" w:author="Petnathean Julled" w:date="2021-07-09T20:36:00Z">
              <w:tcPr>
                <w:tcW w:w="817" w:type="dxa"/>
                <w:gridSpan w:val="2"/>
              </w:tcPr>
            </w:tcPrChange>
          </w:tcPr>
          <w:p w14:paraId="1CB01410" w14:textId="3E67080F" w:rsidR="00182FA3" w:rsidRPr="00112FD0" w:rsidRDefault="00182FA3" w:rsidP="00112FD0">
            <w:pPr>
              <w:spacing w:line="360" w:lineRule="auto"/>
              <w:jc w:val="thaiDistribute"/>
            </w:pPr>
            <w:r>
              <w:fldChar w:fldCharType="begin"/>
            </w:r>
            <w:r>
              <w:instrText xml:space="preserve"> REF _Ref74222324 \h </w:instrText>
            </w:r>
            <w:r>
              <w:fldChar w:fldCharType="separate"/>
            </w:r>
            <w:ins w:id="557" w:author="Petnathean Julled" w:date="2021-07-09T21:18:00Z">
              <w:r w:rsidR="00454CE9" w:rsidRPr="00112FD0">
                <w:t xml:space="preserve"> </w:t>
              </w:r>
              <w:r w:rsidR="00454CE9">
                <w:rPr>
                  <w:noProof/>
                </w:rPr>
                <w:t>4</w:t>
              </w:r>
              <w:r w:rsidR="00454CE9">
                <w:noBreakHyphen/>
              </w:r>
              <w:r w:rsidR="00454CE9">
                <w:rPr>
                  <w:noProof/>
                </w:rPr>
                <w:t>1</w:t>
              </w:r>
            </w:ins>
            <w:del w:id="558" w:author="Petnathean Julled" w:date="2021-07-09T11:13:00Z">
              <w:r w:rsidR="00856E89" w:rsidRPr="00112FD0" w:rsidDel="00437758">
                <w:delText xml:space="preserve"> </w:delText>
              </w:r>
              <w:r w:rsidR="00856E89" w:rsidDel="00437758">
                <w:rPr>
                  <w:noProof/>
                </w:rPr>
                <w:delText>4</w:delText>
              </w:r>
              <w:r w:rsidR="00856E89" w:rsidDel="00437758">
                <w:noBreakHyphen/>
              </w:r>
              <w:r w:rsidR="00856E89" w:rsidDel="00437758">
                <w:rPr>
                  <w:noProof/>
                </w:rPr>
                <w:delText>1</w:delText>
              </w:r>
            </w:del>
            <w:r>
              <w:fldChar w:fldCharType="end"/>
            </w:r>
          </w:p>
        </w:tc>
        <w:tc>
          <w:tcPr>
            <w:tcW w:w="6868" w:type="dxa"/>
            <w:tcPrChange w:id="559" w:author="Petnathean Julled" w:date="2021-07-09T20:36:00Z">
              <w:tcPr>
                <w:tcW w:w="6946" w:type="dxa"/>
                <w:gridSpan w:val="3"/>
              </w:tcPr>
            </w:tcPrChange>
          </w:tcPr>
          <w:p w14:paraId="29FE6AB4" w14:textId="51786BAD" w:rsidR="00182FA3" w:rsidRPr="00112FD0" w:rsidRDefault="00182FA3" w:rsidP="00182FA3">
            <w:pPr>
              <w:tabs>
                <w:tab w:val="left" w:pos="1903"/>
              </w:tabs>
              <w:spacing w:line="360" w:lineRule="auto"/>
              <w:ind w:left="-116"/>
              <w:rPr>
                <w:spacing w:val="-8"/>
              </w:rPr>
            </w:pPr>
            <w:r>
              <w:rPr>
                <w:spacing w:val="-8"/>
              </w:rPr>
              <w:fldChar w:fldCharType="begin"/>
            </w:r>
            <w:r>
              <w:rPr>
                <w:spacing w:val="-8"/>
              </w:rPr>
              <w:instrText xml:space="preserve"> REF _Ref74284402 \h </w:instrText>
            </w:r>
            <w:r>
              <w:rPr>
                <w:spacing w:val="-8"/>
              </w:rPr>
            </w:r>
            <w:r>
              <w:rPr>
                <w:spacing w:val="-8"/>
              </w:rPr>
              <w:fldChar w:fldCharType="separate"/>
            </w:r>
            <w:ins w:id="560" w:author="Petnathean Julled" w:date="2021-07-09T21:18:00Z">
              <w:r w:rsidR="00454CE9" w:rsidRPr="00112FD0">
                <w:t xml:space="preserve">Installation </w:t>
              </w:r>
              <w:r w:rsidR="00454CE9">
                <w:t>command-line</w:t>
              </w:r>
              <w:r w:rsidR="00454CE9" w:rsidRPr="00112FD0">
                <w:t xml:space="preserve"> for Go-Ethereum on Ubuntu </w:t>
              </w:r>
              <w:r w:rsidR="00454CE9" w:rsidRPr="00112FD0">
                <w:rPr>
                  <w:noProof/>
                </w:rPr>
                <w:t>[41]</w:t>
              </w:r>
            </w:ins>
            <w:del w:id="561" w:author="Petnathean Julled" w:date="2021-07-09T11:13:00Z">
              <w:r w:rsidR="00856E89" w:rsidRPr="00112FD0" w:rsidDel="00437758">
                <w:delText xml:space="preserve">Installation instructions for Go-Ethereum on Ubuntu </w:delText>
              </w:r>
              <w:r w:rsidR="00856E89" w:rsidRPr="00112FD0" w:rsidDel="00437758">
                <w:rPr>
                  <w:noProof/>
                </w:rPr>
                <w:delText>[41]</w:delText>
              </w:r>
            </w:del>
            <w:r>
              <w:rPr>
                <w:spacing w:val="-8"/>
              </w:rPr>
              <w:fldChar w:fldCharType="end"/>
            </w:r>
          </w:p>
        </w:tc>
        <w:tc>
          <w:tcPr>
            <w:tcW w:w="753" w:type="dxa"/>
            <w:tcPrChange w:id="562" w:author="Petnathean Julled" w:date="2021-07-09T20:36:00Z">
              <w:tcPr>
                <w:tcW w:w="753" w:type="dxa"/>
                <w:gridSpan w:val="2"/>
              </w:tcPr>
            </w:tcPrChange>
          </w:tcPr>
          <w:p w14:paraId="20503A68" w14:textId="6E401631" w:rsidR="00182FA3" w:rsidRPr="00112FD0" w:rsidRDefault="00182FA3" w:rsidP="00112FD0">
            <w:pPr>
              <w:spacing w:line="360" w:lineRule="auto"/>
              <w:jc w:val="thaiDistribute"/>
            </w:pPr>
            <w:r>
              <w:fldChar w:fldCharType="begin"/>
            </w:r>
            <w:r>
              <w:instrText xml:space="preserve"> PAGEREF _Ref74284814 \h </w:instrText>
            </w:r>
            <w:r>
              <w:fldChar w:fldCharType="separate"/>
            </w:r>
            <w:ins w:id="563" w:author="Petnathean Julled" w:date="2021-07-09T21:18:00Z">
              <w:r w:rsidR="00454CE9">
                <w:rPr>
                  <w:noProof/>
                </w:rPr>
                <w:t>39</w:t>
              </w:r>
            </w:ins>
            <w:del w:id="564" w:author="Petnathean Julled" w:date="2021-07-09T11:13:00Z">
              <w:r w:rsidR="002A27EE" w:rsidDel="00437758">
                <w:rPr>
                  <w:noProof/>
                </w:rPr>
                <w:delText>38</w:delText>
              </w:r>
            </w:del>
            <w:r>
              <w:fldChar w:fldCharType="end"/>
            </w:r>
          </w:p>
        </w:tc>
      </w:tr>
      <w:tr w:rsidR="00182FA3" w:rsidRPr="00112FD0" w14:paraId="3D16AAC7" w14:textId="77777777" w:rsidTr="00454CE9">
        <w:tc>
          <w:tcPr>
            <w:tcW w:w="895" w:type="dxa"/>
          </w:tcPr>
          <w:p w14:paraId="706AA01E" w14:textId="11AD0B7B" w:rsidR="00182FA3" w:rsidRPr="00112FD0" w:rsidRDefault="00182FA3" w:rsidP="00112FD0">
            <w:pPr>
              <w:spacing w:line="360" w:lineRule="auto"/>
              <w:jc w:val="thaiDistribute"/>
            </w:pPr>
            <w:r>
              <w:fldChar w:fldCharType="begin"/>
            </w:r>
            <w:r>
              <w:instrText xml:space="preserve"> REF _Ref74223398 \h </w:instrText>
            </w:r>
            <w:r>
              <w:fldChar w:fldCharType="separate"/>
            </w:r>
            <w:ins w:id="565" w:author="Petnathean Julled" w:date="2021-07-09T21:18:00Z">
              <w:r w:rsidR="00454CE9">
                <w:t xml:space="preserve"> </w:t>
              </w:r>
              <w:r w:rsidR="00454CE9">
                <w:rPr>
                  <w:noProof/>
                </w:rPr>
                <w:t>4</w:t>
              </w:r>
              <w:r w:rsidR="00454CE9">
                <w:noBreakHyphen/>
              </w:r>
              <w:r w:rsidR="00454CE9">
                <w:rPr>
                  <w:noProof/>
                </w:rPr>
                <w:t>2</w:t>
              </w:r>
            </w:ins>
            <w:del w:id="56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w:delText>
              </w:r>
            </w:del>
            <w:r>
              <w:fldChar w:fldCharType="end"/>
            </w:r>
          </w:p>
        </w:tc>
        <w:tc>
          <w:tcPr>
            <w:tcW w:w="6868" w:type="dxa"/>
          </w:tcPr>
          <w:p w14:paraId="458D93B6" w14:textId="24163BFF" w:rsidR="00182FA3" w:rsidRPr="00112FD0" w:rsidRDefault="00182FA3" w:rsidP="00112FD0">
            <w:pPr>
              <w:spacing w:line="360" w:lineRule="auto"/>
              <w:ind w:left="-116"/>
              <w:rPr>
                <w:spacing w:val="-8"/>
              </w:rPr>
            </w:pPr>
            <w:r>
              <w:rPr>
                <w:spacing w:val="-8"/>
              </w:rPr>
              <w:fldChar w:fldCharType="begin"/>
            </w:r>
            <w:r>
              <w:rPr>
                <w:spacing w:val="-8"/>
              </w:rPr>
              <w:instrText xml:space="preserve"> REF _Ref74284407 \h </w:instrText>
            </w:r>
            <w:r>
              <w:rPr>
                <w:spacing w:val="-8"/>
              </w:rPr>
            </w:r>
            <w:r>
              <w:rPr>
                <w:spacing w:val="-8"/>
              </w:rPr>
              <w:fldChar w:fldCharType="separate"/>
            </w:r>
            <w:r w:rsidR="00454CE9">
              <w:t>Geth console accessed using "</w:t>
            </w:r>
            <w:proofErr w:type="spellStart"/>
            <w:r w:rsidR="00454CE9">
              <w:t>geth</w:t>
            </w:r>
            <w:proofErr w:type="spellEnd"/>
            <w:r w:rsidR="00454CE9">
              <w:t xml:space="preserve"> attach" command</w:t>
            </w:r>
            <w:r>
              <w:rPr>
                <w:spacing w:val="-8"/>
              </w:rPr>
              <w:fldChar w:fldCharType="end"/>
            </w:r>
          </w:p>
        </w:tc>
        <w:tc>
          <w:tcPr>
            <w:tcW w:w="753" w:type="dxa"/>
          </w:tcPr>
          <w:p w14:paraId="63688DD9" w14:textId="5465A49F" w:rsidR="00182FA3" w:rsidRPr="00112FD0" w:rsidRDefault="00182FA3" w:rsidP="00112FD0">
            <w:pPr>
              <w:spacing w:line="360" w:lineRule="auto"/>
              <w:jc w:val="thaiDistribute"/>
            </w:pPr>
            <w:r>
              <w:fldChar w:fldCharType="begin"/>
            </w:r>
            <w:r>
              <w:instrText xml:space="preserve"> PAGEREF _Ref74284818 \h </w:instrText>
            </w:r>
            <w:r>
              <w:fldChar w:fldCharType="separate"/>
            </w:r>
            <w:ins w:id="567" w:author="Petnathean Julled" w:date="2021-07-09T21:18:00Z">
              <w:r w:rsidR="00454CE9">
                <w:rPr>
                  <w:noProof/>
                </w:rPr>
                <w:t>40</w:t>
              </w:r>
            </w:ins>
            <w:del w:id="568" w:author="Petnathean Julled" w:date="2021-07-09T11:13:00Z">
              <w:r w:rsidR="002A27EE" w:rsidDel="00437758">
                <w:rPr>
                  <w:noProof/>
                </w:rPr>
                <w:delText>39</w:delText>
              </w:r>
            </w:del>
            <w:r>
              <w:fldChar w:fldCharType="end"/>
            </w:r>
          </w:p>
        </w:tc>
      </w:tr>
      <w:tr w:rsidR="00182FA3" w:rsidRPr="00112FD0" w14:paraId="7C35F1E7" w14:textId="77777777" w:rsidTr="00454CE9">
        <w:tc>
          <w:tcPr>
            <w:tcW w:w="895" w:type="dxa"/>
          </w:tcPr>
          <w:p w14:paraId="1C82DD37" w14:textId="369E33F8" w:rsidR="00182FA3" w:rsidRPr="00112FD0" w:rsidRDefault="00182FA3" w:rsidP="00112FD0">
            <w:pPr>
              <w:spacing w:line="360" w:lineRule="auto"/>
              <w:jc w:val="thaiDistribute"/>
            </w:pPr>
            <w:r>
              <w:fldChar w:fldCharType="begin"/>
            </w:r>
            <w:r>
              <w:instrText xml:space="preserve"> REF _Ref74223927 \h </w:instrText>
            </w:r>
            <w:r>
              <w:fldChar w:fldCharType="separate"/>
            </w:r>
            <w:ins w:id="569" w:author="Petnathean Julled" w:date="2021-07-09T21:18:00Z">
              <w:r w:rsidR="00454CE9">
                <w:t xml:space="preserve"> </w:t>
              </w:r>
              <w:r w:rsidR="00454CE9">
                <w:rPr>
                  <w:noProof/>
                </w:rPr>
                <w:t>4</w:t>
              </w:r>
              <w:r w:rsidR="00454CE9">
                <w:noBreakHyphen/>
              </w:r>
              <w:r w:rsidR="00454CE9">
                <w:rPr>
                  <w:noProof/>
                </w:rPr>
                <w:t>3</w:t>
              </w:r>
            </w:ins>
            <w:del w:id="57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w:delText>
              </w:r>
            </w:del>
            <w:r>
              <w:fldChar w:fldCharType="end"/>
            </w:r>
          </w:p>
        </w:tc>
        <w:tc>
          <w:tcPr>
            <w:tcW w:w="6868" w:type="dxa"/>
          </w:tcPr>
          <w:p w14:paraId="636D5461" w14:textId="798EA708" w:rsidR="00182FA3" w:rsidRPr="00112FD0" w:rsidRDefault="00182FA3" w:rsidP="00112FD0">
            <w:pPr>
              <w:spacing w:line="360" w:lineRule="auto"/>
              <w:ind w:left="-116"/>
              <w:rPr>
                <w:spacing w:val="-8"/>
              </w:rPr>
            </w:pPr>
            <w:r>
              <w:rPr>
                <w:spacing w:val="-8"/>
              </w:rPr>
              <w:fldChar w:fldCharType="begin"/>
            </w:r>
            <w:r>
              <w:rPr>
                <w:spacing w:val="-8"/>
              </w:rPr>
              <w:instrText xml:space="preserve"> REF _Ref74284411 \h </w:instrText>
            </w:r>
            <w:r>
              <w:rPr>
                <w:spacing w:val="-8"/>
              </w:rPr>
            </w:r>
            <w:r>
              <w:rPr>
                <w:spacing w:val="-8"/>
              </w:rPr>
              <w:fldChar w:fldCharType="separate"/>
            </w:r>
            <w:r w:rsidR="00454CE9">
              <w:t>Installing Quorum directly from its source</w:t>
            </w:r>
            <w:r>
              <w:rPr>
                <w:spacing w:val="-8"/>
              </w:rPr>
              <w:fldChar w:fldCharType="end"/>
            </w:r>
          </w:p>
        </w:tc>
        <w:tc>
          <w:tcPr>
            <w:tcW w:w="753" w:type="dxa"/>
          </w:tcPr>
          <w:p w14:paraId="744AFF6D" w14:textId="66D84154" w:rsidR="00182FA3" w:rsidRPr="00112FD0" w:rsidRDefault="00182FA3" w:rsidP="00112FD0">
            <w:pPr>
              <w:spacing w:line="360" w:lineRule="auto"/>
              <w:jc w:val="thaiDistribute"/>
            </w:pPr>
            <w:r>
              <w:fldChar w:fldCharType="begin"/>
            </w:r>
            <w:r>
              <w:instrText xml:space="preserve"> PAGEREF _Ref74284821 \h </w:instrText>
            </w:r>
            <w:r>
              <w:fldChar w:fldCharType="separate"/>
            </w:r>
            <w:ins w:id="571" w:author="Petnathean Julled" w:date="2021-07-09T21:18:00Z">
              <w:r w:rsidR="00454CE9">
                <w:rPr>
                  <w:noProof/>
                </w:rPr>
                <w:t>41</w:t>
              </w:r>
            </w:ins>
            <w:del w:id="572" w:author="Petnathean Julled" w:date="2021-07-09T11:13:00Z">
              <w:r w:rsidR="002A27EE" w:rsidDel="00437758">
                <w:rPr>
                  <w:noProof/>
                </w:rPr>
                <w:delText>40</w:delText>
              </w:r>
            </w:del>
            <w:r>
              <w:fldChar w:fldCharType="end"/>
            </w:r>
          </w:p>
        </w:tc>
      </w:tr>
      <w:tr w:rsidR="00182FA3" w:rsidRPr="00112FD0" w14:paraId="377DB75C" w14:textId="77777777" w:rsidTr="00454CE9">
        <w:tc>
          <w:tcPr>
            <w:tcW w:w="895" w:type="dxa"/>
          </w:tcPr>
          <w:p w14:paraId="07643D36" w14:textId="6E3C731A" w:rsidR="00182FA3" w:rsidRPr="00112FD0" w:rsidRDefault="00182FA3" w:rsidP="00112FD0">
            <w:pPr>
              <w:spacing w:line="360" w:lineRule="auto"/>
              <w:jc w:val="thaiDistribute"/>
            </w:pPr>
            <w:r>
              <w:fldChar w:fldCharType="begin"/>
            </w:r>
            <w:r>
              <w:instrText xml:space="preserve"> REF _Ref74224502 \h </w:instrText>
            </w:r>
            <w:r>
              <w:fldChar w:fldCharType="separate"/>
            </w:r>
            <w:ins w:id="573" w:author="Petnathean Julled" w:date="2021-07-09T21:18:00Z">
              <w:r w:rsidR="00454CE9">
                <w:t xml:space="preserve"> </w:t>
              </w:r>
              <w:r w:rsidR="00454CE9">
                <w:rPr>
                  <w:noProof/>
                </w:rPr>
                <w:t>4</w:t>
              </w:r>
              <w:r w:rsidR="00454CE9">
                <w:noBreakHyphen/>
              </w:r>
              <w:r w:rsidR="00454CE9">
                <w:rPr>
                  <w:noProof/>
                </w:rPr>
                <w:t>4</w:t>
              </w:r>
            </w:ins>
            <w:del w:id="57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w:delText>
              </w:r>
            </w:del>
            <w:r>
              <w:fldChar w:fldCharType="end"/>
            </w:r>
          </w:p>
        </w:tc>
        <w:tc>
          <w:tcPr>
            <w:tcW w:w="6868" w:type="dxa"/>
          </w:tcPr>
          <w:p w14:paraId="2B8CF2F8" w14:textId="3043E09D" w:rsidR="00182FA3" w:rsidRPr="00112FD0" w:rsidRDefault="00182FA3" w:rsidP="00112FD0">
            <w:pPr>
              <w:spacing w:line="360" w:lineRule="auto"/>
              <w:ind w:left="-116"/>
              <w:rPr>
                <w:spacing w:val="-8"/>
              </w:rPr>
            </w:pPr>
            <w:r>
              <w:rPr>
                <w:spacing w:val="-8"/>
              </w:rPr>
              <w:fldChar w:fldCharType="begin"/>
            </w:r>
            <w:r>
              <w:rPr>
                <w:spacing w:val="-8"/>
              </w:rPr>
              <w:instrText xml:space="preserve"> REF _Ref74284434 \h </w:instrText>
            </w:r>
            <w:r>
              <w:rPr>
                <w:spacing w:val="-8"/>
              </w:rPr>
            </w:r>
            <w:r>
              <w:rPr>
                <w:spacing w:val="-8"/>
              </w:rPr>
              <w:fldChar w:fldCharType="separate"/>
            </w:r>
            <w:r w:rsidR="00454CE9">
              <w:t xml:space="preserve">Cloning "7-Nodes" Quorum example from its repository available on </w:t>
            </w:r>
            <w:proofErr w:type="spellStart"/>
            <w:r w:rsidR="00454CE9">
              <w:t>Github</w:t>
            </w:r>
            <w:proofErr w:type="spellEnd"/>
            <w:r>
              <w:rPr>
                <w:spacing w:val="-8"/>
              </w:rPr>
              <w:fldChar w:fldCharType="end"/>
            </w:r>
          </w:p>
        </w:tc>
        <w:tc>
          <w:tcPr>
            <w:tcW w:w="753" w:type="dxa"/>
          </w:tcPr>
          <w:p w14:paraId="5951F054" w14:textId="7A98D95C" w:rsidR="00182FA3" w:rsidRPr="00112FD0" w:rsidRDefault="00182FA3" w:rsidP="00112FD0">
            <w:pPr>
              <w:spacing w:line="360" w:lineRule="auto"/>
              <w:jc w:val="thaiDistribute"/>
            </w:pPr>
            <w:r>
              <w:fldChar w:fldCharType="begin"/>
            </w:r>
            <w:r>
              <w:instrText xml:space="preserve"> PAGEREF _Ref74284824 \h </w:instrText>
            </w:r>
            <w:r>
              <w:fldChar w:fldCharType="separate"/>
            </w:r>
            <w:ins w:id="575" w:author="Petnathean Julled" w:date="2021-07-09T21:18:00Z">
              <w:r w:rsidR="00454CE9">
                <w:rPr>
                  <w:noProof/>
                </w:rPr>
                <w:t>41</w:t>
              </w:r>
            </w:ins>
            <w:del w:id="576" w:author="Petnathean Julled" w:date="2021-07-09T11:13:00Z">
              <w:r w:rsidR="002A27EE" w:rsidDel="00437758">
                <w:rPr>
                  <w:noProof/>
                </w:rPr>
                <w:delText>40</w:delText>
              </w:r>
            </w:del>
            <w:r>
              <w:fldChar w:fldCharType="end"/>
            </w:r>
          </w:p>
        </w:tc>
      </w:tr>
      <w:tr w:rsidR="00182FA3" w:rsidRPr="00112FD0" w14:paraId="4C939D0B" w14:textId="77777777" w:rsidTr="00454CE9">
        <w:tc>
          <w:tcPr>
            <w:tcW w:w="895" w:type="dxa"/>
          </w:tcPr>
          <w:p w14:paraId="2D2B1C46" w14:textId="2018ADA0" w:rsidR="00182FA3" w:rsidRPr="00112FD0" w:rsidRDefault="00182FA3" w:rsidP="00112FD0">
            <w:pPr>
              <w:spacing w:line="360" w:lineRule="auto"/>
              <w:jc w:val="thaiDistribute"/>
            </w:pPr>
            <w:r>
              <w:fldChar w:fldCharType="begin"/>
            </w:r>
            <w:r>
              <w:instrText xml:space="preserve"> REF _Ref74226819 \h </w:instrText>
            </w:r>
            <w:r>
              <w:fldChar w:fldCharType="separate"/>
            </w:r>
            <w:ins w:id="577" w:author="Petnathean Julled" w:date="2021-07-09T21:18:00Z">
              <w:r w:rsidR="00454CE9">
                <w:t xml:space="preserve"> </w:t>
              </w:r>
              <w:r w:rsidR="00454CE9">
                <w:rPr>
                  <w:noProof/>
                </w:rPr>
                <w:t>4</w:t>
              </w:r>
              <w:r w:rsidR="00454CE9">
                <w:noBreakHyphen/>
              </w:r>
              <w:r w:rsidR="00454CE9">
                <w:rPr>
                  <w:noProof/>
                </w:rPr>
                <w:t>5</w:t>
              </w:r>
            </w:ins>
            <w:del w:id="57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w:delText>
              </w:r>
            </w:del>
            <w:r>
              <w:fldChar w:fldCharType="end"/>
            </w:r>
          </w:p>
        </w:tc>
        <w:tc>
          <w:tcPr>
            <w:tcW w:w="6868" w:type="dxa"/>
          </w:tcPr>
          <w:p w14:paraId="69E879AD" w14:textId="7755F3F8" w:rsidR="00182FA3" w:rsidRPr="00112FD0" w:rsidRDefault="00182FA3" w:rsidP="00112FD0">
            <w:pPr>
              <w:spacing w:line="360" w:lineRule="auto"/>
              <w:ind w:left="-116"/>
              <w:rPr>
                <w:spacing w:val="-8"/>
              </w:rPr>
            </w:pPr>
            <w:r>
              <w:rPr>
                <w:spacing w:val="-8"/>
              </w:rPr>
              <w:fldChar w:fldCharType="begin"/>
            </w:r>
            <w:r>
              <w:rPr>
                <w:spacing w:val="-8"/>
              </w:rPr>
              <w:instrText xml:space="preserve"> REF _Ref74284463 \h </w:instrText>
            </w:r>
            <w:r>
              <w:rPr>
                <w:spacing w:val="-8"/>
              </w:rPr>
            </w:r>
            <w:r>
              <w:rPr>
                <w:spacing w:val="-8"/>
              </w:rPr>
              <w:fldChar w:fldCharType="separate"/>
            </w:r>
            <w:r w:rsidR="00454CE9">
              <w:t>Initial configuration method for 7-</w:t>
            </w:r>
            <w:proofErr w:type="gramStart"/>
            <w:r w:rsidR="00454CE9">
              <w:t>Nodes</w:t>
            </w:r>
            <w:proofErr w:type="gramEnd"/>
            <w:r w:rsidR="00454CE9">
              <w:t xml:space="preserve"> example</w:t>
            </w:r>
            <w:r>
              <w:rPr>
                <w:spacing w:val="-8"/>
              </w:rPr>
              <w:fldChar w:fldCharType="end"/>
            </w:r>
          </w:p>
        </w:tc>
        <w:tc>
          <w:tcPr>
            <w:tcW w:w="753" w:type="dxa"/>
          </w:tcPr>
          <w:p w14:paraId="1690D04B" w14:textId="5EFAEA30" w:rsidR="00182FA3" w:rsidRPr="00112FD0" w:rsidRDefault="00182FA3" w:rsidP="00112FD0">
            <w:pPr>
              <w:spacing w:line="360" w:lineRule="auto"/>
              <w:jc w:val="thaiDistribute"/>
            </w:pPr>
            <w:r>
              <w:fldChar w:fldCharType="begin"/>
            </w:r>
            <w:r>
              <w:instrText xml:space="preserve"> PAGEREF _Ref74284828 \h </w:instrText>
            </w:r>
            <w:r>
              <w:fldChar w:fldCharType="separate"/>
            </w:r>
            <w:ins w:id="579" w:author="Petnathean Julled" w:date="2021-07-09T21:18:00Z">
              <w:r w:rsidR="00454CE9">
                <w:rPr>
                  <w:noProof/>
                </w:rPr>
                <w:t>42</w:t>
              </w:r>
            </w:ins>
            <w:del w:id="580" w:author="Petnathean Julled" w:date="2021-07-09T11:13:00Z">
              <w:r w:rsidR="002A27EE" w:rsidDel="00437758">
                <w:rPr>
                  <w:noProof/>
                </w:rPr>
                <w:delText>41</w:delText>
              </w:r>
            </w:del>
            <w:r>
              <w:fldChar w:fldCharType="end"/>
            </w:r>
          </w:p>
        </w:tc>
      </w:tr>
      <w:tr w:rsidR="00182FA3" w:rsidRPr="00112FD0" w14:paraId="79682896" w14:textId="77777777" w:rsidTr="00454CE9">
        <w:tc>
          <w:tcPr>
            <w:tcW w:w="895" w:type="dxa"/>
          </w:tcPr>
          <w:p w14:paraId="12A8D637" w14:textId="6DC98C4B" w:rsidR="00182FA3" w:rsidRPr="00112FD0" w:rsidRDefault="00182FA3" w:rsidP="00112FD0">
            <w:pPr>
              <w:spacing w:line="360" w:lineRule="auto"/>
              <w:jc w:val="thaiDistribute"/>
            </w:pPr>
            <w:r>
              <w:fldChar w:fldCharType="begin"/>
            </w:r>
            <w:r>
              <w:instrText xml:space="preserve"> REF _Ref74226983 \h </w:instrText>
            </w:r>
            <w:r>
              <w:fldChar w:fldCharType="separate"/>
            </w:r>
            <w:ins w:id="581" w:author="Petnathean Julled" w:date="2021-07-09T21:18:00Z">
              <w:r w:rsidR="00454CE9">
                <w:t xml:space="preserve"> </w:t>
              </w:r>
              <w:r w:rsidR="00454CE9">
                <w:rPr>
                  <w:noProof/>
                </w:rPr>
                <w:t>4</w:t>
              </w:r>
              <w:r w:rsidR="00454CE9">
                <w:noBreakHyphen/>
              </w:r>
              <w:r w:rsidR="00454CE9">
                <w:rPr>
                  <w:noProof/>
                </w:rPr>
                <w:t>6</w:t>
              </w:r>
            </w:ins>
            <w:del w:id="58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w:delText>
              </w:r>
            </w:del>
            <w:r>
              <w:fldChar w:fldCharType="end"/>
            </w:r>
          </w:p>
        </w:tc>
        <w:tc>
          <w:tcPr>
            <w:tcW w:w="6868" w:type="dxa"/>
          </w:tcPr>
          <w:p w14:paraId="722EC6E8" w14:textId="66611A12" w:rsidR="00182FA3" w:rsidRPr="00112FD0" w:rsidRDefault="00182FA3" w:rsidP="00112FD0">
            <w:pPr>
              <w:spacing w:line="360" w:lineRule="auto"/>
              <w:ind w:left="-116"/>
              <w:rPr>
                <w:spacing w:val="-8"/>
              </w:rPr>
            </w:pPr>
            <w:r>
              <w:rPr>
                <w:spacing w:val="-8"/>
              </w:rPr>
              <w:fldChar w:fldCharType="begin"/>
            </w:r>
            <w:r>
              <w:rPr>
                <w:spacing w:val="-8"/>
              </w:rPr>
              <w:instrText xml:space="preserve"> REF _Ref74284468 \h </w:instrText>
            </w:r>
            <w:r>
              <w:rPr>
                <w:spacing w:val="-8"/>
              </w:rPr>
            </w:r>
            <w:r>
              <w:rPr>
                <w:spacing w:val="-8"/>
              </w:rPr>
              <w:fldChar w:fldCharType="separate"/>
            </w:r>
            <w:r w:rsidR="00454CE9">
              <w:t>Executing "istanbul-init.sh" with Linux Bash syntax</w:t>
            </w:r>
            <w:r>
              <w:rPr>
                <w:spacing w:val="-8"/>
              </w:rPr>
              <w:fldChar w:fldCharType="end"/>
            </w:r>
          </w:p>
        </w:tc>
        <w:tc>
          <w:tcPr>
            <w:tcW w:w="753" w:type="dxa"/>
          </w:tcPr>
          <w:p w14:paraId="0791A4B3" w14:textId="385FF0BF" w:rsidR="00182FA3" w:rsidRPr="00112FD0" w:rsidRDefault="00182FA3" w:rsidP="00112FD0">
            <w:pPr>
              <w:spacing w:line="360" w:lineRule="auto"/>
              <w:jc w:val="thaiDistribute"/>
            </w:pPr>
            <w:r>
              <w:fldChar w:fldCharType="begin"/>
            </w:r>
            <w:r>
              <w:instrText xml:space="preserve"> PAGEREF _Ref74284832 \h </w:instrText>
            </w:r>
            <w:r>
              <w:fldChar w:fldCharType="separate"/>
            </w:r>
            <w:ins w:id="583" w:author="Petnathean Julled" w:date="2021-07-09T21:18:00Z">
              <w:r w:rsidR="00454CE9">
                <w:rPr>
                  <w:noProof/>
                </w:rPr>
                <w:t>42</w:t>
              </w:r>
            </w:ins>
            <w:del w:id="584" w:author="Petnathean Julled" w:date="2021-07-09T11:13:00Z">
              <w:r w:rsidR="002A27EE" w:rsidDel="00437758">
                <w:rPr>
                  <w:noProof/>
                </w:rPr>
                <w:delText>41</w:delText>
              </w:r>
            </w:del>
            <w:r>
              <w:fldChar w:fldCharType="end"/>
            </w:r>
          </w:p>
        </w:tc>
      </w:tr>
      <w:tr w:rsidR="00182FA3" w:rsidRPr="00112FD0" w14:paraId="0977AC59" w14:textId="77777777" w:rsidTr="00454CE9">
        <w:tc>
          <w:tcPr>
            <w:tcW w:w="895" w:type="dxa"/>
          </w:tcPr>
          <w:p w14:paraId="0446D62C" w14:textId="681809C9" w:rsidR="00182FA3" w:rsidRPr="00112FD0" w:rsidRDefault="00182FA3" w:rsidP="00112FD0">
            <w:pPr>
              <w:spacing w:line="360" w:lineRule="auto"/>
              <w:jc w:val="thaiDistribute"/>
            </w:pPr>
            <w:r>
              <w:fldChar w:fldCharType="begin"/>
            </w:r>
            <w:r>
              <w:instrText xml:space="preserve"> REF _Ref74227014 \h </w:instrText>
            </w:r>
            <w:r>
              <w:fldChar w:fldCharType="separate"/>
            </w:r>
            <w:ins w:id="585" w:author="Petnathean Julled" w:date="2021-07-09T21:18:00Z">
              <w:r w:rsidR="00454CE9">
                <w:t xml:space="preserve"> </w:t>
              </w:r>
              <w:r w:rsidR="00454CE9">
                <w:rPr>
                  <w:noProof/>
                </w:rPr>
                <w:t>4</w:t>
              </w:r>
              <w:r w:rsidR="00454CE9">
                <w:noBreakHyphen/>
              </w:r>
              <w:r w:rsidR="00454CE9">
                <w:rPr>
                  <w:noProof/>
                </w:rPr>
                <w:t>7</w:t>
              </w:r>
            </w:ins>
            <w:del w:id="58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7</w:delText>
              </w:r>
            </w:del>
            <w:r>
              <w:fldChar w:fldCharType="end"/>
            </w:r>
          </w:p>
        </w:tc>
        <w:tc>
          <w:tcPr>
            <w:tcW w:w="6868" w:type="dxa"/>
          </w:tcPr>
          <w:p w14:paraId="2C92FD40" w14:textId="3695F3EA" w:rsidR="00182FA3" w:rsidRPr="00112FD0" w:rsidRDefault="00182FA3" w:rsidP="00112FD0">
            <w:pPr>
              <w:spacing w:line="360" w:lineRule="auto"/>
              <w:ind w:left="-116"/>
              <w:rPr>
                <w:spacing w:val="-8"/>
              </w:rPr>
            </w:pPr>
            <w:r>
              <w:rPr>
                <w:spacing w:val="-8"/>
              </w:rPr>
              <w:fldChar w:fldCharType="begin"/>
            </w:r>
            <w:r>
              <w:rPr>
                <w:spacing w:val="-8"/>
              </w:rPr>
              <w:instrText xml:space="preserve"> REF _Ref74284483 \h </w:instrText>
            </w:r>
            <w:r>
              <w:rPr>
                <w:spacing w:val="-8"/>
              </w:rPr>
            </w:r>
            <w:r>
              <w:rPr>
                <w:spacing w:val="-8"/>
              </w:rPr>
              <w:fldChar w:fldCharType="separate"/>
            </w:r>
            <w:r w:rsidR="00454CE9">
              <w:t>Content of "</w:t>
            </w:r>
            <w:proofErr w:type="spellStart"/>
            <w:r w:rsidR="00454CE9">
              <w:t>istanbul</w:t>
            </w:r>
            <w:proofErr w:type="spellEnd"/>
            <w:r w:rsidR="00454CE9">
              <w:t xml:space="preserve"> - </w:t>
            </w:r>
            <w:proofErr w:type="spellStart"/>
            <w:proofErr w:type="gramStart"/>
            <w:r w:rsidR="00454CE9">
              <w:t>genesis.json</w:t>
            </w:r>
            <w:proofErr w:type="spellEnd"/>
            <w:proofErr w:type="gramEnd"/>
            <w:r w:rsidR="00454CE9">
              <w:t>" file</w:t>
            </w:r>
            <w:r>
              <w:rPr>
                <w:spacing w:val="-8"/>
              </w:rPr>
              <w:fldChar w:fldCharType="end"/>
            </w:r>
          </w:p>
        </w:tc>
        <w:tc>
          <w:tcPr>
            <w:tcW w:w="753" w:type="dxa"/>
          </w:tcPr>
          <w:p w14:paraId="1E0A3A9F" w14:textId="73C21707" w:rsidR="00182FA3" w:rsidRPr="00112FD0" w:rsidRDefault="00182FA3" w:rsidP="00112FD0">
            <w:pPr>
              <w:spacing w:line="360" w:lineRule="auto"/>
              <w:jc w:val="thaiDistribute"/>
            </w:pPr>
            <w:r>
              <w:fldChar w:fldCharType="begin"/>
            </w:r>
            <w:r>
              <w:instrText xml:space="preserve"> PAGEREF _Ref74284838 \h </w:instrText>
            </w:r>
            <w:r>
              <w:fldChar w:fldCharType="separate"/>
            </w:r>
            <w:ins w:id="587" w:author="Petnathean Julled" w:date="2021-07-09T21:18:00Z">
              <w:r w:rsidR="00454CE9">
                <w:rPr>
                  <w:noProof/>
                </w:rPr>
                <w:t>43</w:t>
              </w:r>
            </w:ins>
            <w:del w:id="588" w:author="Petnathean Julled" w:date="2021-07-09T11:13:00Z">
              <w:r w:rsidR="002A27EE" w:rsidDel="00437758">
                <w:rPr>
                  <w:noProof/>
                </w:rPr>
                <w:delText>42</w:delText>
              </w:r>
            </w:del>
            <w:r>
              <w:fldChar w:fldCharType="end"/>
            </w:r>
          </w:p>
        </w:tc>
      </w:tr>
      <w:tr w:rsidR="00182FA3" w:rsidRPr="00112FD0" w14:paraId="34732201" w14:textId="77777777" w:rsidTr="00454CE9">
        <w:tc>
          <w:tcPr>
            <w:tcW w:w="895" w:type="dxa"/>
          </w:tcPr>
          <w:p w14:paraId="11F67BAC" w14:textId="7D3C5DA0" w:rsidR="00182FA3" w:rsidRPr="00112FD0" w:rsidRDefault="00182FA3" w:rsidP="00112FD0">
            <w:pPr>
              <w:spacing w:line="360" w:lineRule="auto"/>
              <w:jc w:val="thaiDistribute"/>
            </w:pPr>
            <w:r>
              <w:fldChar w:fldCharType="begin"/>
            </w:r>
            <w:r>
              <w:instrText xml:space="preserve"> REF _Ref74227242 \h </w:instrText>
            </w:r>
            <w:r>
              <w:fldChar w:fldCharType="separate"/>
            </w:r>
            <w:ins w:id="589" w:author="Petnathean Julled" w:date="2021-07-09T21:18:00Z">
              <w:r w:rsidR="00454CE9">
                <w:t xml:space="preserve"> </w:t>
              </w:r>
              <w:r w:rsidR="00454CE9">
                <w:rPr>
                  <w:noProof/>
                </w:rPr>
                <w:t>4</w:t>
              </w:r>
              <w:r w:rsidR="00454CE9">
                <w:noBreakHyphen/>
              </w:r>
              <w:r w:rsidR="00454CE9">
                <w:rPr>
                  <w:noProof/>
                </w:rPr>
                <w:t>8</w:t>
              </w:r>
            </w:ins>
            <w:del w:id="59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8</w:delText>
              </w:r>
            </w:del>
            <w:r>
              <w:fldChar w:fldCharType="end"/>
            </w:r>
          </w:p>
        </w:tc>
        <w:tc>
          <w:tcPr>
            <w:tcW w:w="6868" w:type="dxa"/>
          </w:tcPr>
          <w:p w14:paraId="37F3237E" w14:textId="423AEF52" w:rsidR="00182FA3" w:rsidRPr="00112FD0" w:rsidRDefault="00182FA3" w:rsidP="00112FD0">
            <w:pPr>
              <w:spacing w:line="360" w:lineRule="auto"/>
              <w:ind w:left="-116"/>
              <w:rPr>
                <w:spacing w:val="-8"/>
              </w:rPr>
            </w:pPr>
            <w:r>
              <w:rPr>
                <w:spacing w:val="-8"/>
              </w:rPr>
              <w:fldChar w:fldCharType="begin"/>
            </w:r>
            <w:r>
              <w:rPr>
                <w:spacing w:val="-8"/>
              </w:rPr>
              <w:instrText xml:space="preserve"> REF _Ref74284492 \h </w:instrText>
            </w:r>
            <w:r>
              <w:rPr>
                <w:spacing w:val="-8"/>
              </w:rPr>
            </w:r>
            <w:r>
              <w:rPr>
                <w:spacing w:val="-8"/>
              </w:rPr>
              <w:fldChar w:fldCharType="separate"/>
            </w:r>
            <w:r w:rsidR="00454CE9">
              <w:t>IBFT 7-Nodes Blockchain activation script</w:t>
            </w:r>
            <w:r>
              <w:rPr>
                <w:spacing w:val="-8"/>
              </w:rPr>
              <w:fldChar w:fldCharType="end"/>
            </w:r>
          </w:p>
        </w:tc>
        <w:tc>
          <w:tcPr>
            <w:tcW w:w="753" w:type="dxa"/>
          </w:tcPr>
          <w:p w14:paraId="05A5607C" w14:textId="0040068A" w:rsidR="00182FA3" w:rsidRPr="00112FD0" w:rsidRDefault="00182FA3" w:rsidP="00112FD0">
            <w:pPr>
              <w:spacing w:line="360" w:lineRule="auto"/>
              <w:jc w:val="thaiDistribute"/>
            </w:pPr>
            <w:r>
              <w:fldChar w:fldCharType="begin"/>
            </w:r>
            <w:r>
              <w:instrText xml:space="preserve"> PAGEREF _Ref74284843 \h </w:instrText>
            </w:r>
            <w:r>
              <w:fldChar w:fldCharType="separate"/>
            </w:r>
            <w:ins w:id="591" w:author="Petnathean Julled" w:date="2021-07-09T21:18:00Z">
              <w:r w:rsidR="00454CE9">
                <w:rPr>
                  <w:noProof/>
                </w:rPr>
                <w:t>43</w:t>
              </w:r>
            </w:ins>
            <w:del w:id="592" w:author="Petnathean Julled" w:date="2021-07-09T11:13:00Z">
              <w:r w:rsidR="002A27EE" w:rsidDel="00437758">
                <w:rPr>
                  <w:noProof/>
                </w:rPr>
                <w:delText>42</w:delText>
              </w:r>
            </w:del>
            <w:r>
              <w:fldChar w:fldCharType="end"/>
            </w:r>
          </w:p>
        </w:tc>
      </w:tr>
      <w:tr w:rsidR="00182FA3" w:rsidRPr="00112FD0" w14:paraId="6790163C" w14:textId="77777777" w:rsidTr="00454CE9">
        <w:tc>
          <w:tcPr>
            <w:tcW w:w="895" w:type="dxa"/>
          </w:tcPr>
          <w:p w14:paraId="6ABD1CFE" w14:textId="0FE0BBC3" w:rsidR="00182FA3" w:rsidRPr="00112FD0" w:rsidRDefault="00182FA3" w:rsidP="00112FD0">
            <w:pPr>
              <w:spacing w:line="360" w:lineRule="auto"/>
              <w:jc w:val="thaiDistribute"/>
            </w:pPr>
            <w:r>
              <w:fldChar w:fldCharType="begin"/>
            </w:r>
            <w:r>
              <w:instrText xml:space="preserve"> REF _Ref74227393 \h </w:instrText>
            </w:r>
            <w:r>
              <w:fldChar w:fldCharType="separate"/>
            </w:r>
            <w:ins w:id="593" w:author="Petnathean Julled" w:date="2021-07-09T21:18:00Z">
              <w:r w:rsidR="00454CE9">
                <w:t xml:space="preserve"> </w:t>
              </w:r>
              <w:r w:rsidR="00454CE9">
                <w:rPr>
                  <w:noProof/>
                </w:rPr>
                <w:t>4</w:t>
              </w:r>
              <w:r w:rsidR="00454CE9">
                <w:noBreakHyphen/>
              </w:r>
              <w:r w:rsidR="00454CE9">
                <w:rPr>
                  <w:noProof/>
                </w:rPr>
                <w:t>9</w:t>
              </w:r>
            </w:ins>
            <w:del w:id="59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9</w:delText>
              </w:r>
            </w:del>
            <w:r>
              <w:fldChar w:fldCharType="end"/>
            </w:r>
          </w:p>
        </w:tc>
        <w:tc>
          <w:tcPr>
            <w:tcW w:w="6868" w:type="dxa"/>
          </w:tcPr>
          <w:p w14:paraId="740E2432" w14:textId="0B59B78A" w:rsidR="00182FA3" w:rsidRPr="00112FD0" w:rsidRDefault="00182FA3" w:rsidP="00112FD0">
            <w:pPr>
              <w:spacing w:line="360" w:lineRule="auto"/>
              <w:ind w:left="-116"/>
              <w:rPr>
                <w:spacing w:val="-8"/>
              </w:rPr>
            </w:pPr>
            <w:r>
              <w:rPr>
                <w:spacing w:val="-8"/>
              </w:rPr>
              <w:fldChar w:fldCharType="begin"/>
            </w:r>
            <w:r>
              <w:rPr>
                <w:spacing w:val="-8"/>
              </w:rPr>
              <w:instrText xml:space="preserve"> REF _Ref74284497 \h </w:instrText>
            </w:r>
            <w:r>
              <w:rPr>
                <w:spacing w:val="-8"/>
              </w:rPr>
            </w:r>
            <w:r>
              <w:rPr>
                <w:spacing w:val="-8"/>
              </w:rPr>
              <w:fldChar w:fldCharType="separate"/>
            </w:r>
            <w:r w:rsidR="00454CE9">
              <w:t>The activation script activating all seven Blockchain nodes</w:t>
            </w:r>
            <w:r>
              <w:rPr>
                <w:spacing w:val="-8"/>
              </w:rPr>
              <w:fldChar w:fldCharType="end"/>
            </w:r>
          </w:p>
        </w:tc>
        <w:tc>
          <w:tcPr>
            <w:tcW w:w="753" w:type="dxa"/>
          </w:tcPr>
          <w:p w14:paraId="5D8F8FE4" w14:textId="1C04BE04" w:rsidR="00182FA3" w:rsidRPr="00112FD0" w:rsidRDefault="00182FA3" w:rsidP="00112FD0">
            <w:pPr>
              <w:spacing w:line="360" w:lineRule="auto"/>
              <w:jc w:val="thaiDistribute"/>
            </w:pPr>
            <w:r>
              <w:fldChar w:fldCharType="begin"/>
            </w:r>
            <w:r>
              <w:instrText xml:space="preserve"> PAGEREF _Ref74284846 \h </w:instrText>
            </w:r>
            <w:r>
              <w:fldChar w:fldCharType="separate"/>
            </w:r>
            <w:ins w:id="595" w:author="Petnathean Julled" w:date="2021-07-09T21:18:00Z">
              <w:r w:rsidR="00454CE9">
                <w:rPr>
                  <w:noProof/>
                </w:rPr>
                <w:t>44</w:t>
              </w:r>
            </w:ins>
            <w:del w:id="596" w:author="Petnathean Julled" w:date="2021-07-09T11:13:00Z">
              <w:r w:rsidR="002A27EE" w:rsidDel="00437758">
                <w:rPr>
                  <w:noProof/>
                </w:rPr>
                <w:delText>43</w:delText>
              </w:r>
            </w:del>
            <w:r>
              <w:fldChar w:fldCharType="end"/>
            </w:r>
          </w:p>
        </w:tc>
      </w:tr>
      <w:tr w:rsidR="00182FA3" w:rsidRPr="00112FD0" w14:paraId="1FAE9BCE" w14:textId="77777777" w:rsidTr="00454CE9">
        <w:tc>
          <w:tcPr>
            <w:tcW w:w="895" w:type="dxa"/>
          </w:tcPr>
          <w:p w14:paraId="7CBA8CDA" w14:textId="3B8FEC66" w:rsidR="00182FA3" w:rsidRPr="00112FD0" w:rsidRDefault="00182FA3" w:rsidP="00112FD0">
            <w:pPr>
              <w:spacing w:line="360" w:lineRule="auto"/>
              <w:jc w:val="thaiDistribute"/>
            </w:pPr>
            <w:r>
              <w:fldChar w:fldCharType="begin"/>
            </w:r>
            <w:r>
              <w:instrText xml:space="preserve"> REF _Ref74227509 \h </w:instrText>
            </w:r>
            <w:r>
              <w:fldChar w:fldCharType="separate"/>
            </w:r>
            <w:ins w:id="597" w:author="Petnathean Julled" w:date="2021-07-09T21:18:00Z">
              <w:r w:rsidR="00454CE9">
                <w:t xml:space="preserve"> </w:t>
              </w:r>
              <w:r w:rsidR="00454CE9">
                <w:rPr>
                  <w:noProof/>
                </w:rPr>
                <w:t>4</w:t>
              </w:r>
              <w:r w:rsidR="00454CE9">
                <w:noBreakHyphen/>
              </w:r>
              <w:r w:rsidR="00454CE9">
                <w:rPr>
                  <w:noProof/>
                </w:rPr>
                <w:t>10</w:t>
              </w:r>
            </w:ins>
            <w:del w:id="59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10</w:delText>
              </w:r>
            </w:del>
            <w:r>
              <w:fldChar w:fldCharType="end"/>
            </w:r>
          </w:p>
        </w:tc>
        <w:tc>
          <w:tcPr>
            <w:tcW w:w="6868" w:type="dxa"/>
          </w:tcPr>
          <w:p w14:paraId="1BBA7425" w14:textId="6AC04B12" w:rsidR="00182FA3" w:rsidRPr="00112FD0" w:rsidRDefault="00182FA3" w:rsidP="00112FD0">
            <w:pPr>
              <w:spacing w:line="360" w:lineRule="auto"/>
              <w:ind w:left="-116"/>
              <w:rPr>
                <w:spacing w:val="-8"/>
              </w:rPr>
            </w:pPr>
            <w:r>
              <w:rPr>
                <w:spacing w:val="-8"/>
              </w:rPr>
              <w:fldChar w:fldCharType="begin"/>
            </w:r>
            <w:r>
              <w:rPr>
                <w:spacing w:val="-8"/>
              </w:rPr>
              <w:instrText xml:space="preserve"> REF _Ref74284508 \h </w:instrText>
            </w:r>
            <w:r>
              <w:rPr>
                <w:spacing w:val="-8"/>
              </w:rPr>
            </w:r>
            <w:r>
              <w:rPr>
                <w:spacing w:val="-8"/>
              </w:rPr>
              <w:fldChar w:fldCharType="separate"/>
            </w:r>
            <w:r w:rsidR="00454CE9">
              <w:t>All seven Blockchain nodes successfully activated</w:t>
            </w:r>
            <w:r>
              <w:rPr>
                <w:spacing w:val="-8"/>
              </w:rPr>
              <w:fldChar w:fldCharType="end"/>
            </w:r>
          </w:p>
        </w:tc>
        <w:tc>
          <w:tcPr>
            <w:tcW w:w="753" w:type="dxa"/>
          </w:tcPr>
          <w:p w14:paraId="5B06671D" w14:textId="7E897B63" w:rsidR="00182FA3" w:rsidRPr="00112FD0" w:rsidRDefault="00182FA3" w:rsidP="00112FD0">
            <w:pPr>
              <w:spacing w:line="360" w:lineRule="auto"/>
              <w:jc w:val="thaiDistribute"/>
            </w:pPr>
            <w:r>
              <w:fldChar w:fldCharType="begin"/>
            </w:r>
            <w:r>
              <w:instrText xml:space="preserve"> PAGEREF _Ref74284849 \h </w:instrText>
            </w:r>
            <w:r>
              <w:fldChar w:fldCharType="separate"/>
            </w:r>
            <w:ins w:id="599" w:author="Petnathean Julled" w:date="2021-07-09T21:18:00Z">
              <w:r w:rsidR="00454CE9">
                <w:rPr>
                  <w:noProof/>
                </w:rPr>
                <w:t>44</w:t>
              </w:r>
            </w:ins>
            <w:del w:id="600" w:author="Petnathean Julled" w:date="2021-07-09T11:13:00Z">
              <w:r w:rsidR="002A27EE" w:rsidDel="00437758">
                <w:rPr>
                  <w:noProof/>
                </w:rPr>
                <w:delText>43</w:delText>
              </w:r>
            </w:del>
            <w:r>
              <w:fldChar w:fldCharType="end"/>
            </w:r>
          </w:p>
        </w:tc>
      </w:tr>
      <w:tr w:rsidR="00182FA3" w:rsidRPr="00112FD0" w14:paraId="3D8A86E5" w14:textId="77777777" w:rsidTr="00454CE9">
        <w:tc>
          <w:tcPr>
            <w:tcW w:w="895" w:type="dxa"/>
          </w:tcPr>
          <w:p w14:paraId="1002BF54" w14:textId="1B6CE69D" w:rsidR="00182FA3" w:rsidRPr="00112FD0" w:rsidRDefault="00182FA3" w:rsidP="00112FD0">
            <w:pPr>
              <w:spacing w:line="360" w:lineRule="auto"/>
              <w:jc w:val="thaiDistribute"/>
            </w:pPr>
            <w:r>
              <w:fldChar w:fldCharType="begin"/>
            </w:r>
            <w:r>
              <w:instrText xml:space="preserve"> REF _Ref74228412 \h </w:instrText>
            </w:r>
            <w:r>
              <w:fldChar w:fldCharType="separate"/>
            </w:r>
            <w:ins w:id="601" w:author="Petnathean Julled" w:date="2021-07-09T21:18:00Z">
              <w:r w:rsidR="00454CE9">
                <w:t xml:space="preserve"> </w:t>
              </w:r>
              <w:r w:rsidR="00454CE9">
                <w:rPr>
                  <w:noProof/>
                </w:rPr>
                <w:t>4</w:t>
              </w:r>
              <w:r w:rsidR="00454CE9">
                <w:noBreakHyphen/>
              </w:r>
              <w:r w:rsidR="00454CE9">
                <w:rPr>
                  <w:noProof/>
                </w:rPr>
                <w:t>11</w:t>
              </w:r>
            </w:ins>
            <w:del w:id="60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11</w:delText>
              </w:r>
            </w:del>
            <w:r>
              <w:fldChar w:fldCharType="end"/>
            </w:r>
          </w:p>
        </w:tc>
        <w:tc>
          <w:tcPr>
            <w:tcW w:w="6868" w:type="dxa"/>
          </w:tcPr>
          <w:p w14:paraId="5472A9D8" w14:textId="28D8B319" w:rsidR="00182FA3" w:rsidRPr="00112FD0" w:rsidRDefault="00182FA3" w:rsidP="00112FD0">
            <w:pPr>
              <w:spacing w:line="360" w:lineRule="auto"/>
              <w:ind w:left="-116"/>
              <w:rPr>
                <w:spacing w:val="-8"/>
              </w:rPr>
            </w:pPr>
            <w:r>
              <w:rPr>
                <w:spacing w:val="-8"/>
              </w:rPr>
              <w:fldChar w:fldCharType="begin"/>
            </w:r>
            <w:r>
              <w:rPr>
                <w:spacing w:val="-8"/>
              </w:rPr>
              <w:instrText xml:space="preserve"> REF _Ref74284516 \h </w:instrText>
            </w:r>
            <w:r>
              <w:rPr>
                <w:spacing w:val="-8"/>
              </w:rPr>
            </w:r>
            <w:r>
              <w:rPr>
                <w:spacing w:val="-8"/>
              </w:rPr>
              <w:fldChar w:fldCharType="separate"/>
            </w:r>
            <w:r w:rsidR="00454CE9">
              <w:t>The content of "rebirth.sh" script</w:t>
            </w:r>
            <w:r>
              <w:rPr>
                <w:spacing w:val="-8"/>
              </w:rPr>
              <w:fldChar w:fldCharType="end"/>
            </w:r>
          </w:p>
        </w:tc>
        <w:tc>
          <w:tcPr>
            <w:tcW w:w="753" w:type="dxa"/>
          </w:tcPr>
          <w:p w14:paraId="4DEAA360" w14:textId="01A00E96" w:rsidR="00182FA3" w:rsidRPr="00112FD0" w:rsidRDefault="00182FA3" w:rsidP="00112FD0">
            <w:pPr>
              <w:spacing w:line="360" w:lineRule="auto"/>
              <w:jc w:val="thaiDistribute"/>
            </w:pPr>
            <w:r>
              <w:fldChar w:fldCharType="begin"/>
            </w:r>
            <w:r>
              <w:instrText xml:space="preserve"> PAGEREF _Ref74284853 \h </w:instrText>
            </w:r>
            <w:r>
              <w:fldChar w:fldCharType="separate"/>
            </w:r>
            <w:ins w:id="603" w:author="Petnathean Julled" w:date="2021-07-09T21:18:00Z">
              <w:r w:rsidR="00454CE9">
                <w:rPr>
                  <w:noProof/>
                </w:rPr>
                <w:t>45</w:t>
              </w:r>
            </w:ins>
            <w:del w:id="604" w:author="Petnathean Julled" w:date="2021-07-09T11:13:00Z">
              <w:r w:rsidR="002A27EE" w:rsidDel="00437758">
                <w:rPr>
                  <w:noProof/>
                </w:rPr>
                <w:delText>44</w:delText>
              </w:r>
            </w:del>
            <w:r>
              <w:fldChar w:fldCharType="end"/>
            </w:r>
          </w:p>
        </w:tc>
      </w:tr>
      <w:tr w:rsidR="00182FA3" w:rsidRPr="00112FD0" w14:paraId="48747A9F" w14:textId="77777777" w:rsidTr="00454CE9">
        <w:tc>
          <w:tcPr>
            <w:tcW w:w="895" w:type="dxa"/>
          </w:tcPr>
          <w:p w14:paraId="2E22C691" w14:textId="3BD7DB8B" w:rsidR="00182FA3" w:rsidRPr="00112FD0" w:rsidRDefault="00182FA3" w:rsidP="00112FD0">
            <w:pPr>
              <w:spacing w:line="360" w:lineRule="auto"/>
              <w:jc w:val="thaiDistribute"/>
            </w:pPr>
            <w:r>
              <w:fldChar w:fldCharType="begin"/>
            </w:r>
            <w:r>
              <w:instrText xml:space="preserve"> REF _Ref74228424 \h </w:instrText>
            </w:r>
            <w:r>
              <w:fldChar w:fldCharType="separate"/>
            </w:r>
            <w:ins w:id="605" w:author="Petnathean Julled" w:date="2021-07-09T21:18:00Z">
              <w:r w:rsidR="00454CE9">
                <w:t xml:space="preserve"> </w:t>
              </w:r>
              <w:r w:rsidR="00454CE9">
                <w:rPr>
                  <w:noProof/>
                </w:rPr>
                <w:t>4</w:t>
              </w:r>
              <w:r w:rsidR="00454CE9">
                <w:noBreakHyphen/>
              </w:r>
              <w:r w:rsidR="00454CE9">
                <w:rPr>
                  <w:noProof/>
                </w:rPr>
                <w:t>12</w:t>
              </w:r>
            </w:ins>
            <w:del w:id="60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12</w:delText>
              </w:r>
            </w:del>
            <w:r>
              <w:fldChar w:fldCharType="end"/>
            </w:r>
          </w:p>
        </w:tc>
        <w:tc>
          <w:tcPr>
            <w:tcW w:w="6868" w:type="dxa"/>
          </w:tcPr>
          <w:p w14:paraId="0728618D" w14:textId="4537D495" w:rsidR="00182FA3" w:rsidRPr="00112FD0" w:rsidRDefault="00182FA3" w:rsidP="00112FD0">
            <w:pPr>
              <w:spacing w:line="360" w:lineRule="auto"/>
              <w:ind w:left="-116"/>
              <w:rPr>
                <w:spacing w:val="-8"/>
              </w:rPr>
            </w:pPr>
            <w:r>
              <w:rPr>
                <w:spacing w:val="-8"/>
              </w:rPr>
              <w:fldChar w:fldCharType="begin"/>
            </w:r>
            <w:r>
              <w:rPr>
                <w:spacing w:val="-8"/>
              </w:rPr>
              <w:instrText xml:space="preserve"> REF _Ref74284522 \h </w:instrText>
            </w:r>
            <w:r>
              <w:rPr>
                <w:spacing w:val="-8"/>
              </w:rPr>
            </w:r>
            <w:r>
              <w:rPr>
                <w:spacing w:val="-8"/>
              </w:rPr>
              <w:fldChar w:fldCharType="separate"/>
            </w:r>
            <w:r w:rsidR="00454CE9">
              <w:t>The content of "runmy7nodes.sh" script</w:t>
            </w:r>
            <w:r>
              <w:rPr>
                <w:spacing w:val="-8"/>
              </w:rPr>
              <w:fldChar w:fldCharType="end"/>
            </w:r>
          </w:p>
        </w:tc>
        <w:tc>
          <w:tcPr>
            <w:tcW w:w="753" w:type="dxa"/>
          </w:tcPr>
          <w:p w14:paraId="33330C88" w14:textId="6A519C2A" w:rsidR="00182FA3" w:rsidRPr="00112FD0" w:rsidRDefault="00182FA3" w:rsidP="00112FD0">
            <w:pPr>
              <w:spacing w:line="360" w:lineRule="auto"/>
              <w:jc w:val="thaiDistribute"/>
            </w:pPr>
            <w:r>
              <w:fldChar w:fldCharType="begin"/>
            </w:r>
            <w:r>
              <w:instrText xml:space="preserve"> PAGEREF _Ref74284859 \h </w:instrText>
            </w:r>
            <w:r>
              <w:fldChar w:fldCharType="separate"/>
            </w:r>
            <w:ins w:id="607" w:author="Petnathean Julled" w:date="2021-07-09T21:18:00Z">
              <w:r w:rsidR="00454CE9">
                <w:rPr>
                  <w:noProof/>
                </w:rPr>
                <w:t>45</w:t>
              </w:r>
            </w:ins>
            <w:del w:id="608" w:author="Petnathean Julled" w:date="2021-07-09T11:13:00Z">
              <w:r w:rsidR="002A27EE" w:rsidDel="00437758">
                <w:rPr>
                  <w:noProof/>
                </w:rPr>
                <w:delText>44</w:delText>
              </w:r>
            </w:del>
            <w:r>
              <w:fldChar w:fldCharType="end"/>
            </w:r>
          </w:p>
        </w:tc>
      </w:tr>
      <w:tr w:rsidR="00182FA3" w:rsidRPr="00112FD0" w14:paraId="7B48FDF2" w14:textId="77777777" w:rsidTr="00454CE9">
        <w:tc>
          <w:tcPr>
            <w:tcW w:w="895" w:type="dxa"/>
          </w:tcPr>
          <w:p w14:paraId="3BBCC32D" w14:textId="630E3A69" w:rsidR="00182FA3" w:rsidRPr="00112FD0" w:rsidRDefault="00182FA3" w:rsidP="00112FD0">
            <w:pPr>
              <w:spacing w:line="360" w:lineRule="auto"/>
              <w:jc w:val="thaiDistribute"/>
            </w:pPr>
            <w:r>
              <w:fldChar w:fldCharType="begin"/>
            </w:r>
            <w:r>
              <w:instrText xml:space="preserve"> REF _Ref74239181 \h </w:instrText>
            </w:r>
            <w:r>
              <w:fldChar w:fldCharType="separate"/>
            </w:r>
            <w:ins w:id="609" w:author="Petnathean Julled" w:date="2021-07-09T21:18:00Z">
              <w:r w:rsidR="00454CE9">
                <w:t xml:space="preserve"> </w:t>
              </w:r>
              <w:r w:rsidR="00454CE9">
                <w:rPr>
                  <w:noProof/>
                </w:rPr>
                <w:t>4</w:t>
              </w:r>
              <w:r w:rsidR="00454CE9">
                <w:noBreakHyphen/>
              </w:r>
              <w:r w:rsidR="00454CE9">
                <w:rPr>
                  <w:noProof/>
                </w:rPr>
                <w:t>13</w:t>
              </w:r>
            </w:ins>
            <w:del w:id="610"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13</w:delText>
              </w:r>
            </w:del>
            <w:r>
              <w:fldChar w:fldCharType="end"/>
            </w:r>
          </w:p>
        </w:tc>
        <w:tc>
          <w:tcPr>
            <w:tcW w:w="6868" w:type="dxa"/>
          </w:tcPr>
          <w:p w14:paraId="53986811" w14:textId="70FC16A3" w:rsidR="00182FA3" w:rsidRPr="00112FD0" w:rsidRDefault="00182FA3" w:rsidP="00112FD0">
            <w:pPr>
              <w:spacing w:line="360" w:lineRule="auto"/>
              <w:ind w:left="-116"/>
              <w:rPr>
                <w:spacing w:val="-8"/>
              </w:rPr>
            </w:pPr>
            <w:r>
              <w:rPr>
                <w:spacing w:val="-8"/>
              </w:rPr>
              <w:fldChar w:fldCharType="begin"/>
            </w:r>
            <w:r>
              <w:rPr>
                <w:spacing w:val="-8"/>
              </w:rPr>
              <w:instrText xml:space="preserve"> REF _Ref74284533 \h </w:instrText>
            </w:r>
            <w:r>
              <w:rPr>
                <w:spacing w:val="-8"/>
              </w:rPr>
            </w:r>
            <w:r>
              <w:rPr>
                <w:spacing w:val="-8"/>
              </w:rPr>
              <w:fldChar w:fldCharType="separate"/>
            </w:r>
            <w:r w:rsidR="00454CE9">
              <w:t>ABI Code and Byte code generated can be copied and passed directly</w:t>
            </w:r>
            <w:r>
              <w:rPr>
                <w:spacing w:val="-8"/>
              </w:rPr>
              <w:fldChar w:fldCharType="end"/>
            </w:r>
          </w:p>
        </w:tc>
        <w:tc>
          <w:tcPr>
            <w:tcW w:w="753" w:type="dxa"/>
          </w:tcPr>
          <w:p w14:paraId="18DD4266" w14:textId="3FC733CC" w:rsidR="00182FA3" w:rsidRPr="00112FD0" w:rsidRDefault="00182FA3" w:rsidP="00112FD0">
            <w:pPr>
              <w:spacing w:line="360" w:lineRule="auto"/>
              <w:jc w:val="thaiDistribute"/>
            </w:pPr>
            <w:r>
              <w:fldChar w:fldCharType="begin"/>
            </w:r>
            <w:r>
              <w:instrText xml:space="preserve"> PAGEREF _Ref74284862 \h </w:instrText>
            </w:r>
            <w:r>
              <w:fldChar w:fldCharType="separate"/>
            </w:r>
            <w:ins w:id="611" w:author="Petnathean Julled" w:date="2021-07-09T21:18:00Z">
              <w:r w:rsidR="00454CE9">
                <w:rPr>
                  <w:noProof/>
                </w:rPr>
                <w:t>46</w:t>
              </w:r>
            </w:ins>
            <w:del w:id="612" w:author="Petnathean Julled" w:date="2021-07-09T11:13:00Z">
              <w:r w:rsidR="002A27EE" w:rsidDel="00437758">
                <w:rPr>
                  <w:noProof/>
                </w:rPr>
                <w:delText>45</w:delText>
              </w:r>
            </w:del>
            <w:r>
              <w:fldChar w:fldCharType="end"/>
            </w:r>
          </w:p>
        </w:tc>
      </w:tr>
      <w:tr w:rsidR="00182FA3" w:rsidRPr="00112FD0" w14:paraId="567C4099" w14:textId="77777777" w:rsidTr="00454CE9">
        <w:tc>
          <w:tcPr>
            <w:tcW w:w="895" w:type="dxa"/>
          </w:tcPr>
          <w:p w14:paraId="758FFF26" w14:textId="33E3C2F5" w:rsidR="00182FA3" w:rsidRPr="00112FD0" w:rsidRDefault="00182FA3" w:rsidP="00112FD0">
            <w:pPr>
              <w:spacing w:line="360" w:lineRule="auto"/>
              <w:jc w:val="thaiDistribute"/>
            </w:pPr>
            <w:r>
              <w:fldChar w:fldCharType="begin"/>
            </w:r>
            <w:r>
              <w:instrText xml:space="preserve"> REF _Ref74239197 \h </w:instrText>
            </w:r>
            <w:r>
              <w:fldChar w:fldCharType="separate"/>
            </w:r>
            <w:ins w:id="613" w:author="Petnathean Julled" w:date="2021-07-09T21:18:00Z">
              <w:r w:rsidR="00454CE9">
                <w:t xml:space="preserve"> </w:t>
              </w:r>
              <w:r w:rsidR="00454CE9">
                <w:rPr>
                  <w:noProof/>
                </w:rPr>
                <w:t>4</w:t>
              </w:r>
              <w:r w:rsidR="00454CE9">
                <w:noBreakHyphen/>
              </w:r>
              <w:r w:rsidR="00454CE9">
                <w:rPr>
                  <w:noProof/>
                </w:rPr>
                <w:t>14</w:t>
              </w:r>
            </w:ins>
            <w:del w:id="614"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14</w:delText>
              </w:r>
            </w:del>
            <w:r>
              <w:fldChar w:fldCharType="end"/>
            </w:r>
          </w:p>
        </w:tc>
        <w:tc>
          <w:tcPr>
            <w:tcW w:w="6868" w:type="dxa"/>
          </w:tcPr>
          <w:p w14:paraId="303C40DA" w14:textId="622E41F9" w:rsidR="00182FA3" w:rsidRPr="00112FD0" w:rsidRDefault="00182FA3" w:rsidP="00112FD0">
            <w:pPr>
              <w:spacing w:line="360" w:lineRule="auto"/>
              <w:ind w:left="-116"/>
              <w:rPr>
                <w:spacing w:val="-8"/>
              </w:rPr>
            </w:pPr>
            <w:r>
              <w:rPr>
                <w:spacing w:val="-8"/>
              </w:rPr>
              <w:fldChar w:fldCharType="begin"/>
            </w:r>
            <w:r>
              <w:rPr>
                <w:spacing w:val="-8"/>
              </w:rPr>
              <w:instrText xml:space="preserve"> REF _Ref74284538 \h </w:instrText>
            </w:r>
            <w:r>
              <w:rPr>
                <w:spacing w:val="-8"/>
              </w:rPr>
            </w:r>
            <w:r>
              <w:rPr>
                <w:spacing w:val="-8"/>
              </w:rPr>
              <w:fldChar w:fldCharType="separate"/>
            </w:r>
            <w:r w:rsidR="00454CE9">
              <w:t>ABI code (brown color) assigned into variable "</w:t>
            </w:r>
            <w:proofErr w:type="spellStart"/>
            <w:r w:rsidR="00454CE9">
              <w:t>abi</w:t>
            </w:r>
            <w:proofErr w:type="spellEnd"/>
            <w:r w:rsidR="00454CE9">
              <w:t>"</w:t>
            </w:r>
            <w:r>
              <w:rPr>
                <w:spacing w:val="-8"/>
              </w:rPr>
              <w:fldChar w:fldCharType="end"/>
            </w:r>
          </w:p>
        </w:tc>
        <w:tc>
          <w:tcPr>
            <w:tcW w:w="753" w:type="dxa"/>
          </w:tcPr>
          <w:p w14:paraId="1290C257" w14:textId="2DD7F25F" w:rsidR="00182FA3" w:rsidRPr="00112FD0" w:rsidRDefault="00182FA3" w:rsidP="00112FD0">
            <w:pPr>
              <w:spacing w:line="360" w:lineRule="auto"/>
              <w:jc w:val="thaiDistribute"/>
            </w:pPr>
            <w:r>
              <w:fldChar w:fldCharType="begin"/>
            </w:r>
            <w:r>
              <w:instrText xml:space="preserve"> PAGEREF _Ref74284865 \h </w:instrText>
            </w:r>
            <w:r>
              <w:fldChar w:fldCharType="separate"/>
            </w:r>
            <w:ins w:id="615" w:author="Petnathean Julled" w:date="2021-07-09T21:18:00Z">
              <w:r w:rsidR="00454CE9">
                <w:rPr>
                  <w:noProof/>
                </w:rPr>
                <w:t>47</w:t>
              </w:r>
            </w:ins>
            <w:del w:id="616" w:author="Petnathean Julled" w:date="2021-07-09T11:13:00Z">
              <w:r w:rsidR="002A27EE" w:rsidDel="00437758">
                <w:rPr>
                  <w:noProof/>
                </w:rPr>
                <w:delText>46</w:delText>
              </w:r>
            </w:del>
            <w:r>
              <w:fldChar w:fldCharType="end"/>
            </w:r>
          </w:p>
        </w:tc>
      </w:tr>
      <w:tr w:rsidR="00182FA3" w:rsidRPr="00112FD0" w14:paraId="6B66F65C" w14:textId="77777777" w:rsidTr="00454CE9">
        <w:tc>
          <w:tcPr>
            <w:tcW w:w="895" w:type="dxa"/>
          </w:tcPr>
          <w:p w14:paraId="64D191B4" w14:textId="43BB11A9" w:rsidR="00182FA3" w:rsidRPr="00112FD0" w:rsidRDefault="00182FA3" w:rsidP="00112FD0">
            <w:pPr>
              <w:spacing w:line="360" w:lineRule="auto"/>
              <w:jc w:val="thaiDistribute"/>
            </w:pPr>
            <w:r>
              <w:fldChar w:fldCharType="begin"/>
            </w:r>
            <w:r>
              <w:instrText xml:space="preserve"> REF _Ref74239571 \h </w:instrText>
            </w:r>
            <w:r>
              <w:fldChar w:fldCharType="separate"/>
            </w:r>
            <w:ins w:id="617" w:author="Petnathean Julled" w:date="2021-07-09T21:18:00Z">
              <w:r w:rsidR="00454CE9" w:rsidRPr="0007379C">
                <w:t xml:space="preserve"> </w:t>
              </w:r>
              <w:r w:rsidR="00454CE9">
                <w:rPr>
                  <w:noProof/>
                </w:rPr>
                <w:t>4</w:t>
              </w:r>
              <w:r w:rsidR="00454CE9">
                <w:noBreakHyphen/>
              </w:r>
              <w:r w:rsidR="00454CE9">
                <w:rPr>
                  <w:noProof/>
                </w:rPr>
                <w:t>15</w:t>
              </w:r>
            </w:ins>
            <w:del w:id="618" w:author="Petnathean Julled" w:date="2021-07-09T11:13:00Z">
              <w:r w:rsidR="00856E89" w:rsidRPr="0007379C" w:rsidDel="00437758">
                <w:delText xml:space="preserve"> </w:delText>
              </w:r>
              <w:r w:rsidR="00856E89" w:rsidDel="00437758">
                <w:rPr>
                  <w:noProof/>
                </w:rPr>
                <w:delText>4</w:delText>
              </w:r>
              <w:r w:rsidR="00856E89" w:rsidDel="00437758">
                <w:noBreakHyphen/>
              </w:r>
              <w:r w:rsidR="00856E89" w:rsidDel="00437758">
                <w:rPr>
                  <w:noProof/>
                </w:rPr>
                <w:delText>15</w:delText>
              </w:r>
            </w:del>
            <w:r>
              <w:fldChar w:fldCharType="end"/>
            </w:r>
          </w:p>
        </w:tc>
        <w:tc>
          <w:tcPr>
            <w:tcW w:w="6868" w:type="dxa"/>
          </w:tcPr>
          <w:p w14:paraId="56CF9090" w14:textId="1A024A32" w:rsidR="00182FA3" w:rsidRPr="00112FD0" w:rsidRDefault="00182FA3" w:rsidP="00112FD0">
            <w:pPr>
              <w:spacing w:line="360" w:lineRule="auto"/>
              <w:ind w:left="-116"/>
              <w:rPr>
                <w:spacing w:val="-8"/>
              </w:rPr>
            </w:pPr>
            <w:r>
              <w:rPr>
                <w:spacing w:val="-8"/>
              </w:rPr>
              <w:fldChar w:fldCharType="begin"/>
            </w:r>
            <w:r>
              <w:rPr>
                <w:spacing w:val="-8"/>
              </w:rPr>
              <w:instrText xml:space="preserve"> REF _Ref74284544 \h </w:instrText>
            </w:r>
            <w:r>
              <w:rPr>
                <w:spacing w:val="-8"/>
              </w:rPr>
            </w:r>
            <w:r>
              <w:rPr>
                <w:spacing w:val="-8"/>
              </w:rPr>
              <w:fldChar w:fldCharType="separate"/>
            </w:r>
            <w:r w:rsidR="00454CE9" w:rsidRPr="0007379C">
              <w:t>Byte code (brown color) assigned into variable "bytecode"</w:t>
            </w:r>
            <w:r>
              <w:rPr>
                <w:spacing w:val="-8"/>
              </w:rPr>
              <w:fldChar w:fldCharType="end"/>
            </w:r>
          </w:p>
        </w:tc>
        <w:tc>
          <w:tcPr>
            <w:tcW w:w="753" w:type="dxa"/>
          </w:tcPr>
          <w:p w14:paraId="73E9CCE9" w14:textId="4679865B" w:rsidR="00182FA3" w:rsidRPr="00112FD0" w:rsidRDefault="00182FA3" w:rsidP="00112FD0">
            <w:pPr>
              <w:spacing w:line="360" w:lineRule="auto"/>
              <w:jc w:val="thaiDistribute"/>
            </w:pPr>
            <w:r>
              <w:fldChar w:fldCharType="begin"/>
            </w:r>
            <w:r>
              <w:instrText xml:space="preserve"> PAGEREF _Ref74284868 \h </w:instrText>
            </w:r>
            <w:r>
              <w:fldChar w:fldCharType="separate"/>
            </w:r>
            <w:ins w:id="619" w:author="Petnathean Julled" w:date="2021-07-09T21:18:00Z">
              <w:r w:rsidR="00454CE9">
                <w:rPr>
                  <w:noProof/>
                </w:rPr>
                <w:t>48</w:t>
              </w:r>
            </w:ins>
            <w:del w:id="620" w:author="Petnathean Julled" w:date="2021-07-09T11:13:00Z">
              <w:r w:rsidR="002A27EE" w:rsidDel="00437758">
                <w:rPr>
                  <w:noProof/>
                </w:rPr>
                <w:delText>47</w:delText>
              </w:r>
            </w:del>
            <w:r>
              <w:fldChar w:fldCharType="end"/>
            </w:r>
          </w:p>
        </w:tc>
      </w:tr>
      <w:tr w:rsidR="00182FA3" w:rsidRPr="00112FD0" w14:paraId="64031C2F" w14:textId="77777777" w:rsidTr="00454CE9">
        <w:tc>
          <w:tcPr>
            <w:tcW w:w="895" w:type="dxa"/>
          </w:tcPr>
          <w:p w14:paraId="222BD9C6" w14:textId="7AA1665E" w:rsidR="00182FA3" w:rsidRPr="00112FD0" w:rsidRDefault="00182FA3" w:rsidP="00112FD0">
            <w:pPr>
              <w:spacing w:line="360" w:lineRule="auto"/>
              <w:jc w:val="thaiDistribute"/>
            </w:pPr>
            <w:r>
              <w:fldChar w:fldCharType="begin"/>
            </w:r>
            <w:r>
              <w:instrText xml:space="preserve"> REF _Ref74241034 \h </w:instrText>
            </w:r>
            <w:r>
              <w:fldChar w:fldCharType="separate"/>
            </w:r>
            <w:ins w:id="621" w:author="Petnathean Julled" w:date="2021-07-09T21:18:00Z">
              <w:r w:rsidR="00454CE9">
                <w:t xml:space="preserve"> </w:t>
              </w:r>
              <w:r w:rsidR="00454CE9">
                <w:rPr>
                  <w:noProof/>
                </w:rPr>
                <w:t>4</w:t>
              </w:r>
              <w:r w:rsidR="00454CE9">
                <w:noBreakHyphen/>
              </w:r>
              <w:r w:rsidR="00454CE9">
                <w:rPr>
                  <w:noProof/>
                </w:rPr>
                <w:t>16</w:t>
              </w:r>
            </w:ins>
            <w:del w:id="622"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16</w:delText>
              </w:r>
            </w:del>
            <w:r>
              <w:fldChar w:fldCharType="end"/>
            </w:r>
          </w:p>
        </w:tc>
        <w:tc>
          <w:tcPr>
            <w:tcW w:w="6868" w:type="dxa"/>
          </w:tcPr>
          <w:p w14:paraId="074E500F" w14:textId="582A2BF8" w:rsidR="00182FA3" w:rsidRPr="00112FD0" w:rsidRDefault="00182FA3" w:rsidP="00112FD0">
            <w:pPr>
              <w:spacing w:line="360" w:lineRule="auto"/>
              <w:ind w:left="-116"/>
              <w:rPr>
                <w:spacing w:val="-8"/>
              </w:rPr>
            </w:pPr>
            <w:r>
              <w:rPr>
                <w:spacing w:val="-8"/>
              </w:rPr>
              <w:fldChar w:fldCharType="begin"/>
            </w:r>
            <w:r>
              <w:rPr>
                <w:spacing w:val="-8"/>
              </w:rPr>
              <w:instrText xml:space="preserve"> REF _Ref74284555 \h </w:instrText>
            </w:r>
            <w:r>
              <w:rPr>
                <w:spacing w:val="-8"/>
              </w:rPr>
            </w:r>
            <w:r>
              <w:rPr>
                <w:spacing w:val="-8"/>
              </w:rPr>
              <w:fldChar w:fldCharType="separate"/>
            </w:r>
            <w:r w:rsidR="00454CE9">
              <w:t xml:space="preserve">The Web3js script for </w:t>
            </w:r>
            <w:proofErr w:type="spellStart"/>
            <w:r w:rsidR="00454CE9">
              <w:t>Smartcontract</w:t>
            </w:r>
            <w:proofErr w:type="spellEnd"/>
            <w:r w:rsidR="00454CE9">
              <w:t xml:space="preserve"> deploy</w:t>
            </w:r>
            <w:r>
              <w:rPr>
                <w:spacing w:val="-8"/>
              </w:rPr>
              <w:fldChar w:fldCharType="end"/>
            </w:r>
          </w:p>
        </w:tc>
        <w:tc>
          <w:tcPr>
            <w:tcW w:w="753" w:type="dxa"/>
          </w:tcPr>
          <w:p w14:paraId="6261FBBB" w14:textId="57EAC508" w:rsidR="00182FA3" w:rsidRPr="00112FD0" w:rsidRDefault="00182FA3" w:rsidP="00112FD0">
            <w:pPr>
              <w:spacing w:line="360" w:lineRule="auto"/>
              <w:jc w:val="thaiDistribute"/>
            </w:pPr>
            <w:r>
              <w:fldChar w:fldCharType="begin"/>
            </w:r>
            <w:r>
              <w:instrText xml:space="preserve"> PAGEREF _Ref74284870 \h </w:instrText>
            </w:r>
            <w:r>
              <w:fldChar w:fldCharType="separate"/>
            </w:r>
            <w:ins w:id="623" w:author="Petnathean Julled" w:date="2021-07-09T21:18:00Z">
              <w:r w:rsidR="00454CE9">
                <w:rPr>
                  <w:noProof/>
                </w:rPr>
                <w:t>49</w:t>
              </w:r>
            </w:ins>
            <w:del w:id="624" w:author="Petnathean Julled" w:date="2021-07-09T11:13:00Z">
              <w:r w:rsidR="002A27EE" w:rsidDel="00437758">
                <w:rPr>
                  <w:noProof/>
                </w:rPr>
                <w:delText>48</w:delText>
              </w:r>
            </w:del>
            <w:r>
              <w:fldChar w:fldCharType="end"/>
            </w:r>
          </w:p>
        </w:tc>
      </w:tr>
      <w:tr w:rsidR="00182FA3" w:rsidRPr="00112FD0" w14:paraId="71451A88" w14:textId="77777777" w:rsidTr="00454CE9">
        <w:tc>
          <w:tcPr>
            <w:tcW w:w="895" w:type="dxa"/>
          </w:tcPr>
          <w:p w14:paraId="6FFB9F65" w14:textId="1CE12C85" w:rsidR="00182FA3" w:rsidRPr="00112FD0" w:rsidRDefault="00182FA3" w:rsidP="00112FD0">
            <w:pPr>
              <w:spacing w:line="360" w:lineRule="auto"/>
              <w:jc w:val="thaiDistribute"/>
            </w:pPr>
            <w:r>
              <w:fldChar w:fldCharType="begin"/>
            </w:r>
            <w:r>
              <w:instrText xml:space="preserve"> REF _Ref74284095 \h </w:instrText>
            </w:r>
            <w:r>
              <w:fldChar w:fldCharType="separate"/>
            </w:r>
            <w:ins w:id="625" w:author="Petnathean Julled" w:date="2021-07-09T21:18:00Z">
              <w:r w:rsidR="00454CE9">
                <w:t xml:space="preserve"> </w:t>
              </w:r>
              <w:r w:rsidR="00454CE9">
                <w:rPr>
                  <w:noProof/>
                </w:rPr>
                <w:t>4</w:t>
              </w:r>
              <w:r w:rsidR="00454CE9">
                <w:noBreakHyphen/>
              </w:r>
              <w:r w:rsidR="00454CE9">
                <w:rPr>
                  <w:noProof/>
                </w:rPr>
                <w:t>17</w:t>
              </w:r>
            </w:ins>
            <w:del w:id="626"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17</w:delText>
              </w:r>
            </w:del>
            <w:r>
              <w:fldChar w:fldCharType="end"/>
            </w:r>
          </w:p>
        </w:tc>
        <w:tc>
          <w:tcPr>
            <w:tcW w:w="6868" w:type="dxa"/>
          </w:tcPr>
          <w:p w14:paraId="231ED2B7" w14:textId="18835683" w:rsidR="00182FA3" w:rsidRPr="00112FD0" w:rsidRDefault="00182FA3" w:rsidP="00112FD0">
            <w:pPr>
              <w:spacing w:line="360" w:lineRule="auto"/>
              <w:ind w:left="-116"/>
              <w:rPr>
                <w:spacing w:val="-8"/>
              </w:rPr>
            </w:pPr>
            <w:r>
              <w:rPr>
                <w:spacing w:val="-8"/>
              </w:rPr>
              <w:fldChar w:fldCharType="begin"/>
            </w:r>
            <w:r>
              <w:rPr>
                <w:spacing w:val="-8"/>
              </w:rPr>
              <w:instrText xml:space="preserve"> REF _Ref74284562 \h </w:instrText>
            </w:r>
            <w:r>
              <w:rPr>
                <w:spacing w:val="-8"/>
              </w:rPr>
            </w:r>
            <w:r>
              <w:rPr>
                <w:spacing w:val="-8"/>
              </w:rPr>
              <w:fldChar w:fldCharType="separate"/>
            </w:r>
            <w:r w:rsidR="00454CE9">
              <w:t>"</w:t>
            </w:r>
            <w:proofErr w:type="spellStart"/>
            <w:proofErr w:type="gramStart"/>
            <w:r w:rsidR="00454CE9">
              <w:t>npm</w:t>
            </w:r>
            <w:proofErr w:type="spellEnd"/>
            <w:proofErr w:type="gramEnd"/>
            <w:r w:rsidR="00454CE9">
              <w:t xml:space="preserve"> install" command-line</w:t>
            </w:r>
            <w:r>
              <w:rPr>
                <w:spacing w:val="-8"/>
              </w:rPr>
              <w:fldChar w:fldCharType="end"/>
            </w:r>
          </w:p>
        </w:tc>
        <w:tc>
          <w:tcPr>
            <w:tcW w:w="753" w:type="dxa"/>
          </w:tcPr>
          <w:p w14:paraId="7086750B" w14:textId="24AC4675" w:rsidR="00182FA3" w:rsidRPr="00112FD0" w:rsidRDefault="00182FA3" w:rsidP="00112FD0">
            <w:pPr>
              <w:spacing w:line="360" w:lineRule="auto"/>
              <w:jc w:val="thaiDistribute"/>
            </w:pPr>
            <w:r>
              <w:fldChar w:fldCharType="begin"/>
            </w:r>
            <w:r>
              <w:instrText xml:space="preserve"> PAGEREF _Ref74284873 \h </w:instrText>
            </w:r>
            <w:r>
              <w:fldChar w:fldCharType="separate"/>
            </w:r>
            <w:ins w:id="627" w:author="Petnathean Julled" w:date="2021-07-09T21:18:00Z">
              <w:r w:rsidR="00454CE9">
                <w:rPr>
                  <w:noProof/>
                </w:rPr>
                <w:t>50</w:t>
              </w:r>
            </w:ins>
            <w:del w:id="628" w:author="Petnathean Julled" w:date="2021-07-09T11:13:00Z">
              <w:r w:rsidR="002A27EE" w:rsidDel="00437758">
                <w:rPr>
                  <w:noProof/>
                </w:rPr>
                <w:delText>49</w:delText>
              </w:r>
            </w:del>
            <w:r>
              <w:fldChar w:fldCharType="end"/>
            </w:r>
          </w:p>
        </w:tc>
      </w:tr>
      <w:tr w:rsidR="000B7CBF" w:rsidRPr="00112FD0" w14:paraId="76CC9279" w14:textId="77777777" w:rsidTr="00490A81">
        <w:trPr>
          <w:trPrChange w:id="629" w:author="Petnathean Julled" w:date="2021-07-09T20:36:00Z">
            <w:trPr>
              <w:gridAfter w:val="0"/>
            </w:trPr>
          </w:trPrChange>
        </w:trPr>
        <w:tc>
          <w:tcPr>
            <w:tcW w:w="895" w:type="dxa"/>
            <w:tcPrChange w:id="630" w:author="Petnathean Julled" w:date="2021-07-09T20:36:00Z">
              <w:tcPr>
                <w:tcW w:w="817" w:type="dxa"/>
                <w:gridSpan w:val="2"/>
              </w:tcPr>
            </w:tcPrChange>
          </w:tcPr>
          <w:p w14:paraId="0CF3E323" w14:textId="0575B446" w:rsidR="00520C42" w:rsidRPr="00112FD0" w:rsidRDefault="00520C42" w:rsidP="00112FD0">
            <w:pPr>
              <w:spacing w:line="360" w:lineRule="auto"/>
              <w:jc w:val="thaiDistribute"/>
            </w:pPr>
            <w:r w:rsidRPr="00112FD0">
              <w:lastRenderedPageBreak/>
              <w:fldChar w:fldCharType="begin"/>
            </w:r>
            <w:r w:rsidRPr="00112FD0">
              <w:instrText xml:space="preserve"> REF _Ref72083156 \h </w:instrText>
            </w:r>
            <w:r w:rsidR="000B7CBF" w:rsidRPr="00112FD0">
              <w:instrText xml:space="preserve"> \* MERGEFORMAT </w:instrText>
            </w:r>
            <w:r w:rsidRPr="00112FD0">
              <w:fldChar w:fldCharType="separate"/>
            </w:r>
            <w:ins w:id="631" w:author="Petnathean Julled" w:date="2021-07-09T21:18:00Z">
              <w:r w:rsidR="00454CE9" w:rsidRPr="00DD48E9">
                <w:rPr>
                  <w:noProof/>
                </w:rPr>
                <w:t xml:space="preserve"> </w:t>
              </w:r>
              <w:r w:rsidR="00454CE9">
                <w:rPr>
                  <w:noProof/>
                </w:rPr>
                <w:t>4</w:t>
              </w:r>
              <w:r w:rsidR="00454CE9">
                <w:rPr>
                  <w:noProof/>
                </w:rPr>
                <w:noBreakHyphen/>
                <w:t>18</w:t>
              </w:r>
            </w:ins>
            <w:del w:id="632" w:author="Petnathean Julled" w:date="2021-07-09T11:13:00Z">
              <w:r w:rsidR="00856E89" w:rsidRPr="00DD48E9" w:rsidDel="00437758">
                <w:rPr>
                  <w:noProof/>
                </w:rPr>
                <w:delText xml:space="preserve"> </w:delText>
              </w:r>
              <w:r w:rsidR="00856E89" w:rsidDel="00437758">
                <w:rPr>
                  <w:noProof/>
                </w:rPr>
                <w:delText>4</w:delText>
              </w:r>
              <w:r w:rsidR="00856E89" w:rsidDel="00437758">
                <w:noBreakHyphen/>
              </w:r>
              <w:r w:rsidR="00856E89" w:rsidDel="00437758">
                <w:rPr>
                  <w:noProof/>
                </w:rPr>
                <w:delText>18</w:delText>
              </w:r>
            </w:del>
            <w:r w:rsidRPr="00112FD0">
              <w:fldChar w:fldCharType="end"/>
            </w:r>
          </w:p>
        </w:tc>
        <w:tc>
          <w:tcPr>
            <w:tcW w:w="6868" w:type="dxa"/>
            <w:tcPrChange w:id="633" w:author="Petnathean Julled" w:date="2021-07-09T20:36:00Z">
              <w:tcPr>
                <w:tcW w:w="6946" w:type="dxa"/>
                <w:gridSpan w:val="3"/>
              </w:tcPr>
            </w:tcPrChange>
          </w:tcPr>
          <w:p w14:paraId="035D7363" w14:textId="66EABD43"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_Ref74190870 \h </w:instrText>
            </w:r>
            <w:r w:rsidR="000B7CBF" w:rsidRPr="00112FD0">
              <w:rPr>
                <w:spacing w:val="-8"/>
              </w:rPr>
              <w:instrText xml:space="preserve"> \* MERGEFORMAT </w:instrText>
            </w:r>
            <w:r w:rsidRPr="00112FD0">
              <w:rPr>
                <w:spacing w:val="-8"/>
              </w:rPr>
            </w:r>
            <w:r w:rsidRPr="00112FD0">
              <w:rPr>
                <w:spacing w:val="-8"/>
              </w:rPr>
              <w:fldChar w:fldCharType="separate"/>
            </w:r>
            <w:ins w:id="634" w:author="Petnathean Julled" w:date="2021-07-09T21:18:00Z">
              <w:r w:rsidR="00454CE9" w:rsidRPr="00454CE9">
                <w:rPr>
                  <w:sz w:val="22"/>
                  <w:rPrChange w:id="635" w:author="Petnathean Julled" w:date="2021-07-09T21:18:00Z">
                    <w:rPr/>
                  </w:rPrChange>
                </w:rPr>
                <w:t>Pseudocode represents general format of Register Document Set-b</w:t>
              </w:r>
              <w:r w:rsidR="00454CE9" w:rsidRPr="00DD48E9">
                <w:t xml:space="preserve"> [ITI - 42]</w:t>
              </w:r>
            </w:ins>
            <w:del w:id="636" w:author="Petnathean Julled" w:date="2021-07-09T11:13:00Z">
              <w:r w:rsidR="00856E89" w:rsidRPr="00856E89" w:rsidDel="00437758">
                <w:rPr>
                  <w:sz w:val="22"/>
                </w:rPr>
                <w:delText>Pseudocode represents general format of Register Document Set-b</w:delText>
              </w:r>
              <w:r w:rsidR="00856E89" w:rsidRPr="00DD48E9" w:rsidDel="00437758">
                <w:delText xml:space="preserve"> [ITI - 42]</w:delText>
              </w:r>
            </w:del>
            <w:r w:rsidRPr="00112FD0">
              <w:rPr>
                <w:spacing w:val="-8"/>
              </w:rPr>
              <w:fldChar w:fldCharType="end"/>
            </w:r>
          </w:p>
        </w:tc>
        <w:tc>
          <w:tcPr>
            <w:tcW w:w="753" w:type="dxa"/>
            <w:tcPrChange w:id="637" w:author="Petnathean Julled" w:date="2021-07-09T20:36:00Z">
              <w:tcPr>
                <w:tcW w:w="753" w:type="dxa"/>
                <w:gridSpan w:val="2"/>
              </w:tcPr>
            </w:tcPrChange>
          </w:tcPr>
          <w:p w14:paraId="33203CE3" w14:textId="7C7D710B" w:rsidR="00520C42" w:rsidRPr="00112FD0" w:rsidRDefault="000B7CBF" w:rsidP="00112FD0">
            <w:pPr>
              <w:spacing w:line="360" w:lineRule="auto"/>
              <w:jc w:val="thaiDistribute"/>
            </w:pPr>
            <w:r w:rsidRPr="00112FD0">
              <w:fldChar w:fldCharType="begin"/>
            </w:r>
            <w:r w:rsidRPr="00112FD0">
              <w:instrText xml:space="preserve"> PAGEREF _Ref74191044 \h </w:instrText>
            </w:r>
            <w:r w:rsidRPr="00112FD0">
              <w:fldChar w:fldCharType="separate"/>
            </w:r>
            <w:ins w:id="638" w:author="Petnathean Julled" w:date="2021-07-09T21:18:00Z">
              <w:r w:rsidR="00454CE9">
                <w:rPr>
                  <w:noProof/>
                </w:rPr>
                <w:t>52</w:t>
              </w:r>
            </w:ins>
            <w:del w:id="639" w:author="Petnathean Julled" w:date="2021-07-09T11:13:00Z">
              <w:r w:rsidR="002A27EE" w:rsidDel="00437758">
                <w:rPr>
                  <w:noProof/>
                </w:rPr>
                <w:delText>51</w:delText>
              </w:r>
            </w:del>
            <w:r w:rsidRPr="00112FD0">
              <w:fldChar w:fldCharType="end"/>
            </w:r>
          </w:p>
        </w:tc>
      </w:tr>
      <w:tr w:rsidR="000B7CBF" w:rsidRPr="00112FD0" w14:paraId="1718B406" w14:textId="77777777" w:rsidTr="00490A81">
        <w:trPr>
          <w:trPrChange w:id="640" w:author="Petnathean Julled" w:date="2021-07-09T20:36:00Z">
            <w:trPr>
              <w:gridAfter w:val="0"/>
            </w:trPr>
          </w:trPrChange>
        </w:trPr>
        <w:tc>
          <w:tcPr>
            <w:tcW w:w="895" w:type="dxa"/>
            <w:tcPrChange w:id="641" w:author="Petnathean Julled" w:date="2021-07-09T20:36:00Z">
              <w:tcPr>
                <w:tcW w:w="817" w:type="dxa"/>
                <w:gridSpan w:val="2"/>
              </w:tcPr>
            </w:tcPrChange>
          </w:tcPr>
          <w:p w14:paraId="7AE53309" w14:textId="0F919FA0" w:rsidR="00520C42" w:rsidRPr="00112FD0" w:rsidRDefault="00520C42" w:rsidP="00112FD0">
            <w:pPr>
              <w:spacing w:line="360" w:lineRule="auto"/>
              <w:jc w:val="thaiDistribute"/>
            </w:pPr>
            <w:r w:rsidRPr="00112FD0">
              <w:fldChar w:fldCharType="begin"/>
            </w:r>
            <w:r w:rsidRPr="00112FD0">
              <w:instrText xml:space="preserve"> REF _Ref70913534 \h </w:instrText>
            </w:r>
            <w:r w:rsidR="000B7CBF" w:rsidRPr="00112FD0">
              <w:instrText xml:space="preserve"> \* MERGEFORMAT </w:instrText>
            </w:r>
            <w:r w:rsidRPr="00112FD0">
              <w:fldChar w:fldCharType="separate"/>
            </w:r>
            <w:ins w:id="642" w:author="Petnathean Julled" w:date="2021-07-09T21:18:00Z">
              <w:r w:rsidR="00454CE9" w:rsidRPr="004A6782">
                <w:rPr>
                  <w:noProof/>
                </w:rPr>
                <w:t xml:space="preserve"> </w:t>
              </w:r>
              <w:r w:rsidR="00454CE9">
                <w:rPr>
                  <w:noProof/>
                </w:rPr>
                <w:t>4</w:t>
              </w:r>
              <w:r w:rsidR="00454CE9">
                <w:rPr>
                  <w:noProof/>
                </w:rPr>
                <w:noBreakHyphen/>
                <w:t>19</w:t>
              </w:r>
            </w:ins>
            <w:del w:id="643" w:author="Petnathean Julled" w:date="2021-07-09T11:13:00Z">
              <w:r w:rsidR="00856E89" w:rsidRPr="004A6782" w:rsidDel="00437758">
                <w:rPr>
                  <w:noProof/>
                </w:rPr>
                <w:delText xml:space="preserve"> </w:delText>
              </w:r>
              <w:r w:rsidR="00856E89" w:rsidDel="00437758">
                <w:rPr>
                  <w:noProof/>
                </w:rPr>
                <w:delText>4</w:delText>
              </w:r>
              <w:r w:rsidR="00856E89" w:rsidDel="00437758">
                <w:noBreakHyphen/>
              </w:r>
              <w:r w:rsidR="00856E89" w:rsidDel="00437758">
                <w:rPr>
                  <w:noProof/>
                </w:rPr>
                <w:delText>19</w:delText>
              </w:r>
            </w:del>
            <w:r w:rsidRPr="00112FD0">
              <w:fldChar w:fldCharType="end"/>
            </w:r>
          </w:p>
        </w:tc>
        <w:tc>
          <w:tcPr>
            <w:tcW w:w="6868" w:type="dxa"/>
            <w:tcPrChange w:id="644" w:author="Petnathean Julled" w:date="2021-07-09T20:36:00Z">
              <w:tcPr>
                <w:tcW w:w="6946" w:type="dxa"/>
                <w:gridSpan w:val="3"/>
              </w:tcPr>
            </w:tcPrChange>
          </w:tcPr>
          <w:p w14:paraId="45E3CB0B" w14:textId="08AF1BD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_Ref74190876 \h </w:instrText>
            </w:r>
            <w:r w:rsidR="000B7CBF" w:rsidRPr="00112FD0">
              <w:rPr>
                <w:spacing w:val="-8"/>
              </w:rPr>
              <w:instrText xml:space="preserve"> \* MERGEFORMAT </w:instrText>
            </w:r>
            <w:r w:rsidRPr="00112FD0">
              <w:rPr>
                <w:spacing w:val="-8"/>
              </w:rPr>
            </w:r>
            <w:r w:rsidRPr="00112FD0">
              <w:rPr>
                <w:spacing w:val="-8"/>
              </w:rPr>
              <w:fldChar w:fldCharType="separate"/>
            </w:r>
            <w:ins w:id="645" w:author="Petnathean Julled" w:date="2021-07-09T21:18:00Z">
              <w:r w:rsidR="00454CE9" w:rsidRPr="00454CE9">
                <w:rPr>
                  <w:sz w:val="22"/>
                  <w:rPrChange w:id="646" w:author="Petnathean Julled" w:date="2021-07-09T21:18:00Z">
                    <w:rPr/>
                  </w:rPrChange>
                </w:rPr>
                <w:t>XML Code snippet of Registry Document Set-b Response transaction sample</w:t>
              </w:r>
            </w:ins>
            <w:del w:id="647" w:author="Petnathean Julled" w:date="2021-07-09T11:13:00Z">
              <w:r w:rsidR="00856E89" w:rsidRPr="00856E89" w:rsidDel="00437758">
                <w:rPr>
                  <w:sz w:val="22"/>
                </w:rPr>
                <w:delText>XML Code snippet of Registry Document Set-b Response transaction sample</w:delText>
              </w:r>
            </w:del>
            <w:r w:rsidRPr="00112FD0">
              <w:rPr>
                <w:spacing w:val="-8"/>
              </w:rPr>
              <w:fldChar w:fldCharType="end"/>
            </w:r>
          </w:p>
        </w:tc>
        <w:tc>
          <w:tcPr>
            <w:tcW w:w="753" w:type="dxa"/>
            <w:tcPrChange w:id="648" w:author="Petnathean Julled" w:date="2021-07-09T20:36:00Z">
              <w:tcPr>
                <w:tcW w:w="753" w:type="dxa"/>
                <w:gridSpan w:val="2"/>
              </w:tcPr>
            </w:tcPrChange>
          </w:tcPr>
          <w:p w14:paraId="4EF138B1" w14:textId="723505D8" w:rsidR="00520C42" w:rsidRPr="00112FD0" w:rsidRDefault="000B7CBF" w:rsidP="00112FD0">
            <w:pPr>
              <w:spacing w:line="360" w:lineRule="auto"/>
              <w:jc w:val="thaiDistribute"/>
            </w:pPr>
            <w:r w:rsidRPr="00112FD0">
              <w:fldChar w:fldCharType="begin"/>
            </w:r>
            <w:r w:rsidRPr="00112FD0">
              <w:instrText xml:space="preserve"> PAGEREF _Ref74191049 \h </w:instrText>
            </w:r>
            <w:r w:rsidRPr="00112FD0">
              <w:fldChar w:fldCharType="separate"/>
            </w:r>
            <w:ins w:id="649" w:author="Petnathean Julled" w:date="2021-07-09T21:18:00Z">
              <w:r w:rsidR="00454CE9">
                <w:rPr>
                  <w:noProof/>
                </w:rPr>
                <w:t>53</w:t>
              </w:r>
            </w:ins>
            <w:del w:id="650" w:author="Petnathean Julled" w:date="2021-07-09T11:13:00Z">
              <w:r w:rsidR="002A27EE" w:rsidDel="00437758">
                <w:rPr>
                  <w:noProof/>
                </w:rPr>
                <w:delText>52</w:delText>
              </w:r>
            </w:del>
            <w:r w:rsidRPr="00112FD0">
              <w:fldChar w:fldCharType="end"/>
            </w:r>
          </w:p>
        </w:tc>
      </w:tr>
      <w:tr w:rsidR="000B7CBF" w:rsidRPr="00112FD0" w14:paraId="156F1D76" w14:textId="77777777" w:rsidTr="00454CE9">
        <w:tc>
          <w:tcPr>
            <w:tcW w:w="895" w:type="dxa"/>
          </w:tcPr>
          <w:p w14:paraId="778ADACA" w14:textId="60A56775" w:rsidR="00520C42" w:rsidRPr="00112FD0" w:rsidRDefault="00520C42" w:rsidP="00112FD0">
            <w:pPr>
              <w:spacing w:line="360" w:lineRule="auto"/>
              <w:jc w:val="thaiDistribute"/>
            </w:pPr>
            <w:r w:rsidRPr="00112FD0">
              <w:fldChar w:fldCharType="begin"/>
            </w:r>
            <w:r w:rsidRPr="00112FD0">
              <w:instrText xml:space="preserve"> REF _Ref72083161 \h </w:instrText>
            </w:r>
            <w:r w:rsidR="000B7CBF" w:rsidRPr="00112FD0">
              <w:instrText xml:space="preserve"> \* MERGEFORMAT </w:instrText>
            </w:r>
            <w:r w:rsidRPr="00112FD0">
              <w:fldChar w:fldCharType="separate"/>
            </w:r>
            <w:ins w:id="651" w:author="Petnathean Julled" w:date="2021-07-09T21:18:00Z">
              <w:r w:rsidR="00454CE9" w:rsidRPr="0024395F">
                <w:rPr>
                  <w:noProof/>
                </w:rPr>
                <w:t xml:space="preserve"> </w:t>
              </w:r>
              <w:r w:rsidR="00454CE9">
                <w:rPr>
                  <w:noProof/>
                </w:rPr>
                <w:t>4</w:t>
              </w:r>
              <w:r w:rsidR="00454CE9">
                <w:rPr>
                  <w:noProof/>
                </w:rPr>
                <w:noBreakHyphen/>
                <w:t>20</w:t>
              </w:r>
            </w:ins>
            <w:del w:id="652" w:author="Petnathean Julled" w:date="2021-07-09T11:13:00Z">
              <w:r w:rsidR="00856E89" w:rsidRPr="0024395F" w:rsidDel="00437758">
                <w:rPr>
                  <w:noProof/>
                </w:rPr>
                <w:delText xml:space="preserve"> </w:delText>
              </w:r>
              <w:r w:rsidR="00856E89" w:rsidDel="00437758">
                <w:rPr>
                  <w:noProof/>
                </w:rPr>
                <w:delText>4</w:delText>
              </w:r>
              <w:r w:rsidR="00856E89" w:rsidDel="00437758">
                <w:noBreakHyphen/>
              </w:r>
              <w:r w:rsidR="00856E89" w:rsidDel="00437758">
                <w:rPr>
                  <w:noProof/>
                </w:rPr>
                <w:delText>20</w:delText>
              </w:r>
            </w:del>
            <w:r w:rsidRPr="00112FD0">
              <w:fldChar w:fldCharType="end"/>
            </w:r>
          </w:p>
        </w:tc>
        <w:tc>
          <w:tcPr>
            <w:tcW w:w="6868" w:type="dxa"/>
          </w:tcPr>
          <w:p w14:paraId="24F87E7B" w14:textId="3F9EF9AE"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_Ref74190883 \h </w:instrText>
            </w:r>
            <w:r w:rsidR="000B7CBF" w:rsidRPr="00112FD0">
              <w:rPr>
                <w:spacing w:val="-8"/>
              </w:rPr>
              <w:instrText xml:space="preserve"> \* MERGEFORMAT </w:instrText>
            </w:r>
            <w:r w:rsidRPr="00112FD0">
              <w:rPr>
                <w:spacing w:val="-8"/>
              </w:rPr>
            </w:r>
            <w:r w:rsidRPr="00112FD0">
              <w:rPr>
                <w:spacing w:val="-8"/>
              </w:rPr>
              <w:fldChar w:fldCharType="separate"/>
            </w:r>
            <w:r w:rsidR="00454CE9" w:rsidRPr="0024395F">
              <w:t>XML Code snippet of Registry Document Set-b [ITI-42] transaction sample</w:t>
            </w:r>
            <w:r w:rsidRPr="00112FD0">
              <w:rPr>
                <w:spacing w:val="-8"/>
              </w:rPr>
              <w:fldChar w:fldCharType="end"/>
            </w:r>
          </w:p>
        </w:tc>
        <w:tc>
          <w:tcPr>
            <w:tcW w:w="753" w:type="dxa"/>
          </w:tcPr>
          <w:p w14:paraId="6C18FB57" w14:textId="58CDB578" w:rsidR="00520C42" w:rsidRPr="00112FD0" w:rsidRDefault="000B7CBF" w:rsidP="00112FD0">
            <w:pPr>
              <w:spacing w:line="360" w:lineRule="auto"/>
              <w:jc w:val="thaiDistribute"/>
            </w:pPr>
            <w:r w:rsidRPr="00112FD0">
              <w:fldChar w:fldCharType="begin"/>
            </w:r>
            <w:r w:rsidRPr="00112FD0">
              <w:instrText xml:space="preserve"> PAGEREF _Ref74191056 \h </w:instrText>
            </w:r>
            <w:r w:rsidRPr="00112FD0">
              <w:fldChar w:fldCharType="separate"/>
            </w:r>
            <w:ins w:id="653" w:author="Petnathean Julled" w:date="2021-07-09T21:18:00Z">
              <w:r w:rsidR="00454CE9">
                <w:rPr>
                  <w:noProof/>
                </w:rPr>
                <w:t>58</w:t>
              </w:r>
            </w:ins>
            <w:del w:id="654" w:author="Petnathean Julled" w:date="2021-07-09T11:13:00Z">
              <w:r w:rsidR="002A27EE" w:rsidDel="00437758">
                <w:rPr>
                  <w:noProof/>
                </w:rPr>
                <w:delText>57</w:delText>
              </w:r>
            </w:del>
            <w:r w:rsidRPr="00112FD0">
              <w:fldChar w:fldCharType="end"/>
            </w:r>
          </w:p>
        </w:tc>
      </w:tr>
      <w:tr w:rsidR="000B7CBF" w:rsidRPr="00112FD0" w14:paraId="7133FAF6" w14:textId="77777777" w:rsidTr="00490A81">
        <w:trPr>
          <w:trPrChange w:id="655" w:author="Petnathean Julled" w:date="2021-07-09T20:36:00Z">
            <w:trPr>
              <w:gridAfter w:val="0"/>
            </w:trPr>
          </w:trPrChange>
        </w:trPr>
        <w:tc>
          <w:tcPr>
            <w:tcW w:w="895" w:type="dxa"/>
            <w:tcPrChange w:id="656" w:author="Petnathean Julled" w:date="2021-07-09T20:36:00Z">
              <w:tcPr>
                <w:tcW w:w="817" w:type="dxa"/>
                <w:gridSpan w:val="2"/>
              </w:tcPr>
            </w:tcPrChange>
          </w:tcPr>
          <w:p w14:paraId="5CA2877D" w14:textId="447EE565" w:rsidR="00520C42" w:rsidRPr="00112FD0" w:rsidRDefault="00520C42" w:rsidP="00112FD0">
            <w:pPr>
              <w:spacing w:line="360" w:lineRule="auto"/>
              <w:jc w:val="thaiDistribute"/>
            </w:pPr>
            <w:r w:rsidRPr="00112FD0">
              <w:fldChar w:fldCharType="begin"/>
            </w:r>
            <w:r w:rsidRPr="00112FD0">
              <w:instrText xml:space="preserve"> REF _Ref70923564 \h </w:instrText>
            </w:r>
            <w:r w:rsidR="000B7CBF" w:rsidRPr="00112FD0">
              <w:instrText xml:space="preserve"> \* MERGEFORMAT </w:instrText>
            </w:r>
            <w:r w:rsidRPr="00112FD0">
              <w:fldChar w:fldCharType="separate"/>
            </w:r>
            <w:ins w:id="657" w:author="Petnathean Julled" w:date="2021-07-09T21:18:00Z">
              <w:r w:rsidR="00454CE9" w:rsidRPr="005C25A1">
                <w:rPr>
                  <w:noProof/>
                </w:rPr>
                <w:t xml:space="preserve"> </w:t>
              </w:r>
              <w:r w:rsidR="00454CE9">
                <w:rPr>
                  <w:noProof/>
                </w:rPr>
                <w:t>4</w:t>
              </w:r>
              <w:r w:rsidR="00454CE9">
                <w:rPr>
                  <w:noProof/>
                </w:rPr>
                <w:noBreakHyphen/>
                <w:t>21</w:t>
              </w:r>
            </w:ins>
            <w:del w:id="658" w:author="Petnathean Julled" w:date="2021-07-09T11:13:00Z">
              <w:r w:rsidR="00856E89" w:rsidRPr="005C25A1" w:rsidDel="00437758">
                <w:rPr>
                  <w:noProof/>
                </w:rPr>
                <w:delText xml:space="preserve"> </w:delText>
              </w:r>
              <w:r w:rsidR="00856E89" w:rsidDel="00437758">
                <w:rPr>
                  <w:noProof/>
                </w:rPr>
                <w:delText>4</w:delText>
              </w:r>
              <w:r w:rsidR="00856E89" w:rsidDel="00437758">
                <w:noBreakHyphen/>
              </w:r>
              <w:r w:rsidR="00856E89" w:rsidDel="00437758">
                <w:rPr>
                  <w:noProof/>
                </w:rPr>
                <w:delText>21</w:delText>
              </w:r>
            </w:del>
            <w:r w:rsidRPr="00112FD0">
              <w:fldChar w:fldCharType="end"/>
            </w:r>
          </w:p>
        </w:tc>
        <w:tc>
          <w:tcPr>
            <w:tcW w:w="6868" w:type="dxa"/>
            <w:tcPrChange w:id="659" w:author="Petnathean Julled" w:date="2021-07-09T20:36:00Z">
              <w:tcPr>
                <w:tcW w:w="6946" w:type="dxa"/>
                <w:gridSpan w:val="3"/>
              </w:tcPr>
            </w:tcPrChange>
          </w:tcPr>
          <w:p w14:paraId="6234BA66" w14:textId="51ED1D1A"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_Ref74190888 \h </w:instrText>
            </w:r>
            <w:r w:rsidR="000B7CBF" w:rsidRPr="00112FD0">
              <w:rPr>
                <w:spacing w:val="-8"/>
              </w:rPr>
              <w:instrText xml:space="preserve"> \* MERGEFORMAT </w:instrText>
            </w:r>
            <w:r w:rsidRPr="00112FD0">
              <w:rPr>
                <w:spacing w:val="-8"/>
              </w:rPr>
            </w:r>
            <w:r w:rsidRPr="00112FD0">
              <w:rPr>
                <w:spacing w:val="-8"/>
              </w:rPr>
              <w:fldChar w:fldCharType="separate"/>
            </w:r>
            <w:proofErr w:type="spellStart"/>
            <w:ins w:id="660" w:author="Petnathean Julled" w:date="2021-07-09T21:18:00Z">
              <w:r w:rsidR="00454CE9" w:rsidRPr="00454CE9">
                <w:rPr>
                  <w:sz w:val="22"/>
                  <w:rPrChange w:id="661" w:author="Petnathean Julled" w:date="2021-07-09T21:18:00Z">
                    <w:rPr/>
                  </w:rPrChange>
                </w:rPr>
                <w:t>Javascript</w:t>
              </w:r>
              <w:proofErr w:type="spellEnd"/>
              <w:r w:rsidR="00454CE9" w:rsidRPr="00454CE9">
                <w:rPr>
                  <w:sz w:val="22"/>
                  <w:rPrChange w:id="662" w:author="Petnathean Julled" w:date="2021-07-09T21:18:00Z">
                    <w:rPr/>
                  </w:rPrChange>
                </w:rPr>
                <w:t xml:space="preserve"> Code Snippet of XDS Document Repository Actor</w:t>
              </w:r>
            </w:ins>
            <w:del w:id="663" w:author="Petnathean Julled" w:date="2021-07-09T11:13:00Z">
              <w:r w:rsidR="00856E89" w:rsidRPr="00856E89" w:rsidDel="00437758">
                <w:rPr>
                  <w:sz w:val="22"/>
                </w:rPr>
                <w:delText>Javascript Code Snippet of XDS Document Repository Actor</w:delText>
              </w:r>
            </w:del>
            <w:r w:rsidRPr="00112FD0">
              <w:rPr>
                <w:spacing w:val="-8"/>
              </w:rPr>
              <w:fldChar w:fldCharType="end"/>
            </w:r>
          </w:p>
        </w:tc>
        <w:tc>
          <w:tcPr>
            <w:tcW w:w="753" w:type="dxa"/>
            <w:tcPrChange w:id="664" w:author="Petnathean Julled" w:date="2021-07-09T20:36:00Z">
              <w:tcPr>
                <w:tcW w:w="753" w:type="dxa"/>
                <w:gridSpan w:val="2"/>
              </w:tcPr>
            </w:tcPrChange>
          </w:tcPr>
          <w:p w14:paraId="1BDFBBCA" w14:textId="741E4787" w:rsidR="00520C42" w:rsidRPr="00112FD0" w:rsidRDefault="000B7CBF" w:rsidP="00112FD0">
            <w:pPr>
              <w:spacing w:line="360" w:lineRule="auto"/>
              <w:jc w:val="thaiDistribute"/>
            </w:pPr>
            <w:r w:rsidRPr="00112FD0">
              <w:fldChar w:fldCharType="begin"/>
            </w:r>
            <w:r w:rsidRPr="00112FD0">
              <w:instrText xml:space="preserve"> PAGEREF _Ref74191061 \h </w:instrText>
            </w:r>
            <w:r w:rsidRPr="00112FD0">
              <w:fldChar w:fldCharType="separate"/>
            </w:r>
            <w:ins w:id="665" w:author="Petnathean Julled" w:date="2021-07-09T21:18:00Z">
              <w:r w:rsidR="00454CE9">
                <w:rPr>
                  <w:noProof/>
                </w:rPr>
                <w:t>59</w:t>
              </w:r>
            </w:ins>
            <w:del w:id="666" w:author="Petnathean Julled" w:date="2021-07-09T11:13:00Z">
              <w:r w:rsidR="002A27EE" w:rsidDel="00437758">
                <w:rPr>
                  <w:noProof/>
                </w:rPr>
                <w:delText>58</w:delText>
              </w:r>
            </w:del>
            <w:r w:rsidRPr="00112FD0">
              <w:fldChar w:fldCharType="end"/>
            </w:r>
          </w:p>
        </w:tc>
      </w:tr>
      <w:tr w:rsidR="000B7CBF" w:rsidRPr="00112FD0" w14:paraId="65664FFD" w14:textId="77777777" w:rsidTr="00490A81">
        <w:trPr>
          <w:trPrChange w:id="667" w:author="Petnathean Julled" w:date="2021-07-09T20:36:00Z">
            <w:trPr>
              <w:gridAfter w:val="0"/>
            </w:trPr>
          </w:trPrChange>
        </w:trPr>
        <w:tc>
          <w:tcPr>
            <w:tcW w:w="895" w:type="dxa"/>
            <w:tcPrChange w:id="668" w:author="Petnathean Julled" w:date="2021-07-09T20:36:00Z">
              <w:tcPr>
                <w:tcW w:w="817" w:type="dxa"/>
                <w:gridSpan w:val="2"/>
              </w:tcPr>
            </w:tcPrChange>
          </w:tcPr>
          <w:p w14:paraId="7FFDEE29" w14:textId="53333120" w:rsidR="00520C42" w:rsidRPr="00112FD0" w:rsidRDefault="00520C42" w:rsidP="00112FD0">
            <w:pPr>
              <w:spacing w:line="360" w:lineRule="auto"/>
              <w:jc w:val="thaiDistribute"/>
            </w:pPr>
            <w:r w:rsidRPr="00112FD0">
              <w:fldChar w:fldCharType="begin"/>
            </w:r>
            <w:r w:rsidRPr="00112FD0">
              <w:instrText xml:space="preserve"> REF _Ref74190691 \h </w:instrText>
            </w:r>
            <w:r w:rsidR="000B7CBF" w:rsidRPr="00112FD0">
              <w:instrText xml:space="preserve"> \* MERGEFORMAT </w:instrText>
            </w:r>
            <w:r w:rsidRPr="00112FD0">
              <w:fldChar w:fldCharType="separate"/>
            </w:r>
            <w:ins w:id="669" w:author="Petnathean Julled" w:date="2021-07-09T21:18:00Z">
              <w:r w:rsidR="00454CE9" w:rsidRPr="00ED34D1">
                <w:rPr>
                  <w:noProof/>
                </w:rPr>
                <w:t xml:space="preserve"> </w:t>
              </w:r>
              <w:r w:rsidR="00454CE9">
                <w:rPr>
                  <w:noProof/>
                </w:rPr>
                <w:t>4</w:t>
              </w:r>
              <w:r w:rsidR="00454CE9">
                <w:rPr>
                  <w:noProof/>
                </w:rPr>
                <w:noBreakHyphen/>
                <w:t>22</w:t>
              </w:r>
            </w:ins>
            <w:del w:id="670" w:author="Petnathean Julled" w:date="2021-07-09T11:13:00Z">
              <w:r w:rsidR="00856E89" w:rsidRPr="00ED34D1" w:rsidDel="00437758">
                <w:rPr>
                  <w:noProof/>
                </w:rPr>
                <w:delText xml:space="preserve"> </w:delText>
              </w:r>
              <w:r w:rsidR="00856E89" w:rsidDel="00437758">
                <w:rPr>
                  <w:noProof/>
                </w:rPr>
                <w:delText>4</w:delText>
              </w:r>
              <w:r w:rsidR="00856E89" w:rsidDel="00437758">
                <w:noBreakHyphen/>
              </w:r>
              <w:r w:rsidR="00856E89" w:rsidDel="00437758">
                <w:rPr>
                  <w:noProof/>
                </w:rPr>
                <w:delText>22</w:delText>
              </w:r>
            </w:del>
            <w:r w:rsidRPr="00112FD0">
              <w:fldChar w:fldCharType="end"/>
            </w:r>
          </w:p>
        </w:tc>
        <w:tc>
          <w:tcPr>
            <w:tcW w:w="6868" w:type="dxa"/>
            <w:tcPrChange w:id="671" w:author="Petnathean Julled" w:date="2021-07-09T20:36:00Z">
              <w:tcPr>
                <w:tcW w:w="6946" w:type="dxa"/>
                <w:gridSpan w:val="3"/>
              </w:tcPr>
            </w:tcPrChange>
          </w:tcPr>
          <w:p w14:paraId="4BA68AE9" w14:textId="6B0C8FE3"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_Ref74190893 \h </w:instrText>
            </w:r>
            <w:r w:rsidR="000B7CBF" w:rsidRPr="00112FD0">
              <w:rPr>
                <w:spacing w:val="-8"/>
              </w:rPr>
              <w:instrText xml:space="preserve"> \* MERGEFORMAT </w:instrText>
            </w:r>
            <w:r w:rsidRPr="00112FD0">
              <w:rPr>
                <w:spacing w:val="-8"/>
              </w:rPr>
            </w:r>
            <w:r w:rsidRPr="00112FD0">
              <w:rPr>
                <w:spacing w:val="-8"/>
              </w:rPr>
              <w:fldChar w:fldCharType="separate"/>
            </w:r>
            <w:ins w:id="672" w:author="Petnathean Julled" w:date="2021-07-09T21:18:00Z">
              <w:r w:rsidR="00454CE9" w:rsidRPr="00454CE9">
                <w:rPr>
                  <w:sz w:val="22"/>
                  <w:rPrChange w:id="673" w:author="Petnathean Julled" w:date="2021-07-09T21:18:00Z">
                    <w:rPr/>
                  </w:rPrChange>
                </w:rPr>
                <w:t xml:space="preserve">Pseudocode represents general format of Registry Stored Query Request </w:t>
              </w:r>
              <w:r w:rsidR="00454CE9" w:rsidRPr="00ED34D1">
                <w:t>[ITI - 18]</w:t>
              </w:r>
            </w:ins>
            <w:del w:id="674" w:author="Petnathean Julled" w:date="2021-07-09T11:13:00Z">
              <w:r w:rsidR="00856E89" w:rsidRPr="00856E89" w:rsidDel="00437758">
                <w:rPr>
                  <w:sz w:val="22"/>
                </w:rPr>
                <w:delText xml:space="preserve">Pseudocode represents general format of Registry Stored Query Request </w:delText>
              </w:r>
              <w:r w:rsidR="00856E89" w:rsidRPr="00ED34D1" w:rsidDel="00437758">
                <w:delText>[ITI - 18]</w:delText>
              </w:r>
            </w:del>
            <w:r w:rsidRPr="00112FD0">
              <w:rPr>
                <w:spacing w:val="-8"/>
              </w:rPr>
              <w:fldChar w:fldCharType="end"/>
            </w:r>
          </w:p>
        </w:tc>
        <w:tc>
          <w:tcPr>
            <w:tcW w:w="753" w:type="dxa"/>
            <w:tcPrChange w:id="675" w:author="Petnathean Julled" w:date="2021-07-09T20:36:00Z">
              <w:tcPr>
                <w:tcW w:w="753" w:type="dxa"/>
                <w:gridSpan w:val="2"/>
              </w:tcPr>
            </w:tcPrChange>
          </w:tcPr>
          <w:p w14:paraId="4F2BFBC3" w14:textId="757C5852" w:rsidR="00520C42" w:rsidRPr="00112FD0" w:rsidRDefault="000B7CBF" w:rsidP="00112FD0">
            <w:pPr>
              <w:spacing w:line="360" w:lineRule="auto"/>
              <w:jc w:val="thaiDistribute"/>
            </w:pPr>
            <w:r w:rsidRPr="00112FD0">
              <w:fldChar w:fldCharType="begin"/>
            </w:r>
            <w:r w:rsidRPr="00112FD0">
              <w:instrText xml:space="preserve"> PAGEREF _Ref74191065 \h </w:instrText>
            </w:r>
            <w:r w:rsidRPr="00112FD0">
              <w:fldChar w:fldCharType="separate"/>
            </w:r>
            <w:ins w:id="676" w:author="Petnathean Julled" w:date="2021-07-09T21:18:00Z">
              <w:r w:rsidR="00454CE9">
                <w:rPr>
                  <w:noProof/>
                </w:rPr>
                <w:t>61</w:t>
              </w:r>
            </w:ins>
            <w:del w:id="677" w:author="Petnathean Julled" w:date="2021-07-09T11:13:00Z">
              <w:r w:rsidR="002A27EE" w:rsidDel="00437758">
                <w:rPr>
                  <w:noProof/>
                </w:rPr>
                <w:delText>60</w:delText>
              </w:r>
            </w:del>
            <w:r w:rsidRPr="00112FD0">
              <w:fldChar w:fldCharType="end"/>
            </w:r>
          </w:p>
        </w:tc>
      </w:tr>
      <w:tr w:rsidR="000B7CBF" w:rsidRPr="00112FD0" w14:paraId="4BD71AC6" w14:textId="77777777" w:rsidTr="00490A81">
        <w:trPr>
          <w:trPrChange w:id="678" w:author="Petnathean Julled" w:date="2021-07-09T20:36:00Z">
            <w:trPr>
              <w:gridAfter w:val="0"/>
            </w:trPr>
          </w:trPrChange>
        </w:trPr>
        <w:tc>
          <w:tcPr>
            <w:tcW w:w="895" w:type="dxa"/>
            <w:tcPrChange w:id="679" w:author="Petnathean Julled" w:date="2021-07-09T20:36:00Z">
              <w:tcPr>
                <w:tcW w:w="817" w:type="dxa"/>
                <w:gridSpan w:val="2"/>
              </w:tcPr>
            </w:tcPrChange>
          </w:tcPr>
          <w:p w14:paraId="5BFD9F3B" w14:textId="6DF085DE" w:rsidR="00520C42" w:rsidRPr="00112FD0" w:rsidRDefault="00520C42" w:rsidP="00112FD0">
            <w:pPr>
              <w:spacing w:line="360" w:lineRule="auto"/>
              <w:jc w:val="thaiDistribute"/>
            </w:pPr>
            <w:r w:rsidRPr="00112FD0">
              <w:fldChar w:fldCharType="begin"/>
            </w:r>
            <w:r w:rsidRPr="00112FD0">
              <w:instrText xml:space="preserve"> REF _Ref74190695 \h </w:instrText>
            </w:r>
            <w:r w:rsidR="000B7CBF" w:rsidRPr="00112FD0">
              <w:instrText xml:space="preserve"> \* MERGEFORMAT </w:instrText>
            </w:r>
            <w:r w:rsidRPr="00112FD0">
              <w:fldChar w:fldCharType="separate"/>
            </w:r>
            <w:ins w:id="680" w:author="Petnathean Julled" w:date="2021-07-09T21:18:00Z">
              <w:r w:rsidR="00454CE9" w:rsidRPr="00CA59DD">
                <w:rPr>
                  <w:noProof/>
                </w:rPr>
                <w:t xml:space="preserve"> </w:t>
              </w:r>
              <w:r w:rsidR="00454CE9">
                <w:rPr>
                  <w:noProof/>
                </w:rPr>
                <w:t>4</w:t>
              </w:r>
              <w:r w:rsidR="00454CE9">
                <w:rPr>
                  <w:noProof/>
                </w:rPr>
                <w:noBreakHyphen/>
                <w:t>23</w:t>
              </w:r>
            </w:ins>
            <w:del w:id="681" w:author="Petnathean Julled" w:date="2021-07-09T11:13:00Z">
              <w:r w:rsidR="00856E89" w:rsidRPr="00CA59DD" w:rsidDel="00437758">
                <w:rPr>
                  <w:noProof/>
                </w:rPr>
                <w:delText xml:space="preserve"> </w:delText>
              </w:r>
              <w:r w:rsidR="00856E89" w:rsidDel="00437758">
                <w:rPr>
                  <w:noProof/>
                </w:rPr>
                <w:delText>4</w:delText>
              </w:r>
              <w:r w:rsidR="00856E89" w:rsidDel="00437758">
                <w:noBreakHyphen/>
              </w:r>
              <w:r w:rsidR="00856E89" w:rsidDel="00437758">
                <w:rPr>
                  <w:noProof/>
                </w:rPr>
                <w:delText>23</w:delText>
              </w:r>
            </w:del>
            <w:r w:rsidRPr="00112FD0">
              <w:fldChar w:fldCharType="end"/>
            </w:r>
          </w:p>
        </w:tc>
        <w:tc>
          <w:tcPr>
            <w:tcW w:w="6868" w:type="dxa"/>
            <w:tcPrChange w:id="682" w:author="Petnathean Julled" w:date="2021-07-09T20:36:00Z">
              <w:tcPr>
                <w:tcW w:w="6946" w:type="dxa"/>
                <w:gridSpan w:val="3"/>
              </w:tcPr>
            </w:tcPrChange>
          </w:tcPr>
          <w:p w14:paraId="2BD2765F" w14:textId="4F766A67"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_Ref74190899 \h </w:instrText>
            </w:r>
            <w:r w:rsidR="000B7CBF" w:rsidRPr="00112FD0">
              <w:rPr>
                <w:spacing w:val="-8"/>
              </w:rPr>
              <w:instrText xml:space="preserve"> \* MERGEFORMAT </w:instrText>
            </w:r>
            <w:r w:rsidRPr="00112FD0">
              <w:rPr>
                <w:spacing w:val="-8"/>
              </w:rPr>
            </w:r>
            <w:r w:rsidRPr="00112FD0">
              <w:rPr>
                <w:spacing w:val="-8"/>
              </w:rPr>
              <w:fldChar w:fldCharType="separate"/>
            </w:r>
            <w:ins w:id="683" w:author="Petnathean Julled" w:date="2021-07-09T21:18:00Z">
              <w:r w:rsidR="00454CE9" w:rsidRPr="00454CE9">
                <w:rPr>
                  <w:sz w:val="22"/>
                  <w:rPrChange w:id="684" w:author="Petnathean Julled" w:date="2021-07-09T21:18:00Z">
                    <w:rPr/>
                  </w:rPrChange>
                </w:rPr>
                <w:t xml:space="preserve">Pseudocode represents general format of Query Response </w:t>
              </w:r>
              <w:r w:rsidR="00454CE9" w:rsidRPr="00454CE9">
                <w:rPr>
                  <w:sz w:val="22"/>
                  <w:rPrChange w:id="685" w:author="Petnathean Julled" w:date="2021-07-09T21:18:00Z">
                    <w:rPr/>
                  </w:rPrChange>
                </w:rPr>
                <w:br/>
                <w:t>included “Object Reference” of search results</w:t>
              </w:r>
            </w:ins>
            <w:del w:id="686" w:author="Petnathean Julled" w:date="2021-07-09T11:13:00Z">
              <w:r w:rsidR="00856E89" w:rsidRPr="00856E89" w:rsidDel="00437758">
                <w:rPr>
                  <w:sz w:val="22"/>
                </w:rPr>
                <w:delText xml:space="preserve">Pseudocode represents general format of Query Response </w:delText>
              </w:r>
              <w:r w:rsidR="00856E89" w:rsidRPr="00856E89" w:rsidDel="00437758">
                <w:rPr>
                  <w:sz w:val="22"/>
                </w:rPr>
                <w:br/>
                <w:delText>included “Object Reference” of search results</w:delText>
              </w:r>
            </w:del>
            <w:r w:rsidRPr="00112FD0">
              <w:rPr>
                <w:spacing w:val="-8"/>
              </w:rPr>
              <w:fldChar w:fldCharType="end"/>
            </w:r>
          </w:p>
        </w:tc>
        <w:tc>
          <w:tcPr>
            <w:tcW w:w="753" w:type="dxa"/>
            <w:tcPrChange w:id="687" w:author="Petnathean Julled" w:date="2021-07-09T20:36:00Z">
              <w:tcPr>
                <w:tcW w:w="753" w:type="dxa"/>
                <w:gridSpan w:val="2"/>
              </w:tcPr>
            </w:tcPrChange>
          </w:tcPr>
          <w:p w14:paraId="4413EF7B" w14:textId="0B9709DD" w:rsidR="00520C42" w:rsidRPr="00112FD0" w:rsidRDefault="000B7CBF" w:rsidP="00112FD0">
            <w:pPr>
              <w:spacing w:line="360" w:lineRule="auto"/>
              <w:jc w:val="thaiDistribute"/>
            </w:pPr>
            <w:r w:rsidRPr="00112FD0">
              <w:fldChar w:fldCharType="begin"/>
            </w:r>
            <w:r w:rsidRPr="00112FD0">
              <w:instrText xml:space="preserve"> PAGEREF _Ref74191068 \h </w:instrText>
            </w:r>
            <w:r w:rsidRPr="00112FD0">
              <w:fldChar w:fldCharType="separate"/>
            </w:r>
            <w:ins w:id="688" w:author="Petnathean Julled" w:date="2021-07-09T21:18:00Z">
              <w:r w:rsidR="00454CE9">
                <w:rPr>
                  <w:noProof/>
                </w:rPr>
                <w:t>61</w:t>
              </w:r>
            </w:ins>
            <w:del w:id="689" w:author="Petnathean Julled" w:date="2021-07-09T11:13:00Z">
              <w:r w:rsidR="002A27EE" w:rsidDel="00437758">
                <w:rPr>
                  <w:noProof/>
                </w:rPr>
                <w:delText>60</w:delText>
              </w:r>
            </w:del>
            <w:r w:rsidRPr="00112FD0">
              <w:fldChar w:fldCharType="end"/>
            </w:r>
          </w:p>
        </w:tc>
      </w:tr>
      <w:tr w:rsidR="000B7CBF" w:rsidRPr="00112FD0" w14:paraId="3E77083E" w14:textId="77777777" w:rsidTr="00490A81">
        <w:trPr>
          <w:trPrChange w:id="690" w:author="Petnathean Julled" w:date="2021-07-09T20:36:00Z">
            <w:trPr>
              <w:gridAfter w:val="0"/>
            </w:trPr>
          </w:trPrChange>
        </w:trPr>
        <w:tc>
          <w:tcPr>
            <w:tcW w:w="895" w:type="dxa"/>
            <w:tcPrChange w:id="691" w:author="Petnathean Julled" w:date="2021-07-09T20:36:00Z">
              <w:tcPr>
                <w:tcW w:w="817" w:type="dxa"/>
                <w:gridSpan w:val="2"/>
              </w:tcPr>
            </w:tcPrChange>
          </w:tcPr>
          <w:p w14:paraId="187C4769" w14:textId="3F4C8F68" w:rsidR="00520C42" w:rsidRPr="00112FD0" w:rsidRDefault="00520C42" w:rsidP="00112FD0">
            <w:pPr>
              <w:spacing w:line="360" w:lineRule="auto"/>
              <w:jc w:val="thaiDistribute"/>
            </w:pPr>
            <w:r w:rsidRPr="00112FD0">
              <w:fldChar w:fldCharType="begin"/>
            </w:r>
            <w:r w:rsidRPr="00112FD0">
              <w:instrText xml:space="preserve"> REF _Ref74190702 \h </w:instrText>
            </w:r>
            <w:r w:rsidR="000B7CBF" w:rsidRPr="00112FD0">
              <w:instrText xml:space="preserve"> \* MERGEFORMAT </w:instrText>
            </w:r>
            <w:r w:rsidRPr="00112FD0">
              <w:fldChar w:fldCharType="separate"/>
            </w:r>
            <w:ins w:id="692" w:author="Petnathean Julled" w:date="2021-07-09T21:18:00Z">
              <w:r w:rsidR="00454CE9" w:rsidRPr="008505E7">
                <w:rPr>
                  <w:noProof/>
                </w:rPr>
                <w:t xml:space="preserve"> </w:t>
              </w:r>
              <w:r w:rsidR="00454CE9">
                <w:rPr>
                  <w:noProof/>
                </w:rPr>
                <w:t>4</w:t>
              </w:r>
              <w:r w:rsidR="00454CE9">
                <w:rPr>
                  <w:noProof/>
                </w:rPr>
                <w:noBreakHyphen/>
                <w:t>24</w:t>
              </w:r>
            </w:ins>
            <w:del w:id="693" w:author="Petnathean Julled" w:date="2021-07-09T11:13:00Z">
              <w:r w:rsidR="00856E89" w:rsidRPr="008505E7" w:rsidDel="00437758">
                <w:rPr>
                  <w:noProof/>
                </w:rPr>
                <w:delText xml:space="preserve"> </w:delText>
              </w:r>
              <w:r w:rsidR="00856E89" w:rsidDel="00437758">
                <w:rPr>
                  <w:noProof/>
                </w:rPr>
                <w:delText>4</w:delText>
              </w:r>
              <w:r w:rsidR="00856E89" w:rsidDel="00437758">
                <w:noBreakHyphen/>
              </w:r>
              <w:r w:rsidR="00856E89" w:rsidDel="00437758">
                <w:rPr>
                  <w:noProof/>
                </w:rPr>
                <w:delText>24</w:delText>
              </w:r>
            </w:del>
            <w:r w:rsidRPr="00112FD0">
              <w:fldChar w:fldCharType="end"/>
            </w:r>
          </w:p>
        </w:tc>
        <w:tc>
          <w:tcPr>
            <w:tcW w:w="6868" w:type="dxa"/>
            <w:tcPrChange w:id="694" w:author="Petnathean Julled" w:date="2021-07-09T20:36:00Z">
              <w:tcPr>
                <w:tcW w:w="6946" w:type="dxa"/>
                <w:gridSpan w:val="3"/>
              </w:tcPr>
            </w:tcPrChange>
          </w:tcPr>
          <w:p w14:paraId="72CC3AFE" w14:textId="0528D160" w:rsidR="00520C42" w:rsidRPr="00112FD0" w:rsidRDefault="00520C42" w:rsidP="00112FD0">
            <w:pPr>
              <w:spacing w:line="360" w:lineRule="auto"/>
              <w:ind w:left="-116"/>
              <w:rPr>
                <w:spacing w:val="-8"/>
              </w:rPr>
            </w:pPr>
            <w:r w:rsidRPr="00112FD0">
              <w:rPr>
                <w:spacing w:val="-8"/>
              </w:rPr>
              <w:fldChar w:fldCharType="begin"/>
            </w:r>
            <w:r w:rsidRPr="00112FD0">
              <w:rPr>
                <w:spacing w:val="-8"/>
              </w:rPr>
              <w:instrText xml:space="preserve"> REF _Ref74190907 \h </w:instrText>
            </w:r>
            <w:r w:rsidR="000B7CBF" w:rsidRPr="00112FD0">
              <w:rPr>
                <w:spacing w:val="-8"/>
              </w:rPr>
              <w:instrText xml:space="preserve"> \* MERGEFORMAT </w:instrText>
            </w:r>
            <w:r w:rsidRPr="00112FD0">
              <w:rPr>
                <w:spacing w:val="-8"/>
              </w:rPr>
            </w:r>
            <w:r w:rsidRPr="00112FD0">
              <w:rPr>
                <w:spacing w:val="-8"/>
              </w:rPr>
              <w:fldChar w:fldCharType="separate"/>
            </w:r>
            <w:ins w:id="695" w:author="Petnathean Julled" w:date="2021-07-09T21:18:00Z">
              <w:r w:rsidR="00454CE9" w:rsidRPr="00454CE9">
                <w:rPr>
                  <w:sz w:val="22"/>
                  <w:rPrChange w:id="696" w:author="Petnathean Julled" w:date="2021-07-09T21:18:00Z">
                    <w:rPr/>
                  </w:rPrChange>
                </w:rPr>
                <w:t xml:space="preserve">Pseudocode represents general format of Query Response </w:t>
              </w:r>
              <w:r w:rsidR="00454CE9" w:rsidRPr="00454CE9">
                <w:rPr>
                  <w:sz w:val="22"/>
                  <w:rPrChange w:id="697" w:author="Petnathean Julled" w:date="2021-07-09T21:18:00Z">
                    <w:rPr/>
                  </w:rPrChange>
                </w:rPr>
                <w:br/>
                <w:t>included "Leaf Class" of search result</w:t>
              </w:r>
            </w:ins>
            <w:del w:id="698" w:author="Petnathean Julled" w:date="2021-07-09T11:13:00Z">
              <w:r w:rsidR="00856E89" w:rsidRPr="00856E89" w:rsidDel="00437758">
                <w:rPr>
                  <w:sz w:val="22"/>
                </w:rPr>
                <w:delText xml:space="preserve">Pseudocode represents general format of Query Response </w:delText>
              </w:r>
              <w:r w:rsidR="00856E89" w:rsidRPr="00856E89" w:rsidDel="00437758">
                <w:rPr>
                  <w:sz w:val="22"/>
                </w:rPr>
                <w:br/>
                <w:delText>included "Leaf Class" of search result</w:delText>
              </w:r>
            </w:del>
            <w:r w:rsidRPr="00112FD0">
              <w:rPr>
                <w:spacing w:val="-8"/>
              </w:rPr>
              <w:fldChar w:fldCharType="end"/>
            </w:r>
          </w:p>
        </w:tc>
        <w:tc>
          <w:tcPr>
            <w:tcW w:w="753" w:type="dxa"/>
            <w:tcPrChange w:id="699" w:author="Petnathean Julled" w:date="2021-07-09T20:36:00Z">
              <w:tcPr>
                <w:tcW w:w="753" w:type="dxa"/>
                <w:gridSpan w:val="2"/>
              </w:tcPr>
            </w:tcPrChange>
          </w:tcPr>
          <w:p w14:paraId="200016CA" w14:textId="15D3B949" w:rsidR="00520C42" w:rsidRPr="00112FD0" w:rsidRDefault="000B7CBF" w:rsidP="00112FD0">
            <w:pPr>
              <w:spacing w:line="360" w:lineRule="auto"/>
              <w:jc w:val="thaiDistribute"/>
            </w:pPr>
            <w:r w:rsidRPr="00112FD0">
              <w:fldChar w:fldCharType="begin"/>
            </w:r>
            <w:r w:rsidRPr="00112FD0">
              <w:instrText xml:space="preserve"> PAGEREF _Ref74191072 \h </w:instrText>
            </w:r>
            <w:r w:rsidRPr="00112FD0">
              <w:fldChar w:fldCharType="separate"/>
            </w:r>
            <w:ins w:id="700" w:author="Petnathean Julled" w:date="2021-07-09T21:18:00Z">
              <w:r w:rsidR="00454CE9">
                <w:rPr>
                  <w:noProof/>
                </w:rPr>
                <w:t>63</w:t>
              </w:r>
            </w:ins>
            <w:del w:id="701" w:author="Petnathean Julled" w:date="2021-07-09T11:13:00Z">
              <w:r w:rsidR="002A27EE" w:rsidDel="00437758">
                <w:rPr>
                  <w:noProof/>
                </w:rPr>
                <w:delText>62</w:delText>
              </w:r>
            </w:del>
            <w:r w:rsidRPr="00112FD0">
              <w:fldChar w:fldCharType="end"/>
            </w:r>
          </w:p>
        </w:tc>
      </w:tr>
      <w:tr w:rsidR="000B7CBF" w:rsidRPr="00112FD0" w14:paraId="66B5DEFB" w14:textId="77777777" w:rsidTr="00490A81">
        <w:trPr>
          <w:trPrChange w:id="702" w:author="Petnathean Julled" w:date="2021-07-09T20:36:00Z">
            <w:trPr>
              <w:gridAfter w:val="0"/>
            </w:trPr>
          </w:trPrChange>
        </w:trPr>
        <w:tc>
          <w:tcPr>
            <w:tcW w:w="895" w:type="dxa"/>
            <w:tcPrChange w:id="703" w:author="Petnathean Julled" w:date="2021-07-09T20:36:00Z">
              <w:tcPr>
                <w:tcW w:w="817" w:type="dxa"/>
                <w:gridSpan w:val="2"/>
              </w:tcPr>
            </w:tcPrChange>
          </w:tcPr>
          <w:p w14:paraId="680C69C8" w14:textId="77266910" w:rsidR="00520C42" w:rsidRPr="00112FD0" w:rsidRDefault="00520C42" w:rsidP="00112FD0">
            <w:pPr>
              <w:spacing w:line="360" w:lineRule="auto"/>
              <w:jc w:val="thaiDistribute"/>
            </w:pPr>
            <w:r w:rsidRPr="00112FD0">
              <w:fldChar w:fldCharType="begin"/>
            </w:r>
            <w:r w:rsidRPr="00112FD0">
              <w:instrText xml:space="preserve"> REF _Ref70696482 \h </w:instrText>
            </w:r>
            <w:r w:rsidR="000B7CBF" w:rsidRPr="00112FD0">
              <w:instrText xml:space="preserve"> \* MERGEFORMAT </w:instrText>
            </w:r>
            <w:r w:rsidRPr="00112FD0">
              <w:fldChar w:fldCharType="separate"/>
            </w:r>
            <w:ins w:id="704" w:author="Petnathean Julled" w:date="2021-07-09T21:18:00Z">
              <w:r w:rsidR="00454CE9" w:rsidRPr="00ED0310">
                <w:rPr>
                  <w:noProof/>
                </w:rPr>
                <w:t xml:space="preserve"> </w:t>
              </w:r>
              <w:r w:rsidR="00454CE9">
                <w:rPr>
                  <w:noProof/>
                </w:rPr>
                <w:t>4</w:t>
              </w:r>
              <w:r w:rsidR="00454CE9">
                <w:rPr>
                  <w:noProof/>
                </w:rPr>
                <w:noBreakHyphen/>
                <w:t>25</w:t>
              </w:r>
            </w:ins>
            <w:del w:id="705" w:author="Petnathean Julled" w:date="2021-07-09T11:13:00Z">
              <w:r w:rsidR="00856E89" w:rsidRPr="00ED0310" w:rsidDel="00437758">
                <w:rPr>
                  <w:noProof/>
                </w:rPr>
                <w:delText xml:space="preserve"> </w:delText>
              </w:r>
              <w:r w:rsidR="00856E89" w:rsidDel="00437758">
                <w:rPr>
                  <w:noProof/>
                </w:rPr>
                <w:delText>4</w:delText>
              </w:r>
              <w:r w:rsidR="00856E89" w:rsidDel="00437758">
                <w:noBreakHyphen/>
              </w:r>
              <w:r w:rsidR="00856E89" w:rsidDel="00437758">
                <w:rPr>
                  <w:noProof/>
                </w:rPr>
                <w:delText>25</w:delText>
              </w:r>
            </w:del>
            <w:r w:rsidRPr="00112FD0">
              <w:fldChar w:fldCharType="end"/>
            </w:r>
          </w:p>
        </w:tc>
        <w:tc>
          <w:tcPr>
            <w:tcW w:w="6868" w:type="dxa"/>
            <w:tcPrChange w:id="706" w:author="Petnathean Julled" w:date="2021-07-09T20:36:00Z">
              <w:tcPr>
                <w:tcW w:w="6946" w:type="dxa"/>
                <w:gridSpan w:val="3"/>
              </w:tcPr>
            </w:tcPrChange>
          </w:tcPr>
          <w:p w14:paraId="3F431ADD" w14:textId="61F1C8E1" w:rsidR="00520C42" w:rsidRPr="00112FD0" w:rsidRDefault="000B7CBF" w:rsidP="00112FD0">
            <w:pPr>
              <w:spacing w:line="360" w:lineRule="auto"/>
              <w:ind w:left="-116"/>
              <w:rPr>
                <w:spacing w:val="-8"/>
              </w:rPr>
            </w:pPr>
            <w:r w:rsidRPr="00112FD0">
              <w:rPr>
                <w:spacing w:val="-8"/>
              </w:rPr>
              <w:fldChar w:fldCharType="begin"/>
            </w:r>
            <w:r w:rsidRPr="00112FD0">
              <w:rPr>
                <w:spacing w:val="-8"/>
              </w:rPr>
              <w:instrText xml:space="preserve"> REF _Ref74190995 \h </w:instrText>
            </w:r>
            <w:r w:rsidRPr="00112FD0">
              <w:rPr>
                <w:spacing w:val="-8"/>
              </w:rPr>
            </w:r>
            <w:r w:rsidRPr="00112FD0">
              <w:rPr>
                <w:spacing w:val="-8"/>
              </w:rPr>
              <w:fldChar w:fldCharType="separate"/>
            </w:r>
            <w:ins w:id="707" w:author="Petnathean Julled" w:date="2021-07-09T21:18:00Z">
              <w:r w:rsidR="00454CE9" w:rsidRPr="00ED0310">
                <w:t>XML Code Snippet of</w:t>
              </w:r>
              <w:r w:rsidR="00454CE9">
                <w:t xml:space="preserve"> </w:t>
              </w:r>
              <w:proofErr w:type="spellStart"/>
              <w:r w:rsidR="00454CE9" w:rsidRPr="00ED0310">
                <w:t>RegistryStoredQueryRequest</w:t>
              </w:r>
              <w:proofErr w:type="spellEnd"/>
              <w:r w:rsidR="00454CE9" w:rsidRPr="00ED0310">
                <w:t xml:space="preserve"> [ITI-18] Transaction Sample</w:t>
              </w:r>
            </w:ins>
            <w:del w:id="708" w:author="Petnathean Julled" w:date="2021-07-09T11:13:00Z">
              <w:r w:rsidR="00856E89" w:rsidRPr="00ED0310" w:rsidDel="00437758">
                <w:delText>XML Code Snippet of RegistryStoredQueryRequest [ITI-18] Transaction Sample</w:delText>
              </w:r>
            </w:del>
            <w:r w:rsidRPr="00112FD0">
              <w:rPr>
                <w:spacing w:val="-8"/>
              </w:rPr>
              <w:fldChar w:fldCharType="end"/>
            </w:r>
          </w:p>
        </w:tc>
        <w:tc>
          <w:tcPr>
            <w:tcW w:w="753" w:type="dxa"/>
            <w:tcPrChange w:id="709" w:author="Petnathean Julled" w:date="2021-07-09T20:36:00Z">
              <w:tcPr>
                <w:tcW w:w="753" w:type="dxa"/>
                <w:gridSpan w:val="2"/>
              </w:tcPr>
            </w:tcPrChange>
          </w:tcPr>
          <w:p w14:paraId="0C6A57C5" w14:textId="06D7B47F" w:rsidR="00520C42" w:rsidRPr="00112FD0" w:rsidRDefault="000B7CBF" w:rsidP="00112FD0">
            <w:pPr>
              <w:spacing w:line="360" w:lineRule="auto"/>
              <w:jc w:val="thaiDistribute"/>
            </w:pPr>
            <w:r w:rsidRPr="00112FD0">
              <w:fldChar w:fldCharType="begin"/>
            </w:r>
            <w:r w:rsidRPr="00112FD0">
              <w:instrText xml:space="preserve"> PAGEREF _Ref74191076 \h </w:instrText>
            </w:r>
            <w:r w:rsidRPr="00112FD0">
              <w:fldChar w:fldCharType="separate"/>
            </w:r>
            <w:ins w:id="710" w:author="Petnathean Julled" w:date="2021-07-09T21:18:00Z">
              <w:r w:rsidR="00454CE9">
                <w:rPr>
                  <w:noProof/>
                </w:rPr>
                <w:t>64</w:t>
              </w:r>
            </w:ins>
            <w:del w:id="711" w:author="Petnathean Julled" w:date="2021-07-09T11:13:00Z">
              <w:r w:rsidR="002A27EE" w:rsidDel="00437758">
                <w:rPr>
                  <w:noProof/>
                </w:rPr>
                <w:delText>63</w:delText>
              </w:r>
            </w:del>
            <w:r w:rsidRPr="00112FD0">
              <w:fldChar w:fldCharType="end"/>
            </w:r>
          </w:p>
        </w:tc>
      </w:tr>
      <w:tr w:rsidR="000B7CBF" w:rsidRPr="00112FD0" w14:paraId="7ABA9614" w14:textId="77777777" w:rsidTr="00454CE9">
        <w:tc>
          <w:tcPr>
            <w:tcW w:w="895" w:type="dxa"/>
          </w:tcPr>
          <w:p w14:paraId="79B1AC8C" w14:textId="17997450" w:rsidR="00520C42" w:rsidRPr="00112FD0" w:rsidRDefault="00520C42" w:rsidP="00112FD0">
            <w:pPr>
              <w:spacing w:line="360" w:lineRule="auto"/>
              <w:jc w:val="thaiDistribute"/>
            </w:pPr>
            <w:r w:rsidRPr="00112FD0">
              <w:fldChar w:fldCharType="begin"/>
            </w:r>
            <w:r w:rsidRPr="00112FD0">
              <w:instrText xml:space="preserve"> REF _Ref70914739 \h </w:instrText>
            </w:r>
            <w:r w:rsidR="000B7CBF" w:rsidRPr="00112FD0">
              <w:instrText xml:space="preserve"> \* MERGEFORMAT </w:instrText>
            </w:r>
            <w:r w:rsidRPr="00112FD0">
              <w:fldChar w:fldCharType="separate"/>
            </w:r>
            <w:ins w:id="712" w:author="Petnathean Julled" w:date="2021-07-09T21:18:00Z">
              <w:r w:rsidR="00454CE9" w:rsidRPr="007F4E91">
                <w:rPr>
                  <w:noProof/>
                </w:rPr>
                <w:t xml:space="preserve"> </w:t>
              </w:r>
              <w:r w:rsidR="00454CE9">
                <w:rPr>
                  <w:noProof/>
                </w:rPr>
                <w:t>4</w:t>
              </w:r>
              <w:r w:rsidR="00454CE9">
                <w:rPr>
                  <w:noProof/>
                </w:rPr>
                <w:noBreakHyphen/>
                <w:t>26</w:t>
              </w:r>
            </w:ins>
            <w:del w:id="713" w:author="Petnathean Julled" w:date="2021-07-09T11:13:00Z">
              <w:r w:rsidR="00856E89" w:rsidRPr="007F4E91" w:rsidDel="00437758">
                <w:rPr>
                  <w:noProof/>
                </w:rPr>
                <w:delText xml:space="preserve"> </w:delText>
              </w:r>
              <w:r w:rsidR="00856E89" w:rsidDel="00437758">
                <w:rPr>
                  <w:noProof/>
                </w:rPr>
                <w:delText>4</w:delText>
              </w:r>
              <w:r w:rsidR="00856E89" w:rsidDel="00437758">
                <w:noBreakHyphen/>
              </w:r>
              <w:r w:rsidR="00856E89" w:rsidDel="00437758">
                <w:rPr>
                  <w:noProof/>
                </w:rPr>
                <w:delText>26</w:delText>
              </w:r>
            </w:del>
            <w:r w:rsidRPr="00112FD0">
              <w:fldChar w:fldCharType="end"/>
            </w:r>
          </w:p>
        </w:tc>
        <w:tc>
          <w:tcPr>
            <w:tcW w:w="6868" w:type="dxa"/>
          </w:tcPr>
          <w:p w14:paraId="30357F88" w14:textId="558FBC06" w:rsidR="00520C42" w:rsidRPr="00112FD0" w:rsidRDefault="000B7CBF" w:rsidP="00112FD0">
            <w:pPr>
              <w:spacing w:line="360" w:lineRule="auto"/>
              <w:ind w:left="-116"/>
              <w:rPr>
                <w:spacing w:val="-8"/>
              </w:rPr>
            </w:pPr>
            <w:r w:rsidRPr="00112FD0">
              <w:rPr>
                <w:spacing w:val="-8"/>
              </w:rPr>
              <w:fldChar w:fldCharType="begin"/>
            </w:r>
            <w:r w:rsidRPr="00112FD0">
              <w:rPr>
                <w:spacing w:val="-8"/>
              </w:rPr>
              <w:instrText xml:space="preserve"> REF _Ref74191003 \h </w:instrText>
            </w:r>
            <w:r w:rsidRPr="00112FD0">
              <w:rPr>
                <w:spacing w:val="-8"/>
              </w:rPr>
            </w:r>
            <w:r w:rsidRPr="00112FD0">
              <w:rPr>
                <w:spacing w:val="-8"/>
              </w:rPr>
              <w:fldChar w:fldCharType="separate"/>
            </w:r>
            <w:r w:rsidR="00454CE9" w:rsidRPr="007F4E91">
              <w:t xml:space="preserve">XML Code Snippet of </w:t>
            </w:r>
            <w:proofErr w:type="spellStart"/>
            <w:r w:rsidR="00454CE9" w:rsidRPr="007F4E91">
              <w:t>RegistryStoredQueryResponse</w:t>
            </w:r>
            <w:proofErr w:type="spellEnd"/>
            <w:r w:rsidR="00454CE9" w:rsidRPr="007F4E91">
              <w:t xml:space="preserve"> Transaction Sample</w:t>
            </w:r>
            <w:r w:rsidRPr="00112FD0">
              <w:rPr>
                <w:spacing w:val="-8"/>
              </w:rPr>
              <w:fldChar w:fldCharType="end"/>
            </w:r>
          </w:p>
        </w:tc>
        <w:tc>
          <w:tcPr>
            <w:tcW w:w="753" w:type="dxa"/>
          </w:tcPr>
          <w:p w14:paraId="0F6A43E0" w14:textId="0A35A1DA" w:rsidR="00520C42" w:rsidRPr="00112FD0" w:rsidRDefault="000B7CBF" w:rsidP="00112FD0">
            <w:pPr>
              <w:spacing w:line="360" w:lineRule="auto"/>
              <w:jc w:val="thaiDistribute"/>
            </w:pPr>
            <w:r w:rsidRPr="00112FD0">
              <w:fldChar w:fldCharType="begin"/>
            </w:r>
            <w:r w:rsidRPr="00112FD0">
              <w:instrText xml:space="preserve"> PAGEREF _Ref74191080 \h </w:instrText>
            </w:r>
            <w:r w:rsidRPr="00112FD0">
              <w:fldChar w:fldCharType="separate"/>
            </w:r>
            <w:ins w:id="714" w:author="Petnathean Julled" w:date="2021-07-09T21:18:00Z">
              <w:r w:rsidR="00454CE9">
                <w:rPr>
                  <w:noProof/>
                </w:rPr>
                <w:t>69</w:t>
              </w:r>
            </w:ins>
            <w:del w:id="715" w:author="Petnathean Julled" w:date="2021-07-09T11:13:00Z">
              <w:r w:rsidR="002A27EE" w:rsidDel="00437758">
                <w:rPr>
                  <w:noProof/>
                </w:rPr>
                <w:delText>68</w:delText>
              </w:r>
            </w:del>
            <w:r w:rsidRPr="00112FD0">
              <w:fldChar w:fldCharType="end"/>
            </w:r>
          </w:p>
        </w:tc>
      </w:tr>
      <w:tr w:rsidR="00182FA3" w:rsidRPr="00112FD0" w14:paraId="49CF3E55" w14:textId="77777777" w:rsidTr="00454CE9">
        <w:tc>
          <w:tcPr>
            <w:tcW w:w="895" w:type="dxa"/>
          </w:tcPr>
          <w:p w14:paraId="12A7B754" w14:textId="750FF14F" w:rsidR="00182FA3" w:rsidRPr="00112FD0" w:rsidRDefault="00182FA3" w:rsidP="00112FD0">
            <w:pPr>
              <w:spacing w:line="360" w:lineRule="auto"/>
              <w:jc w:val="thaiDistribute"/>
            </w:pPr>
            <w:r>
              <w:fldChar w:fldCharType="begin"/>
            </w:r>
            <w:r>
              <w:instrText xml:space="preserve"> REF _Ref74246275 \h </w:instrText>
            </w:r>
            <w:r>
              <w:fldChar w:fldCharType="separate"/>
            </w:r>
            <w:ins w:id="716" w:author="Petnathean Julled" w:date="2021-07-09T21:18:00Z">
              <w:r w:rsidR="00454CE9">
                <w:t xml:space="preserve"> </w:t>
              </w:r>
              <w:r w:rsidR="00454CE9">
                <w:rPr>
                  <w:noProof/>
                </w:rPr>
                <w:t>4</w:t>
              </w:r>
              <w:r w:rsidR="00454CE9">
                <w:noBreakHyphen/>
              </w:r>
              <w:r w:rsidR="00454CE9">
                <w:rPr>
                  <w:noProof/>
                </w:rPr>
                <w:t>27</w:t>
              </w:r>
            </w:ins>
            <w:del w:id="71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27</w:delText>
              </w:r>
            </w:del>
            <w:r>
              <w:fldChar w:fldCharType="end"/>
            </w:r>
          </w:p>
        </w:tc>
        <w:tc>
          <w:tcPr>
            <w:tcW w:w="6868" w:type="dxa"/>
          </w:tcPr>
          <w:p w14:paraId="4730BCC0" w14:textId="2B4E10D4" w:rsidR="00182FA3" w:rsidRPr="00112FD0" w:rsidRDefault="00182FA3" w:rsidP="00112FD0">
            <w:pPr>
              <w:spacing w:line="360" w:lineRule="auto"/>
              <w:ind w:left="-116"/>
              <w:rPr>
                <w:spacing w:val="-8"/>
              </w:rPr>
            </w:pPr>
            <w:r>
              <w:rPr>
                <w:spacing w:val="-8"/>
              </w:rPr>
              <w:fldChar w:fldCharType="begin"/>
            </w:r>
            <w:r>
              <w:rPr>
                <w:spacing w:val="-8"/>
              </w:rPr>
              <w:instrText xml:space="preserve"> REF _Ref74284575 \h </w:instrText>
            </w:r>
            <w:r>
              <w:rPr>
                <w:spacing w:val="-8"/>
              </w:rPr>
            </w:r>
            <w:r>
              <w:rPr>
                <w:spacing w:val="-8"/>
              </w:rPr>
              <w:fldChar w:fldCharType="separate"/>
            </w:r>
            <w:r w:rsidR="00454CE9">
              <w:t>The program prompt user to input query type</w:t>
            </w:r>
            <w:r>
              <w:rPr>
                <w:spacing w:val="-8"/>
              </w:rPr>
              <w:fldChar w:fldCharType="end"/>
            </w:r>
          </w:p>
        </w:tc>
        <w:tc>
          <w:tcPr>
            <w:tcW w:w="753" w:type="dxa"/>
          </w:tcPr>
          <w:p w14:paraId="33C5E42C" w14:textId="27FAE6E2" w:rsidR="00182FA3" w:rsidRPr="00112FD0" w:rsidRDefault="00182FA3" w:rsidP="00112FD0">
            <w:pPr>
              <w:spacing w:line="360" w:lineRule="auto"/>
              <w:jc w:val="thaiDistribute"/>
            </w:pPr>
            <w:r>
              <w:fldChar w:fldCharType="begin"/>
            </w:r>
            <w:r>
              <w:instrText xml:space="preserve"> PAGEREF _Ref74284884 \h </w:instrText>
            </w:r>
            <w:r>
              <w:fldChar w:fldCharType="separate"/>
            </w:r>
            <w:ins w:id="718" w:author="Petnathean Julled" w:date="2021-07-09T21:18:00Z">
              <w:r w:rsidR="00454CE9">
                <w:rPr>
                  <w:noProof/>
                </w:rPr>
                <w:t>71</w:t>
              </w:r>
            </w:ins>
            <w:del w:id="719" w:author="Petnathean Julled" w:date="2021-07-09T11:13:00Z">
              <w:r w:rsidR="002A27EE" w:rsidDel="00437758">
                <w:rPr>
                  <w:noProof/>
                </w:rPr>
                <w:delText>70</w:delText>
              </w:r>
            </w:del>
            <w:r>
              <w:fldChar w:fldCharType="end"/>
            </w:r>
          </w:p>
        </w:tc>
      </w:tr>
      <w:tr w:rsidR="000B7CBF" w:rsidRPr="00112FD0" w14:paraId="0D067C1F" w14:textId="77777777" w:rsidTr="00454CE9">
        <w:tc>
          <w:tcPr>
            <w:tcW w:w="895" w:type="dxa"/>
          </w:tcPr>
          <w:p w14:paraId="2F87E427" w14:textId="7FA95224" w:rsidR="00520C42" w:rsidRPr="00112FD0" w:rsidRDefault="00182FA3" w:rsidP="00112FD0">
            <w:pPr>
              <w:spacing w:line="360" w:lineRule="auto"/>
              <w:jc w:val="thaiDistribute"/>
            </w:pPr>
            <w:r>
              <w:fldChar w:fldCharType="begin"/>
            </w:r>
            <w:r>
              <w:instrText xml:space="preserve"> REF _Ref74246289 \h </w:instrText>
            </w:r>
            <w:r>
              <w:fldChar w:fldCharType="separate"/>
            </w:r>
            <w:ins w:id="720" w:author="Petnathean Julled" w:date="2021-07-09T21:18:00Z">
              <w:r w:rsidR="00454CE9">
                <w:t xml:space="preserve"> </w:t>
              </w:r>
              <w:r w:rsidR="00454CE9">
                <w:rPr>
                  <w:noProof/>
                </w:rPr>
                <w:t>4</w:t>
              </w:r>
              <w:r w:rsidR="00454CE9">
                <w:noBreakHyphen/>
              </w:r>
              <w:r w:rsidR="00454CE9">
                <w:rPr>
                  <w:noProof/>
                </w:rPr>
                <w:t>28</w:t>
              </w:r>
            </w:ins>
            <w:del w:id="72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28</w:delText>
              </w:r>
            </w:del>
            <w:r>
              <w:fldChar w:fldCharType="end"/>
            </w:r>
          </w:p>
        </w:tc>
        <w:tc>
          <w:tcPr>
            <w:tcW w:w="6868" w:type="dxa"/>
          </w:tcPr>
          <w:p w14:paraId="0B48863C" w14:textId="551FCE70" w:rsidR="00520C42" w:rsidRPr="00112FD0" w:rsidRDefault="00182FA3" w:rsidP="00112FD0">
            <w:pPr>
              <w:spacing w:line="360" w:lineRule="auto"/>
              <w:ind w:left="-116"/>
              <w:rPr>
                <w:spacing w:val="-8"/>
              </w:rPr>
            </w:pPr>
            <w:r>
              <w:rPr>
                <w:spacing w:val="-8"/>
              </w:rPr>
              <w:fldChar w:fldCharType="begin"/>
            </w:r>
            <w:r>
              <w:rPr>
                <w:spacing w:val="-8"/>
              </w:rPr>
              <w:instrText xml:space="preserve"> REF _Ref74284584 \h </w:instrText>
            </w:r>
            <w:r>
              <w:rPr>
                <w:spacing w:val="-8"/>
              </w:rPr>
            </w:r>
            <w:r>
              <w:rPr>
                <w:spacing w:val="-8"/>
              </w:rPr>
              <w:fldChar w:fldCharType="separate"/>
            </w:r>
            <w:r w:rsidR="00454CE9">
              <w:t>The program prompt user to input essential metadata attribute values</w:t>
            </w:r>
            <w:r>
              <w:rPr>
                <w:spacing w:val="-8"/>
              </w:rPr>
              <w:fldChar w:fldCharType="end"/>
            </w:r>
          </w:p>
        </w:tc>
        <w:tc>
          <w:tcPr>
            <w:tcW w:w="753" w:type="dxa"/>
          </w:tcPr>
          <w:p w14:paraId="78526C02" w14:textId="60E99331" w:rsidR="00520C42" w:rsidRPr="00112FD0" w:rsidRDefault="00182FA3" w:rsidP="00112FD0">
            <w:pPr>
              <w:spacing w:line="360" w:lineRule="auto"/>
              <w:jc w:val="thaiDistribute"/>
            </w:pPr>
            <w:r>
              <w:fldChar w:fldCharType="begin"/>
            </w:r>
            <w:r>
              <w:instrText xml:space="preserve"> PAGEREF _Ref74284889 \h </w:instrText>
            </w:r>
            <w:r>
              <w:fldChar w:fldCharType="separate"/>
            </w:r>
            <w:ins w:id="722" w:author="Petnathean Julled" w:date="2021-07-09T21:18:00Z">
              <w:r w:rsidR="00454CE9">
                <w:rPr>
                  <w:noProof/>
                </w:rPr>
                <w:t>71</w:t>
              </w:r>
            </w:ins>
            <w:del w:id="723" w:author="Petnathean Julled" w:date="2021-07-09T11:13:00Z">
              <w:r w:rsidR="002A27EE" w:rsidDel="00437758">
                <w:rPr>
                  <w:noProof/>
                </w:rPr>
                <w:delText>70</w:delText>
              </w:r>
            </w:del>
            <w:r>
              <w:fldChar w:fldCharType="end"/>
            </w:r>
          </w:p>
        </w:tc>
      </w:tr>
      <w:tr w:rsidR="000B7CBF" w:rsidRPr="00112FD0" w14:paraId="64B4D160" w14:textId="77777777" w:rsidTr="00454CE9">
        <w:tc>
          <w:tcPr>
            <w:tcW w:w="895" w:type="dxa"/>
          </w:tcPr>
          <w:p w14:paraId="5B11FEE7" w14:textId="1DC12564" w:rsidR="00520C42" w:rsidRPr="00112FD0" w:rsidRDefault="00182FA3" w:rsidP="00112FD0">
            <w:pPr>
              <w:spacing w:line="360" w:lineRule="auto"/>
              <w:jc w:val="thaiDistribute"/>
            </w:pPr>
            <w:r>
              <w:fldChar w:fldCharType="begin"/>
            </w:r>
            <w:r>
              <w:instrText xml:space="preserve"> REF _Ref74246303 \h </w:instrText>
            </w:r>
            <w:r>
              <w:fldChar w:fldCharType="separate"/>
            </w:r>
            <w:ins w:id="724" w:author="Petnathean Julled" w:date="2021-07-09T21:18:00Z">
              <w:r w:rsidR="00454CE9">
                <w:t xml:space="preserve"> </w:t>
              </w:r>
              <w:r w:rsidR="00454CE9">
                <w:rPr>
                  <w:noProof/>
                </w:rPr>
                <w:t>4</w:t>
              </w:r>
              <w:r w:rsidR="00454CE9">
                <w:noBreakHyphen/>
              </w:r>
              <w:r w:rsidR="00454CE9">
                <w:rPr>
                  <w:noProof/>
                </w:rPr>
                <w:t>29</w:t>
              </w:r>
            </w:ins>
            <w:del w:id="72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29</w:delText>
              </w:r>
            </w:del>
            <w:r>
              <w:fldChar w:fldCharType="end"/>
            </w:r>
          </w:p>
        </w:tc>
        <w:tc>
          <w:tcPr>
            <w:tcW w:w="6868" w:type="dxa"/>
          </w:tcPr>
          <w:p w14:paraId="5C6CD057" w14:textId="23056488" w:rsidR="00520C42" w:rsidRPr="00112FD0" w:rsidRDefault="00182FA3" w:rsidP="00112FD0">
            <w:pPr>
              <w:spacing w:line="360" w:lineRule="auto"/>
              <w:ind w:left="-116"/>
              <w:rPr>
                <w:spacing w:val="-8"/>
              </w:rPr>
            </w:pPr>
            <w:r>
              <w:rPr>
                <w:spacing w:val="-8"/>
              </w:rPr>
              <w:fldChar w:fldCharType="begin"/>
            </w:r>
            <w:r>
              <w:rPr>
                <w:spacing w:val="-8"/>
              </w:rPr>
              <w:instrText xml:space="preserve"> REF _Ref74284594 \h </w:instrText>
            </w:r>
            <w:r>
              <w:rPr>
                <w:spacing w:val="-8"/>
              </w:rPr>
            </w:r>
            <w:r>
              <w:rPr>
                <w:spacing w:val="-8"/>
              </w:rPr>
              <w:fldChar w:fldCharType="separate"/>
            </w:r>
            <w:r w:rsidR="00454CE9">
              <w:t>The program prompt user to input optional metadata attributes</w:t>
            </w:r>
            <w:r>
              <w:rPr>
                <w:spacing w:val="-8"/>
              </w:rPr>
              <w:fldChar w:fldCharType="end"/>
            </w:r>
          </w:p>
        </w:tc>
        <w:tc>
          <w:tcPr>
            <w:tcW w:w="753" w:type="dxa"/>
          </w:tcPr>
          <w:p w14:paraId="55818414" w14:textId="76628A73" w:rsidR="00520C42" w:rsidRPr="00112FD0" w:rsidRDefault="00182FA3" w:rsidP="00112FD0">
            <w:pPr>
              <w:spacing w:line="360" w:lineRule="auto"/>
              <w:jc w:val="thaiDistribute"/>
            </w:pPr>
            <w:r>
              <w:fldChar w:fldCharType="begin"/>
            </w:r>
            <w:r>
              <w:instrText xml:space="preserve"> PAGEREF _Ref74284892 \h </w:instrText>
            </w:r>
            <w:r>
              <w:fldChar w:fldCharType="separate"/>
            </w:r>
            <w:ins w:id="726" w:author="Petnathean Julled" w:date="2021-07-09T21:18:00Z">
              <w:r w:rsidR="00454CE9">
                <w:rPr>
                  <w:noProof/>
                </w:rPr>
                <w:t>72</w:t>
              </w:r>
            </w:ins>
            <w:del w:id="727" w:author="Petnathean Julled" w:date="2021-07-09T11:13:00Z">
              <w:r w:rsidR="002A27EE" w:rsidDel="00437758">
                <w:rPr>
                  <w:noProof/>
                </w:rPr>
                <w:delText>70</w:delText>
              </w:r>
            </w:del>
            <w:r>
              <w:fldChar w:fldCharType="end"/>
            </w:r>
          </w:p>
        </w:tc>
      </w:tr>
      <w:tr w:rsidR="00182FA3" w:rsidRPr="00112FD0" w14:paraId="32B2695A" w14:textId="77777777" w:rsidTr="00454CE9">
        <w:tc>
          <w:tcPr>
            <w:tcW w:w="895" w:type="dxa"/>
          </w:tcPr>
          <w:p w14:paraId="6DB44683" w14:textId="15C43FFA" w:rsidR="00182FA3" w:rsidRDefault="00182FA3" w:rsidP="00112FD0">
            <w:pPr>
              <w:spacing w:line="360" w:lineRule="auto"/>
              <w:jc w:val="thaiDistribute"/>
            </w:pPr>
            <w:r>
              <w:fldChar w:fldCharType="begin"/>
            </w:r>
            <w:r>
              <w:instrText xml:space="preserve"> REF _Ref74246318 \h </w:instrText>
            </w:r>
            <w:r>
              <w:fldChar w:fldCharType="separate"/>
            </w:r>
            <w:ins w:id="728" w:author="Petnathean Julled" w:date="2021-07-09T21:18:00Z">
              <w:r w:rsidR="00454CE9">
                <w:t xml:space="preserve"> </w:t>
              </w:r>
              <w:r w:rsidR="00454CE9">
                <w:rPr>
                  <w:noProof/>
                </w:rPr>
                <w:t>4</w:t>
              </w:r>
              <w:r w:rsidR="00454CE9">
                <w:noBreakHyphen/>
              </w:r>
              <w:r w:rsidR="00454CE9">
                <w:rPr>
                  <w:noProof/>
                </w:rPr>
                <w:t>30</w:t>
              </w:r>
            </w:ins>
            <w:del w:id="72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30</w:delText>
              </w:r>
            </w:del>
            <w:r>
              <w:fldChar w:fldCharType="end"/>
            </w:r>
          </w:p>
        </w:tc>
        <w:tc>
          <w:tcPr>
            <w:tcW w:w="6868" w:type="dxa"/>
          </w:tcPr>
          <w:p w14:paraId="3801F8F1" w14:textId="313954D6" w:rsidR="00182FA3" w:rsidRPr="00112FD0" w:rsidRDefault="00182FA3" w:rsidP="00112FD0">
            <w:pPr>
              <w:spacing w:line="360" w:lineRule="auto"/>
              <w:ind w:left="-116"/>
              <w:rPr>
                <w:spacing w:val="-8"/>
              </w:rPr>
            </w:pPr>
            <w:r>
              <w:rPr>
                <w:spacing w:val="-8"/>
              </w:rPr>
              <w:fldChar w:fldCharType="begin"/>
            </w:r>
            <w:r>
              <w:rPr>
                <w:spacing w:val="-8"/>
              </w:rPr>
              <w:instrText xml:space="preserve"> REF _Ref74284599 \h </w:instrText>
            </w:r>
            <w:r>
              <w:rPr>
                <w:spacing w:val="-8"/>
              </w:rPr>
            </w:r>
            <w:r>
              <w:rPr>
                <w:spacing w:val="-8"/>
              </w:rPr>
              <w:fldChar w:fldCharType="separate"/>
            </w:r>
            <w:r w:rsidR="00454CE9">
              <w:t>The user chooses to start the query after input all known attributes</w:t>
            </w:r>
            <w:r>
              <w:rPr>
                <w:spacing w:val="-8"/>
              </w:rPr>
              <w:fldChar w:fldCharType="end"/>
            </w:r>
          </w:p>
        </w:tc>
        <w:tc>
          <w:tcPr>
            <w:tcW w:w="753" w:type="dxa"/>
          </w:tcPr>
          <w:p w14:paraId="3EB7F803" w14:textId="46FF1F99" w:rsidR="00182FA3" w:rsidRPr="00112FD0" w:rsidRDefault="00182FA3" w:rsidP="00112FD0">
            <w:pPr>
              <w:spacing w:line="360" w:lineRule="auto"/>
              <w:jc w:val="thaiDistribute"/>
            </w:pPr>
            <w:r>
              <w:fldChar w:fldCharType="begin"/>
            </w:r>
            <w:r>
              <w:instrText xml:space="preserve"> PAGEREF _Ref74284896 \h </w:instrText>
            </w:r>
            <w:r>
              <w:fldChar w:fldCharType="separate"/>
            </w:r>
            <w:ins w:id="730" w:author="Petnathean Julled" w:date="2021-07-09T21:18:00Z">
              <w:r w:rsidR="00454CE9">
                <w:rPr>
                  <w:noProof/>
                </w:rPr>
                <w:t>72</w:t>
              </w:r>
            </w:ins>
            <w:del w:id="731" w:author="Petnathean Julled" w:date="2021-07-09T11:13:00Z">
              <w:r w:rsidR="002A27EE" w:rsidDel="00437758">
                <w:rPr>
                  <w:noProof/>
                </w:rPr>
                <w:delText>71</w:delText>
              </w:r>
            </w:del>
            <w:r>
              <w:fldChar w:fldCharType="end"/>
            </w:r>
          </w:p>
        </w:tc>
      </w:tr>
      <w:tr w:rsidR="00182FA3" w:rsidRPr="00112FD0" w14:paraId="69F0B06A" w14:textId="77777777" w:rsidTr="00454CE9">
        <w:tc>
          <w:tcPr>
            <w:tcW w:w="895" w:type="dxa"/>
          </w:tcPr>
          <w:p w14:paraId="3666253D" w14:textId="24D71AB6" w:rsidR="00182FA3" w:rsidRDefault="00182FA3" w:rsidP="00112FD0">
            <w:pPr>
              <w:spacing w:line="360" w:lineRule="auto"/>
              <w:jc w:val="thaiDistribute"/>
            </w:pPr>
            <w:r>
              <w:fldChar w:fldCharType="begin"/>
            </w:r>
            <w:r>
              <w:instrText xml:space="preserve"> REF _Ref74246122 \h </w:instrText>
            </w:r>
            <w:r>
              <w:fldChar w:fldCharType="separate"/>
            </w:r>
            <w:ins w:id="732" w:author="Petnathean Julled" w:date="2021-07-09T21:18:00Z">
              <w:r w:rsidR="00454CE9" w:rsidRPr="00053715">
                <w:t xml:space="preserve"> </w:t>
              </w:r>
              <w:r w:rsidR="00454CE9">
                <w:rPr>
                  <w:noProof/>
                </w:rPr>
                <w:t>4</w:t>
              </w:r>
              <w:r w:rsidR="00454CE9">
                <w:noBreakHyphen/>
              </w:r>
              <w:r w:rsidR="00454CE9">
                <w:rPr>
                  <w:noProof/>
                </w:rPr>
                <w:t>31</w:t>
              </w:r>
            </w:ins>
            <w:del w:id="733" w:author="Petnathean Julled" w:date="2021-07-09T11:13:00Z">
              <w:r w:rsidR="00856E89" w:rsidRPr="00053715" w:rsidDel="00437758">
                <w:delText xml:space="preserve"> </w:delText>
              </w:r>
              <w:r w:rsidR="00856E89" w:rsidDel="00437758">
                <w:rPr>
                  <w:noProof/>
                </w:rPr>
                <w:delText>4</w:delText>
              </w:r>
              <w:r w:rsidR="00856E89" w:rsidDel="00437758">
                <w:noBreakHyphen/>
              </w:r>
              <w:r w:rsidR="00856E89" w:rsidDel="00437758">
                <w:rPr>
                  <w:noProof/>
                </w:rPr>
                <w:delText>31</w:delText>
              </w:r>
            </w:del>
            <w:r>
              <w:fldChar w:fldCharType="end"/>
            </w:r>
          </w:p>
        </w:tc>
        <w:tc>
          <w:tcPr>
            <w:tcW w:w="6868" w:type="dxa"/>
          </w:tcPr>
          <w:p w14:paraId="07AF650A" w14:textId="0ABDB081"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_Ref74284610 \h </w:instrText>
            </w:r>
            <w:r>
              <w:rPr>
                <w:spacing w:val="-8"/>
              </w:rPr>
            </w:r>
            <w:r>
              <w:rPr>
                <w:spacing w:val="-8"/>
              </w:rPr>
              <w:fldChar w:fldCharType="separate"/>
            </w:r>
            <w:proofErr w:type="spellStart"/>
            <w:r w:rsidR="00454CE9" w:rsidRPr="00053715">
              <w:t>Javascript</w:t>
            </w:r>
            <w:proofErr w:type="spellEnd"/>
            <w:r w:rsidR="00454CE9" w:rsidRPr="00053715">
              <w:t xml:space="preserve"> Code Snippet of XDS Document Consumer Actor</w:t>
            </w:r>
            <w:r>
              <w:rPr>
                <w:spacing w:val="-8"/>
              </w:rPr>
              <w:fldChar w:fldCharType="end"/>
            </w:r>
          </w:p>
        </w:tc>
        <w:tc>
          <w:tcPr>
            <w:tcW w:w="753" w:type="dxa"/>
          </w:tcPr>
          <w:p w14:paraId="6EC3D5DF" w14:textId="01250F46" w:rsidR="00182FA3" w:rsidRPr="00112FD0" w:rsidRDefault="00182FA3" w:rsidP="00112FD0">
            <w:pPr>
              <w:spacing w:line="360" w:lineRule="auto"/>
              <w:jc w:val="thaiDistribute"/>
            </w:pPr>
            <w:r>
              <w:fldChar w:fldCharType="begin"/>
            </w:r>
            <w:r>
              <w:instrText xml:space="preserve"> PAGEREF _Ref74284898 \h </w:instrText>
            </w:r>
            <w:r>
              <w:fldChar w:fldCharType="separate"/>
            </w:r>
            <w:ins w:id="734" w:author="Petnathean Julled" w:date="2021-07-09T21:18:00Z">
              <w:r w:rsidR="00454CE9">
                <w:rPr>
                  <w:noProof/>
                </w:rPr>
                <w:t>87</w:t>
              </w:r>
            </w:ins>
            <w:del w:id="735" w:author="Petnathean Julled" w:date="2021-07-09T11:13:00Z">
              <w:r w:rsidR="002A27EE" w:rsidDel="00437758">
                <w:rPr>
                  <w:noProof/>
                </w:rPr>
                <w:delText>85</w:delText>
              </w:r>
            </w:del>
            <w:r>
              <w:fldChar w:fldCharType="end"/>
            </w:r>
          </w:p>
        </w:tc>
      </w:tr>
      <w:tr w:rsidR="00182FA3" w:rsidRPr="00112FD0" w14:paraId="7C7E4C71" w14:textId="77777777" w:rsidTr="00454CE9">
        <w:tc>
          <w:tcPr>
            <w:tcW w:w="895" w:type="dxa"/>
          </w:tcPr>
          <w:p w14:paraId="2F5D0AB4" w14:textId="6B287721" w:rsidR="00182FA3" w:rsidRDefault="00182FA3" w:rsidP="00112FD0">
            <w:pPr>
              <w:spacing w:line="360" w:lineRule="auto"/>
              <w:jc w:val="thaiDistribute"/>
            </w:pPr>
            <w:r>
              <w:fldChar w:fldCharType="begin"/>
            </w:r>
            <w:r>
              <w:instrText xml:space="preserve"> REF _Ref74252675 \h </w:instrText>
            </w:r>
            <w:r>
              <w:fldChar w:fldCharType="separate"/>
            </w:r>
            <w:ins w:id="736" w:author="Petnathean Julled" w:date="2021-07-09T21:18:00Z">
              <w:r w:rsidR="00454CE9">
                <w:t xml:space="preserve"> </w:t>
              </w:r>
              <w:r w:rsidR="00454CE9">
                <w:rPr>
                  <w:noProof/>
                </w:rPr>
                <w:t>4</w:t>
              </w:r>
              <w:r w:rsidR="00454CE9">
                <w:noBreakHyphen/>
              </w:r>
              <w:r w:rsidR="00454CE9">
                <w:rPr>
                  <w:noProof/>
                </w:rPr>
                <w:t>32</w:t>
              </w:r>
            </w:ins>
            <w:del w:id="73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32</w:delText>
              </w:r>
            </w:del>
            <w:r>
              <w:fldChar w:fldCharType="end"/>
            </w:r>
          </w:p>
        </w:tc>
        <w:tc>
          <w:tcPr>
            <w:tcW w:w="6868" w:type="dxa"/>
          </w:tcPr>
          <w:p w14:paraId="1F7071A3" w14:textId="5E661498"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_Ref74284614 \h </w:instrText>
            </w:r>
            <w:r>
              <w:rPr>
                <w:spacing w:val="-8"/>
              </w:rPr>
            </w:r>
            <w:r>
              <w:rPr>
                <w:spacing w:val="-8"/>
              </w:rPr>
              <w:fldChar w:fldCharType="separate"/>
            </w:r>
            <w:r w:rsidR="00454CE9">
              <w:t>Pseudocode showing the process flow of the XDS Document Registry Actor</w:t>
            </w:r>
            <w:r>
              <w:rPr>
                <w:spacing w:val="-8"/>
              </w:rPr>
              <w:fldChar w:fldCharType="end"/>
            </w:r>
          </w:p>
        </w:tc>
        <w:tc>
          <w:tcPr>
            <w:tcW w:w="753" w:type="dxa"/>
          </w:tcPr>
          <w:p w14:paraId="37C43050" w14:textId="2934B216" w:rsidR="00182FA3" w:rsidRPr="00112FD0" w:rsidRDefault="00182FA3" w:rsidP="00112FD0">
            <w:pPr>
              <w:spacing w:line="360" w:lineRule="auto"/>
              <w:jc w:val="thaiDistribute"/>
            </w:pPr>
            <w:r>
              <w:fldChar w:fldCharType="begin"/>
            </w:r>
            <w:r>
              <w:instrText xml:space="preserve"> PAGEREF _Ref74284902 \h </w:instrText>
            </w:r>
            <w:r>
              <w:fldChar w:fldCharType="separate"/>
            </w:r>
            <w:ins w:id="738" w:author="Petnathean Julled" w:date="2021-07-09T21:18:00Z">
              <w:r w:rsidR="00454CE9">
                <w:rPr>
                  <w:noProof/>
                </w:rPr>
                <w:t>88</w:t>
              </w:r>
            </w:ins>
            <w:del w:id="739" w:author="Petnathean Julled" w:date="2021-07-09T11:13:00Z">
              <w:r w:rsidR="002A27EE" w:rsidDel="00437758">
                <w:rPr>
                  <w:noProof/>
                </w:rPr>
                <w:delText>86</w:delText>
              </w:r>
            </w:del>
            <w:r>
              <w:fldChar w:fldCharType="end"/>
            </w:r>
          </w:p>
        </w:tc>
      </w:tr>
      <w:tr w:rsidR="00182FA3" w:rsidRPr="00112FD0" w14:paraId="2D3543AB" w14:textId="77777777" w:rsidTr="00454CE9">
        <w:tc>
          <w:tcPr>
            <w:tcW w:w="895" w:type="dxa"/>
          </w:tcPr>
          <w:p w14:paraId="74D16397" w14:textId="0A6F23FA" w:rsidR="00182FA3" w:rsidRDefault="00182FA3" w:rsidP="00112FD0">
            <w:pPr>
              <w:spacing w:line="360" w:lineRule="auto"/>
              <w:jc w:val="thaiDistribute"/>
            </w:pPr>
            <w:r>
              <w:fldChar w:fldCharType="begin"/>
            </w:r>
            <w:r>
              <w:instrText xml:space="preserve"> REF _Ref74253701 \h </w:instrText>
            </w:r>
            <w:r>
              <w:fldChar w:fldCharType="separate"/>
            </w:r>
            <w:ins w:id="740" w:author="Petnathean Julled" w:date="2021-07-09T21:18:00Z">
              <w:r w:rsidR="00454CE9">
                <w:t xml:space="preserve"> </w:t>
              </w:r>
              <w:r w:rsidR="00454CE9">
                <w:rPr>
                  <w:noProof/>
                </w:rPr>
                <w:t>4</w:t>
              </w:r>
              <w:r w:rsidR="00454CE9">
                <w:noBreakHyphen/>
              </w:r>
              <w:r w:rsidR="00454CE9">
                <w:rPr>
                  <w:noProof/>
                </w:rPr>
                <w:t>33</w:t>
              </w:r>
            </w:ins>
            <w:del w:id="74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33</w:delText>
              </w:r>
            </w:del>
            <w:r>
              <w:fldChar w:fldCharType="end"/>
            </w:r>
          </w:p>
        </w:tc>
        <w:tc>
          <w:tcPr>
            <w:tcW w:w="6868" w:type="dxa"/>
          </w:tcPr>
          <w:p w14:paraId="1FE693F0" w14:textId="44BAEC6F" w:rsidR="00182FA3" w:rsidRPr="00112FD0" w:rsidRDefault="00182FA3" w:rsidP="00112FD0">
            <w:pPr>
              <w:spacing w:line="360" w:lineRule="auto"/>
              <w:ind w:left="-116"/>
              <w:rPr>
                <w:spacing w:val="-8"/>
              </w:rPr>
            </w:pPr>
            <w:r>
              <w:rPr>
                <w:spacing w:val="-8"/>
              </w:rPr>
              <w:fldChar w:fldCharType="begin"/>
            </w:r>
            <w:r>
              <w:rPr>
                <w:spacing w:val="-8"/>
              </w:rPr>
              <w:instrText xml:space="preserve"> REF _Ref74284619 \h </w:instrText>
            </w:r>
            <w:r>
              <w:rPr>
                <w:spacing w:val="-8"/>
              </w:rPr>
            </w:r>
            <w:r>
              <w:rPr>
                <w:spacing w:val="-8"/>
              </w:rPr>
              <w:fldChar w:fldCharType="separate"/>
            </w:r>
            <w:r w:rsidR="00454CE9">
              <w:t>The pseudocode showing the process flow of XDS Document Registry Actor for Document Registering Function</w:t>
            </w:r>
            <w:r>
              <w:rPr>
                <w:spacing w:val="-8"/>
              </w:rPr>
              <w:fldChar w:fldCharType="end"/>
            </w:r>
          </w:p>
        </w:tc>
        <w:tc>
          <w:tcPr>
            <w:tcW w:w="753" w:type="dxa"/>
          </w:tcPr>
          <w:p w14:paraId="6BC6303B" w14:textId="61F3C0A0" w:rsidR="00182FA3" w:rsidRPr="00112FD0" w:rsidRDefault="00182FA3" w:rsidP="00112FD0">
            <w:pPr>
              <w:spacing w:line="360" w:lineRule="auto"/>
              <w:jc w:val="thaiDistribute"/>
            </w:pPr>
            <w:r>
              <w:fldChar w:fldCharType="begin"/>
            </w:r>
            <w:r>
              <w:instrText xml:space="preserve"> PAGEREF _Ref74284905 \h </w:instrText>
            </w:r>
            <w:r>
              <w:fldChar w:fldCharType="separate"/>
            </w:r>
            <w:ins w:id="742" w:author="Petnathean Julled" w:date="2021-07-09T21:18:00Z">
              <w:r w:rsidR="00454CE9">
                <w:rPr>
                  <w:noProof/>
                </w:rPr>
                <w:t>89</w:t>
              </w:r>
            </w:ins>
            <w:del w:id="743" w:author="Petnathean Julled" w:date="2021-07-09T11:13:00Z">
              <w:r w:rsidR="002A27EE" w:rsidDel="00437758">
                <w:rPr>
                  <w:noProof/>
                </w:rPr>
                <w:delText>87</w:delText>
              </w:r>
            </w:del>
            <w:r>
              <w:fldChar w:fldCharType="end"/>
            </w:r>
          </w:p>
        </w:tc>
      </w:tr>
      <w:tr w:rsidR="00182FA3" w:rsidRPr="00112FD0" w14:paraId="69630D1A" w14:textId="77777777" w:rsidTr="00490A81">
        <w:trPr>
          <w:trPrChange w:id="744" w:author="Petnathean Julled" w:date="2021-07-09T20:36:00Z">
            <w:trPr>
              <w:gridAfter w:val="0"/>
            </w:trPr>
          </w:trPrChange>
        </w:trPr>
        <w:tc>
          <w:tcPr>
            <w:tcW w:w="895" w:type="dxa"/>
            <w:tcPrChange w:id="745" w:author="Petnathean Julled" w:date="2021-07-09T20:36:00Z">
              <w:tcPr>
                <w:tcW w:w="817" w:type="dxa"/>
                <w:gridSpan w:val="2"/>
              </w:tcPr>
            </w:tcPrChange>
          </w:tcPr>
          <w:p w14:paraId="2DD82970" w14:textId="64C3F261" w:rsidR="00182FA3" w:rsidRDefault="00182FA3" w:rsidP="00112FD0">
            <w:pPr>
              <w:spacing w:line="360" w:lineRule="auto"/>
              <w:jc w:val="thaiDistribute"/>
            </w:pPr>
            <w:r>
              <w:fldChar w:fldCharType="begin"/>
            </w:r>
            <w:r>
              <w:instrText xml:space="preserve"> REF _Ref74253853 \h </w:instrText>
            </w:r>
            <w:r>
              <w:fldChar w:fldCharType="separate"/>
            </w:r>
            <w:ins w:id="746" w:author="Petnathean Julled" w:date="2021-07-09T21:18:00Z">
              <w:r w:rsidR="00454CE9" w:rsidRPr="005B796B">
                <w:t xml:space="preserve"> </w:t>
              </w:r>
              <w:r w:rsidR="00454CE9">
                <w:rPr>
                  <w:noProof/>
                </w:rPr>
                <w:t>4</w:t>
              </w:r>
              <w:r w:rsidR="00454CE9">
                <w:noBreakHyphen/>
              </w:r>
              <w:r w:rsidR="00454CE9">
                <w:rPr>
                  <w:noProof/>
                </w:rPr>
                <w:t>34</w:t>
              </w:r>
            </w:ins>
            <w:del w:id="747" w:author="Petnathean Julled" w:date="2021-07-09T11:13:00Z">
              <w:r w:rsidR="00856E89" w:rsidRPr="005B796B" w:rsidDel="00437758">
                <w:delText xml:space="preserve"> </w:delText>
              </w:r>
              <w:r w:rsidR="00856E89" w:rsidDel="00437758">
                <w:rPr>
                  <w:noProof/>
                </w:rPr>
                <w:delText>4</w:delText>
              </w:r>
              <w:r w:rsidR="00856E89" w:rsidDel="00437758">
                <w:noBreakHyphen/>
              </w:r>
              <w:r w:rsidR="00856E89" w:rsidDel="00437758">
                <w:rPr>
                  <w:noProof/>
                </w:rPr>
                <w:delText>34</w:delText>
              </w:r>
            </w:del>
            <w:r>
              <w:fldChar w:fldCharType="end"/>
            </w:r>
          </w:p>
        </w:tc>
        <w:tc>
          <w:tcPr>
            <w:tcW w:w="6868" w:type="dxa"/>
            <w:tcPrChange w:id="748" w:author="Petnathean Julled" w:date="2021-07-09T20:36:00Z">
              <w:tcPr>
                <w:tcW w:w="6946" w:type="dxa"/>
                <w:gridSpan w:val="3"/>
              </w:tcPr>
            </w:tcPrChange>
          </w:tcPr>
          <w:p w14:paraId="58BA8341" w14:textId="4B3FCF6B" w:rsidR="00182FA3" w:rsidRPr="00112FD0" w:rsidRDefault="00182FA3" w:rsidP="00112FD0">
            <w:pPr>
              <w:spacing w:line="360" w:lineRule="auto"/>
              <w:ind w:left="-116"/>
              <w:rPr>
                <w:spacing w:val="-8"/>
              </w:rPr>
            </w:pPr>
            <w:r>
              <w:rPr>
                <w:spacing w:val="-8"/>
              </w:rPr>
              <w:fldChar w:fldCharType="begin"/>
            </w:r>
            <w:r>
              <w:rPr>
                <w:spacing w:val="-8"/>
              </w:rPr>
              <w:instrText xml:space="preserve"> REF _Ref74284633 \h </w:instrText>
            </w:r>
            <w:r>
              <w:rPr>
                <w:spacing w:val="-8"/>
              </w:rPr>
            </w:r>
            <w:r>
              <w:rPr>
                <w:spacing w:val="-8"/>
              </w:rPr>
              <w:fldChar w:fldCharType="separate"/>
            </w:r>
            <w:proofErr w:type="spellStart"/>
            <w:ins w:id="749" w:author="Petnathean Julled" w:date="2021-07-09T21:18:00Z">
              <w:r w:rsidR="00454CE9" w:rsidRPr="005B796B">
                <w:t>Javascript</w:t>
              </w:r>
              <w:proofErr w:type="spellEnd"/>
              <w:r w:rsidR="00454CE9" w:rsidRPr="005B796B">
                <w:t xml:space="preserve"> Code Snippet of XDS Document Registry Actor</w:t>
              </w:r>
              <w:r w:rsidR="00454CE9">
                <w:br/>
                <w:t>Node Module import declaration and TCP Socket message receiver section</w:t>
              </w:r>
            </w:ins>
            <w:del w:id="750" w:author="Petnathean Julled" w:date="2021-07-09T11:13:00Z">
              <w:r w:rsidR="00856E89" w:rsidRPr="005B796B" w:rsidDel="00437758">
                <w:delText>Javascript Code Snippet of XDS Document Registry Actor</w:delText>
              </w:r>
              <w:r w:rsidR="00856E89" w:rsidDel="00437758">
                <w:br/>
                <w:delText>Node Module import declaration and TCP Socket message receiver section</w:delText>
              </w:r>
            </w:del>
            <w:r>
              <w:rPr>
                <w:spacing w:val="-8"/>
              </w:rPr>
              <w:fldChar w:fldCharType="end"/>
            </w:r>
          </w:p>
        </w:tc>
        <w:tc>
          <w:tcPr>
            <w:tcW w:w="753" w:type="dxa"/>
            <w:tcPrChange w:id="751" w:author="Petnathean Julled" w:date="2021-07-09T20:36:00Z">
              <w:tcPr>
                <w:tcW w:w="753" w:type="dxa"/>
                <w:gridSpan w:val="2"/>
              </w:tcPr>
            </w:tcPrChange>
          </w:tcPr>
          <w:p w14:paraId="064A3F17" w14:textId="62AB3B6E" w:rsidR="00182FA3" w:rsidRPr="00112FD0" w:rsidRDefault="00182FA3" w:rsidP="00112FD0">
            <w:pPr>
              <w:spacing w:line="360" w:lineRule="auto"/>
              <w:jc w:val="thaiDistribute"/>
            </w:pPr>
            <w:r>
              <w:fldChar w:fldCharType="begin"/>
            </w:r>
            <w:r>
              <w:instrText xml:space="preserve"> PAGEREF _Ref74284909 \h </w:instrText>
            </w:r>
            <w:r>
              <w:fldChar w:fldCharType="separate"/>
            </w:r>
            <w:ins w:id="752" w:author="Petnathean Julled" w:date="2021-07-09T21:18:00Z">
              <w:r w:rsidR="00454CE9">
                <w:rPr>
                  <w:noProof/>
                </w:rPr>
                <w:t>90</w:t>
              </w:r>
            </w:ins>
            <w:del w:id="753" w:author="Petnathean Julled" w:date="2021-07-09T11:13:00Z">
              <w:r w:rsidR="002A27EE" w:rsidDel="00437758">
                <w:rPr>
                  <w:noProof/>
                </w:rPr>
                <w:delText>88</w:delText>
              </w:r>
            </w:del>
            <w:r>
              <w:fldChar w:fldCharType="end"/>
            </w:r>
          </w:p>
        </w:tc>
      </w:tr>
      <w:tr w:rsidR="00182FA3" w:rsidRPr="00112FD0" w14:paraId="501372B3" w14:textId="77777777" w:rsidTr="00490A81">
        <w:trPr>
          <w:trPrChange w:id="754" w:author="Petnathean Julled" w:date="2021-07-09T20:36:00Z">
            <w:trPr>
              <w:gridAfter w:val="0"/>
            </w:trPr>
          </w:trPrChange>
        </w:trPr>
        <w:tc>
          <w:tcPr>
            <w:tcW w:w="895" w:type="dxa"/>
            <w:tcPrChange w:id="755" w:author="Petnathean Julled" w:date="2021-07-09T20:36:00Z">
              <w:tcPr>
                <w:tcW w:w="817" w:type="dxa"/>
                <w:gridSpan w:val="2"/>
              </w:tcPr>
            </w:tcPrChange>
          </w:tcPr>
          <w:p w14:paraId="79AC2BB2" w14:textId="4C3654CB" w:rsidR="00182FA3" w:rsidRDefault="00182FA3" w:rsidP="00112FD0">
            <w:pPr>
              <w:spacing w:line="360" w:lineRule="auto"/>
              <w:jc w:val="thaiDistribute"/>
            </w:pPr>
            <w:r>
              <w:lastRenderedPageBreak/>
              <w:fldChar w:fldCharType="begin"/>
            </w:r>
            <w:r>
              <w:instrText xml:space="preserve"> REF _Ref74284173 \h </w:instrText>
            </w:r>
            <w:r>
              <w:fldChar w:fldCharType="separate"/>
            </w:r>
            <w:ins w:id="756" w:author="Petnathean Julled" w:date="2021-07-09T21:18:00Z">
              <w:r w:rsidR="00454CE9" w:rsidRPr="00233A31">
                <w:t xml:space="preserve"> </w:t>
              </w:r>
              <w:r w:rsidR="00454CE9">
                <w:rPr>
                  <w:noProof/>
                </w:rPr>
                <w:t>4</w:t>
              </w:r>
              <w:r w:rsidR="00454CE9">
                <w:noBreakHyphen/>
              </w:r>
              <w:r w:rsidR="00454CE9">
                <w:rPr>
                  <w:noProof/>
                </w:rPr>
                <w:t>35</w:t>
              </w:r>
            </w:ins>
            <w:del w:id="757" w:author="Petnathean Julled" w:date="2021-07-09T11:13:00Z">
              <w:r w:rsidR="00856E89" w:rsidRPr="00233A31" w:rsidDel="00437758">
                <w:delText xml:space="preserve"> </w:delText>
              </w:r>
              <w:r w:rsidR="00856E89" w:rsidDel="00437758">
                <w:rPr>
                  <w:noProof/>
                </w:rPr>
                <w:delText>4</w:delText>
              </w:r>
              <w:r w:rsidR="00856E89" w:rsidDel="00437758">
                <w:noBreakHyphen/>
              </w:r>
              <w:r w:rsidR="00856E89" w:rsidDel="00437758">
                <w:rPr>
                  <w:noProof/>
                </w:rPr>
                <w:delText>35</w:delText>
              </w:r>
            </w:del>
            <w:r>
              <w:fldChar w:fldCharType="end"/>
            </w:r>
          </w:p>
        </w:tc>
        <w:tc>
          <w:tcPr>
            <w:tcW w:w="6868" w:type="dxa"/>
            <w:tcPrChange w:id="758" w:author="Petnathean Julled" w:date="2021-07-09T20:36:00Z">
              <w:tcPr>
                <w:tcW w:w="6946" w:type="dxa"/>
                <w:gridSpan w:val="3"/>
              </w:tcPr>
            </w:tcPrChange>
          </w:tcPr>
          <w:p w14:paraId="5D1553BB" w14:textId="604816F8" w:rsidR="00182FA3" w:rsidRPr="00112FD0" w:rsidRDefault="00182FA3" w:rsidP="00112FD0">
            <w:pPr>
              <w:spacing w:line="360" w:lineRule="auto"/>
              <w:ind w:left="-116"/>
              <w:rPr>
                <w:spacing w:val="-8"/>
              </w:rPr>
            </w:pPr>
            <w:r>
              <w:rPr>
                <w:spacing w:val="-8"/>
              </w:rPr>
              <w:fldChar w:fldCharType="begin"/>
            </w:r>
            <w:r>
              <w:rPr>
                <w:spacing w:val="-8"/>
              </w:rPr>
              <w:instrText xml:space="preserve"> REF _Ref74284640 \h </w:instrText>
            </w:r>
            <w:r>
              <w:rPr>
                <w:spacing w:val="-8"/>
              </w:rPr>
            </w:r>
            <w:r>
              <w:rPr>
                <w:spacing w:val="-8"/>
              </w:rPr>
              <w:fldChar w:fldCharType="separate"/>
            </w:r>
            <w:ins w:id="759" w:author="Petnathean Julled" w:date="2021-07-09T21:18:00Z">
              <w:r w:rsidR="00454CE9" w:rsidRPr="00233A31">
                <w:t>XDS Document Registry Actor</w:t>
              </w:r>
              <w:r w:rsidR="00454CE9">
                <w:br/>
                <w:t>This section checks if receiving message is ITI-42 or ITI-18 identified by its header</w:t>
              </w:r>
            </w:ins>
            <w:del w:id="760" w:author="Petnathean Julled" w:date="2021-07-09T11:13:00Z">
              <w:r w:rsidR="00856E89" w:rsidRPr="00233A31" w:rsidDel="00437758">
                <w:delText>XDS Document Registry Actor</w:delText>
              </w:r>
              <w:r w:rsidR="00856E89" w:rsidDel="00437758">
                <w:br/>
                <w:delText>This section checks if receiving message is ITI-42 or ITI-18 identified by its header</w:delText>
              </w:r>
            </w:del>
            <w:r>
              <w:rPr>
                <w:spacing w:val="-8"/>
              </w:rPr>
              <w:fldChar w:fldCharType="end"/>
            </w:r>
          </w:p>
        </w:tc>
        <w:tc>
          <w:tcPr>
            <w:tcW w:w="753" w:type="dxa"/>
            <w:tcPrChange w:id="761" w:author="Petnathean Julled" w:date="2021-07-09T20:36:00Z">
              <w:tcPr>
                <w:tcW w:w="753" w:type="dxa"/>
                <w:gridSpan w:val="2"/>
              </w:tcPr>
            </w:tcPrChange>
          </w:tcPr>
          <w:p w14:paraId="163A27BE" w14:textId="26681FAF" w:rsidR="00182FA3" w:rsidRPr="00112FD0" w:rsidRDefault="00182FA3" w:rsidP="00112FD0">
            <w:pPr>
              <w:spacing w:line="360" w:lineRule="auto"/>
              <w:jc w:val="thaiDistribute"/>
            </w:pPr>
            <w:r>
              <w:fldChar w:fldCharType="begin"/>
            </w:r>
            <w:r>
              <w:instrText xml:space="preserve"> PAGEREF _Ref74284915 \h </w:instrText>
            </w:r>
            <w:r>
              <w:fldChar w:fldCharType="separate"/>
            </w:r>
            <w:ins w:id="762" w:author="Petnathean Julled" w:date="2021-07-09T21:18:00Z">
              <w:r w:rsidR="00454CE9">
                <w:rPr>
                  <w:noProof/>
                </w:rPr>
                <w:t>91</w:t>
              </w:r>
            </w:ins>
            <w:del w:id="763" w:author="Petnathean Julled" w:date="2021-07-09T11:13:00Z">
              <w:r w:rsidR="002A27EE" w:rsidDel="00437758">
                <w:rPr>
                  <w:noProof/>
                </w:rPr>
                <w:delText>89</w:delText>
              </w:r>
            </w:del>
            <w:r>
              <w:fldChar w:fldCharType="end"/>
            </w:r>
          </w:p>
        </w:tc>
      </w:tr>
      <w:tr w:rsidR="00182FA3" w:rsidRPr="00112FD0" w14:paraId="12C10DFF" w14:textId="77777777" w:rsidTr="00490A81">
        <w:trPr>
          <w:trPrChange w:id="764" w:author="Petnathean Julled" w:date="2021-07-09T20:36:00Z">
            <w:trPr>
              <w:gridAfter w:val="0"/>
            </w:trPr>
          </w:trPrChange>
        </w:trPr>
        <w:tc>
          <w:tcPr>
            <w:tcW w:w="895" w:type="dxa"/>
            <w:tcPrChange w:id="765" w:author="Petnathean Julled" w:date="2021-07-09T20:36:00Z">
              <w:tcPr>
                <w:tcW w:w="817" w:type="dxa"/>
                <w:gridSpan w:val="2"/>
              </w:tcPr>
            </w:tcPrChange>
          </w:tcPr>
          <w:p w14:paraId="5E64A124" w14:textId="5B5FDC9E" w:rsidR="00182FA3" w:rsidRDefault="00182FA3" w:rsidP="00112FD0">
            <w:pPr>
              <w:spacing w:line="360" w:lineRule="auto"/>
              <w:jc w:val="thaiDistribute"/>
            </w:pPr>
            <w:r>
              <w:fldChar w:fldCharType="begin"/>
            </w:r>
            <w:r>
              <w:instrText xml:space="preserve"> REF _Ref74284176 \h </w:instrText>
            </w:r>
            <w:r>
              <w:fldChar w:fldCharType="separate"/>
            </w:r>
            <w:ins w:id="766" w:author="Petnathean Julled" w:date="2021-07-09T21:18:00Z">
              <w:r w:rsidR="00454CE9" w:rsidRPr="00CD25FB">
                <w:t xml:space="preserve"> </w:t>
              </w:r>
              <w:r w:rsidR="00454CE9">
                <w:rPr>
                  <w:noProof/>
                </w:rPr>
                <w:t>4</w:t>
              </w:r>
              <w:r w:rsidR="00454CE9">
                <w:noBreakHyphen/>
              </w:r>
              <w:r w:rsidR="00454CE9">
                <w:rPr>
                  <w:noProof/>
                </w:rPr>
                <w:t>36</w:t>
              </w:r>
            </w:ins>
            <w:del w:id="767" w:author="Petnathean Julled" w:date="2021-07-09T11:13:00Z">
              <w:r w:rsidR="00856E89" w:rsidRPr="00CD25FB" w:rsidDel="00437758">
                <w:delText xml:space="preserve"> </w:delText>
              </w:r>
              <w:r w:rsidR="00856E89" w:rsidDel="00437758">
                <w:rPr>
                  <w:noProof/>
                </w:rPr>
                <w:delText>4</w:delText>
              </w:r>
              <w:r w:rsidR="00856E89" w:rsidDel="00437758">
                <w:noBreakHyphen/>
              </w:r>
              <w:r w:rsidR="00856E89" w:rsidDel="00437758">
                <w:rPr>
                  <w:noProof/>
                </w:rPr>
                <w:delText>36</w:delText>
              </w:r>
            </w:del>
            <w:r>
              <w:fldChar w:fldCharType="end"/>
            </w:r>
          </w:p>
        </w:tc>
        <w:tc>
          <w:tcPr>
            <w:tcW w:w="6868" w:type="dxa"/>
            <w:tcPrChange w:id="768" w:author="Petnathean Julled" w:date="2021-07-09T20:36:00Z">
              <w:tcPr>
                <w:tcW w:w="6946" w:type="dxa"/>
                <w:gridSpan w:val="3"/>
              </w:tcPr>
            </w:tcPrChange>
          </w:tcPr>
          <w:p w14:paraId="5586D58B" w14:textId="3A6524CA" w:rsidR="00182FA3" w:rsidRPr="00112FD0" w:rsidRDefault="00182FA3" w:rsidP="00112FD0">
            <w:pPr>
              <w:spacing w:line="360" w:lineRule="auto"/>
              <w:ind w:left="-116"/>
              <w:rPr>
                <w:spacing w:val="-8"/>
              </w:rPr>
            </w:pPr>
            <w:r>
              <w:rPr>
                <w:spacing w:val="-8"/>
              </w:rPr>
              <w:fldChar w:fldCharType="begin"/>
            </w:r>
            <w:r>
              <w:rPr>
                <w:spacing w:val="-8"/>
              </w:rPr>
              <w:instrText xml:space="preserve"> REF _Ref74284645 \h </w:instrText>
            </w:r>
            <w:r>
              <w:rPr>
                <w:spacing w:val="-8"/>
              </w:rPr>
            </w:r>
            <w:r>
              <w:rPr>
                <w:spacing w:val="-8"/>
              </w:rPr>
              <w:fldChar w:fldCharType="separate"/>
            </w:r>
            <w:ins w:id="769" w:author="Petnathean Julled" w:date="2021-07-09T21:18:00Z">
              <w:r w:rsidR="00454CE9" w:rsidRPr="00CD25FB">
                <w:t>XDS Document Registry Actor</w:t>
              </w:r>
              <w:r w:rsidR="00454CE9">
                <w:br/>
                <w:t>Declaration of JSON variable to store all Metadata attributes by its position in the format</w:t>
              </w:r>
            </w:ins>
            <w:del w:id="770" w:author="Petnathean Julled" w:date="2021-07-09T11:13:00Z">
              <w:r w:rsidR="00856E89" w:rsidRPr="00CD25FB" w:rsidDel="00437758">
                <w:delText>XDS Document Registry Actor</w:delText>
              </w:r>
              <w:r w:rsidR="00856E89" w:rsidDel="00437758">
                <w:br/>
                <w:delText>Declaration of JSON variable to store all Metadata attributes by its position in the format</w:delText>
              </w:r>
            </w:del>
            <w:r>
              <w:rPr>
                <w:spacing w:val="-8"/>
              </w:rPr>
              <w:fldChar w:fldCharType="end"/>
            </w:r>
          </w:p>
        </w:tc>
        <w:tc>
          <w:tcPr>
            <w:tcW w:w="753" w:type="dxa"/>
            <w:tcPrChange w:id="771" w:author="Petnathean Julled" w:date="2021-07-09T20:36:00Z">
              <w:tcPr>
                <w:tcW w:w="753" w:type="dxa"/>
                <w:gridSpan w:val="2"/>
              </w:tcPr>
            </w:tcPrChange>
          </w:tcPr>
          <w:p w14:paraId="30BB0BD1" w14:textId="42FD705E" w:rsidR="00182FA3" w:rsidRPr="00112FD0" w:rsidRDefault="00182FA3" w:rsidP="00112FD0">
            <w:pPr>
              <w:spacing w:line="360" w:lineRule="auto"/>
              <w:jc w:val="thaiDistribute"/>
            </w:pPr>
            <w:r>
              <w:fldChar w:fldCharType="begin"/>
            </w:r>
            <w:r>
              <w:instrText xml:space="preserve"> PAGEREF _Ref74284918 \h </w:instrText>
            </w:r>
            <w:r>
              <w:fldChar w:fldCharType="separate"/>
            </w:r>
            <w:ins w:id="772" w:author="Petnathean Julled" w:date="2021-07-09T21:18:00Z">
              <w:r w:rsidR="00454CE9">
                <w:rPr>
                  <w:noProof/>
                </w:rPr>
                <w:t>93</w:t>
              </w:r>
            </w:ins>
            <w:del w:id="773" w:author="Petnathean Julled" w:date="2021-07-09T11:13:00Z">
              <w:r w:rsidR="002A27EE" w:rsidDel="00437758">
                <w:rPr>
                  <w:noProof/>
                </w:rPr>
                <w:delText>91</w:delText>
              </w:r>
            </w:del>
            <w:r>
              <w:fldChar w:fldCharType="end"/>
            </w:r>
          </w:p>
        </w:tc>
      </w:tr>
      <w:tr w:rsidR="00182FA3" w:rsidRPr="00112FD0" w14:paraId="2E77C904" w14:textId="77777777" w:rsidTr="00490A81">
        <w:trPr>
          <w:trPrChange w:id="774" w:author="Petnathean Julled" w:date="2021-07-09T20:36:00Z">
            <w:trPr>
              <w:gridAfter w:val="0"/>
            </w:trPr>
          </w:trPrChange>
        </w:trPr>
        <w:tc>
          <w:tcPr>
            <w:tcW w:w="895" w:type="dxa"/>
            <w:tcPrChange w:id="775" w:author="Petnathean Julled" w:date="2021-07-09T20:36:00Z">
              <w:tcPr>
                <w:tcW w:w="817" w:type="dxa"/>
                <w:gridSpan w:val="2"/>
              </w:tcPr>
            </w:tcPrChange>
          </w:tcPr>
          <w:p w14:paraId="517A0705" w14:textId="0AA4A1E1" w:rsidR="00182FA3" w:rsidRDefault="00182FA3" w:rsidP="00112FD0">
            <w:pPr>
              <w:spacing w:line="360" w:lineRule="auto"/>
              <w:jc w:val="thaiDistribute"/>
            </w:pPr>
            <w:r>
              <w:fldChar w:fldCharType="begin"/>
            </w:r>
            <w:r>
              <w:instrText xml:space="preserve"> REF _Ref74284180 \h </w:instrText>
            </w:r>
            <w:r>
              <w:fldChar w:fldCharType="separate"/>
            </w:r>
            <w:ins w:id="776" w:author="Petnathean Julled" w:date="2021-07-09T21:18:00Z">
              <w:r w:rsidR="00454CE9" w:rsidRPr="003E5BF9">
                <w:t xml:space="preserve"> </w:t>
              </w:r>
              <w:r w:rsidR="00454CE9">
                <w:rPr>
                  <w:noProof/>
                </w:rPr>
                <w:t>4</w:t>
              </w:r>
              <w:r w:rsidR="00454CE9">
                <w:noBreakHyphen/>
              </w:r>
              <w:r w:rsidR="00454CE9">
                <w:rPr>
                  <w:noProof/>
                </w:rPr>
                <w:t>37</w:t>
              </w:r>
            </w:ins>
            <w:del w:id="777" w:author="Petnathean Julled" w:date="2021-07-09T11:13:00Z">
              <w:r w:rsidR="00856E89" w:rsidRPr="003E5BF9" w:rsidDel="00437758">
                <w:delText xml:space="preserve"> </w:delText>
              </w:r>
              <w:r w:rsidR="00856E89" w:rsidDel="00437758">
                <w:rPr>
                  <w:noProof/>
                </w:rPr>
                <w:delText>4</w:delText>
              </w:r>
              <w:r w:rsidR="00856E89" w:rsidDel="00437758">
                <w:noBreakHyphen/>
              </w:r>
              <w:r w:rsidR="00856E89" w:rsidDel="00437758">
                <w:rPr>
                  <w:noProof/>
                </w:rPr>
                <w:delText>37</w:delText>
              </w:r>
            </w:del>
            <w:r>
              <w:fldChar w:fldCharType="end"/>
            </w:r>
          </w:p>
        </w:tc>
        <w:tc>
          <w:tcPr>
            <w:tcW w:w="6868" w:type="dxa"/>
            <w:tcPrChange w:id="778" w:author="Petnathean Julled" w:date="2021-07-09T20:36:00Z">
              <w:tcPr>
                <w:tcW w:w="6946" w:type="dxa"/>
                <w:gridSpan w:val="3"/>
              </w:tcPr>
            </w:tcPrChange>
          </w:tcPr>
          <w:p w14:paraId="516C2062" w14:textId="503C0922" w:rsidR="00182FA3" w:rsidRPr="00112FD0" w:rsidRDefault="00182FA3" w:rsidP="00112FD0">
            <w:pPr>
              <w:spacing w:line="360" w:lineRule="auto"/>
              <w:ind w:left="-116"/>
              <w:rPr>
                <w:spacing w:val="-8"/>
              </w:rPr>
            </w:pPr>
            <w:r>
              <w:rPr>
                <w:spacing w:val="-8"/>
              </w:rPr>
              <w:fldChar w:fldCharType="begin"/>
            </w:r>
            <w:r>
              <w:rPr>
                <w:spacing w:val="-8"/>
              </w:rPr>
              <w:instrText xml:space="preserve"> REF _Ref74284655 \h </w:instrText>
            </w:r>
            <w:r>
              <w:rPr>
                <w:spacing w:val="-8"/>
              </w:rPr>
            </w:r>
            <w:r>
              <w:rPr>
                <w:spacing w:val="-8"/>
              </w:rPr>
              <w:fldChar w:fldCharType="separate"/>
            </w:r>
            <w:ins w:id="779" w:author="Petnathean Julled" w:date="2021-07-09T21:18:00Z">
              <w:r w:rsidR="00454CE9" w:rsidRPr="003E5BF9">
                <w:t>XDS Document Registry Actor</w:t>
              </w:r>
              <w:r w:rsidR="00454CE9">
                <w:br/>
                <w:t>Define variable of each Metadata attribute UUID label following IHE ITI Framework</w:t>
              </w:r>
            </w:ins>
            <w:del w:id="780" w:author="Petnathean Julled" w:date="2021-07-09T11:13:00Z">
              <w:r w:rsidR="00856E89" w:rsidRPr="003E5BF9" w:rsidDel="00437758">
                <w:delText>XDS Document Registry Actor</w:delText>
              </w:r>
              <w:r w:rsidR="00856E89" w:rsidDel="00437758">
                <w:br/>
                <w:delText>Define variable of each Metadata attribute UUID label following IHE ITI Framework</w:delText>
              </w:r>
            </w:del>
            <w:r>
              <w:rPr>
                <w:spacing w:val="-8"/>
              </w:rPr>
              <w:fldChar w:fldCharType="end"/>
            </w:r>
          </w:p>
        </w:tc>
        <w:tc>
          <w:tcPr>
            <w:tcW w:w="753" w:type="dxa"/>
            <w:tcPrChange w:id="781" w:author="Petnathean Julled" w:date="2021-07-09T20:36:00Z">
              <w:tcPr>
                <w:tcW w:w="753" w:type="dxa"/>
                <w:gridSpan w:val="2"/>
              </w:tcPr>
            </w:tcPrChange>
          </w:tcPr>
          <w:p w14:paraId="3C233A13" w14:textId="23D9FE23" w:rsidR="00182FA3" w:rsidRPr="00112FD0" w:rsidRDefault="00182FA3" w:rsidP="00112FD0">
            <w:pPr>
              <w:spacing w:line="360" w:lineRule="auto"/>
              <w:jc w:val="thaiDistribute"/>
            </w:pPr>
            <w:r>
              <w:fldChar w:fldCharType="begin"/>
            </w:r>
            <w:r>
              <w:instrText xml:space="preserve"> PAGEREF _Ref74284922 \h </w:instrText>
            </w:r>
            <w:r>
              <w:fldChar w:fldCharType="separate"/>
            </w:r>
            <w:ins w:id="782" w:author="Petnathean Julled" w:date="2021-07-09T21:18:00Z">
              <w:r w:rsidR="00454CE9">
                <w:rPr>
                  <w:noProof/>
                </w:rPr>
                <w:t>94</w:t>
              </w:r>
            </w:ins>
            <w:del w:id="783" w:author="Petnathean Julled" w:date="2021-07-09T11:13:00Z">
              <w:r w:rsidR="002A27EE" w:rsidDel="00437758">
                <w:rPr>
                  <w:noProof/>
                </w:rPr>
                <w:delText>92</w:delText>
              </w:r>
            </w:del>
            <w:r>
              <w:fldChar w:fldCharType="end"/>
            </w:r>
          </w:p>
        </w:tc>
      </w:tr>
      <w:tr w:rsidR="00182FA3" w:rsidRPr="00112FD0" w14:paraId="22F77F26" w14:textId="77777777" w:rsidTr="00490A81">
        <w:trPr>
          <w:trPrChange w:id="784" w:author="Petnathean Julled" w:date="2021-07-09T20:36:00Z">
            <w:trPr>
              <w:gridAfter w:val="0"/>
            </w:trPr>
          </w:trPrChange>
        </w:trPr>
        <w:tc>
          <w:tcPr>
            <w:tcW w:w="895" w:type="dxa"/>
            <w:tcPrChange w:id="785" w:author="Petnathean Julled" w:date="2021-07-09T20:36:00Z">
              <w:tcPr>
                <w:tcW w:w="817" w:type="dxa"/>
                <w:gridSpan w:val="2"/>
              </w:tcPr>
            </w:tcPrChange>
          </w:tcPr>
          <w:p w14:paraId="00D453DA" w14:textId="68E2EF08" w:rsidR="00182FA3" w:rsidRDefault="00182FA3" w:rsidP="00112FD0">
            <w:pPr>
              <w:spacing w:line="360" w:lineRule="auto"/>
              <w:jc w:val="thaiDistribute"/>
            </w:pPr>
            <w:r>
              <w:fldChar w:fldCharType="begin"/>
            </w:r>
            <w:r>
              <w:instrText xml:space="preserve"> REF _Ref74284184 \h </w:instrText>
            </w:r>
            <w:r>
              <w:fldChar w:fldCharType="separate"/>
            </w:r>
            <w:ins w:id="786" w:author="Petnathean Julled" w:date="2021-07-09T21:18:00Z">
              <w:r w:rsidR="00454CE9" w:rsidRPr="002B7B6D">
                <w:t xml:space="preserve"> </w:t>
              </w:r>
              <w:r w:rsidR="00454CE9">
                <w:rPr>
                  <w:noProof/>
                </w:rPr>
                <w:t>4</w:t>
              </w:r>
              <w:r w:rsidR="00454CE9">
                <w:noBreakHyphen/>
              </w:r>
              <w:r w:rsidR="00454CE9">
                <w:rPr>
                  <w:noProof/>
                </w:rPr>
                <w:t>38</w:t>
              </w:r>
            </w:ins>
            <w:del w:id="787" w:author="Petnathean Julled" w:date="2021-07-09T11:13:00Z">
              <w:r w:rsidR="00856E89" w:rsidRPr="002B7B6D" w:rsidDel="00437758">
                <w:delText xml:space="preserve"> </w:delText>
              </w:r>
              <w:r w:rsidR="00856E89" w:rsidDel="00437758">
                <w:rPr>
                  <w:noProof/>
                </w:rPr>
                <w:delText>4</w:delText>
              </w:r>
              <w:r w:rsidR="00856E89" w:rsidDel="00437758">
                <w:noBreakHyphen/>
              </w:r>
              <w:r w:rsidR="00856E89" w:rsidDel="00437758">
                <w:rPr>
                  <w:noProof/>
                </w:rPr>
                <w:delText>38</w:delText>
              </w:r>
            </w:del>
            <w:r>
              <w:fldChar w:fldCharType="end"/>
            </w:r>
          </w:p>
        </w:tc>
        <w:tc>
          <w:tcPr>
            <w:tcW w:w="6868" w:type="dxa"/>
            <w:tcPrChange w:id="788" w:author="Petnathean Julled" w:date="2021-07-09T20:36:00Z">
              <w:tcPr>
                <w:tcW w:w="6946" w:type="dxa"/>
                <w:gridSpan w:val="3"/>
              </w:tcPr>
            </w:tcPrChange>
          </w:tcPr>
          <w:p w14:paraId="6CA18691" w14:textId="015788F8" w:rsidR="00182FA3" w:rsidRPr="00112FD0" w:rsidRDefault="00182FA3" w:rsidP="00112FD0">
            <w:pPr>
              <w:spacing w:line="360" w:lineRule="auto"/>
              <w:ind w:left="-116"/>
              <w:rPr>
                <w:spacing w:val="-8"/>
              </w:rPr>
            </w:pPr>
            <w:r>
              <w:rPr>
                <w:spacing w:val="-8"/>
              </w:rPr>
              <w:fldChar w:fldCharType="begin"/>
            </w:r>
            <w:r>
              <w:rPr>
                <w:spacing w:val="-8"/>
              </w:rPr>
              <w:instrText xml:space="preserve"> REF _Ref74284660 \h </w:instrText>
            </w:r>
            <w:r>
              <w:rPr>
                <w:spacing w:val="-8"/>
              </w:rPr>
            </w:r>
            <w:r>
              <w:rPr>
                <w:spacing w:val="-8"/>
              </w:rPr>
              <w:fldChar w:fldCharType="separate"/>
            </w:r>
            <w:ins w:id="789" w:author="Petnathean Julled" w:date="2021-07-09T21:18:00Z">
              <w:r w:rsidR="00454CE9" w:rsidRPr="002B7B6D">
                <w:t>XDS Document Registry Actor</w:t>
              </w:r>
              <w:r w:rsidR="00454CE9">
                <w:br/>
                <w:t>This section interprets and assort Metadata attribute value from ITI-42 to JSON</w:t>
              </w:r>
            </w:ins>
            <w:del w:id="790" w:author="Petnathean Julled" w:date="2021-07-09T11:13:00Z">
              <w:r w:rsidR="00856E89" w:rsidRPr="002B7B6D" w:rsidDel="00437758">
                <w:delText>XDS Document Registry Actor</w:delText>
              </w:r>
              <w:r w:rsidR="00856E89" w:rsidDel="00437758">
                <w:br/>
                <w:delText>This section interprets and assort Metadata attribute value from ITI-42 to JSON</w:delText>
              </w:r>
            </w:del>
            <w:r>
              <w:rPr>
                <w:spacing w:val="-8"/>
              </w:rPr>
              <w:fldChar w:fldCharType="end"/>
            </w:r>
          </w:p>
        </w:tc>
        <w:tc>
          <w:tcPr>
            <w:tcW w:w="753" w:type="dxa"/>
            <w:tcPrChange w:id="791" w:author="Petnathean Julled" w:date="2021-07-09T20:36:00Z">
              <w:tcPr>
                <w:tcW w:w="753" w:type="dxa"/>
                <w:gridSpan w:val="2"/>
              </w:tcPr>
            </w:tcPrChange>
          </w:tcPr>
          <w:p w14:paraId="0BB4679C" w14:textId="05726345" w:rsidR="00182FA3" w:rsidRPr="00112FD0" w:rsidRDefault="00182FA3" w:rsidP="00112FD0">
            <w:pPr>
              <w:spacing w:line="360" w:lineRule="auto"/>
              <w:jc w:val="thaiDistribute"/>
            </w:pPr>
            <w:r>
              <w:fldChar w:fldCharType="begin"/>
            </w:r>
            <w:r>
              <w:instrText xml:space="preserve"> PAGEREF _Ref74284926 \h </w:instrText>
            </w:r>
            <w:r>
              <w:fldChar w:fldCharType="separate"/>
            </w:r>
            <w:ins w:id="792" w:author="Petnathean Julled" w:date="2021-07-09T21:18:00Z">
              <w:r w:rsidR="00454CE9">
                <w:rPr>
                  <w:noProof/>
                </w:rPr>
                <w:t>102</w:t>
              </w:r>
            </w:ins>
            <w:del w:id="793" w:author="Petnathean Julled" w:date="2021-07-09T11:13:00Z">
              <w:r w:rsidR="002A27EE" w:rsidDel="00437758">
                <w:rPr>
                  <w:noProof/>
                </w:rPr>
                <w:delText>100</w:delText>
              </w:r>
            </w:del>
            <w:r>
              <w:fldChar w:fldCharType="end"/>
            </w:r>
          </w:p>
        </w:tc>
      </w:tr>
      <w:tr w:rsidR="00182FA3" w:rsidRPr="00112FD0" w14:paraId="2FC0BF6A" w14:textId="77777777" w:rsidTr="00490A81">
        <w:trPr>
          <w:trPrChange w:id="794" w:author="Petnathean Julled" w:date="2021-07-09T20:36:00Z">
            <w:trPr>
              <w:gridAfter w:val="0"/>
            </w:trPr>
          </w:trPrChange>
        </w:trPr>
        <w:tc>
          <w:tcPr>
            <w:tcW w:w="895" w:type="dxa"/>
            <w:tcPrChange w:id="795" w:author="Petnathean Julled" w:date="2021-07-09T20:36:00Z">
              <w:tcPr>
                <w:tcW w:w="817" w:type="dxa"/>
                <w:gridSpan w:val="2"/>
              </w:tcPr>
            </w:tcPrChange>
          </w:tcPr>
          <w:p w14:paraId="484B66B9" w14:textId="64F8EBE2" w:rsidR="00182FA3" w:rsidRDefault="00182FA3" w:rsidP="00112FD0">
            <w:pPr>
              <w:spacing w:line="360" w:lineRule="auto"/>
              <w:jc w:val="thaiDistribute"/>
            </w:pPr>
            <w:r>
              <w:fldChar w:fldCharType="begin"/>
            </w:r>
            <w:r>
              <w:instrText xml:space="preserve"> REF _Ref74253860 \h </w:instrText>
            </w:r>
            <w:r>
              <w:fldChar w:fldCharType="separate"/>
            </w:r>
            <w:ins w:id="796" w:author="Petnathean Julled" w:date="2021-07-09T21:18:00Z">
              <w:r w:rsidR="00454CE9" w:rsidRPr="0078304A">
                <w:t xml:space="preserve"> </w:t>
              </w:r>
              <w:r w:rsidR="00454CE9">
                <w:rPr>
                  <w:noProof/>
                </w:rPr>
                <w:t>4</w:t>
              </w:r>
              <w:r w:rsidR="00454CE9">
                <w:noBreakHyphen/>
              </w:r>
              <w:r w:rsidR="00454CE9">
                <w:rPr>
                  <w:noProof/>
                </w:rPr>
                <w:t>39</w:t>
              </w:r>
            </w:ins>
            <w:del w:id="797" w:author="Petnathean Julled" w:date="2021-07-09T11:13:00Z">
              <w:r w:rsidR="00856E89" w:rsidRPr="0078304A" w:rsidDel="00437758">
                <w:delText xml:space="preserve"> </w:delText>
              </w:r>
              <w:r w:rsidR="00856E89" w:rsidDel="00437758">
                <w:rPr>
                  <w:noProof/>
                </w:rPr>
                <w:delText>4</w:delText>
              </w:r>
              <w:r w:rsidR="00856E89" w:rsidDel="00437758">
                <w:noBreakHyphen/>
              </w:r>
              <w:r w:rsidR="00856E89" w:rsidDel="00437758">
                <w:rPr>
                  <w:noProof/>
                </w:rPr>
                <w:delText>39</w:delText>
              </w:r>
            </w:del>
            <w:r>
              <w:fldChar w:fldCharType="end"/>
            </w:r>
          </w:p>
        </w:tc>
        <w:tc>
          <w:tcPr>
            <w:tcW w:w="6868" w:type="dxa"/>
            <w:tcPrChange w:id="798" w:author="Petnathean Julled" w:date="2021-07-09T20:36:00Z">
              <w:tcPr>
                <w:tcW w:w="6946" w:type="dxa"/>
                <w:gridSpan w:val="3"/>
              </w:tcPr>
            </w:tcPrChange>
          </w:tcPr>
          <w:p w14:paraId="0FB09343" w14:textId="37A1FA71" w:rsidR="00182FA3" w:rsidRPr="00112FD0" w:rsidRDefault="00182FA3" w:rsidP="00112FD0">
            <w:pPr>
              <w:spacing w:line="360" w:lineRule="auto"/>
              <w:ind w:left="-116"/>
              <w:rPr>
                <w:spacing w:val="-8"/>
              </w:rPr>
            </w:pPr>
            <w:r>
              <w:rPr>
                <w:spacing w:val="-8"/>
              </w:rPr>
              <w:fldChar w:fldCharType="begin"/>
            </w:r>
            <w:r>
              <w:rPr>
                <w:spacing w:val="-8"/>
              </w:rPr>
              <w:instrText xml:space="preserve"> REF _Ref74284665 \h </w:instrText>
            </w:r>
            <w:r>
              <w:rPr>
                <w:spacing w:val="-8"/>
              </w:rPr>
            </w:r>
            <w:r>
              <w:rPr>
                <w:spacing w:val="-8"/>
              </w:rPr>
              <w:fldChar w:fldCharType="separate"/>
            </w:r>
            <w:ins w:id="799" w:author="Petnathean Julled" w:date="2021-07-09T21:18:00Z">
              <w:r w:rsidR="00454CE9" w:rsidRPr="0078304A">
                <w:t>XDS Document Registry Actor</w:t>
              </w:r>
              <w:r w:rsidR="00454CE9">
                <w:br/>
                <w:t>This section passes JSON into Smart Contract as single string variable</w:t>
              </w:r>
            </w:ins>
            <w:del w:id="800" w:author="Petnathean Julled" w:date="2021-07-09T11:13:00Z">
              <w:r w:rsidR="00856E89" w:rsidRPr="0078304A" w:rsidDel="00437758">
                <w:delText>XDS Document Registry Actor</w:delText>
              </w:r>
              <w:r w:rsidR="00856E89" w:rsidDel="00437758">
                <w:br/>
                <w:delText>This section passes JSON into Smart Contract as single string variable</w:delText>
              </w:r>
            </w:del>
            <w:r>
              <w:rPr>
                <w:spacing w:val="-8"/>
              </w:rPr>
              <w:fldChar w:fldCharType="end"/>
            </w:r>
          </w:p>
        </w:tc>
        <w:tc>
          <w:tcPr>
            <w:tcW w:w="753" w:type="dxa"/>
            <w:tcPrChange w:id="801" w:author="Petnathean Julled" w:date="2021-07-09T20:36:00Z">
              <w:tcPr>
                <w:tcW w:w="753" w:type="dxa"/>
                <w:gridSpan w:val="2"/>
              </w:tcPr>
            </w:tcPrChange>
          </w:tcPr>
          <w:p w14:paraId="040E32D5" w14:textId="29929876" w:rsidR="00182FA3" w:rsidRPr="00112FD0" w:rsidRDefault="00182FA3" w:rsidP="00112FD0">
            <w:pPr>
              <w:spacing w:line="360" w:lineRule="auto"/>
              <w:jc w:val="thaiDistribute"/>
            </w:pPr>
            <w:r>
              <w:fldChar w:fldCharType="begin"/>
            </w:r>
            <w:r>
              <w:instrText xml:space="preserve"> PAGEREF _Ref74284930 \h </w:instrText>
            </w:r>
            <w:r>
              <w:fldChar w:fldCharType="separate"/>
            </w:r>
            <w:ins w:id="802" w:author="Petnathean Julled" w:date="2021-07-09T21:18:00Z">
              <w:r w:rsidR="00454CE9">
                <w:rPr>
                  <w:noProof/>
                </w:rPr>
                <w:t>105</w:t>
              </w:r>
            </w:ins>
            <w:del w:id="803" w:author="Petnathean Julled" w:date="2021-07-09T11:13:00Z">
              <w:r w:rsidR="002A27EE" w:rsidDel="00437758">
                <w:rPr>
                  <w:noProof/>
                </w:rPr>
                <w:delText>103</w:delText>
              </w:r>
            </w:del>
            <w:r>
              <w:fldChar w:fldCharType="end"/>
            </w:r>
          </w:p>
        </w:tc>
      </w:tr>
      <w:tr w:rsidR="00182FA3" w:rsidRPr="00112FD0" w14:paraId="5185200F" w14:textId="77777777" w:rsidTr="00454CE9">
        <w:tc>
          <w:tcPr>
            <w:tcW w:w="895" w:type="dxa"/>
          </w:tcPr>
          <w:p w14:paraId="7B3E65FE" w14:textId="3C7E1F1C" w:rsidR="00182FA3" w:rsidRDefault="00182FA3" w:rsidP="00112FD0">
            <w:pPr>
              <w:spacing w:line="360" w:lineRule="auto"/>
              <w:jc w:val="thaiDistribute"/>
            </w:pPr>
            <w:r>
              <w:fldChar w:fldCharType="begin"/>
            </w:r>
            <w:r>
              <w:instrText xml:space="preserve"> REF _Ref74256754 \h </w:instrText>
            </w:r>
            <w:r>
              <w:fldChar w:fldCharType="separate"/>
            </w:r>
            <w:ins w:id="804" w:author="Petnathean Julled" w:date="2021-07-09T21:18:00Z">
              <w:r w:rsidR="00454CE9">
                <w:t xml:space="preserve"> </w:t>
              </w:r>
              <w:r w:rsidR="00454CE9">
                <w:rPr>
                  <w:noProof/>
                </w:rPr>
                <w:t>4</w:t>
              </w:r>
              <w:r w:rsidR="00454CE9">
                <w:noBreakHyphen/>
              </w:r>
              <w:r w:rsidR="00454CE9">
                <w:rPr>
                  <w:noProof/>
                </w:rPr>
                <w:t>40</w:t>
              </w:r>
            </w:ins>
            <w:del w:id="80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40</w:delText>
              </w:r>
            </w:del>
            <w:r>
              <w:fldChar w:fldCharType="end"/>
            </w:r>
          </w:p>
        </w:tc>
        <w:tc>
          <w:tcPr>
            <w:tcW w:w="6868" w:type="dxa"/>
          </w:tcPr>
          <w:p w14:paraId="23DBCD8B" w14:textId="74C4A21C" w:rsidR="00182FA3" w:rsidRPr="00112FD0" w:rsidRDefault="00182FA3" w:rsidP="00112FD0">
            <w:pPr>
              <w:spacing w:line="360" w:lineRule="auto"/>
              <w:ind w:left="-116"/>
              <w:rPr>
                <w:spacing w:val="-8"/>
              </w:rPr>
            </w:pPr>
            <w:r>
              <w:rPr>
                <w:spacing w:val="-8"/>
              </w:rPr>
              <w:fldChar w:fldCharType="begin"/>
            </w:r>
            <w:r>
              <w:rPr>
                <w:spacing w:val="-8"/>
              </w:rPr>
              <w:instrText xml:space="preserve"> REF _Ref74284671 \h </w:instrText>
            </w:r>
            <w:r>
              <w:rPr>
                <w:spacing w:val="-8"/>
              </w:rPr>
            </w:r>
            <w:r>
              <w:rPr>
                <w:spacing w:val="-8"/>
              </w:rPr>
              <w:fldChar w:fldCharType="separate"/>
            </w:r>
            <w:r w:rsidR="00454CE9">
              <w:t xml:space="preserve">Specified gas value </w:t>
            </w:r>
            <w:proofErr w:type="spellStart"/>
            <w:r w:rsidR="00454CE9">
              <w:t>spplying</w:t>
            </w:r>
            <w:proofErr w:type="spellEnd"/>
            <w:r w:rsidR="00454CE9">
              <w:t xml:space="preserve"> Ethereum </w:t>
            </w:r>
            <w:proofErr w:type="spellStart"/>
            <w:r w:rsidR="00454CE9">
              <w:t>Smartcontract</w:t>
            </w:r>
            <w:proofErr w:type="spellEnd"/>
            <w:r w:rsidR="00454CE9">
              <w:t xml:space="preserve"> execution</w:t>
            </w:r>
            <w:r>
              <w:rPr>
                <w:spacing w:val="-8"/>
              </w:rPr>
              <w:fldChar w:fldCharType="end"/>
            </w:r>
          </w:p>
        </w:tc>
        <w:tc>
          <w:tcPr>
            <w:tcW w:w="753" w:type="dxa"/>
          </w:tcPr>
          <w:p w14:paraId="4269022C" w14:textId="3578D3FC" w:rsidR="00182FA3" w:rsidRPr="00112FD0" w:rsidRDefault="00182FA3" w:rsidP="00112FD0">
            <w:pPr>
              <w:spacing w:line="360" w:lineRule="auto"/>
              <w:jc w:val="thaiDistribute"/>
            </w:pPr>
            <w:r>
              <w:fldChar w:fldCharType="begin"/>
            </w:r>
            <w:r>
              <w:instrText xml:space="preserve"> PAGEREF _Ref74284933 \h </w:instrText>
            </w:r>
            <w:r>
              <w:fldChar w:fldCharType="separate"/>
            </w:r>
            <w:ins w:id="806" w:author="Petnathean Julled" w:date="2021-07-09T21:18:00Z">
              <w:r w:rsidR="00454CE9">
                <w:rPr>
                  <w:noProof/>
                </w:rPr>
                <w:t>106</w:t>
              </w:r>
            </w:ins>
            <w:del w:id="807" w:author="Petnathean Julled" w:date="2021-07-09T11:13:00Z">
              <w:r w:rsidR="002A27EE" w:rsidDel="00437758">
                <w:rPr>
                  <w:noProof/>
                </w:rPr>
                <w:delText>104</w:delText>
              </w:r>
            </w:del>
            <w:r>
              <w:fldChar w:fldCharType="end"/>
            </w:r>
          </w:p>
        </w:tc>
      </w:tr>
      <w:tr w:rsidR="00182FA3" w:rsidRPr="00112FD0" w14:paraId="2AD2A992" w14:textId="77777777" w:rsidTr="00454CE9">
        <w:tc>
          <w:tcPr>
            <w:tcW w:w="895" w:type="dxa"/>
          </w:tcPr>
          <w:p w14:paraId="5DEAE607" w14:textId="4D7C3F20" w:rsidR="00182FA3" w:rsidRDefault="00182FA3" w:rsidP="00112FD0">
            <w:pPr>
              <w:spacing w:line="360" w:lineRule="auto"/>
              <w:jc w:val="thaiDistribute"/>
            </w:pPr>
            <w:r>
              <w:fldChar w:fldCharType="begin"/>
            </w:r>
            <w:r>
              <w:instrText xml:space="preserve"> REF _Ref74256626 \h </w:instrText>
            </w:r>
            <w:r>
              <w:fldChar w:fldCharType="separate"/>
            </w:r>
            <w:ins w:id="808" w:author="Petnathean Julled" w:date="2021-07-09T21:18:00Z">
              <w:r w:rsidR="00454CE9">
                <w:t xml:space="preserve"> </w:t>
              </w:r>
              <w:r w:rsidR="00454CE9">
                <w:rPr>
                  <w:noProof/>
                </w:rPr>
                <w:t>4</w:t>
              </w:r>
              <w:r w:rsidR="00454CE9">
                <w:noBreakHyphen/>
              </w:r>
              <w:r w:rsidR="00454CE9">
                <w:rPr>
                  <w:noProof/>
                </w:rPr>
                <w:t>41</w:t>
              </w:r>
            </w:ins>
            <w:del w:id="80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41</w:delText>
              </w:r>
            </w:del>
            <w:r>
              <w:fldChar w:fldCharType="end"/>
            </w:r>
          </w:p>
        </w:tc>
        <w:tc>
          <w:tcPr>
            <w:tcW w:w="6868" w:type="dxa"/>
          </w:tcPr>
          <w:p w14:paraId="17877330" w14:textId="3A659AD0" w:rsidR="00182FA3" w:rsidRPr="00112FD0" w:rsidRDefault="00182FA3" w:rsidP="00112FD0">
            <w:pPr>
              <w:spacing w:line="360" w:lineRule="auto"/>
              <w:ind w:left="-116"/>
              <w:rPr>
                <w:spacing w:val="-8"/>
              </w:rPr>
            </w:pPr>
            <w:r>
              <w:rPr>
                <w:spacing w:val="-8"/>
              </w:rPr>
              <w:fldChar w:fldCharType="begin"/>
            </w:r>
            <w:r>
              <w:rPr>
                <w:spacing w:val="-8"/>
              </w:rPr>
              <w:instrText xml:space="preserve"> REF _Ref74284676 \h </w:instrText>
            </w:r>
            <w:r>
              <w:rPr>
                <w:spacing w:val="-8"/>
              </w:rPr>
            </w:r>
            <w:r>
              <w:rPr>
                <w:spacing w:val="-8"/>
              </w:rPr>
              <w:fldChar w:fldCharType="separate"/>
            </w:r>
            <w:r w:rsidR="00454CE9">
              <w:t xml:space="preserve">The pseudocode showing the process flow of Document Register </w:t>
            </w:r>
            <w:proofErr w:type="spellStart"/>
            <w:r w:rsidR="00454CE9">
              <w:t>Smartcontract</w:t>
            </w:r>
            <w:proofErr w:type="spellEnd"/>
            <w:r>
              <w:rPr>
                <w:spacing w:val="-8"/>
              </w:rPr>
              <w:fldChar w:fldCharType="end"/>
            </w:r>
          </w:p>
        </w:tc>
        <w:tc>
          <w:tcPr>
            <w:tcW w:w="753" w:type="dxa"/>
          </w:tcPr>
          <w:p w14:paraId="425AA758" w14:textId="4319B591" w:rsidR="00182FA3" w:rsidRPr="00112FD0" w:rsidRDefault="00182FA3" w:rsidP="00112FD0">
            <w:pPr>
              <w:spacing w:line="360" w:lineRule="auto"/>
              <w:jc w:val="thaiDistribute"/>
            </w:pPr>
            <w:r>
              <w:fldChar w:fldCharType="begin"/>
            </w:r>
            <w:r>
              <w:instrText xml:space="preserve"> PAGEREF _Ref74284940 \h </w:instrText>
            </w:r>
            <w:r>
              <w:fldChar w:fldCharType="separate"/>
            </w:r>
            <w:ins w:id="810" w:author="Petnathean Julled" w:date="2021-07-09T21:18:00Z">
              <w:r w:rsidR="00454CE9">
                <w:rPr>
                  <w:noProof/>
                </w:rPr>
                <w:t>106</w:t>
              </w:r>
            </w:ins>
            <w:del w:id="811" w:author="Petnathean Julled" w:date="2021-07-09T11:13:00Z">
              <w:r w:rsidR="002A27EE" w:rsidDel="00437758">
                <w:rPr>
                  <w:noProof/>
                </w:rPr>
                <w:delText>104</w:delText>
              </w:r>
            </w:del>
            <w:r>
              <w:fldChar w:fldCharType="end"/>
            </w:r>
          </w:p>
        </w:tc>
      </w:tr>
      <w:tr w:rsidR="00182FA3" w:rsidRPr="00112FD0" w14:paraId="7CF66849" w14:textId="77777777" w:rsidTr="00490A81">
        <w:trPr>
          <w:trPrChange w:id="812" w:author="Petnathean Julled" w:date="2021-07-09T20:36:00Z">
            <w:trPr>
              <w:gridAfter w:val="0"/>
            </w:trPr>
          </w:trPrChange>
        </w:trPr>
        <w:tc>
          <w:tcPr>
            <w:tcW w:w="895" w:type="dxa"/>
            <w:tcPrChange w:id="813" w:author="Petnathean Julled" w:date="2021-07-09T20:36:00Z">
              <w:tcPr>
                <w:tcW w:w="817" w:type="dxa"/>
                <w:gridSpan w:val="2"/>
              </w:tcPr>
            </w:tcPrChange>
          </w:tcPr>
          <w:p w14:paraId="643DE337" w14:textId="328E932E" w:rsidR="00182FA3" w:rsidRDefault="00182FA3" w:rsidP="00112FD0">
            <w:pPr>
              <w:spacing w:line="360" w:lineRule="auto"/>
              <w:jc w:val="thaiDistribute"/>
            </w:pPr>
            <w:r>
              <w:fldChar w:fldCharType="begin"/>
            </w:r>
            <w:r>
              <w:instrText xml:space="preserve"> REF _Ref70917482 \h </w:instrText>
            </w:r>
            <w:r>
              <w:fldChar w:fldCharType="separate"/>
            </w:r>
            <w:ins w:id="814" w:author="Petnathean Julled" w:date="2021-07-09T21:18:00Z">
              <w:r w:rsidR="00454CE9" w:rsidRPr="001710E0">
                <w:t xml:space="preserve"> </w:t>
              </w:r>
              <w:r w:rsidR="00454CE9">
                <w:rPr>
                  <w:noProof/>
                </w:rPr>
                <w:t>4</w:t>
              </w:r>
              <w:r w:rsidR="00454CE9">
                <w:noBreakHyphen/>
              </w:r>
              <w:r w:rsidR="00454CE9">
                <w:rPr>
                  <w:noProof/>
                </w:rPr>
                <w:t>42</w:t>
              </w:r>
            </w:ins>
            <w:del w:id="815" w:author="Petnathean Julled" w:date="2021-07-09T11:13:00Z">
              <w:r w:rsidR="00856E89" w:rsidRPr="001710E0" w:rsidDel="00437758">
                <w:delText xml:space="preserve"> </w:delText>
              </w:r>
              <w:r w:rsidR="00856E89" w:rsidDel="00437758">
                <w:rPr>
                  <w:noProof/>
                </w:rPr>
                <w:delText>4</w:delText>
              </w:r>
              <w:r w:rsidR="00856E89" w:rsidDel="00437758">
                <w:noBreakHyphen/>
              </w:r>
              <w:r w:rsidR="00856E89" w:rsidDel="00437758">
                <w:rPr>
                  <w:noProof/>
                </w:rPr>
                <w:delText>42</w:delText>
              </w:r>
            </w:del>
            <w:r>
              <w:fldChar w:fldCharType="end"/>
            </w:r>
          </w:p>
        </w:tc>
        <w:tc>
          <w:tcPr>
            <w:tcW w:w="6868" w:type="dxa"/>
            <w:tcPrChange w:id="816" w:author="Petnathean Julled" w:date="2021-07-09T20:36:00Z">
              <w:tcPr>
                <w:tcW w:w="6946" w:type="dxa"/>
                <w:gridSpan w:val="3"/>
              </w:tcPr>
            </w:tcPrChange>
          </w:tcPr>
          <w:p w14:paraId="35429291" w14:textId="284A9B52" w:rsidR="00182FA3" w:rsidRPr="00112FD0" w:rsidRDefault="00182FA3" w:rsidP="00112FD0">
            <w:pPr>
              <w:spacing w:line="360" w:lineRule="auto"/>
              <w:ind w:left="-116"/>
              <w:rPr>
                <w:spacing w:val="-8"/>
              </w:rPr>
            </w:pPr>
            <w:r>
              <w:rPr>
                <w:spacing w:val="-8"/>
              </w:rPr>
              <w:fldChar w:fldCharType="begin"/>
            </w:r>
            <w:r>
              <w:rPr>
                <w:spacing w:val="-8"/>
              </w:rPr>
              <w:instrText xml:space="preserve"> REF _Ref74284683 \h </w:instrText>
            </w:r>
            <w:r>
              <w:rPr>
                <w:spacing w:val="-8"/>
              </w:rPr>
            </w:r>
            <w:r>
              <w:rPr>
                <w:spacing w:val="-8"/>
              </w:rPr>
              <w:fldChar w:fldCharType="separate"/>
            </w:r>
            <w:ins w:id="817" w:author="Petnathean Julled" w:date="2021-07-09T21:18:00Z">
              <w:r w:rsidR="00454CE9" w:rsidRPr="001710E0">
                <w:t xml:space="preserve">Solidity Code Snippet of Smart Contract </w:t>
              </w:r>
              <w:r w:rsidR="00454CE9">
                <w:br/>
              </w:r>
              <w:r w:rsidR="00454CE9">
                <w:rPr>
                  <w:rFonts w:cs="Angsana New"/>
                  <w:szCs w:val="30"/>
                </w:rPr>
                <w:t>(Highlight - green color) related to Document Registering Function</w:t>
              </w:r>
            </w:ins>
            <w:del w:id="818" w:author="Petnathean Julled" w:date="2021-07-09T11:13:00Z">
              <w:r w:rsidR="00856E89" w:rsidRPr="001710E0" w:rsidDel="00437758">
                <w:delText xml:space="preserve">Solidity Code Snippet of Smart Contract </w:delText>
              </w:r>
              <w:r w:rsidR="00856E89" w:rsidDel="00437758">
                <w:br/>
              </w:r>
              <w:r w:rsidR="00856E89" w:rsidDel="00437758">
                <w:rPr>
                  <w:rFonts w:cs="Angsana New"/>
                  <w:szCs w:val="30"/>
                </w:rPr>
                <w:delText>(Highlight - green color) related to Document Registering Function</w:delText>
              </w:r>
            </w:del>
            <w:r>
              <w:rPr>
                <w:spacing w:val="-8"/>
              </w:rPr>
              <w:fldChar w:fldCharType="end"/>
            </w:r>
          </w:p>
        </w:tc>
        <w:tc>
          <w:tcPr>
            <w:tcW w:w="753" w:type="dxa"/>
            <w:tcPrChange w:id="819" w:author="Petnathean Julled" w:date="2021-07-09T20:36:00Z">
              <w:tcPr>
                <w:tcW w:w="753" w:type="dxa"/>
                <w:gridSpan w:val="2"/>
              </w:tcPr>
            </w:tcPrChange>
          </w:tcPr>
          <w:p w14:paraId="55FD997E" w14:textId="09870728" w:rsidR="00182FA3" w:rsidRPr="00112FD0" w:rsidRDefault="00182FA3" w:rsidP="00112FD0">
            <w:pPr>
              <w:spacing w:line="360" w:lineRule="auto"/>
              <w:jc w:val="thaiDistribute"/>
            </w:pPr>
            <w:r>
              <w:fldChar w:fldCharType="begin"/>
            </w:r>
            <w:r>
              <w:instrText xml:space="preserve"> PAGEREF _Ref74284943 \h </w:instrText>
            </w:r>
            <w:r>
              <w:fldChar w:fldCharType="separate"/>
            </w:r>
            <w:ins w:id="820" w:author="Petnathean Julled" w:date="2021-07-09T21:18:00Z">
              <w:r w:rsidR="00454CE9">
                <w:rPr>
                  <w:noProof/>
                </w:rPr>
                <w:t>107</w:t>
              </w:r>
            </w:ins>
            <w:del w:id="821" w:author="Petnathean Julled" w:date="2021-07-09T11:13:00Z">
              <w:r w:rsidR="002A27EE" w:rsidDel="00437758">
                <w:rPr>
                  <w:noProof/>
                </w:rPr>
                <w:delText>105</w:delText>
              </w:r>
            </w:del>
            <w:r>
              <w:fldChar w:fldCharType="end"/>
            </w:r>
          </w:p>
        </w:tc>
      </w:tr>
      <w:tr w:rsidR="00182FA3" w:rsidRPr="00112FD0" w14:paraId="48AB36DF" w14:textId="77777777" w:rsidTr="00490A81">
        <w:trPr>
          <w:trPrChange w:id="822" w:author="Petnathean Julled" w:date="2021-07-09T20:36:00Z">
            <w:trPr>
              <w:gridAfter w:val="0"/>
            </w:trPr>
          </w:trPrChange>
        </w:trPr>
        <w:tc>
          <w:tcPr>
            <w:tcW w:w="895" w:type="dxa"/>
            <w:tcPrChange w:id="823" w:author="Petnathean Julled" w:date="2021-07-09T20:36:00Z">
              <w:tcPr>
                <w:tcW w:w="817" w:type="dxa"/>
                <w:gridSpan w:val="2"/>
              </w:tcPr>
            </w:tcPrChange>
          </w:tcPr>
          <w:p w14:paraId="6511F641" w14:textId="22B11C69" w:rsidR="00182FA3" w:rsidRDefault="00182FA3" w:rsidP="00112FD0">
            <w:pPr>
              <w:spacing w:line="360" w:lineRule="auto"/>
              <w:jc w:val="thaiDistribute"/>
            </w:pPr>
            <w:r>
              <w:fldChar w:fldCharType="begin"/>
            </w:r>
            <w:r>
              <w:instrText xml:space="preserve"> REF _Ref74257922 \h </w:instrText>
            </w:r>
            <w:r>
              <w:fldChar w:fldCharType="separate"/>
            </w:r>
            <w:ins w:id="824" w:author="Petnathean Julled" w:date="2021-07-09T21:18:00Z">
              <w:r w:rsidR="00454CE9" w:rsidRPr="00331C9F">
                <w:t xml:space="preserve"> </w:t>
              </w:r>
              <w:r w:rsidR="00454CE9">
                <w:rPr>
                  <w:noProof/>
                </w:rPr>
                <w:t>4</w:t>
              </w:r>
              <w:r w:rsidR="00454CE9">
                <w:noBreakHyphen/>
              </w:r>
              <w:r w:rsidR="00454CE9">
                <w:rPr>
                  <w:noProof/>
                </w:rPr>
                <w:t>43</w:t>
              </w:r>
            </w:ins>
            <w:del w:id="825" w:author="Petnathean Julled" w:date="2021-07-09T11:13:00Z">
              <w:r w:rsidR="00856E89" w:rsidRPr="00331C9F" w:rsidDel="00437758">
                <w:delText xml:space="preserve"> </w:delText>
              </w:r>
              <w:r w:rsidR="00856E89" w:rsidDel="00437758">
                <w:rPr>
                  <w:noProof/>
                </w:rPr>
                <w:delText>4</w:delText>
              </w:r>
              <w:r w:rsidR="00856E89" w:rsidDel="00437758">
                <w:noBreakHyphen/>
              </w:r>
              <w:r w:rsidR="00856E89" w:rsidDel="00437758">
                <w:rPr>
                  <w:noProof/>
                </w:rPr>
                <w:delText>43</w:delText>
              </w:r>
            </w:del>
            <w:r>
              <w:fldChar w:fldCharType="end"/>
            </w:r>
          </w:p>
        </w:tc>
        <w:tc>
          <w:tcPr>
            <w:tcW w:w="6868" w:type="dxa"/>
            <w:tcPrChange w:id="826" w:author="Petnathean Julled" w:date="2021-07-09T20:36:00Z">
              <w:tcPr>
                <w:tcW w:w="6946" w:type="dxa"/>
                <w:gridSpan w:val="3"/>
              </w:tcPr>
            </w:tcPrChange>
          </w:tcPr>
          <w:p w14:paraId="7D211931" w14:textId="245B5E56" w:rsidR="00182FA3" w:rsidRPr="00112FD0" w:rsidRDefault="00182FA3" w:rsidP="00112FD0">
            <w:pPr>
              <w:spacing w:line="360" w:lineRule="auto"/>
              <w:ind w:left="-116"/>
              <w:rPr>
                <w:spacing w:val="-8"/>
              </w:rPr>
            </w:pPr>
            <w:r>
              <w:rPr>
                <w:spacing w:val="-8"/>
              </w:rPr>
              <w:fldChar w:fldCharType="begin"/>
            </w:r>
            <w:r>
              <w:rPr>
                <w:spacing w:val="-8"/>
              </w:rPr>
              <w:instrText xml:space="preserve"> REF _Ref74284690 \h </w:instrText>
            </w:r>
            <w:r>
              <w:rPr>
                <w:spacing w:val="-8"/>
              </w:rPr>
            </w:r>
            <w:r>
              <w:rPr>
                <w:spacing w:val="-8"/>
              </w:rPr>
              <w:fldChar w:fldCharType="separate"/>
            </w:r>
            <w:ins w:id="827" w:author="Petnathean Julled" w:date="2021-07-09T21:18:00Z">
              <w:r w:rsidR="00454CE9" w:rsidRPr="00331C9F">
                <w:t>XDS Document Registry Actor</w:t>
              </w:r>
              <w:r w:rsidR="00454CE9">
                <w:br/>
                <w:t>Define variable of query request type UUID label following IHE ITI Framework</w:t>
              </w:r>
            </w:ins>
            <w:del w:id="828" w:author="Petnathean Julled" w:date="2021-07-09T11:13:00Z">
              <w:r w:rsidR="00856E89" w:rsidRPr="00331C9F" w:rsidDel="00437758">
                <w:delText>XDS Document Registry Actor</w:delText>
              </w:r>
              <w:r w:rsidR="00856E89" w:rsidDel="00437758">
                <w:br/>
                <w:delText>Define variable of query request type UUID label following IHE ITI Framework</w:delText>
              </w:r>
            </w:del>
            <w:r>
              <w:rPr>
                <w:spacing w:val="-8"/>
              </w:rPr>
              <w:fldChar w:fldCharType="end"/>
            </w:r>
          </w:p>
        </w:tc>
        <w:tc>
          <w:tcPr>
            <w:tcW w:w="753" w:type="dxa"/>
            <w:tcPrChange w:id="829" w:author="Petnathean Julled" w:date="2021-07-09T20:36:00Z">
              <w:tcPr>
                <w:tcW w:w="753" w:type="dxa"/>
                <w:gridSpan w:val="2"/>
              </w:tcPr>
            </w:tcPrChange>
          </w:tcPr>
          <w:p w14:paraId="79D0571F" w14:textId="64251622" w:rsidR="00182FA3" w:rsidRPr="00112FD0" w:rsidRDefault="00182FA3" w:rsidP="00112FD0">
            <w:pPr>
              <w:spacing w:line="360" w:lineRule="auto"/>
              <w:jc w:val="thaiDistribute"/>
            </w:pPr>
            <w:r>
              <w:fldChar w:fldCharType="begin"/>
            </w:r>
            <w:r>
              <w:instrText xml:space="preserve"> PAGEREF _Ref74284945 \h </w:instrText>
            </w:r>
            <w:r>
              <w:fldChar w:fldCharType="separate"/>
            </w:r>
            <w:ins w:id="830" w:author="Petnathean Julled" w:date="2021-07-09T21:18:00Z">
              <w:r w:rsidR="00454CE9">
                <w:rPr>
                  <w:noProof/>
                </w:rPr>
                <w:t>108</w:t>
              </w:r>
            </w:ins>
            <w:del w:id="831" w:author="Petnathean Julled" w:date="2021-07-09T11:13:00Z">
              <w:r w:rsidR="002A27EE" w:rsidDel="00437758">
                <w:rPr>
                  <w:noProof/>
                </w:rPr>
                <w:delText>106</w:delText>
              </w:r>
            </w:del>
            <w:r>
              <w:fldChar w:fldCharType="end"/>
            </w:r>
          </w:p>
        </w:tc>
      </w:tr>
      <w:tr w:rsidR="00182FA3" w:rsidRPr="00112FD0" w14:paraId="73E13749" w14:textId="77777777" w:rsidTr="00454CE9">
        <w:tc>
          <w:tcPr>
            <w:tcW w:w="895" w:type="dxa"/>
          </w:tcPr>
          <w:p w14:paraId="005A3191" w14:textId="7F9BB3AB" w:rsidR="00182FA3" w:rsidRDefault="00182FA3" w:rsidP="00112FD0">
            <w:pPr>
              <w:spacing w:line="360" w:lineRule="auto"/>
              <w:jc w:val="thaiDistribute"/>
            </w:pPr>
            <w:r>
              <w:fldChar w:fldCharType="begin"/>
            </w:r>
            <w:r>
              <w:instrText xml:space="preserve"> REF _Ref74271688 \h </w:instrText>
            </w:r>
            <w:r>
              <w:fldChar w:fldCharType="separate"/>
            </w:r>
            <w:ins w:id="832" w:author="Petnathean Julled" w:date="2021-07-09T21:18:00Z">
              <w:r w:rsidR="00454CE9">
                <w:t xml:space="preserve"> </w:t>
              </w:r>
              <w:r w:rsidR="00454CE9">
                <w:rPr>
                  <w:noProof/>
                </w:rPr>
                <w:t>4</w:t>
              </w:r>
              <w:r w:rsidR="00454CE9">
                <w:noBreakHyphen/>
              </w:r>
              <w:r w:rsidR="00454CE9">
                <w:rPr>
                  <w:noProof/>
                </w:rPr>
                <w:t>44</w:t>
              </w:r>
            </w:ins>
            <w:del w:id="83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44</w:delText>
              </w:r>
            </w:del>
            <w:r>
              <w:fldChar w:fldCharType="end"/>
            </w:r>
          </w:p>
        </w:tc>
        <w:tc>
          <w:tcPr>
            <w:tcW w:w="6868" w:type="dxa"/>
          </w:tcPr>
          <w:p w14:paraId="1F2C3E4D" w14:textId="5FEB705E" w:rsidR="00182FA3" w:rsidRPr="00112FD0" w:rsidRDefault="00182FA3" w:rsidP="00112FD0">
            <w:pPr>
              <w:spacing w:line="360" w:lineRule="auto"/>
              <w:ind w:left="-116"/>
              <w:rPr>
                <w:spacing w:val="-8"/>
              </w:rPr>
            </w:pPr>
            <w:r>
              <w:rPr>
                <w:spacing w:val="-8"/>
              </w:rPr>
              <w:fldChar w:fldCharType="begin"/>
            </w:r>
            <w:r>
              <w:rPr>
                <w:spacing w:val="-8"/>
              </w:rPr>
              <w:instrText xml:space="preserve"> REF _Ref74284696 \h </w:instrText>
            </w:r>
            <w:r>
              <w:rPr>
                <w:spacing w:val="-8"/>
              </w:rPr>
            </w:r>
            <w:r>
              <w:rPr>
                <w:spacing w:val="-8"/>
              </w:rPr>
              <w:fldChar w:fldCharType="separate"/>
            </w:r>
            <w:r w:rsidR="00454CE9">
              <w:t xml:space="preserve">The process flow for the native-side </w:t>
            </w:r>
            <w:proofErr w:type="spellStart"/>
            <w:r w:rsidR="00454CE9">
              <w:t>Javasceipt</w:t>
            </w:r>
            <w:proofErr w:type="spellEnd"/>
            <w:r w:rsidR="00454CE9">
              <w:t xml:space="preserve"> program</w:t>
            </w:r>
            <w:r>
              <w:rPr>
                <w:spacing w:val="-8"/>
              </w:rPr>
              <w:fldChar w:fldCharType="end"/>
            </w:r>
          </w:p>
        </w:tc>
        <w:tc>
          <w:tcPr>
            <w:tcW w:w="753" w:type="dxa"/>
          </w:tcPr>
          <w:p w14:paraId="7F5ED368" w14:textId="24CFA0C8" w:rsidR="00182FA3" w:rsidRPr="00112FD0" w:rsidRDefault="00182FA3" w:rsidP="00112FD0">
            <w:pPr>
              <w:spacing w:line="360" w:lineRule="auto"/>
              <w:jc w:val="thaiDistribute"/>
            </w:pPr>
            <w:r>
              <w:fldChar w:fldCharType="begin"/>
            </w:r>
            <w:r>
              <w:instrText xml:space="preserve"> PAGEREF _Ref74284948 \h </w:instrText>
            </w:r>
            <w:r>
              <w:fldChar w:fldCharType="separate"/>
            </w:r>
            <w:ins w:id="834" w:author="Petnathean Julled" w:date="2021-07-09T21:18:00Z">
              <w:r w:rsidR="00454CE9">
                <w:rPr>
                  <w:noProof/>
                </w:rPr>
                <w:t>108</w:t>
              </w:r>
            </w:ins>
            <w:del w:id="835" w:author="Petnathean Julled" w:date="2021-07-09T11:13:00Z">
              <w:r w:rsidR="002A27EE" w:rsidDel="00437758">
                <w:rPr>
                  <w:noProof/>
                </w:rPr>
                <w:delText>106</w:delText>
              </w:r>
            </w:del>
            <w:r>
              <w:fldChar w:fldCharType="end"/>
            </w:r>
          </w:p>
        </w:tc>
      </w:tr>
      <w:tr w:rsidR="00182FA3" w:rsidRPr="00112FD0" w14:paraId="320F9EFC" w14:textId="77777777" w:rsidTr="00490A81">
        <w:trPr>
          <w:trPrChange w:id="836" w:author="Petnathean Julled" w:date="2021-07-09T20:36:00Z">
            <w:trPr>
              <w:gridAfter w:val="0"/>
            </w:trPr>
          </w:trPrChange>
        </w:trPr>
        <w:tc>
          <w:tcPr>
            <w:tcW w:w="895" w:type="dxa"/>
            <w:tcPrChange w:id="837" w:author="Petnathean Julled" w:date="2021-07-09T20:36:00Z">
              <w:tcPr>
                <w:tcW w:w="817" w:type="dxa"/>
                <w:gridSpan w:val="2"/>
              </w:tcPr>
            </w:tcPrChange>
          </w:tcPr>
          <w:p w14:paraId="1213467C" w14:textId="1348AAEC" w:rsidR="00182FA3" w:rsidRDefault="00182FA3" w:rsidP="00112FD0">
            <w:pPr>
              <w:spacing w:line="360" w:lineRule="auto"/>
              <w:jc w:val="thaiDistribute"/>
            </w:pPr>
            <w:r>
              <w:fldChar w:fldCharType="begin"/>
            </w:r>
            <w:r>
              <w:instrText xml:space="preserve"> REF _Ref74257932 \h </w:instrText>
            </w:r>
            <w:r>
              <w:fldChar w:fldCharType="separate"/>
            </w:r>
            <w:ins w:id="838" w:author="Petnathean Julled" w:date="2021-07-09T21:18:00Z">
              <w:r w:rsidR="00454CE9" w:rsidRPr="004D75CD">
                <w:t xml:space="preserve"> </w:t>
              </w:r>
              <w:r w:rsidR="00454CE9">
                <w:rPr>
                  <w:noProof/>
                </w:rPr>
                <w:t>4</w:t>
              </w:r>
              <w:r w:rsidR="00454CE9">
                <w:noBreakHyphen/>
              </w:r>
              <w:r w:rsidR="00454CE9">
                <w:rPr>
                  <w:noProof/>
                </w:rPr>
                <w:t>45</w:t>
              </w:r>
            </w:ins>
            <w:del w:id="839" w:author="Petnathean Julled" w:date="2021-07-09T11:13:00Z">
              <w:r w:rsidR="00856E89" w:rsidRPr="004D75CD" w:rsidDel="00437758">
                <w:delText xml:space="preserve"> </w:delText>
              </w:r>
              <w:r w:rsidR="00856E89" w:rsidDel="00437758">
                <w:rPr>
                  <w:noProof/>
                </w:rPr>
                <w:delText>4</w:delText>
              </w:r>
              <w:r w:rsidR="00856E89" w:rsidDel="00437758">
                <w:noBreakHyphen/>
              </w:r>
              <w:r w:rsidR="00856E89" w:rsidDel="00437758">
                <w:rPr>
                  <w:noProof/>
                </w:rPr>
                <w:delText>45</w:delText>
              </w:r>
            </w:del>
            <w:r>
              <w:fldChar w:fldCharType="end"/>
            </w:r>
          </w:p>
        </w:tc>
        <w:tc>
          <w:tcPr>
            <w:tcW w:w="6868" w:type="dxa"/>
            <w:tcPrChange w:id="840" w:author="Petnathean Julled" w:date="2021-07-09T20:36:00Z">
              <w:tcPr>
                <w:tcW w:w="6946" w:type="dxa"/>
                <w:gridSpan w:val="3"/>
              </w:tcPr>
            </w:tcPrChange>
          </w:tcPr>
          <w:p w14:paraId="0883C4FD" w14:textId="46B1EAAB" w:rsidR="00182FA3" w:rsidRPr="00112FD0" w:rsidRDefault="00182FA3" w:rsidP="00112FD0">
            <w:pPr>
              <w:spacing w:line="360" w:lineRule="auto"/>
              <w:ind w:left="-116"/>
              <w:rPr>
                <w:spacing w:val="-8"/>
              </w:rPr>
            </w:pPr>
            <w:r>
              <w:rPr>
                <w:spacing w:val="-8"/>
              </w:rPr>
              <w:fldChar w:fldCharType="begin"/>
            </w:r>
            <w:r>
              <w:rPr>
                <w:spacing w:val="-8"/>
              </w:rPr>
              <w:instrText xml:space="preserve"> REF _Ref74284708 \h </w:instrText>
            </w:r>
            <w:r>
              <w:rPr>
                <w:spacing w:val="-8"/>
              </w:rPr>
            </w:r>
            <w:r>
              <w:rPr>
                <w:spacing w:val="-8"/>
              </w:rPr>
              <w:fldChar w:fldCharType="separate"/>
            </w:r>
            <w:ins w:id="841" w:author="Petnathean Julled" w:date="2021-07-09T21:18:00Z">
              <w:r w:rsidR="00454CE9" w:rsidRPr="004D75CD">
                <w:t>XDS Document Registry Actor</w:t>
              </w:r>
              <w:r w:rsidR="00454CE9">
                <w:br/>
                <w:t>Identify query request type following received ITI-18 header and assort search keyword</w:t>
              </w:r>
            </w:ins>
            <w:del w:id="842" w:author="Petnathean Julled" w:date="2021-07-09T11:13:00Z">
              <w:r w:rsidR="00856E89" w:rsidRPr="004D75CD" w:rsidDel="00437758">
                <w:delText>XDS Document Registry Actor</w:delText>
              </w:r>
              <w:r w:rsidR="00856E89" w:rsidDel="00437758">
                <w:br/>
                <w:delText>Identify query request type following received ITI-18 header and assort search keyword</w:delText>
              </w:r>
            </w:del>
            <w:r>
              <w:rPr>
                <w:spacing w:val="-8"/>
              </w:rPr>
              <w:fldChar w:fldCharType="end"/>
            </w:r>
          </w:p>
        </w:tc>
        <w:tc>
          <w:tcPr>
            <w:tcW w:w="753" w:type="dxa"/>
            <w:tcPrChange w:id="843" w:author="Petnathean Julled" w:date="2021-07-09T20:36:00Z">
              <w:tcPr>
                <w:tcW w:w="753" w:type="dxa"/>
                <w:gridSpan w:val="2"/>
              </w:tcPr>
            </w:tcPrChange>
          </w:tcPr>
          <w:p w14:paraId="4228CB64" w14:textId="207D3391" w:rsidR="00182FA3" w:rsidRPr="00112FD0" w:rsidRDefault="00182FA3" w:rsidP="00112FD0">
            <w:pPr>
              <w:spacing w:line="360" w:lineRule="auto"/>
              <w:jc w:val="thaiDistribute"/>
            </w:pPr>
            <w:r>
              <w:fldChar w:fldCharType="begin"/>
            </w:r>
            <w:r>
              <w:instrText xml:space="preserve"> PAGEREF _Ref74284951 \h </w:instrText>
            </w:r>
            <w:r>
              <w:fldChar w:fldCharType="separate"/>
            </w:r>
            <w:ins w:id="844" w:author="Petnathean Julled" w:date="2021-07-09T21:18:00Z">
              <w:r w:rsidR="00454CE9">
                <w:rPr>
                  <w:noProof/>
                </w:rPr>
                <w:t>112</w:t>
              </w:r>
            </w:ins>
            <w:del w:id="845" w:author="Petnathean Julled" w:date="2021-07-09T11:13:00Z">
              <w:r w:rsidR="002A27EE" w:rsidDel="00437758">
                <w:rPr>
                  <w:noProof/>
                </w:rPr>
                <w:delText>110</w:delText>
              </w:r>
            </w:del>
            <w:r>
              <w:fldChar w:fldCharType="end"/>
            </w:r>
          </w:p>
        </w:tc>
      </w:tr>
      <w:tr w:rsidR="00182FA3" w:rsidRPr="00112FD0" w14:paraId="011326A3" w14:textId="77777777" w:rsidTr="00490A81">
        <w:trPr>
          <w:trPrChange w:id="846" w:author="Petnathean Julled" w:date="2021-07-09T20:36:00Z">
            <w:trPr>
              <w:gridAfter w:val="0"/>
            </w:trPr>
          </w:trPrChange>
        </w:trPr>
        <w:tc>
          <w:tcPr>
            <w:tcW w:w="895" w:type="dxa"/>
            <w:tcPrChange w:id="847" w:author="Petnathean Julled" w:date="2021-07-09T20:36:00Z">
              <w:tcPr>
                <w:tcW w:w="817" w:type="dxa"/>
                <w:gridSpan w:val="2"/>
              </w:tcPr>
            </w:tcPrChange>
          </w:tcPr>
          <w:p w14:paraId="7402AE1B" w14:textId="65D1E6B1" w:rsidR="00182FA3" w:rsidRDefault="00182FA3" w:rsidP="00112FD0">
            <w:pPr>
              <w:spacing w:line="360" w:lineRule="auto"/>
              <w:jc w:val="thaiDistribute"/>
            </w:pPr>
            <w:r>
              <w:fldChar w:fldCharType="begin"/>
            </w:r>
            <w:r>
              <w:instrText xml:space="preserve"> REF _Ref74284269 \h </w:instrText>
            </w:r>
            <w:r>
              <w:fldChar w:fldCharType="separate"/>
            </w:r>
            <w:ins w:id="848" w:author="Petnathean Julled" w:date="2021-07-09T21:18:00Z">
              <w:r w:rsidR="00454CE9" w:rsidRPr="00F1584B">
                <w:t xml:space="preserve"> </w:t>
              </w:r>
              <w:r w:rsidR="00454CE9">
                <w:rPr>
                  <w:noProof/>
                </w:rPr>
                <w:t>4</w:t>
              </w:r>
              <w:r w:rsidR="00454CE9">
                <w:noBreakHyphen/>
              </w:r>
              <w:r w:rsidR="00454CE9">
                <w:rPr>
                  <w:noProof/>
                </w:rPr>
                <w:t>46</w:t>
              </w:r>
            </w:ins>
            <w:del w:id="849" w:author="Petnathean Julled" w:date="2021-07-09T11:13:00Z">
              <w:r w:rsidR="00856E89" w:rsidRPr="00F1584B" w:rsidDel="00437758">
                <w:delText xml:space="preserve"> </w:delText>
              </w:r>
              <w:r w:rsidR="00856E89" w:rsidDel="00437758">
                <w:rPr>
                  <w:noProof/>
                </w:rPr>
                <w:delText>4</w:delText>
              </w:r>
              <w:r w:rsidR="00856E89" w:rsidDel="00437758">
                <w:noBreakHyphen/>
              </w:r>
              <w:r w:rsidR="00856E89" w:rsidDel="00437758">
                <w:rPr>
                  <w:noProof/>
                </w:rPr>
                <w:delText>46</w:delText>
              </w:r>
            </w:del>
            <w:r>
              <w:fldChar w:fldCharType="end"/>
            </w:r>
          </w:p>
        </w:tc>
        <w:tc>
          <w:tcPr>
            <w:tcW w:w="6868" w:type="dxa"/>
            <w:tcPrChange w:id="850" w:author="Petnathean Julled" w:date="2021-07-09T20:36:00Z">
              <w:tcPr>
                <w:tcW w:w="6946" w:type="dxa"/>
                <w:gridSpan w:val="3"/>
              </w:tcPr>
            </w:tcPrChange>
          </w:tcPr>
          <w:p w14:paraId="25DE45C2" w14:textId="1C9638DF" w:rsidR="00182FA3" w:rsidRPr="00112FD0" w:rsidRDefault="00182FA3" w:rsidP="00112FD0">
            <w:pPr>
              <w:spacing w:line="360" w:lineRule="auto"/>
              <w:ind w:left="-116"/>
              <w:rPr>
                <w:spacing w:val="-8"/>
              </w:rPr>
            </w:pPr>
            <w:r>
              <w:rPr>
                <w:spacing w:val="-8"/>
              </w:rPr>
              <w:fldChar w:fldCharType="begin"/>
            </w:r>
            <w:r>
              <w:rPr>
                <w:spacing w:val="-8"/>
              </w:rPr>
              <w:instrText xml:space="preserve"> REF _Ref74284712 \h </w:instrText>
            </w:r>
            <w:r>
              <w:rPr>
                <w:spacing w:val="-8"/>
              </w:rPr>
            </w:r>
            <w:r>
              <w:rPr>
                <w:spacing w:val="-8"/>
              </w:rPr>
              <w:fldChar w:fldCharType="separate"/>
            </w:r>
            <w:ins w:id="851" w:author="Petnathean Julled" w:date="2021-07-09T21:18:00Z">
              <w:r w:rsidR="00454CE9" w:rsidRPr="00F1584B">
                <w:t>XDS Document Registry Actor</w:t>
              </w:r>
              <w:r w:rsidR="00454CE9">
                <w:br/>
                <w:t>Check for the latest document ID published in Blockchain before beginning search operation</w:t>
              </w:r>
            </w:ins>
            <w:del w:id="852" w:author="Petnathean Julled" w:date="2021-07-09T11:13:00Z">
              <w:r w:rsidR="00856E89" w:rsidRPr="00F1584B" w:rsidDel="00437758">
                <w:delText>XDS Document Registry Actor</w:delText>
              </w:r>
              <w:r w:rsidR="00856E89" w:rsidDel="00437758">
                <w:br/>
                <w:delText>Check for the latest document ID published in Blockchain before beginning search operation</w:delText>
              </w:r>
            </w:del>
            <w:r>
              <w:rPr>
                <w:spacing w:val="-8"/>
              </w:rPr>
              <w:fldChar w:fldCharType="end"/>
            </w:r>
          </w:p>
        </w:tc>
        <w:tc>
          <w:tcPr>
            <w:tcW w:w="753" w:type="dxa"/>
            <w:tcPrChange w:id="853" w:author="Petnathean Julled" w:date="2021-07-09T20:36:00Z">
              <w:tcPr>
                <w:tcW w:w="753" w:type="dxa"/>
                <w:gridSpan w:val="2"/>
              </w:tcPr>
            </w:tcPrChange>
          </w:tcPr>
          <w:p w14:paraId="5B26F85E" w14:textId="78923D8E" w:rsidR="00182FA3" w:rsidRPr="00112FD0" w:rsidRDefault="00182FA3" w:rsidP="00112FD0">
            <w:pPr>
              <w:spacing w:line="360" w:lineRule="auto"/>
              <w:jc w:val="thaiDistribute"/>
            </w:pPr>
            <w:r>
              <w:fldChar w:fldCharType="begin"/>
            </w:r>
            <w:r>
              <w:instrText xml:space="preserve"> PAGEREF _Ref74284954 \h </w:instrText>
            </w:r>
            <w:r>
              <w:fldChar w:fldCharType="separate"/>
            </w:r>
            <w:ins w:id="854" w:author="Petnathean Julled" w:date="2021-07-09T21:18:00Z">
              <w:r w:rsidR="00454CE9">
                <w:rPr>
                  <w:noProof/>
                </w:rPr>
                <w:t>115</w:t>
              </w:r>
            </w:ins>
            <w:del w:id="855" w:author="Petnathean Julled" w:date="2021-07-09T11:13:00Z">
              <w:r w:rsidR="002A27EE" w:rsidDel="00437758">
                <w:rPr>
                  <w:noProof/>
                </w:rPr>
                <w:delText>113</w:delText>
              </w:r>
            </w:del>
            <w:r>
              <w:fldChar w:fldCharType="end"/>
            </w:r>
          </w:p>
        </w:tc>
      </w:tr>
      <w:tr w:rsidR="00182FA3" w:rsidRPr="00112FD0" w14:paraId="23EC2EEE" w14:textId="77777777" w:rsidTr="00490A81">
        <w:trPr>
          <w:trPrChange w:id="856" w:author="Petnathean Julled" w:date="2021-07-09T20:36:00Z">
            <w:trPr>
              <w:gridAfter w:val="0"/>
            </w:trPr>
          </w:trPrChange>
        </w:trPr>
        <w:tc>
          <w:tcPr>
            <w:tcW w:w="895" w:type="dxa"/>
            <w:tcPrChange w:id="857" w:author="Petnathean Julled" w:date="2021-07-09T20:36:00Z">
              <w:tcPr>
                <w:tcW w:w="817" w:type="dxa"/>
                <w:gridSpan w:val="2"/>
              </w:tcPr>
            </w:tcPrChange>
          </w:tcPr>
          <w:p w14:paraId="77E48161" w14:textId="534FCBD8" w:rsidR="00182FA3" w:rsidRDefault="00182FA3" w:rsidP="00112FD0">
            <w:pPr>
              <w:spacing w:line="360" w:lineRule="auto"/>
              <w:jc w:val="thaiDistribute"/>
            </w:pPr>
            <w:r>
              <w:lastRenderedPageBreak/>
              <w:fldChar w:fldCharType="begin"/>
            </w:r>
            <w:r>
              <w:instrText xml:space="preserve"> REF _Ref74284274 \h </w:instrText>
            </w:r>
            <w:r>
              <w:fldChar w:fldCharType="separate"/>
            </w:r>
            <w:ins w:id="858" w:author="Petnathean Julled" w:date="2021-07-09T21:18:00Z">
              <w:r w:rsidR="00454CE9" w:rsidRPr="00EE6390">
                <w:t xml:space="preserve"> </w:t>
              </w:r>
              <w:r w:rsidR="00454CE9">
                <w:rPr>
                  <w:noProof/>
                </w:rPr>
                <w:t>4</w:t>
              </w:r>
              <w:r w:rsidR="00454CE9">
                <w:noBreakHyphen/>
              </w:r>
              <w:r w:rsidR="00454CE9">
                <w:rPr>
                  <w:noProof/>
                </w:rPr>
                <w:t>47</w:t>
              </w:r>
            </w:ins>
            <w:del w:id="859" w:author="Petnathean Julled" w:date="2021-07-09T11:13:00Z">
              <w:r w:rsidR="00856E89" w:rsidRPr="00EE6390" w:rsidDel="00437758">
                <w:delText xml:space="preserve"> </w:delText>
              </w:r>
              <w:r w:rsidR="00856E89" w:rsidDel="00437758">
                <w:rPr>
                  <w:noProof/>
                </w:rPr>
                <w:delText>4</w:delText>
              </w:r>
              <w:r w:rsidR="00856E89" w:rsidDel="00437758">
                <w:noBreakHyphen/>
              </w:r>
              <w:r w:rsidR="00856E89" w:rsidDel="00437758">
                <w:rPr>
                  <w:noProof/>
                </w:rPr>
                <w:delText>47</w:delText>
              </w:r>
            </w:del>
            <w:r>
              <w:fldChar w:fldCharType="end"/>
            </w:r>
          </w:p>
        </w:tc>
        <w:tc>
          <w:tcPr>
            <w:tcW w:w="6868" w:type="dxa"/>
            <w:tcPrChange w:id="860" w:author="Petnathean Julled" w:date="2021-07-09T20:36:00Z">
              <w:tcPr>
                <w:tcW w:w="6946" w:type="dxa"/>
                <w:gridSpan w:val="3"/>
              </w:tcPr>
            </w:tcPrChange>
          </w:tcPr>
          <w:p w14:paraId="14445450" w14:textId="1B8D4320" w:rsidR="00182FA3" w:rsidRPr="00112FD0" w:rsidRDefault="00182FA3" w:rsidP="00112FD0">
            <w:pPr>
              <w:spacing w:line="360" w:lineRule="auto"/>
              <w:ind w:left="-116"/>
              <w:rPr>
                <w:spacing w:val="-8"/>
              </w:rPr>
            </w:pPr>
            <w:r>
              <w:rPr>
                <w:spacing w:val="-8"/>
              </w:rPr>
              <w:fldChar w:fldCharType="begin"/>
            </w:r>
            <w:r>
              <w:rPr>
                <w:spacing w:val="-8"/>
              </w:rPr>
              <w:instrText xml:space="preserve"> REF _Ref74284717 \h </w:instrText>
            </w:r>
            <w:r>
              <w:rPr>
                <w:spacing w:val="-8"/>
              </w:rPr>
            </w:r>
            <w:r>
              <w:rPr>
                <w:spacing w:val="-8"/>
              </w:rPr>
              <w:fldChar w:fldCharType="separate"/>
            </w:r>
            <w:ins w:id="861" w:author="Petnathean Julled" w:date="2021-07-09T21:18:00Z">
              <w:r w:rsidR="00454CE9" w:rsidRPr="00EE6390">
                <w:t>XDS Document Registry Actor</w:t>
              </w:r>
              <w:r w:rsidR="00454CE9">
                <w:br/>
                <w:t>Begin search operation by sequentially check each published contract one-by-one</w:t>
              </w:r>
            </w:ins>
            <w:del w:id="862" w:author="Petnathean Julled" w:date="2021-07-09T11:13:00Z">
              <w:r w:rsidR="00856E89" w:rsidRPr="00EE6390" w:rsidDel="00437758">
                <w:delText>XDS Document Registry Actor</w:delText>
              </w:r>
              <w:r w:rsidR="00856E89" w:rsidDel="00437758">
                <w:br/>
                <w:delText>Begin search operation by sequentially check each published contract one-by-one</w:delText>
              </w:r>
            </w:del>
            <w:r>
              <w:rPr>
                <w:spacing w:val="-8"/>
              </w:rPr>
              <w:fldChar w:fldCharType="end"/>
            </w:r>
          </w:p>
        </w:tc>
        <w:tc>
          <w:tcPr>
            <w:tcW w:w="753" w:type="dxa"/>
            <w:tcPrChange w:id="863" w:author="Petnathean Julled" w:date="2021-07-09T20:36:00Z">
              <w:tcPr>
                <w:tcW w:w="753" w:type="dxa"/>
                <w:gridSpan w:val="2"/>
              </w:tcPr>
            </w:tcPrChange>
          </w:tcPr>
          <w:p w14:paraId="1C632E19" w14:textId="71DD3E2B" w:rsidR="00182FA3" w:rsidRPr="00112FD0" w:rsidRDefault="00182FA3" w:rsidP="00112FD0">
            <w:pPr>
              <w:spacing w:line="360" w:lineRule="auto"/>
              <w:jc w:val="thaiDistribute"/>
            </w:pPr>
            <w:r>
              <w:fldChar w:fldCharType="begin"/>
            </w:r>
            <w:r>
              <w:instrText xml:space="preserve"> PAGEREF _Ref74284956 \h </w:instrText>
            </w:r>
            <w:r>
              <w:fldChar w:fldCharType="separate"/>
            </w:r>
            <w:ins w:id="864" w:author="Petnathean Julled" w:date="2021-07-09T21:18:00Z">
              <w:r w:rsidR="00454CE9">
                <w:rPr>
                  <w:noProof/>
                </w:rPr>
                <w:t>118</w:t>
              </w:r>
            </w:ins>
            <w:del w:id="865" w:author="Petnathean Julled" w:date="2021-07-09T11:13:00Z">
              <w:r w:rsidR="002A27EE" w:rsidDel="00437758">
                <w:rPr>
                  <w:noProof/>
                </w:rPr>
                <w:delText>116</w:delText>
              </w:r>
            </w:del>
            <w:r>
              <w:fldChar w:fldCharType="end"/>
            </w:r>
          </w:p>
        </w:tc>
      </w:tr>
      <w:tr w:rsidR="00182FA3" w:rsidRPr="00112FD0" w14:paraId="478AEC8C" w14:textId="77777777" w:rsidTr="00490A81">
        <w:trPr>
          <w:trPrChange w:id="866" w:author="Petnathean Julled" w:date="2021-07-09T20:36:00Z">
            <w:trPr>
              <w:gridAfter w:val="0"/>
            </w:trPr>
          </w:trPrChange>
        </w:trPr>
        <w:tc>
          <w:tcPr>
            <w:tcW w:w="895" w:type="dxa"/>
            <w:tcPrChange w:id="867" w:author="Petnathean Julled" w:date="2021-07-09T20:36:00Z">
              <w:tcPr>
                <w:tcW w:w="817" w:type="dxa"/>
                <w:gridSpan w:val="2"/>
              </w:tcPr>
            </w:tcPrChange>
          </w:tcPr>
          <w:p w14:paraId="6D3A76CE" w14:textId="374C0060" w:rsidR="00182FA3" w:rsidRDefault="00182FA3" w:rsidP="00112FD0">
            <w:pPr>
              <w:spacing w:line="360" w:lineRule="auto"/>
              <w:jc w:val="thaiDistribute"/>
            </w:pPr>
            <w:r>
              <w:fldChar w:fldCharType="begin"/>
            </w:r>
            <w:r>
              <w:instrText xml:space="preserve"> REF _Ref74284278 \h </w:instrText>
            </w:r>
            <w:r>
              <w:fldChar w:fldCharType="separate"/>
            </w:r>
            <w:ins w:id="868" w:author="Petnathean Julled" w:date="2021-07-09T21:18:00Z">
              <w:r w:rsidR="00454CE9" w:rsidRPr="00461A0E">
                <w:t xml:space="preserve"> </w:t>
              </w:r>
              <w:r w:rsidR="00454CE9">
                <w:rPr>
                  <w:noProof/>
                </w:rPr>
                <w:t>4</w:t>
              </w:r>
              <w:r w:rsidR="00454CE9">
                <w:noBreakHyphen/>
              </w:r>
              <w:r w:rsidR="00454CE9">
                <w:rPr>
                  <w:noProof/>
                </w:rPr>
                <w:t>48</w:t>
              </w:r>
            </w:ins>
            <w:del w:id="869" w:author="Petnathean Julled" w:date="2021-07-09T11:13:00Z">
              <w:r w:rsidR="00856E89" w:rsidRPr="00461A0E" w:rsidDel="00437758">
                <w:delText xml:space="preserve"> </w:delText>
              </w:r>
              <w:r w:rsidR="00856E89" w:rsidDel="00437758">
                <w:rPr>
                  <w:noProof/>
                </w:rPr>
                <w:delText>4</w:delText>
              </w:r>
              <w:r w:rsidR="00856E89" w:rsidDel="00437758">
                <w:noBreakHyphen/>
              </w:r>
              <w:r w:rsidR="00856E89" w:rsidDel="00437758">
                <w:rPr>
                  <w:noProof/>
                </w:rPr>
                <w:delText>48</w:delText>
              </w:r>
            </w:del>
            <w:r>
              <w:fldChar w:fldCharType="end"/>
            </w:r>
          </w:p>
        </w:tc>
        <w:tc>
          <w:tcPr>
            <w:tcW w:w="6868" w:type="dxa"/>
            <w:tcPrChange w:id="870" w:author="Petnathean Julled" w:date="2021-07-09T20:36:00Z">
              <w:tcPr>
                <w:tcW w:w="6946" w:type="dxa"/>
                <w:gridSpan w:val="3"/>
              </w:tcPr>
            </w:tcPrChange>
          </w:tcPr>
          <w:p w14:paraId="76ECBC70" w14:textId="0119F9DE" w:rsidR="00182FA3" w:rsidRPr="00112FD0" w:rsidRDefault="00182FA3" w:rsidP="00112FD0">
            <w:pPr>
              <w:spacing w:line="360" w:lineRule="auto"/>
              <w:ind w:left="-116"/>
              <w:rPr>
                <w:spacing w:val="-8"/>
              </w:rPr>
            </w:pPr>
            <w:r>
              <w:rPr>
                <w:spacing w:val="-8"/>
              </w:rPr>
              <w:fldChar w:fldCharType="begin"/>
            </w:r>
            <w:r>
              <w:rPr>
                <w:spacing w:val="-8"/>
              </w:rPr>
              <w:instrText xml:space="preserve"> REF _Ref74284722 \h </w:instrText>
            </w:r>
            <w:r>
              <w:rPr>
                <w:spacing w:val="-8"/>
              </w:rPr>
            </w:r>
            <w:r>
              <w:rPr>
                <w:spacing w:val="-8"/>
              </w:rPr>
              <w:fldChar w:fldCharType="separate"/>
            </w:r>
            <w:ins w:id="871" w:author="Petnathean Julled" w:date="2021-07-09T21:18:00Z">
              <w:r w:rsidR="00454CE9" w:rsidRPr="00461A0E">
                <w:t>XDS Document Registry Actor</w:t>
              </w:r>
              <w:r w:rsidR="00454CE9">
                <w:br/>
                <w:t>Check if value of Metadata attributes in each publish contract matched with search keyword before summarize search result.</w:t>
              </w:r>
            </w:ins>
            <w:del w:id="872" w:author="Petnathean Julled" w:date="2021-07-09T11:13:00Z">
              <w:r w:rsidR="00856E89" w:rsidRPr="00461A0E" w:rsidDel="00437758">
                <w:delText>XDS Document Registry Actor</w:delText>
              </w:r>
              <w:r w:rsidR="00856E89" w:rsidDel="00437758">
                <w:br/>
                <w:delText>Check if value of Metadata attributes in each publish contract matched with search keyword before summarize search result.</w:delText>
              </w:r>
            </w:del>
            <w:r>
              <w:rPr>
                <w:spacing w:val="-8"/>
              </w:rPr>
              <w:fldChar w:fldCharType="end"/>
            </w:r>
          </w:p>
        </w:tc>
        <w:tc>
          <w:tcPr>
            <w:tcW w:w="753" w:type="dxa"/>
            <w:tcPrChange w:id="873" w:author="Petnathean Julled" w:date="2021-07-09T20:36:00Z">
              <w:tcPr>
                <w:tcW w:w="753" w:type="dxa"/>
                <w:gridSpan w:val="2"/>
              </w:tcPr>
            </w:tcPrChange>
          </w:tcPr>
          <w:p w14:paraId="7305FB69" w14:textId="1D8C44C9" w:rsidR="00182FA3" w:rsidRPr="00112FD0" w:rsidRDefault="00182FA3" w:rsidP="00112FD0">
            <w:pPr>
              <w:spacing w:line="360" w:lineRule="auto"/>
              <w:jc w:val="thaiDistribute"/>
            </w:pPr>
            <w:r>
              <w:fldChar w:fldCharType="begin"/>
            </w:r>
            <w:r>
              <w:instrText xml:space="preserve"> PAGEREF _Ref74284959 \h </w:instrText>
            </w:r>
            <w:r>
              <w:fldChar w:fldCharType="separate"/>
            </w:r>
            <w:ins w:id="874" w:author="Petnathean Julled" w:date="2021-07-09T21:18:00Z">
              <w:r w:rsidR="00454CE9">
                <w:rPr>
                  <w:noProof/>
                </w:rPr>
                <w:t>123</w:t>
              </w:r>
            </w:ins>
            <w:del w:id="875" w:author="Petnathean Julled" w:date="2021-07-09T11:13:00Z">
              <w:r w:rsidR="002A27EE" w:rsidDel="00437758">
                <w:rPr>
                  <w:noProof/>
                </w:rPr>
                <w:delText>121</w:delText>
              </w:r>
            </w:del>
            <w:r>
              <w:fldChar w:fldCharType="end"/>
            </w:r>
          </w:p>
        </w:tc>
      </w:tr>
      <w:tr w:rsidR="00182FA3" w:rsidRPr="00112FD0" w14:paraId="308581A2" w14:textId="77777777" w:rsidTr="00490A81">
        <w:trPr>
          <w:trPrChange w:id="876" w:author="Petnathean Julled" w:date="2021-07-09T20:36:00Z">
            <w:trPr>
              <w:gridAfter w:val="0"/>
            </w:trPr>
          </w:trPrChange>
        </w:trPr>
        <w:tc>
          <w:tcPr>
            <w:tcW w:w="895" w:type="dxa"/>
            <w:tcPrChange w:id="877" w:author="Petnathean Julled" w:date="2021-07-09T20:36:00Z">
              <w:tcPr>
                <w:tcW w:w="817" w:type="dxa"/>
                <w:gridSpan w:val="2"/>
              </w:tcPr>
            </w:tcPrChange>
          </w:tcPr>
          <w:p w14:paraId="4A690777" w14:textId="79B733B8" w:rsidR="00182FA3" w:rsidRDefault="00182FA3" w:rsidP="00112FD0">
            <w:pPr>
              <w:spacing w:line="360" w:lineRule="auto"/>
              <w:jc w:val="thaiDistribute"/>
            </w:pPr>
            <w:r>
              <w:fldChar w:fldCharType="begin"/>
            </w:r>
            <w:r>
              <w:instrText xml:space="preserve"> REF _Ref74257951 \h </w:instrText>
            </w:r>
            <w:r>
              <w:fldChar w:fldCharType="separate"/>
            </w:r>
            <w:ins w:id="878" w:author="Petnathean Julled" w:date="2021-07-09T21:18:00Z">
              <w:r w:rsidR="00454CE9" w:rsidRPr="008F3066">
                <w:t xml:space="preserve"> </w:t>
              </w:r>
              <w:r w:rsidR="00454CE9">
                <w:rPr>
                  <w:noProof/>
                </w:rPr>
                <w:t>4</w:t>
              </w:r>
              <w:r w:rsidR="00454CE9">
                <w:noBreakHyphen/>
              </w:r>
              <w:r w:rsidR="00454CE9">
                <w:rPr>
                  <w:noProof/>
                </w:rPr>
                <w:t>49</w:t>
              </w:r>
            </w:ins>
            <w:del w:id="879" w:author="Petnathean Julled" w:date="2021-07-09T11:13:00Z">
              <w:r w:rsidR="00856E89" w:rsidRPr="008F3066" w:rsidDel="00437758">
                <w:delText xml:space="preserve"> </w:delText>
              </w:r>
              <w:r w:rsidR="00856E89" w:rsidDel="00437758">
                <w:rPr>
                  <w:noProof/>
                </w:rPr>
                <w:delText>4</w:delText>
              </w:r>
              <w:r w:rsidR="00856E89" w:rsidDel="00437758">
                <w:noBreakHyphen/>
              </w:r>
              <w:r w:rsidR="00856E89" w:rsidDel="00437758">
                <w:rPr>
                  <w:noProof/>
                </w:rPr>
                <w:delText>49</w:delText>
              </w:r>
            </w:del>
            <w:r>
              <w:fldChar w:fldCharType="end"/>
            </w:r>
          </w:p>
        </w:tc>
        <w:tc>
          <w:tcPr>
            <w:tcW w:w="6868" w:type="dxa"/>
            <w:tcPrChange w:id="880" w:author="Petnathean Julled" w:date="2021-07-09T20:36:00Z">
              <w:tcPr>
                <w:tcW w:w="6946" w:type="dxa"/>
                <w:gridSpan w:val="3"/>
              </w:tcPr>
            </w:tcPrChange>
          </w:tcPr>
          <w:p w14:paraId="3A503846" w14:textId="0B5C62DD" w:rsidR="00182FA3" w:rsidRPr="00112FD0" w:rsidRDefault="00182FA3" w:rsidP="00112FD0">
            <w:pPr>
              <w:spacing w:line="360" w:lineRule="auto"/>
              <w:ind w:left="-116"/>
              <w:rPr>
                <w:spacing w:val="-8"/>
              </w:rPr>
            </w:pPr>
            <w:r>
              <w:rPr>
                <w:spacing w:val="-8"/>
              </w:rPr>
              <w:fldChar w:fldCharType="begin"/>
            </w:r>
            <w:r>
              <w:rPr>
                <w:spacing w:val="-8"/>
              </w:rPr>
              <w:instrText xml:space="preserve"> REF _Ref74284733 \h </w:instrText>
            </w:r>
            <w:r>
              <w:rPr>
                <w:spacing w:val="-8"/>
              </w:rPr>
            </w:r>
            <w:r>
              <w:rPr>
                <w:spacing w:val="-8"/>
              </w:rPr>
              <w:fldChar w:fldCharType="separate"/>
            </w:r>
            <w:ins w:id="881" w:author="Petnathean Julled" w:date="2021-07-09T21:18:00Z">
              <w:r w:rsidR="00454CE9" w:rsidRPr="008F3066">
                <w:t>XDS Document Registry</w:t>
              </w:r>
              <w:r w:rsidR="00454CE9">
                <w:br/>
                <w:t>Gather search result and response back to Document Consumer Actor</w:t>
              </w:r>
            </w:ins>
            <w:del w:id="882" w:author="Petnathean Julled" w:date="2021-07-09T11:13:00Z">
              <w:r w:rsidR="00856E89" w:rsidRPr="008F3066" w:rsidDel="00437758">
                <w:delText>XDS Document Registry</w:delText>
              </w:r>
              <w:r w:rsidR="00856E89" w:rsidDel="00437758">
                <w:br/>
                <w:delText>Gather search result and response back to Document Consumer Actor</w:delText>
              </w:r>
            </w:del>
            <w:r>
              <w:rPr>
                <w:spacing w:val="-8"/>
              </w:rPr>
              <w:fldChar w:fldCharType="end"/>
            </w:r>
          </w:p>
        </w:tc>
        <w:tc>
          <w:tcPr>
            <w:tcW w:w="753" w:type="dxa"/>
            <w:tcPrChange w:id="883" w:author="Petnathean Julled" w:date="2021-07-09T20:36:00Z">
              <w:tcPr>
                <w:tcW w:w="753" w:type="dxa"/>
                <w:gridSpan w:val="2"/>
              </w:tcPr>
            </w:tcPrChange>
          </w:tcPr>
          <w:p w14:paraId="328B9951" w14:textId="05C08921" w:rsidR="00182FA3" w:rsidRPr="00112FD0" w:rsidRDefault="00182FA3" w:rsidP="00112FD0">
            <w:pPr>
              <w:spacing w:line="360" w:lineRule="auto"/>
              <w:jc w:val="thaiDistribute"/>
            </w:pPr>
            <w:r>
              <w:fldChar w:fldCharType="begin"/>
            </w:r>
            <w:r>
              <w:instrText xml:space="preserve"> PAGEREF _Ref74284966 \h </w:instrText>
            </w:r>
            <w:r>
              <w:fldChar w:fldCharType="separate"/>
            </w:r>
            <w:ins w:id="884" w:author="Petnathean Julled" w:date="2021-07-09T21:18:00Z">
              <w:r w:rsidR="00454CE9">
                <w:rPr>
                  <w:noProof/>
                </w:rPr>
                <w:t>125</w:t>
              </w:r>
            </w:ins>
            <w:del w:id="885" w:author="Petnathean Julled" w:date="2021-07-09T11:13:00Z">
              <w:r w:rsidR="002A27EE" w:rsidDel="00437758">
                <w:rPr>
                  <w:noProof/>
                </w:rPr>
                <w:delText>123</w:delText>
              </w:r>
            </w:del>
            <w:r>
              <w:fldChar w:fldCharType="end"/>
            </w:r>
          </w:p>
        </w:tc>
      </w:tr>
      <w:tr w:rsidR="00182FA3" w:rsidRPr="00112FD0" w14:paraId="7B70340D" w14:textId="77777777" w:rsidTr="00454CE9">
        <w:tc>
          <w:tcPr>
            <w:tcW w:w="895" w:type="dxa"/>
          </w:tcPr>
          <w:p w14:paraId="063F504D" w14:textId="044819AD" w:rsidR="00182FA3" w:rsidRDefault="00182FA3" w:rsidP="00112FD0">
            <w:pPr>
              <w:spacing w:line="360" w:lineRule="auto"/>
              <w:jc w:val="thaiDistribute"/>
            </w:pPr>
            <w:r>
              <w:fldChar w:fldCharType="begin"/>
            </w:r>
            <w:r>
              <w:instrText xml:space="preserve"> REF _Ref74271315 \h </w:instrText>
            </w:r>
            <w:r>
              <w:fldChar w:fldCharType="separate"/>
            </w:r>
            <w:ins w:id="886" w:author="Petnathean Julled" w:date="2021-07-09T21:18:00Z">
              <w:r w:rsidR="00454CE9">
                <w:t xml:space="preserve"> </w:t>
              </w:r>
              <w:r w:rsidR="00454CE9">
                <w:rPr>
                  <w:noProof/>
                </w:rPr>
                <w:t>4</w:t>
              </w:r>
              <w:r w:rsidR="00454CE9">
                <w:noBreakHyphen/>
              </w:r>
              <w:r w:rsidR="00454CE9">
                <w:rPr>
                  <w:noProof/>
                </w:rPr>
                <w:t>50</w:t>
              </w:r>
            </w:ins>
            <w:del w:id="88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50</w:delText>
              </w:r>
            </w:del>
            <w:r>
              <w:fldChar w:fldCharType="end"/>
            </w:r>
          </w:p>
        </w:tc>
        <w:tc>
          <w:tcPr>
            <w:tcW w:w="6868" w:type="dxa"/>
          </w:tcPr>
          <w:p w14:paraId="45F848BA" w14:textId="7B177DC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_Ref74284737 \h </w:instrText>
            </w:r>
            <w:r>
              <w:rPr>
                <w:spacing w:val="-8"/>
              </w:rPr>
            </w:r>
            <w:r>
              <w:rPr>
                <w:spacing w:val="-8"/>
              </w:rPr>
              <w:fldChar w:fldCharType="separate"/>
            </w:r>
            <w:r w:rsidR="00454CE9">
              <w:t xml:space="preserve">The pseudocode showing the process flow of </w:t>
            </w:r>
            <w:proofErr w:type="spellStart"/>
            <w:r w:rsidR="00454CE9">
              <w:t>Smartcontract</w:t>
            </w:r>
            <w:proofErr w:type="spellEnd"/>
            <w:r w:rsidR="00454CE9">
              <w:t xml:space="preserve"> function related to Document Search</w:t>
            </w:r>
            <w:r>
              <w:rPr>
                <w:spacing w:val="-8"/>
              </w:rPr>
              <w:fldChar w:fldCharType="end"/>
            </w:r>
          </w:p>
        </w:tc>
        <w:tc>
          <w:tcPr>
            <w:tcW w:w="753" w:type="dxa"/>
          </w:tcPr>
          <w:p w14:paraId="610AEE98" w14:textId="11DCA82F" w:rsidR="00182FA3" w:rsidRPr="00112FD0" w:rsidRDefault="00182FA3" w:rsidP="00112FD0">
            <w:pPr>
              <w:spacing w:line="360" w:lineRule="auto"/>
              <w:jc w:val="thaiDistribute"/>
            </w:pPr>
            <w:r>
              <w:fldChar w:fldCharType="begin"/>
            </w:r>
            <w:r>
              <w:instrText xml:space="preserve"> PAGEREF _Ref74284969 \h </w:instrText>
            </w:r>
            <w:r>
              <w:fldChar w:fldCharType="separate"/>
            </w:r>
            <w:ins w:id="888" w:author="Petnathean Julled" w:date="2021-07-09T21:18:00Z">
              <w:r w:rsidR="00454CE9">
                <w:rPr>
                  <w:noProof/>
                </w:rPr>
                <w:t>126</w:t>
              </w:r>
            </w:ins>
            <w:del w:id="889" w:author="Petnathean Julled" w:date="2021-07-09T11:13:00Z">
              <w:r w:rsidR="002A27EE" w:rsidDel="00437758">
                <w:rPr>
                  <w:noProof/>
                </w:rPr>
                <w:delText>124</w:delText>
              </w:r>
            </w:del>
            <w:r>
              <w:fldChar w:fldCharType="end"/>
            </w:r>
          </w:p>
        </w:tc>
      </w:tr>
      <w:tr w:rsidR="00182FA3" w:rsidRPr="00112FD0" w14:paraId="444AD715" w14:textId="77777777" w:rsidTr="00454CE9">
        <w:tc>
          <w:tcPr>
            <w:tcW w:w="895" w:type="dxa"/>
          </w:tcPr>
          <w:p w14:paraId="44EA28A3" w14:textId="5D0DB0D4" w:rsidR="00182FA3" w:rsidRDefault="00182FA3" w:rsidP="00112FD0">
            <w:pPr>
              <w:spacing w:line="360" w:lineRule="auto"/>
              <w:jc w:val="thaiDistribute"/>
            </w:pPr>
            <w:r>
              <w:fldChar w:fldCharType="begin"/>
            </w:r>
            <w:r>
              <w:instrText xml:space="preserve"> REF _Ref74271325 \h </w:instrText>
            </w:r>
            <w:r>
              <w:fldChar w:fldCharType="separate"/>
            </w:r>
            <w:ins w:id="890" w:author="Petnathean Julled" w:date="2021-07-09T21:18:00Z">
              <w:r w:rsidR="00454CE9">
                <w:t xml:space="preserve"> </w:t>
              </w:r>
              <w:r w:rsidR="00454CE9">
                <w:rPr>
                  <w:noProof/>
                </w:rPr>
                <w:t>4</w:t>
              </w:r>
              <w:r w:rsidR="00454CE9">
                <w:noBreakHyphen/>
              </w:r>
              <w:r w:rsidR="00454CE9">
                <w:rPr>
                  <w:noProof/>
                </w:rPr>
                <w:t>51</w:t>
              </w:r>
            </w:ins>
            <w:del w:id="89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51</w:delText>
              </w:r>
            </w:del>
            <w:r>
              <w:fldChar w:fldCharType="end"/>
            </w:r>
          </w:p>
        </w:tc>
        <w:tc>
          <w:tcPr>
            <w:tcW w:w="6868" w:type="dxa"/>
          </w:tcPr>
          <w:p w14:paraId="6625C6E3" w14:textId="71D4848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_Ref74284740 \h </w:instrText>
            </w:r>
            <w:r>
              <w:rPr>
                <w:spacing w:val="-8"/>
              </w:rPr>
            </w:r>
            <w:r>
              <w:rPr>
                <w:spacing w:val="-8"/>
              </w:rPr>
              <w:fldChar w:fldCharType="separate"/>
            </w:r>
            <w:r w:rsidR="00454CE9">
              <w:t xml:space="preserve">Solidity Code Snippet of </w:t>
            </w:r>
            <w:proofErr w:type="spellStart"/>
            <w:r w:rsidR="00454CE9">
              <w:t>Smartcontract</w:t>
            </w:r>
            <w:proofErr w:type="spellEnd"/>
            <w:r>
              <w:rPr>
                <w:spacing w:val="-8"/>
              </w:rPr>
              <w:fldChar w:fldCharType="end"/>
            </w:r>
          </w:p>
        </w:tc>
        <w:tc>
          <w:tcPr>
            <w:tcW w:w="753" w:type="dxa"/>
          </w:tcPr>
          <w:p w14:paraId="524BE2DB" w14:textId="16F225B9" w:rsidR="00182FA3" w:rsidRPr="00112FD0" w:rsidRDefault="00182FA3" w:rsidP="00112FD0">
            <w:pPr>
              <w:spacing w:line="360" w:lineRule="auto"/>
              <w:jc w:val="thaiDistribute"/>
            </w:pPr>
            <w:r>
              <w:fldChar w:fldCharType="begin"/>
            </w:r>
            <w:r>
              <w:instrText xml:space="preserve"> PAGEREF _Ref74284971 \h </w:instrText>
            </w:r>
            <w:r>
              <w:fldChar w:fldCharType="separate"/>
            </w:r>
            <w:ins w:id="892" w:author="Petnathean Julled" w:date="2021-07-09T21:18:00Z">
              <w:r w:rsidR="00454CE9">
                <w:rPr>
                  <w:noProof/>
                </w:rPr>
                <w:t>127</w:t>
              </w:r>
            </w:ins>
            <w:del w:id="893" w:author="Petnathean Julled" w:date="2021-07-09T11:13:00Z">
              <w:r w:rsidR="002A27EE" w:rsidDel="00437758">
                <w:rPr>
                  <w:noProof/>
                </w:rPr>
                <w:delText>125</w:delText>
              </w:r>
            </w:del>
            <w:r>
              <w:fldChar w:fldCharType="end"/>
            </w:r>
          </w:p>
        </w:tc>
      </w:tr>
      <w:tr w:rsidR="00182FA3" w:rsidRPr="00112FD0" w14:paraId="427059A1" w14:textId="77777777" w:rsidTr="00454CE9">
        <w:tc>
          <w:tcPr>
            <w:tcW w:w="895" w:type="dxa"/>
          </w:tcPr>
          <w:p w14:paraId="02D20C0F" w14:textId="71458A95" w:rsidR="00182FA3" w:rsidRDefault="00182FA3" w:rsidP="00112FD0">
            <w:pPr>
              <w:spacing w:line="360" w:lineRule="auto"/>
              <w:jc w:val="thaiDistribute"/>
            </w:pPr>
            <w:r>
              <w:fldChar w:fldCharType="begin"/>
            </w:r>
            <w:r>
              <w:instrText xml:space="preserve"> REF _Ref74279169 \h </w:instrText>
            </w:r>
            <w:r>
              <w:fldChar w:fldCharType="separate"/>
            </w:r>
            <w:ins w:id="894" w:author="Petnathean Julled" w:date="2021-07-09T21:18:00Z">
              <w:r w:rsidR="00454CE9">
                <w:t xml:space="preserve"> </w:t>
              </w:r>
              <w:r w:rsidR="00454CE9">
                <w:rPr>
                  <w:noProof/>
                </w:rPr>
                <w:t>4</w:t>
              </w:r>
              <w:r w:rsidR="00454CE9">
                <w:noBreakHyphen/>
              </w:r>
              <w:r w:rsidR="00454CE9">
                <w:rPr>
                  <w:noProof/>
                </w:rPr>
                <w:t>52</w:t>
              </w:r>
            </w:ins>
            <w:del w:id="89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52</w:delText>
              </w:r>
            </w:del>
            <w:r>
              <w:fldChar w:fldCharType="end"/>
            </w:r>
          </w:p>
        </w:tc>
        <w:tc>
          <w:tcPr>
            <w:tcW w:w="6868" w:type="dxa"/>
          </w:tcPr>
          <w:p w14:paraId="4F254A5B" w14:textId="351C387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_Ref74284744 \h </w:instrText>
            </w:r>
            <w:r>
              <w:rPr>
                <w:spacing w:val="-8"/>
              </w:rPr>
            </w:r>
            <w:r>
              <w:rPr>
                <w:spacing w:val="-8"/>
              </w:rPr>
              <w:fldChar w:fldCharType="separate"/>
            </w:r>
            <w:r w:rsidR="00454CE9">
              <w:t>Content of mockup transaction example</w:t>
            </w:r>
            <w:r>
              <w:rPr>
                <w:spacing w:val="-8"/>
              </w:rPr>
              <w:fldChar w:fldCharType="end"/>
            </w:r>
          </w:p>
        </w:tc>
        <w:tc>
          <w:tcPr>
            <w:tcW w:w="753" w:type="dxa"/>
          </w:tcPr>
          <w:p w14:paraId="64A253A9" w14:textId="512B2C2E" w:rsidR="00182FA3" w:rsidRPr="00112FD0" w:rsidRDefault="00182FA3" w:rsidP="00112FD0">
            <w:pPr>
              <w:spacing w:line="360" w:lineRule="auto"/>
              <w:jc w:val="thaiDistribute"/>
            </w:pPr>
            <w:r>
              <w:fldChar w:fldCharType="begin"/>
            </w:r>
            <w:r>
              <w:instrText xml:space="preserve"> PAGEREF _Ref74284974 \h </w:instrText>
            </w:r>
            <w:r>
              <w:fldChar w:fldCharType="separate"/>
            </w:r>
            <w:ins w:id="896" w:author="Petnathean Julled" w:date="2021-07-09T21:18:00Z">
              <w:r w:rsidR="00454CE9">
                <w:rPr>
                  <w:noProof/>
                </w:rPr>
                <w:t>130</w:t>
              </w:r>
            </w:ins>
            <w:del w:id="897" w:author="Petnathean Julled" w:date="2021-07-09T11:13:00Z">
              <w:r w:rsidR="002A27EE" w:rsidDel="00437758">
                <w:rPr>
                  <w:noProof/>
                </w:rPr>
                <w:delText>127</w:delText>
              </w:r>
            </w:del>
            <w:r>
              <w:fldChar w:fldCharType="end"/>
            </w:r>
          </w:p>
        </w:tc>
      </w:tr>
      <w:tr w:rsidR="00182FA3" w:rsidRPr="00112FD0" w14:paraId="577B645D" w14:textId="77777777" w:rsidTr="00454CE9">
        <w:tc>
          <w:tcPr>
            <w:tcW w:w="895" w:type="dxa"/>
          </w:tcPr>
          <w:p w14:paraId="32ACAA32" w14:textId="13E2609B" w:rsidR="00182FA3" w:rsidRDefault="00182FA3" w:rsidP="00112FD0">
            <w:pPr>
              <w:spacing w:line="360" w:lineRule="auto"/>
              <w:jc w:val="thaiDistribute"/>
            </w:pPr>
            <w:r>
              <w:fldChar w:fldCharType="begin"/>
            </w:r>
            <w:r>
              <w:instrText xml:space="preserve"> REF _Ref74279421 \h </w:instrText>
            </w:r>
            <w:r>
              <w:fldChar w:fldCharType="separate"/>
            </w:r>
            <w:ins w:id="898" w:author="Petnathean Julled" w:date="2021-07-09T21:18:00Z">
              <w:r w:rsidR="00454CE9">
                <w:t xml:space="preserve"> </w:t>
              </w:r>
              <w:r w:rsidR="00454CE9">
                <w:rPr>
                  <w:noProof/>
                </w:rPr>
                <w:t>4</w:t>
              </w:r>
              <w:r w:rsidR="00454CE9">
                <w:noBreakHyphen/>
              </w:r>
              <w:r w:rsidR="00454CE9">
                <w:rPr>
                  <w:noProof/>
                </w:rPr>
                <w:t>53</w:t>
              </w:r>
            </w:ins>
            <w:del w:id="89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53</w:delText>
              </w:r>
            </w:del>
            <w:r>
              <w:fldChar w:fldCharType="end"/>
            </w:r>
          </w:p>
        </w:tc>
        <w:tc>
          <w:tcPr>
            <w:tcW w:w="6868" w:type="dxa"/>
          </w:tcPr>
          <w:p w14:paraId="250A1B94" w14:textId="5E52748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_Ref74284747 \h </w:instrText>
            </w:r>
            <w:r>
              <w:rPr>
                <w:spacing w:val="-8"/>
              </w:rPr>
            </w:r>
            <w:r>
              <w:rPr>
                <w:spacing w:val="-8"/>
              </w:rPr>
              <w:fldChar w:fldCharType="separate"/>
            </w:r>
            <w:r w:rsidR="00454CE9">
              <w:t>Ten of mockup transactions generated for the experiment</w:t>
            </w:r>
            <w:r>
              <w:rPr>
                <w:spacing w:val="-8"/>
              </w:rPr>
              <w:fldChar w:fldCharType="end"/>
            </w:r>
          </w:p>
        </w:tc>
        <w:tc>
          <w:tcPr>
            <w:tcW w:w="753" w:type="dxa"/>
          </w:tcPr>
          <w:p w14:paraId="0FD0C753" w14:textId="5A9D327D" w:rsidR="00182FA3" w:rsidRPr="00112FD0" w:rsidRDefault="00182FA3" w:rsidP="00112FD0">
            <w:pPr>
              <w:spacing w:line="360" w:lineRule="auto"/>
              <w:jc w:val="thaiDistribute"/>
            </w:pPr>
            <w:r>
              <w:fldChar w:fldCharType="begin"/>
            </w:r>
            <w:r>
              <w:instrText xml:space="preserve"> PAGEREF _Ref74284977 \h </w:instrText>
            </w:r>
            <w:r>
              <w:fldChar w:fldCharType="separate"/>
            </w:r>
            <w:ins w:id="900" w:author="Petnathean Julled" w:date="2021-07-09T21:18:00Z">
              <w:r w:rsidR="00454CE9">
                <w:rPr>
                  <w:noProof/>
                </w:rPr>
                <w:t>130</w:t>
              </w:r>
            </w:ins>
            <w:del w:id="901" w:author="Petnathean Julled" w:date="2021-07-09T11:13:00Z">
              <w:r w:rsidR="002A27EE" w:rsidDel="00437758">
                <w:rPr>
                  <w:noProof/>
                </w:rPr>
                <w:delText>127</w:delText>
              </w:r>
            </w:del>
            <w:r>
              <w:fldChar w:fldCharType="end"/>
            </w:r>
          </w:p>
        </w:tc>
      </w:tr>
      <w:tr w:rsidR="00182FA3" w:rsidRPr="00112FD0" w14:paraId="68DD38ED" w14:textId="77777777" w:rsidTr="00454CE9">
        <w:tc>
          <w:tcPr>
            <w:tcW w:w="895" w:type="dxa"/>
          </w:tcPr>
          <w:p w14:paraId="66292596" w14:textId="6EA0D221" w:rsidR="00182FA3" w:rsidRDefault="00182FA3" w:rsidP="00112FD0">
            <w:pPr>
              <w:spacing w:line="360" w:lineRule="auto"/>
              <w:jc w:val="thaiDistribute"/>
            </w:pPr>
            <w:r>
              <w:fldChar w:fldCharType="begin"/>
            </w:r>
            <w:r>
              <w:instrText xml:space="preserve"> REF _Ref74282406 \h </w:instrText>
            </w:r>
            <w:r>
              <w:fldChar w:fldCharType="separate"/>
            </w:r>
            <w:ins w:id="902" w:author="Petnathean Julled" w:date="2021-07-09T21:18:00Z">
              <w:r w:rsidR="00454CE9">
                <w:t xml:space="preserve"> </w:t>
              </w:r>
              <w:r w:rsidR="00454CE9">
                <w:rPr>
                  <w:noProof/>
                </w:rPr>
                <w:t>4</w:t>
              </w:r>
              <w:r w:rsidR="00454CE9">
                <w:noBreakHyphen/>
              </w:r>
              <w:r w:rsidR="00454CE9">
                <w:rPr>
                  <w:noProof/>
                </w:rPr>
                <w:t>57</w:t>
              </w:r>
            </w:ins>
            <w:del w:id="90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54</w:delText>
              </w:r>
            </w:del>
            <w:r>
              <w:fldChar w:fldCharType="end"/>
            </w:r>
          </w:p>
        </w:tc>
        <w:tc>
          <w:tcPr>
            <w:tcW w:w="6868" w:type="dxa"/>
          </w:tcPr>
          <w:p w14:paraId="5393CE06" w14:textId="16F37E63"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_Ref74284753 \h </w:instrText>
            </w:r>
            <w:r>
              <w:rPr>
                <w:spacing w:val="-8"/>
              </w:rPr>
            </w:r>
            <w:r>
              <w:rPr>
                <w:spacing w:val="-8"/>
              </w:rPr>
              <w:fldChar w:fldCharType="separate"/>
            </w:r>
            <w:r w:rsidR="00454CE9">
              <w:t>All XDS Actors activated via its terminal</w:t>
            </w:r>
            <w:r>
              <w:rPr>
                <w:spacing w:val="-8"/>
              </w:rPr>
              <w:fldChar w:fldCharType="end"/>
            </w:r>
          </w:p>
        </w:tc>
        <w:tc>
          <w:tcPr>
            <w:tcW w:w="753" w:type="dxa"/>
          </w:tcPr>
          <w:p w14:paraId="6853908C" w14:textId="5615AECF" w:rsidR="00182FA3" w:rsidRPr="00112FD0" w:rsidRDefault="00182FA3" w:rsidP="00112FD0">
            <w:pPr>
              <w:spacing w:line="360" w:lineRule="auto"/>
              <w:jc w:val="thaiDistribute"/>
            </w:pPr>
            <w:r>
              <w:fldChar w:fldCharType="begin"/>
            </w:r>
            <w:r>
              <w:instrText xml:space="preserve"> PAGEREF _Ref74284980 \h </w:instrText>
            </w:r>
            <w:r>
              <w:fldChar w:fldCharType="separate"/>
            </w:r>
            <w:ins w:id="904" w:author="Petnathean Julled" w:date="2021-07-09T21:18:00Z">
              <w:r w:rsidR="00454CE9">
                <w:rPr>
                  <w:noProof/>
                </w:rPr>
                <w:t>134</w:t>
              </w:r>
            </w:ins>
            <w:del w:id="905" w:author="Petnathean Julled" w:date="2021-07-09T11:13:00Z">
              <w:r w:rsidR="002A27EE" w:rsidDel="00437758">
                <w:rPr>
                  <w:noProof/>
                </w:rPr>
                <w:delText>128</w:delText>
              </w:r>
            </w:del>
            <w:r>
              <w:fldChar w:fldCharType="end"/>
            </w:r>
          </w:p>
        </w:tc>
      </w:tr>
      <w:tr w:rsidR="00182FA3" w:rsidRPr="00112FD0" w14:paraId="616FCE53" w14:textId="77777777" w:rsidTr="00454CE9">
        <w:tc>
          <w:tcPr>
            <w:tcW w:w="895" w:type="dxa"/>
          </w:tcPr>
          <w:p w14:paraId="6C266F76" w14:textId="2AAA2231" w:rsidR="00182FA3" w:rsidRDefault="00182FA3" w:rsidP="00112FD0">
            <w:pPr>
              <w:spacing w:line="360" w:lineRule="auto"/>
              <w:jc w:val="thaiDistribute"/>
            </w:pPr>
            <w:r>
              <w:fldChar w:fldCharType="begin"/>
            </w:r>
            <w:r>
              <w:instrText xml:space="preserve"> REF _Ref74284305 \h </w:instrText>
            </w:r>
            <w:r>
              <w:fldChar w:fldCharType="separate"/>
            </w:r>
            <w:ins w:id="906" w:author="Petnathean Julled" w:date="2021-07-09T21:18:00Z">
              <w:r w:rsidR="00454CE9">
                <w:t xml:space="preserve"> </w:t>
              </w:r>
              <w:r w:rsidR="00454CE9">
                <w:rPr>
                  <w:noProof/>
                </w:rPr>
                <w:t>4</w:t>
              </w:r>
              <w:r w:rsidR="00454CE9">
                <w:noBreakHyphen/>
              </w:r>
              <w:r w:rsidR="00454CE9">
                <w:rPr>
                  <w:noProof/>
                </w:rPr>
                <w:t>58</w:t>
              </w:r>
            </w:ins>
            <w:del w:id="90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55</w:delText>
              </w:r>
            </w:del>
            <w:r>
              <w:fldChar w:fldCharType="end"/>
            </w:r>
          </w:p>
        </w:tc>
        <w:tc>
          <w:tcPr>
            <w:tcW w:w="6868" w:type="dxa"/>
          </w:tcPr>
          <w:p w14:paraId="198EF376" w14:textId="7D2B5152"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_Ref74284756 \h </w:instrText>
            </w:r>
            <w:r>
              <w:rPr>
                <w:spacing w:val="-8"/>
              </w:rPr>
            </w:r>
            <w:r>
              <w:rPr>
                <w:spacing w:val="-8"/>
              </w:rPr>
              <w:fldChar w:fldCharType="separate"/>
            </w:r>
            <w:r w:rsidR="00454CE9">
              <w:t>XDS Document Registry Actor standby and wait for incoming XML Messages.</w:t>
            </w:r>
            <w:r>
              <w:rPr>
                <w:spacing w:val="-8"/>
              </w:rPr>
              <w:fldChar w:fldCharType="end"/>
            </w:r>
          </w:p>
        </w:tc>
        <w:tc>
          <w:tcPr>
            <w:tcW w:w="753" w:type="dxa"/>
          </w:tcPr>
          <w:p w14:paraId="1C1EB76F" w14:textId="65473D2C" w:rsidR="00182FA3" w:rsidRPr="00112FD0" w:rsidRDefault="00182FA3" w:rsidP="00112FD0">
            <w:pPr>
              <w:spacing w:line="360" w:lineRule="auto"/>
              <w:jc w:val="thaiDistribute"/>
            </w:pPr>
            <w:r>
              <w:fldChar w:fldCharType="begin"/>
            </w:r>
            <w:r>
              <w:instrText xml:space="preserve"> PAGEREF _Ref74284982 \h </w:instrText>
            </w:r>
            <w:r>
              <w:fldChar w:fldCharType="separate"/>
            </w:r>
            <w:ins w:id="908" w:author="Petnathean Julled" w:date="2021-07-09T21:18:00Z">
              <w:r w:rsidR="00454CE9">
                <w:rPr>
                  <w:noProof/>
                </w:rPr>
                <w:t>134</w:t>
              </w:r>
            </w:ins>
            <w:del w:id="909" w:author="Petnathean Julled" w:date="2021-07-09T11:13:00Z">
              <w:r w:rsidR="002A27EE" w:rsidDel="00437758">
                <w:rPr>
                  <w:noProof/>
                </w:rPr>
                <w:delText>128</w:delText>
              </w:r>
            </w:del>
            <w:r>
              <w:fldChar w:fldCharType="end"/>
            </w:r>
          </w:p>
        </w:tc>
      </w:tr>
      <w:tr w:rsidR="00182FA3" w:rsidRPr="00112FD0" w14:paraId="6B5296F6" w14:textId="77777777" w:rsidTr="00454CE9">
        <w:tc>
          <w:tcPr>
            <w:tcW w:w="895" w:type="dxa"/>
          </w:tcPr>
          <w:p w14:paraId="07047DF7" w14:textId="5BEE8259" w:rsidR="00182FA3" w:rsidRDefault="00182FA3" w:rsidP="00112FD0">
            <w:pPr>
              <w:spacing w:line="360" w:lineRule="auto"/>
              <w:jc w:val="thaiDistribute"/>
            </w:pPr>
            <w:r>
              <w:fldChar w:fldCharType="begin"/>
            </w:r>
            <w:r>
              <w:instrText xml:space="preserve"> REF _Ref74284312 \h </w:instrText>
            </w:r>
            <w:r>
              <w:fldChar w:fldCharType="separate"/>
            </w:r>
            <w:ins w:id="910" w:author="Petnathean Julled" w:date="2021-07-09T21:18:00Z">
              <w:r w:rsidR="00454CE9">
                <w:t xml:space="preserve"> </w:t>
              </w:r>
              <w:r w:rsidR="00454CE9">
                <w:rPr>
                  <w:noProof/>
                </w:rPr>
                <w:t>4</w:t>
              </w:r>
              <w:r w:rsidR="00454CE9">
                <w:noBreakHyphen/>
              </w:r>
              <w:r w:rsidR="00454CE9">
                <w:rPr>
                  <w:noProof/>
                </w:rPr>
                <w:t>59</w:t>
              </w:r>
            </w:ins>
            <w:del w:id="91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56</w:delText>
              </w:r>
            </w:del>
            <w:r>
              <w:fldChar w:fldCharType="end"/>
            </w:r>
          </w:p>
        </w:tc>
        <w:tc>
          <w:tcPr>
            <w:tcW w:w="6868" w:type="dxa"/>
          </w:tcPr>
          <w:p w14:paraId="52610EBF" w14:textId="532B111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_Ref74284759 \h </w:instrText>
            </w:r>
            <w:r>
              <w:rPr>
                <w:spacing w:val="-8"/>
              </w:rPr>
            </w:r>
            <w:r>
              <w:rPr>
                <w:spacing w:val="-8"/>
              </w:rPr>
              <w:fldChar w:fldCharType="separate"/>
            </w:r>
            <w:r w:rsidR="00454CE9">
              <w:t>XDS Document Repository prompt for health document number to register</w:t>
            </w:r>
            <w:r>
              <w:rPr>
                <w:spacing w:val="-8"/>
              </w:rPr>
              <w:fldChar w:fldCharType="end"/>
            </w:r>
          </w:p>
        </w:tc>
        <w:tc>
          <w:tcPr>
            <w:tcW w:w="753" w:type="dxa"/>
          </w:tcPr>
          <w:p w14:paraId="707FA10E" w14:textId="178784DF" w:rsidR="00182FA3" w:rsidRPr="00112FD0" w:rsidRDefault="00182FA3" w:rsidP="00112FD0">
            <w:pPr>
              <w:spacing w:line="360" w:lineRule="auto"/>
              <w:jc w:val="thaiDistribute"/>
            </w:pPr>
            <w:r>
              <w:fldChar w:fldCharType="begin"/>
            </w:r>
            <w:r>
              <w:instrText xml:space="preserve"> PAGEREF _Ref74284986 \h </w:instrText>
            </w:r>
            <w:r>
              <w:fldChar w:fldCharType="separate"/>
            </w:r>
            <w:ins w:id="912" w:author="Petnathean Julled" w:date="2021-07-09T21:18:00Z">
              <w:r w:rsidR="00454CE9">
                <w:rPr>
                  <w:noProof/>
                </w:rPr>
                <w:t>134</w:t>
              </w:r>
            </w:ins>
            <w:del w:id="913" w:author="Petnathean Julled" w:date="2021-07-09T11:13:00Z">
              <w:r w:rsidR="002A27EE" w:rsidDel="00437758">
                <w:rPr>
                  <w:noProof/>
                </w:rPr>
                <w:delText>128</w:delText>
              </w:r>
            </w:del>
            <w:r>
              <w:fldChar w:fldCharType="end"/>
            </w:r>
          </w:p>
        </w:tc>
      </w:tr>
      <w:tr w:rsidR="00182FA3" w:rsidRPr="00112FD0" w14:paraId="0F0ABA28" w14:textId="77777777" w:rsidTr="00454CE9">
        <w:tc>
          <w:tcPr>
            <w:tcW w:w="895" w:type="dxa"/>
          </w:tcPr>
          <w:p w14:paraId="0166C354" w14:textId="680B7449" w:rsidR="00182FA3" w:rsidRDefault="00182FA3" w:rsidP="00112FD0">
            <w:pPr>
              <w:spacing w:line="360" w:lineRule="auto"/>
              <w:jc w:val="thaiDistribute"/>
            </w:pPr>
            <w:r>
              <w:fldChar w:fldCharType="begin"/>
            </w:r>
            <w:r>
              <w:instrText xml:space="preserve"> REF _Ref74284316 \h </w:instrText>
            </w:r>
            <w:r>
              <w:fldChar w:fldCharType="separate"/>
            </w:r>
            <w:ins w:id="914" w:author="Petnathean Julled" w:date="2021-07-09T21:18:00Z">
              <w:r w:rsidR="00454CE9">
                <w:t xml:space="preserve"> </w:t>
              </w:r>
              <w:r w:rsidR="00454CE9">
                <w:rPr>
                  <w:noProof/>
                </w:rPr>
                <w:t>4</w:t>
              </w:r>
              <w:r w:rsidR="00454CE9">
                <w:noBreakHyphen/>
              </w:r>
              <w:r w:rsidR="00454CE9">
                <w:rPr>
                  <w:noProof/>
                </w:rPr>
                <w:t>60</w:t>
              </w:r>
            </w:ins>
            <w:del w:id="91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57</w:delText>
              </w:r>
            </w:del>
            <w:r>
              <w:fldChar w:fldCharType="end"/>
            </w:r>
          </w:p>
        </w:tc>
        <w:tc>
          <w:tcPr>
            <w:tcW w:w="6868" w:type="dxa"/>
          </w:tcPr>
          <w:p w14:paraId="5E6019DF" w14:textId="640DD789" w:rsidR="00182FA3" w:rsidRPr="00112FD0" w:rsidRDefault="00182FA3" w:rsidP="00112FD0">
            <w:pPr>
              <w:spacing w:line="360" w:lineRule="auto"/>
              <w:ind w:left="-116"/>
              <w:rPr>
                <w:spacing w:val="-8"/>
              </w:rPr>
            </w:pPr>
            <w:r>
              <w:rPr>
                <w:spacing w:val="-8"/>
              </w:rPr>
              <w:fldChar w:fldCharType="begin"/>
            </w:r>
            <w:r>
              <w:rPr>
                <w:spacing w:val="-8"/>
              </w:rPr>
              <w:instrText xml:space="preserve"> REF _Ref74284763 \h </w:instrText>
            </w:r>
            <w:r>
              <w:rPr>
                <w:spacing w:val="-8"/>
              </w:rPr>
            </w:r>
            <w:r>
              <w:rPr>
                <w:spacing w:val="-8"/>
              </w:rPr>
              <w:fldChar w:fldCharType="separate"/>
            </w:r>
            <w:r w:rsidR="00454CE9">
              <w:t>XDS</w:t>
            </w:r>
            <w:r w:rsidR="00454CE9">
              <w:rPr>
                <w:noProof/>
              </w:rPr>
              <w:t xml:space="preserve"> Document Repository sent ITI-42 transaction to XDS Document Registry</w:t>
            </w:r>
            <w:r>
              <w:rPr>
                <w:spacing w:val="-8"/>
              </w:rPr>
              <w:fldChar w:fldCharType="end"/>
            </w:r>
          </w:p>
        </w:tc>
        <w:tc>
          <w:tcPr>
            <w:tcW w:w="753" w:type="dxa"/>
          </w:tcPr>
          <w:p w14:paraId="27CD6E3C" w14:textId="1B7C9040" w:rsidR="00182FA3" w:rsidRPr="00112FD0" w:rsidRDefault="00182FA3" w:rsidP="00112FD0">
            <w:pPr>
              <w:spacing w:line="360" w:lineRule="auto"/>
              <w:jc w:val="thaiDistribute"/>
            </w:pPr>
            <w:r>
              <w:fldChar w:fldCharType="begin"/>
            </w:r>
            <w:r>
              <w:instrText xml:space="preserve"> PAGEREF _Ref74284989 \h </w:instrText>
            </w:r>
            <w:r>
              <w:fldChar w:fldCharType="separate"/>
            </w:r>
            <w:ins w:id="916" w:author="Petnathean Julled" w:date="2021-07-09T21:18:00Z">
              <w:r w:rsidR="00454CE9">
                <w:rPr>
                  <w:noProof/>
                </w:rPr>
                <w:t>135</w:t>
              </w:r>
            </w:ins>
            <w:del w:id="917" w:author="Petnathean Julled" w:date="2021-07-09T11:13:00Z">
              <w:r w:rsidR="002A27EE" w:rsidDel="00437758">
                <w:rPr>
                  <w:noProof/>
                </w:rPr>
                <w:delText>129</w:delText>
              </w:r>
            </w:del>
            <w:r>
              <w:fldChar w:fldCharType="end"/>
            </w:r>
          </w:p>
        </w:tc>
      </w:tr>
      <w:tr w:rsidR="00182FA3" w:rsidRPr="00112FD0" w14:paraId="1BDCB8C6" w14:textId="77777777" w:rsidTr="00454CE9">
        <w:tc>
          <w:tcPr>
            <w:tcW w:w="895" w:type="dxa"/>
          </w:tcPr>
          <w:p w14:paraId="536809D5" w14:textId="1A78FA33" w:rsidR="00182FA3" w:rsidRDefault="00182FA3" w:rsidP="00112FD0">
            <w:pPr>
              <w:spacing w:line="360" w:lineRule="auto"/>
              <w:jc w:val="thaiDistribute"/>
            </w:pPr>
            <w:r>
              <w:fldChar w:fldCharType="begin"/>
            </w:r>
            <w:r>
              <w:instrText xml:space="preserve"> REF _Ref74284319 \h </w:instrText>
            </w:r>
            <w:r>
              <w:fldChar w:fldCharType="separate"/>
            </w:r>
            <w:ins w:id="918" w:author="Petnathean Julled" w:date="2021-07-09T21:18:00Z">
              <w:r w:rsidR="00454CE9">
                <w:t xml:space="preserve"> </w:t>
              </w:r>
              <w:r w:rsidR="00454CE9">
                <w:rPr>
                  <w:noProof/>
                </w:rPr>
                <w:t>4</w:t>
              </w:r>
              <w:r w:rsidR="00454CE9">
                <w:noBreakHyphen/>
              </w:r>
              <w:r w:rsidR="00454CE9">
                <w:rPr>
                  <w:noProof/>
                </w:rPr>
                <w:t>61</w:t>
              </w:r>
            </w:ins>
            <w:del w:id="91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58</w:delText>
              </w:r>
            </w:del>
            <w:r>
              <w:fldChar w:fldCharType="end"/>
            </w:r>
          </w:p>
        </w:tc>
        <w:tc>
          <w:tcPr>
            <w:tcW w:w="6868" w:type="dxa"/>
          </w:tcPr>
          <w:p w14:paraId="594E153B" w14:textId="23A3636C" w:rsidR="00182FA3" w:rsidRPr="00112FD0" w:rsidRDefault="00182FA3" w:rsidP="00112FD0">
            <w:pPr>
              <w:spacing w:line="360" w:lineRule="auto"/>
              <w:ind w:left="-116"/>
              <w:rPr>
                <w:spacing w:val="-8"/>
              </w:rPr>
            </w:pPr>
            <w:r>
              <w:rPr>
                <w:spacing w:val="-8"/>
              </w:rPr>
              <w:fldChar w:fldCharType="begin"/>
            </w:r>
            <w:r>
              <w:rPr>
                <w:spacing w:val="-8"/>
              </w:rPr>
              <w:instrText xml:space="preserve"> REF _Ref74284770 \h </w:instrText>
            </w:r>
            <w:r>
              <w:rPr>
                <w:spacing w:val="-8"/>
              </w:rPr>
            </w:r>
            <w:r>
              <w:rPr>
                <w:spacing w:val="-8"/>
              </w:rPr>
              <w:fldChar w:fldCharType="separate"/>
            </w:r>
            <w:r w:rsidR="00454CE9">
              <w:t>XDS Document Registry received ITI-42 transaction and</w:t>
            </w:r>
            <w:r>
              <w:rPr>
                <w:spacing w:val="-8"/>
              </w:rPr>
              <w:fldChar w:fldCharType="end"/>
            </w:r>
          </w:p>
        </w:tc>
        <w:tc>
          <w:tcPr>
            <w:tcW w:w="753" w:type="dxa"/>
          </w:tcPr>
          <w:p w14:paraId="23916502" w14:textId="3C012E32" w:rsidR="00182FA3" w:rsidRPr="00112FD0" w:rsidRDefault="00182FA3" w:rsidP="00112FD0">
            <w:pPr>
              <w:spacing w:line="360" w:lineRule="auto"/>
              <w:jc w:val="thaiDistribute"/>
            </w:pPr>
            <w:r>
              <w:fldChar w:fldCharType="begin"/>
            </w:r>
            <w:r>
              <w:instrText xml:space="preserve"> PAGEREF _Ref74284992 \h </w:instrText>
            </w:r>
            <w:r>
              <w:fldChar w:fldCharType="separate"/>
            </w:r>
            <w:ins w:id="920" w:author="Petnathean Julled" w:date="2021-07-09T21:18:00Z">
              <w:r w:rsidR="00454CE9">
                <w:rPr>
                  <w:noProof/>
                </w:rPr>
                <w:t>135</w:t>
              </w:r>
            </w:ins>
            <w:del w:id="921" w:author="Petnathean Julled" w:date="2021-07-09T11:13:00Z">
              <w:r w:rsidR="002A27EE" w:rsidDel="00437758">
                <w:rPr>
                  <w:noProof/>
                </w:rPr>
                <w:delText>129</w:delText>
              </w:r>
            </w:del>
            <w:r>
              <w:fldChar w:fldCharType="end"/>
            </w:r>
          </w:p>
        </w:tc>
      </w:tr>
      <w:tr w:rsidR="00182FA3" w:rsidRPr="00112FD0" w14:paraId="562AAAA4" w14:textId="77777777" w:rsidTr="00454CE9">
        <w:tc>
          <w:tcPr>
            <w:tcW w:w="895" w:type="dxa"/>
          </w:tcPr>
          <w:p w14:paraId="68C79E29" w14:textId="2E233CA9" w:rsidR="00182FA3" w:rsidRDefault="00182FA3" w:rsidP="00112FD0">
            <w:pPr>
              <w:spacing w:line="360" w:lineRule="auto"/>
              <w:jc w:val="thaiDistribute"/>
            </w:pPr>
            <w:r>
              <w:fldChar w:fldCharType="begin"/>
            </w:r>
            <w:r>
              <w:instrText xml:space="preserve"> REF _Ref74284322 \h </w:instrText>
            </w:r>
            <w:r>
              <w:fldChar w:fldCharType="separate"/>
            </w:r>
            <w:ins w:id="922" w:author="Petnathean Julled" w:date="2021-07-09T21:18:00Z">
              <w:r w:rsidR="00454CE9">
                <w:t xml:space="preserve"> </w:t>
              </w:r>
              <w:r w:rsidR="00454CE9">
                <w:rPr>
                  <w:noProof/>
                </w:rPr>
                <w:t>4</w:t>
              </w:r>
              <w:r w:rsidR="00454CE9">
                <w:noBreakHyphen/>
              </w:r>
              <w:r w:rsidR="00454CE9">
                <w:rPr>
                  <w:noProof/>
                </w:rPr>
                <w:t>62</w:t>
              </w:r>
            </w:ins>
            <w:del w:id="923"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59</w:delText>
              </w:r>
            </w:del>
            <w:r>
              <w:fldChar w:fldCharType="end"/>
            </w:r>
          </w:p>
        </w:tc>
        <w:tc>
          <w:tcPr>
            <w:tcW w:w="6868" w:type="dxa"/>
          </w:tcPr>
          <w:p w14:paraId="4D0B6B7A" w14:textId="07011077" w:rsidR="00182FA3" w:rsidRPr="00112FD0" w:rsidRDefault="00182FA3" w:rsidP="00112FD0">
            <w:pPr>
              <w:spacing w:line="360" w:lineRule="auto"/>
              <w:ind w:left="-116"/>
              <w:rPr>
                <w:spacing w:val="-8"/>
              </w:rPr>
            </w:pPr>
            <w:r>
              <w:rPr>
                <w:spacing w:val="-8"/>
              </w:rPr>
              <w:fldChar w:fldCharType="begin"/>
            </w:r>
            <w:r>
              <w:rPr>
                <w:spacing w:val="-8"/>
              </w:rPr>
              <w:instrText xml:space="preserve"> REF _Ref74284775 \h </w:instrText>
            </w:r>
            <w:r>
              <w:rPr>
                <w:spacing w:val="-8"/>
              </w:rPr>
            </w:r>
            <w:r>
              <w:rPr>
                <w:spacing w:val="-8"/>
              </w:rPr>
              <w:fldChar w:fldCharType="separate"/>
            </w:r>
            <w:r w:rsidR="00454CE9">
              <w:t>XDS Document Repository received response from XDS Document Registry</w:t>
            </w:r>
            <w:r>
              <w:rPr>
                <w:spacing w:val="-8"/>
              </w:rPr>
              <w:fldChar w:fldCharType="end"/>
            </w:r>
          </w:p>
        </w:tc>
        <w:tc>
          <w:tcPr>
            <w:tcW w:w="753" w:type="dxa"/>
          </w:tcPr>
          <w:p w14:paraId="4A270654" w14:textId="34A4F9FB" w:rsidR="00182FA3" w:rsidRPr="00112FD0" w:rsidRDefault="00182FA3" w:rsidP="00112FD0">
            <w:pPr>
              <w:spacing w:line="360" w:lineRule="auto"/>
              <w:jc w:val="thaiDistribute"/>
            </w:pPr>
            <w:r>
              <w:fldChar w:fldCharType="begin"/>
            </w:r>
            <w:r>
              <w:instrText xml:space="preserve"> PAGEREF _Ref74284998 \h </w:instrText>
            </w:r>
            <w:r>
              <w:fldChar w:fldCharType="separate"/>
            </w:r>
            <w:ins w:id="924" w:author="Petnathean Julled" w:date="2021-07-09T21:18:00Z">
              <w:r w:rsidR="00454CE9">
                <w:rPr>
                  <w:noProof/>
                </w:rPr>
                <w:t>135</w:t>
              </w:r>
            </w:ins>
            <w:del w:id="925" w:author="Petnathean Julled" w:date="2021-07-09T11:13:00Z">
              <w:r w:rsidR="002A27EE" w:rsidDel="00437758">
                <w:rPr>
                  <w:noProof/>
                </w:rPr>
                <w:delText>129</w:delText>
              </w:r>
            </w:del>
            <w:r>
              <w:fldChar w:fldCharType="end"/>
            </w:r>
          </w:p>
        </w:tc>
      </w:tr>
      <w:tr w:rsidR="00182FA3" w:rsidRPr="00112FD0" w14:paraId="68D80742" w14:textId="77777777" w:rsidTr="00454CE9">
        <w:tc>
          <w:tcPr>
            <w:tcW w:w="895" w:type="dxa"/>
          </w:tcPr>
          <w:p w14:paraId="5EC02C81" w14:textId="18DAF9D6" w:rsidR="00182FA3" w:rsidRDefault="00182FA3" w:rsidP="00112FD0">
            <w:pPr>
              <w:spacing w:line="360" w:lineRule="auto"/>
              <w:jc w:val="thaiDistribute"/>
            </w:pPr>
            <w:r>
              <w:fldChar w:fldCharType="begin"/>
            </w:r>
            <w:r>
              <w:instrText xml:space="preserve"> REF _Ref74284326 \h </w:instrText>
            </w:r>
            <w:r>
              <w:fldChar w:fldCharType="separate"/>
            </w:r>
            <w:ins w:id="926" w:author="Petnathean Julled" w:date="2021-07-09T21:18:00Z">
              <w:r w:rsidR="00454CE9">
                <w:t xml:space="preserve"> </w:t>
              </w:r>
              <w:r w:rsidR="00454CE9">
                <w:rPr>
                  <w:noProof/>
                </w:rPr>
                <w:t>4</w:t>
              </w:r>
              <w:r w:rsidR="00454CE9">
                <w:noBreakHyphen/>
              </w:r>
              <w:r w:rsidR="00454CE9">
                <w:rPr>
                  <w:noProof/>
                </w:rPr>
                <w:t>63</w:t>
              </w:r>
            </w:ins>
            <w:del w:id="927"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60</w:delText>
              </w:r>
            </w:del>
            <w:r>
              <w:fldChar w:fldCharType="end"/>
            </w:r>
          </w:p>
        </w:tc>
        <w:tc>
          <w:tcPr>
            <w:tcW w:w="6868" w:type="dxa"/>
          </w:tcPr>
          <w:p w14:paraId="0D783FE9" w14:textId="295A359C"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_Ref74284780 \h </w:instrText>
            </w:r>
            <w:r>
              <w:rPr>
                <w:spacing w:val="-8"/>
              </w:rPr>
            </w:r>
            <w:r>
              <w:rPr>
                <w:spacing w:val="-8"/>
              </w:rPr>
              <w:fldChar w:fldCharType="separate"/>
            </w:r>
            <w:r w:rsidR="00454CE9">
              <w:t>XDS Document consumer Actor prompt the user for input</w:t>
            </w:r>
            <w:r>
              <w:rPr>
                <w:spacing w:val="-8"/>
              </w:rPr>
              <w:fldChar w:fldCharType="end"/>
            </w:r>
          </w:p>
        </w:tc>
        <w:tc>
          <w:tcPr>
            <w:tcW w:w="753" w:type="dxa"/>
          </w:tcPr>
          <w:p w14:paraId="59388876" w14:textId="703F6BC6" w:rsidR="00182FA3" w:rsidRPr="00112FD0" w:rsidRDefault="00182FA3" w:rsidP="00112FD0">
            <w:pPr>
              <w:spacing w:line="360" w:lineRule="auto"/>
              <w:jc w:val="thaiDistribute"/>
            </w:pPr>
            <w:r>
              <w:fldChar w:fldCharType="begin"/>
            </w:r>
            <w:r>
              <w:instrText xml:space="preserve"> PAGEREF _Ref74285001 \h </w:instrText>
            </w:r>
            <w:r>
              <w:fldChar w:fldCharType="separate"/>
            </w:r>
            <w:ins w:id="928" w:author="Petnathean Julled" w:date="2021-07-09T21:18:00Z">
              <w:r w:rsidR="00454CE9">
                <w:rPr>
                  <w:noProof/>
                </w:rPr>
                <w:t>136</w:t>
              </w:r>
            </w:ins>
            <w:del w:id="929" w:author="Petnathean Julled" w:date="2021-07-09T11:13:00Z">
              <w:r w:rsidR="002A27EE" w:rsidDel="00437758">
                <w:rPr>
                  <w:noProof/>
                </w:rPr>
                <w:delText>130</w:delText>
              </w:r>
            </w:del>
            <w:r>
              <w:fldChar w:fldCharType="end"/>
            </w:r>
          </w:p>
        </w:tc>
      </w:tr>
      <w:tr w:rsidR="00182FA3" w:rsidRPr="00112FD0" w14:paraId="2FDD191C" w14:textId="77777777" w:rsidTr="00454CE9">
        <w:tc>
          <w:tcPr>
            <w:tcW w:w="895" w:type="dxa"/>
          </w:tcPr>
          <w:p w14:paraId="4EB5DF89" w14:textId="23AF4370" w:rsidR="00182FA3" w:rsidRDefault="00182FA3" w:rsidP="00112FD0">
            <w:pPr>
              <w:spacing w:line="360" w:lineRule="auto"/>
              <w:jc w:val="thaiDistribute"/>
            </w:pPr>
            <w:r>
              <w:fldChar w:fldCharType="begin"/>
            </w:r>
            <w:r>
              <w:instrText xml:space="preserve"> REF _Ref74284329 \h </w:instrText>
            </w:r>
            <w:r>
              <w:fldChar w:fldCharType="separate"/>
            </w:r>
            <w:ins w:id="930" w:author="Petnathean Julled" w:date="2021-07-09T21:18:00Z">
              <w:r w:rsidR="00454CE9">
                <w:t xml:space="preserve"> </w:t>
              </w:r>
              <w:r w:rsidR="00454CE9">
                <w:rPr>
                  <w:noProof/>
                </w:rPr>
                <w:t>4</w:t>
              </w:r>
              <w:r w:rsidR="00454CE9">
                <w:noBreakHyphen/>
              </w:r>
              <w:r w:rsidR="00454CE9">
                <w:rPr>
                  <w:noProof/>
                </w:rPr>
                <w:t>64</w:t>
              </w:r>
            </w:ins>
            <w:del w:id="931"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61</w:delText>
              </w:r>
            </w:del>
            <w:r>
              <w:fldChar w:fldCharType="end"/>
            </w:r>
          </w:p>
        </w:tc>
        <w:tc>
          <w:tcPr>
            <w:tcW w:w="6868" w:type="dxa"/>
          </w:tcPr>
          <w:p w14:paraId="324D6369" w14:textId="106DBD85"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_Ref74284783 \h </w:instrText>
            </w:r>
            <w:r>
              <w:rPr>
                <w:spacing w:val="-8"/>
              </w:rPr>
            </w:r>
            <w:r>
              <w:rPr>
                <w:spacing w:val="-8"/>
              </w:rPr>
              <w:fldChar w:fldCharType="separate"/>
            </w:r>
            <w:r w:rsidR="00454CE9">
              <w:t>XDS Document Consumer Actor sent ITI-18 transaction</w:t>
            </w:r>
            <w:r>
              <w:rPr>
                <w:spacing w:val="-8"/>
              </w:rPr>
              <w:fldChar w:fldCharType="end"/>
            </w:r>
          </w:p>
        </w:tc>
        <w:tc>
          <w:tcPr>
            <w:tcW w:w="753" w:type="dxa"/>
          </w:tcPr>
          <w:p w14:paraId="5DEB8869" w14:textId="3B17057F" w:rsidR="00182FA3" w:rsidRPr="00112FD0" w:rsidRDefault="00182FA3" w:rsidP="00112FD0">
            <w:pPr>
              <w:spacing w:line="360" w:lineRule="auto"/>
              <w:jc w:val="thaiDistribute"/>
            </w:pPr>
            <w:r>
              <w:fldChar w:fldCharType="begin"/>
            </w:r>
            <w:r>
              <w:instrText xml:space="preserve"> PAGEREF _Ref74285004 \h </w:instrText>
            </w:r>
            <w:r>
              <w:fldChar w:fldCharType="separate"/>
            </w:r>
            <w:ins w:id="932" w:author="Petnathean Julled" w:date="2021-07-09T21:18:00Z">
              <w:r w:rsidR="00454CE9">
                <w:rPr>
                  <w:noProof/>
                </w:rPr>
                <w:t>136</w:t>
              </w:r>
            </w:ins>
            <w:del w:id="933" w:author="Petnathean Julled" w:date="2021-07-09T11:13:00Z">
              <w:r w:rsidR="002A27EE" w:rsidDel="00437758">
                <w:rPr>
                  <w:noProof/>
                </w:rPr>
                <w:delText>130</w:delText>
              </w:r>
            </w:del>
            <w:r>
              <w:fldChar w:fldCharType="end"/>
            </w:r>
          </w:p>
        </w:tc>
      </w:tr>
      <w:tr w:rsidR="00182FA3" w:rsidRPr="00112FD0" w14:paraId="7E34EDB8" w14:textId="77777777" w:rsidTr="00454CE9">
        <w:tc>
          <w:tcPr>
            <w:tcW w:w="895" w:type="dxa"/>
          </w:tcPr>
          <w:p w14:paraId="5AE09928" w14:textId="15BAD81D" w:rsidR="00182FA3" w:rsidRDefault="00182FA3" w:rsidP="00112FD0">
            <w:pPr>
              <w:spacing w:line="360" w:lineRule="auto"/>
              <w:jc w:val="thaiDistribute"/>
            </w:pPr>
            <w:r>
              <w:fldChar w:fldCharType="begin"/>
            </w:r>
            <w:r>
              <w:instrText xml:space="preserve"> REF _Ref74284334 \h </w:instrText>
            </w:r>
            <w:r>
              <w:fldChar w:fldCharType="separate"/>
            </w:r>
            <w:ins w:id="934" w:author="Petnathean Julled" w:date="2021-07-09T21:18:00Z">
              <w:r w:rsidR="00454CE9">
                <w:t xml:space="preserve"> </w:t>
              </w:r>
              <w:r w:rsidR="00454CE9">
                <w:rPr>
                  <w:noProof/>
                </w:rPr>
                <w:t>4</w:t>
              </w:r>
              <w:r w:rsidR="00454CE9">
                <w:noBreakHyphen/>
              </w:r>
              <w:r w:rsidR="00454CE9">
                <w:rPr>
                  <w:noProof/>
                </w:rPr>
                <w:t>65</w:t>
              </w:r>
            </w:ins>
            <w:del w:id="935"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62</w:delText>
              </w:r>
            </w:del>
            <w:r>
              <w:fldChar w:fldCharType="end"/>
            </w:r>
          </w:p>
        </w:tc>
        <w:tc>
          <w:tcPr>
            <w:tcW w:w="6868" w:type="dxa"/>
          </w:tcPr>
          <w:p w14:paraId="7560832C" w14:textId="7C379E5C"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_Ref74284786 \h </w:instrText>
            </w:r>
            <w:r>
              <w:rPr>
                <w:spacing w:val="-8"/>
              </w:rPr>
            </w:r>
            <w:r>
              <w:rPr>
                <w:spacing w:val="-8"/>
              </w:rPr>
              <w:fldChar w:fldCharType="separate"/>
            </w:r>
            <w:r w:rsidR="00454CE9">
              <w:t>XDS Document Registry received ITI-18 transaction then interpret the message</w:t>
            </w:r>
            <w:r>
              <w:rPr>
                <w:spacing w:val="-8"/>
              </w:rPr>
              <w:fldChar w:fldCharType="end"/>
            </w:r>
          </w:p>
        </w:tc>
        <w:tc>
          <w:tcPr>
            <w:tcW w:w="753" w:type="dxa"/>
          </w:tcPr>
          <w:p w14:paraId="1295218E" w14:textId="67DB954D" w:rsidR="00182FA3" w:rsidRPr="00112FD0" w:rsidRDefault="00182FA3" w:rsidP="00112FD0">
            <w:pPr>
              <w:spacing w:line="360" w:lineRule="auto"/>
              <w:jc w:val="thaiDistribute"/>
            </w:pPr>
            <w:r>
              <w:fldChar w:fldCharType="begin"/>
            </w:r>
            <w:r>
              <w:instrText xml:space="preserve"> PAGEREF _Ref74285007 \h </w:instrText>
            </w:r>
            <w:r>
              <w:fldChar w:fldCharType="separate"/>
            </w:r>
            <w:ins w:id="936" w:author="Petnathean Julled" w:date="2021-07-09T21:18:00Z">
              <w:r w:rsidR="00454CE9">
                <w:rPr>
                  <w:noProof/>
                </w:rPr>
                <w:t>137</w:t>
              </w:r>
            </w:ins>
            <w:del w:id="937" w:author="Petnathean Julled" w:date="2021-07-09T11:13:00Z">
              <w:r w:rsidR="002A27EE" w:rsidDel="00437758">
                <w:rPr>
                  <w:noProof/>
                </w:rPr>
                <w:delText>131</w:delText>
              </w:r>
            </w:del>
            <w:r>
              <w:fldChar w:fldCharType="end"/>
            </w:r>
          </w:p>
        </w:tc>
      </w:tr>
      <w:tr w:rsidR="00182FA3" w:rsidRPr="00112FD0" w14:paraId="35009F7A" w14:textId="77777777" w:rsidTr="00454CE9">
        <w:tc>
          <w:tcPr>
            <w:tcW w:w="895" w:type="dxa"/>
          </w:tcPr>
          <w:p w14:paraId="70AD2AFC" w14:textId="3C017B65" w:rsidR="00182FA3" w:rsidRDefault="00182FA3" w:rsidP="00112FD0">
            <w:pPr>
              <w:spacing w:line="360" w:lineRule="auto"/>
              <w:jc w:val="thaiDistribute"/>
            </w:pPr>
            <w:r>
              <w:fldChar w:fldCharType="begin"/>
            </w:r>
            <w:r>
              <w:instrText xml:space="preserve"> REF _Ref74282414 \h </w:instrText>
            </w:r>
            <w:r>
              <w:fldChar w:fldCharType="separate"/>
            </w:r>
            <w:ins w:id="938" w:author="Petnathean Julled" w:date="2021-07-09T21:18:00Z">
              <w:r w:rsidR="00454CE9">
                <w:t xml:space="preserve"> </w:t>
              </w:r>
              <w:r w:rsidR="00454CE9">
                <w:rPr>
                  <w:noProof/>
                </w:rPr>
                <w:t>4</w:t>
              </w:r>
              <w:r w:rsidR="00454CE9">
                <w:noBreakHyphen/>
              </w:r>
              <w:r w:rsidR="00454CE9">
                <w:rPr>
                  <w:noProof/>
                </w:rPr>
                <w:t>66</w:t>
              </w:r>
            </w:ins>
            <w:del w:id="939"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63</w:delText>
              </w:r>
            </w:del>
            <w:r>
              <w:fldChar w:fldCharType="end"/>
            </w:r>
          </w:p>
        </w:tc>
        <w:tc>
          <w:tcPr>
            <w:tcW w:w="6868" w:type="dxa"/>
          </w:tcPr>
          <w:p w14:paraId="3E570A78" w14:textId="10C7E18D" w:rsidR="00182FA3" w:rsidRPr="00112FD0" w:rsidRDefault="00182FA3" w:rsidP="00112FD0">
            <w:pPr>
              <w:spacing w:line="360" w:lineRule="auto"/>
              <w:ind w:left="-116"/>
              <w:rPr>
                <w:spacing w:val="-8"/>
              </w:rPr>
            </w:pPr>
            <w:r>
              <w:rPr>
                <w:spacing w:val="-8"/>
              </w:rPr>
              <w:fldChar w:fldCharType="begin"/>
            </w:r>
            <w:r>
              <w:rPr>
                <w:spacing w:val="-8"/>
              </w:rPr>
              <w:instrText xml:space="preserve"> REF _Ref74284789 \h </w:instrText>
            </w:r>
            <w:r>
              <w:rPr>
                <w:spacing w:val="-8"/>
              </w:rPr>
            </w:r>
            <w:r>
              <w:rPr>
                <w:spacing w:val="-8"/>
              </w:rPr>
              <w:fldChar w:fldCharType="separate"/>
            </w:r>
            <w:r w:rsidR="00454CE9">
              <w:t xml:space="preserve">XDS Document Registry then begin search operation over </w:t>
            </w:r>
            <w:proofErr w:type="spellStart"/>
            <w:r w:rsidR="00454CE9">
              <w:t>Smartcontract</w:t>
            </w:r>
            <w:proofErr w:type="spellEnd"/>
            <w:r>
              <w:rPr>
                <w:spacing w:val="-8"/>
              </w:rPr>
              <w:fldChar w:fldCharType="end"/>
            </w:r>
          </w:p>
        </w:tc>
        <w:tc>
          <w:tcPr>
            <w:tcW w:w="753" w:type="dxa"/>
          </w:tcPr>
          <w:p w14:paraId="2C39806D" w14:textId="1B40B752" w:rsidR="00182FA3" w:rsidRPr="00112FD0" w:rsidRDefault="00182FA3" w:rsidP="00112FD0">
            <w:pPr>
              <w:spacing w:line="360" w:lineRule="auto"/>
              <w:jc w:val="thaiDistribute"/>
            </w:pPr>
            <w:r>
              <w:fldChar w:fldCharType="begin"/>
            </w:r>
            <w:r>
              <w:instrText xml:space="preserve"> PAGEREF _Ref74285009 \h </w:instrText>
            </w:r>
            <w:r>
              <w:fldChar w:fldCharType="separate"/>
            </w:r>
            <w:ins w:id="940" w:author="Petnathean Julled" w:date="2021-07-09T21:18:00Z">
              <w:r w:rsidR="00454CE9">
                <w:rPr>
                  <w:noProof/>
                </w:rPr>
                <w:t>138</w:t>
              </w:r>
            </w:ins>
            <w:del w:id="941" w:author="Petnathean Julled" w:date="2021-07-09T11:13:00Z">
              <w:r w:rsidR="002A27EE" w:rsidDel="00437758">
                <w:rPr>
                  <w:noProof/>
                </w:rPr>
                <w:delText>132</w:delText>
              </w:r>
            </w:del>
            <w:r>
              <w:fldChar w:fldCharType="end"/>
            </w:r>
          </w:p>
        </w:tc>
      </w:tr>
      <w:tr w:rsidR="00182FA3" w:rsidRPr="00112FD0" w14:paraId="2089B946" w14:textId="77777777" w:rsidTr="00490A81">
        <w:trPr>
          <w:trPrChange w:id="942" w:author="Petnathean Julled" w:date="2021-07-09T20:36:00Z">
            <w:trPr>
              <w:gridAfter w:val="0"/>
            </w:trPr>
          </w:trPrChange>
        </w:trPr>
        <w:tc>
          <w:tcPr>
            <w:tcW w:w="895" w:type="dxa"/>
            <w:tcPrChange w:id="943" w:author="Petnathean Julled" w:date="2021-07-09T20:36:00Z">
              <w:tcPr>
                <w:tcW w:w="817" w:type="dxa"/>
                <w:gridSpan w:val="2"/>
              </w:tcPr>
            </w:tcPrChange>
          </w:tcPr>
          <w:p w14:paraId="4EA6678A" w14:textId="1FE7A7A3" w:rsidR="00182FA3" w:rsidRDefault="000845E1" w:rsidP="00112FD0">
            <w:pPr>
              <w:spacing w:line="360" w:lineRule="auto"/>
              <w:jc w:val="thaiDistribute"/>
            </w:pPr>
            <w:ins w:id="944" w:author="Petnathean Julled" w:date="2021-07-09T20:30:00Z">
              <w:r>
                <w:fldChar w:fldCharType="begin"/>
              </w:r>
              <w:r>
                <w:instrText xml:space="preserve"> REF _Ref76732523 \h </w:instrText>
              </w:r>
            </w:ins>
            <w:r>
              <w:fldChar w:fldCharType="separate"/>
            </w:r>
            <w:ins w:id="945" w:author="Petnathean Julled" w:date="2021-07-09T21:18:00Z">
              <w:r w:rsidR="00454CE9">
                <w:t xml:space="preserve"> </w:t>
              </w:r>
              <w:r w:rsidR="00454CE9">
                <w:rPr>
                  <w:noProof/>
                </w:rPr>
                <w:t>4</w:t>
              </w:r>
              <w:r w:rsidR="00454CE9">
                <w:noBreakHyphen/>
              </w:r>
              <w:r w:rsidR="00454CE9">
                <w:rPr>
                  <w:noProof/>
                </w:rPr>
                <w:t>67</w:t>
              </w:r>
            </w:ins>
            <w:ins w:id="946" w:author="Petnathean Julled" w:date="2021-07-09T20:30:00Z">
              <w:r>
                <w:fldChar w:fldCharType="end"/>
              </w:r>
            </w:ins>
            <w:r w:rsidR="00182FA3">
              <w:fldChar w:fldCharType="begin"/>
            </w:r>
            <w:r w:rsidR="00182FA3">
              <w:instrText xml:space="preserve"> REF _Ref74280360 \h </w:instrText>
            </w:r>
            <w:del w:id="947" w:author="Petnathean Julled" w:date="2021-07-09T20:28:00Z">
              <w:r w:rsidR="00182FA3">
                <w:fldChar w:fldCharType="separate"/>
              </w:r>
            </w:del>
            <w:del w:id="948" w:author="Petnathean Julled" w:date="2021-07-09T11:13:00Z">
              <w:r w:rsidR="00856E89" w:rsidDel="00437758">
                <w:delText xml:space="preserve"> </w:delText>
              </w:r>
              <w:r w:rsidR="00856E89" w:rsidDel="00437758">
                <w:rPr>
                  <w:noProof/>
                </w:rPr>
                <w:delText>4</w:delText>
              </w:r>
              <w:r w:rsidR="00856E89" w:rsidDel="00437758">
                <w:noBreakHyphen/>
              </w:r>
              <w:r w:rsidR="00856E89" w:rsidDel="00437758">
                <w:rPr>
                  <w:noProof/>
                </w:rPr>
                <w:delText>64</w:delText>
              </w:r>
            </w:del>
            <w:r w:rsidR="00182FA3">
              <w:fldChar w:fldCharType="end"/>
            </w:r>
          </w:p>
        </w:tc>
        <w:tc>
          <w:tcPr>
            <w:tcW w:w="6868" w:type="dxa"/>
            <w:tcPrChange w:id="949" w:author="Petnathean Julled" w:date="2021-07-09T20:36:00Z">
              <w:tcPr>
                <w:tcW w:w="6946" w:type="dxa"/>
                <w:gridSpan w:val="3"/>
              </w:tcPr>
            </w:tcPrChange>
          </w:tcPr>
          <w:p w14:paraId="60DEF49F" w14:textId="73337111" w:rsidR="00182FA3" w:rsidRPr="00112FD0" w:rsidRDefault="00182FA3">
            <w:pPr>
              <w:tabs>
                <w:tab w:val="left" w:pos="-114"/>
              </w:tabs>
              <w:spacing w:line="360" w:lineRule="auto"/>
              <w:ind w:left="-116"/>
              <w:rPr>
                <w:spacing w:val="-8"/>
              </w:rPr>
              <w:pPrChange w:id="950" w:author="Petnathean Julled" w:date="2021-07-09T20:33:00Z">
                <w:pPr>
                  <w:spacing w:line="360" w:lineRule="auto"/>
                  <w:ind w:left="-116"/>
                </w:pPr>
              </w:pPrChange>
            </w:pPr>
            <w:r>
              <w:rPr>
                <w:spacing w:val="-8"/>
              </w:rPr>
              <w:fldChar w:fldCharType="begin"/>
            </w:r>
            <w:r>
              <w:rPr>
                <w:spacing w:val="-8"/>
              </w:rPr>
              <w:instrText xml:space="preserve"> REF _Ref74284793 \h </w:instrText>
            </w:r>
            <w:r>
              <w:rPr>
                <w:spacing w:val="-8"/>
              </w:rPr>
            </w:r>
            <w:del w:id="951" w:author="Petnathean Julled" w:date="2021-07-09T20:28:00Z">
              <w:r>
                <w:rPr>
                  <w:spacing w:val="-8"/>
                </w:rPr>
                <w:fldChar w:fldCharType="separate"/>
              </w:r>
              <w:r w:rsidR="00437758" w:rsidDel="000845E1">
                <w:delText>Chart comparing document query and search time</w:delText>
              </w:r>
            </w:del>
            <w:r>
              <w:rPr>
                <w:spacing w:val="-8"/>
              </w:rPr>
              <w:fldChar w:fldCharType="end"/>
            </w:r>
            <w:ins w:id="952" w:author="Petnathean Julled" w:date="2021-07-09T20:32:00Z">
              <w:r w:rsidR="000845E1">
                <w:rPr>
                  <w:spacing w:val="-8"/>
                </w:rPr>
                <w:tab/>
              </w:r>
              <w:r w:rsidR="000845E1">
                <w:rPr>
                  <w:spacing w:val="-8"/>
                </w:rPr>
                <w:fldChar w:fldCharType="begin"/>
              </w:r>
              <w:r w:rsidR="000845E1">
                <w:rPr>
                  <w:spacing w:val="-8"/>
                </w:rPr>
                <w:instrText xml:space="preserve"> REF _Ref76755194 \h </w:instrText>
              </w:r>
            </w:ins>
            <w:r w:rsidR="000845E1">
              <w:rPr>
                <w:spacing w:val="-8"/>
              </w:rPr>
            </w:r>
            <w:r w:rsidR="000845E1">
              <w:rPr>
                <w:spacing w:val="-8"/>
              </w:rPr>
              <w:fldChar w:fldCharType="separate"/>
            </w:r>
            <w:ins w:id="953" w:author="Petnathean Julled" w:date="2021-07-09T21:18:00Z">
              <w:r w:rsidR="00454CE9">
                <w:t>The 7-Node Example system log</w:t>
              </w:r>
            </w:ins>
            <w:ins w:id="954" w:author="Petnathean Julled" w:date="2021-07-09T20:32:00Z">
              <w:r w:rsidR="000845E1">
                <w:rPr>
                  <w:spacing w:val="-8"/>
                </w:rPr>
                <w:fldChar w:fldCharType="end"/>
              </w:r>
            </w:ins>
          </w:p>
        </w:tc>
        <w:tc>
          <w:tcPr>
            <w:tcW w:w="753" w:type="dxa"/>
            <w:tcPrChange w:id="955" w:author="Petnathean Julled" w:date="2021-07-09T20:36:00Z">
              <w:tcPr>
                <w:tcW w:w="753" w:type="dxa"/>
                <w:gridSpan w:val="2"/>
              </w:tcPr>
            </w:tcPrChange>
          </w:tcPr>
          <w:p w14:paraId="645B6049" w14:textId="79126A29" w:rsidR="000845E1" w:rsidRPr="00112FD0" w:rsidRDefault="00897D78" w:rsidP="00112FD0">
            <w:pPr>
              <w:spacing w:line="360" w:lineRule="auto"/>
              <w:jc w:val="thaiDistribute"/>
            </w:pPr>
            <w:ins w:id="956" w:author="Petnathean Julled" w:date="2021-07-09T20:35:00Z">
              <w:r>
                <w:fldChar w:fldCharType="begin"/>
              </w:r>
              <w:r>
                <w:instrText xml:space="preserve"> PAGEREF _Ref76755316 \h </w:instrText>
              </w:r>
            </w:ins>
            <w:r>
              <w:fldChar w:fldCharType="separate"/>
            </w:r>
            <w:ins w:id="957" w:author="Petnathean Julled" w:date="2021-07-09T21:18:00Z">
              <w:r w:rsidR="00454CE9">
                <w:rPr>
                  <w:noProof/>
                </w:rPr>
                <w:t>140</w:t>
              </w:r>
            </w:ins>
            <w:ins w:id="958" w:author="Petnathean Julled" w:date="2021-07-09T20:35:00Z">
              <w:r>
                <w:fldChar w:fldCharType="end"/>
              </w:r>
            </w:ins>
            <w:del w:id="959" w:author="Petnathean Julled" w:date="2021-07-09T20:30:00Z">
              <w:r w:rsidR="00182FA3" w:rsidDel="000845E1">
                <w:fldChar w:fldCharType="begin"/>
              </w:r>
              <w:r w:rsidR="00182FA3" w:rsidDel="000845E1">
                <w:delInstrText xml:space="preserve"> PAGEREF _Ref74285012 \h </w:delInstrText>
              </w:r>
              <w:r w:rsidR="00182FA3" w:rsidDel="000845E1">
                <w:fldChar w:fldCharType="separate"/>
              </w:r>
            </w:del>
            <w:del w:id="960" w:author="Petnathean Julled" w:date="2021-07-09T11:13:00Z">
              <w:r w:rsidR="002A27EE" w:rsidDel="00437758">
                <w:rPr>
                  <w:noProof/>
                </w:rPr>
                <w:delText>133</w:delText>
              </w:r>
            </w:del>
            <w:del w:id="961" w:author="Petnathean Julled" w:date="2021-07-09T20:30:00Z">
              <w:r w:rsidR="00182FA3" w:rsidDel="000845E1">
                <w:fldChar w:fldCharType="end"/>
              </w:r>
            </w:del>
          </w:p>
        </w:tc>
      </w:tr>
      <w:tr w:rsidR="000845E1" w:rsidRPr="00112FD0" w14:paraId="5E209C20" w14:textId="77777777" w:rsidTr="00490A81">
        <w:tblPrEx>
          <w:tblPrExChange w:id="962"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963" w:author="Petnathean Julled" w:date="2021-07-09T20:30:00Z"/>
          <w:trPrChange w:id="964" w:author="Petnathean Julled" w:date="2021-07-09T20:36:00Z">
            <w:trPr>
              <w:gridBefore w:val="1"/>
            </w:trPr>
          </w:trPrChange>
        </w:trPr>
        <w:tc>
          <w:tcPr>
            <w:tcW w:w="895" w:type="dxa"/>
            <w:tcPrChange w:id="965" w:author="Petnathean Julled" w:date="2021-07-09T20:36:00Z">
              <w:tcPr>
                <w:tcW w:w="895" w:type="dxa"/>
                <w:gridSpan w:val="3"/>
              </w:tcPr>
            </w:tcPrChange>
          </w:tcPr>
          <w:p w14:paraId="70EB2CAE" w14:textId="1516D8CE" w:rsidR="000845E1" w:rsidRDefault="000845E1" w:rsidP="00112FD0">
            <w:pPr>
              <w:spacing w:line="360" w:lineRule="auto"/>
              <w:jc w:val="thaiDistribute"/>
              <w:rPr>
                <w:ins w:id="966" w:author="Petnathean Julled" w:date="2021-07-09T20:30:00Z"/>
              </w:rPr>
            </w:pPr>
            <w:ins w:id="967" w:author="Petnathean Julled" w:date="2021-07-09T20:31:00Z">
              <w:r>
                <w:fldChar w:fldCharType="begin"/>
              </w:r>
              <w:r>
                <w:instrText xml:space="preserve"> REF _Ref76733852 \h </w:instrText>
              </w:r>
            </w:ins>
            <w:r>
              <w:fldChar w:fldCharType="separate"/>
            </w:r>
            <w:ins w:id="968" w:author="Petnathean Julled" w:date="2021-07-09T21:18:00Z">
              <w:r w:rsidR="00454CE9">
                <w:t xml:space="preserve"> </w:t>
              </w:r>
              <w:r w:rsidR="00454CE9">
                <w:rPr>
                  <w:noProof/>
                </w:rPr>
                <w:t>4</w:t>
              </w:r>
              <w:r w:rsidR="00454CE9">
                <w:noBreakHyphen/>
              </w:r>
              <w:r w:rsidR="00454CE9">
                <w:rPr>
                  <w:noProof/>
                </w:rPr>
                <w:t>68</w:t>
              </w:r>
            </w:ins>
            <w:ins w:id="969" w:author="Petnathean Julled" w:date="2021-07-09T20:31:00Z">
              <w:r>
                <w:fldChar w:fldCharType="end"/>
              </w:r>
            </w:ins>
          </w:p>
        </w:tc>
        <w:tc>
          <w:tcPr>
            <w:tcW w:w="6868" w:type="dxa"/>
            <w:tcPrChange w:id="970" w:author="Petnathean Julled" w:date="2021-07-09T20:36:00Z">
              <w:tcPr>
                <w:tcW w:w="6868" w:type="dxa"/>
                <w:gridSpan w:val="2"/>
              </w:tcPr>
            </w:tcPrChange>
          </w:tcPr>
          <w:p w14:paraId="091DF5DE" w14:textId="2D23E1C6" w:rsidR="000845E1" w:rsidRDefault="000845E1" w:rsidP="00112FD0">
            <w:pPr>
              <w:spacing w:line="360" w:lineRule="auto"/>
              <w:ind w:left="-116"/>
              <w:rPr>
                <w:ins w:id="971" w:author="Petnathean Julled" w:date="2021-07-09T20:30:00Z"/>
                <w:spacing w:val="-8"/>
              </w:rPr>
            </w:pPr>
            <w:ins w:id="972" w:author="Petnathean Julled" w:date="2021-07-09T20:33:00Z">
              <w:r>
                <w:rPr>
                  <w:spacing w:val="-8"/>
                </w:rPr>
                <w:fldChar w:fldCharType="begin"/>
              </w:r>
              <w:r>
                <w:rPr>
                  <w:spacing w:val="-8"/>
                </w:rPr>
                <w:instrText xml:space="preserve"> REF _Ref76755205 \h </w:instrText>
              </w:r>
            </w:ins>
            <w:r>
              <w:rPr>
                <w:spacing w:val="-8"/>
              </w:rPr>
            </w:r>
            <w:r>
              <w:rPr>
                <w:spacing w:val="-8"/>
              </w:rPr>
              <w:fldChar w:fldCharType="separate"/>
            </w:r>
            <w:ins w:id="973" w:author="Petnathean Julled" w:date="2021-07-09T21:18:00Z">
              <w:r w:rsidR="00454CE9">
                <w:t>Chart comparing document query and search time</w:t>
              </w:r>
            </w:ins>
            <w:ins w:id="974" w:author="Petnathean Julled" w:date="2021-07-09T20:33:00Z">
              <w:r>
                <w:rPr>
                  <w:spacing w:val="-8"/>
                </w:rPr>
                <w:fldChar w:fldCharType="end"/>
              </w:r>
            </w:ins>
          </w:p>
        </w:tc>
        <w:tc>
          <w:tcPr>
            <w:tcW w:w="753" w:type="dxa"/>
            <w:tcPrChange w:id="975" w:author="Petnathean Julled" w:date="2021-07-09T20:36:00Z">
              <w:tcPr>
                <w:tcW w:w="753" w:type="dxa"/>
                <w:gridSpan w:val="2"/>
              </w:tcPr>
            </w:tcPrChange>
          </w:tcPr>
          <w:p w14:paraId="5D6DF36E" w14:textId="16BA5035" w:rsidR="000845E1" w:rsidDel="000845E1" w:rsidRDefault="00897D78" w:rsidP="00112FD0">
            <w:pPr>
              <w:spacing w:line="360" w:lineRule="auto"/>
              <w:jc w:val="thaiDistribute"/>
              <w:rPr>
                <w:ins w:id="976" w:author="Petnathean Julled" w:date="2021-07-09T20:30:00Z"/>
              </w:rPr>
            </w:pPr>
            <w:ins w:id="977" w:author="Petnathean Julled" w:date="2021-07-09T20:35:00Z">
              <w:r>
                <w:fldChar w:fldCharType="begin"/>
              </w:r>
              <w:r>
                <w:instrText xml:space="preserve"> PAGEREF _Ref76755321 \h </w:instrText>
              </w:r>
            </w:ins>
            <w:r>
              <w:fldChar w:fldCharType="separate"/>
            </w:r>
            <w:ins w:id="978" w:author="Petnathean Julled" w:date="2021-07-09T21:18:00Z">
              <w:r w:rsidR="00454CE9">
                <w:rPr>
                  <w:noProof/>
                </w:rPr>
                <w:t>140</w:t>
              </w:r>
            </w:ins>
            <w:ins w:id="979" w:author="Petnathean Julled" w:date="2021-07-09T20:35:00Z">
              <w:r>
                <w:fldChar w:fldCharType="end"/>
              </w:r>
            </w:ins>
          </w:p>
        </w:tc>
      </w:tr>
      <w:tr w:rsidR="000845E1" w:rsidRPr="00112FD0" w14:paraId="3E3F891E" w14:textId="77777777" w:rsidTr="00490A81">
        <w:tblPrEx>
          <w:tblPrExChange w:id="980"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981" w:author="Petnathean Julled" w:date="2021-07-09T20:31:00Z"/>
          <w:trPrChange w:id="982" w:author="Petnathean Julled" w:date="2021-07-09T20:36:00Z">
            <w:trPr>
              <w:gridBefore w:val="1"/>
            </w:trPr>
          </w:trPrChange>
        </w:trPr>
        <w:tc>
          <w:tcPr>
            <w:tcW w:w="895" w:type="dxa"/>
            <w:tcPrChange w:id="983" w:author="Petnathean Julled" w:date="2021-07-09T20:36:00Z">
              <w:tcPr>
                <w:tcW w:w="895" w:type="dxa"/>
                <w:gridSpan w:val="3"/>
              </w:tcPr>
            </w:tcPrChange>
          </w:tcPr>
          <w:p w14:paraId="14833AD1" w14:textId="28882058" w:rsidR="000845E1" w:rsidRDefault="000845E1" w:rsidP="00112FD0">
            <w:pPr>
              <w:spacing w:line="360" w:lineRule="auto"/>
              <w:jc w:val="thaiDistribute"/>
              <w:rPr>
                <w:ins w:id="984" w:author="Petnathean Julled" w:date="2021-07-09T20:31:00Z"/>
              </w:rPr>
            </w:pPr>
            <w:ins w:id="985" w:author="Petnathean Julled" w:date="2021-07-09T20:31:00Z">
              <w:r>
                <w:lastRenderedPageBreak/>
                <w:fldChar w:fldCharType="begin"/>
              </w:r>
              <w:r>
                <w:instrText xml:space="preserve"> REF _Ref76734885 \h </w:instrText>
              </w:r>
            </w:ins>
            <w:r>
              <w:fldChar w:fldCharType="separate"/>
            </w:r>
            <w:ins w:id="986" w:author="Petnathean Julled" w:date="2021-07-09T21:18:00Z">
              <w:r w:rsidR="00454CE9">
                <w:t xml:space="preserve"> </w:t>
              </w:r>
              <w:r w:rsidR="00454CE9">
                <w:rPr>
                  <w:noProof/>
                </w:rPr>
                <w:t>4</w:t>
              </w:r>
              <w:r w:rsidR="00454CE9">
                <w:noBreakHyphen/>
              </w:r>
              <w:r w:rsidR="00454CE9">
                <w:rPr>
                  <w:noProof/>
                </w:rPr>
                <w:t>69</w:t>
              </w:r>
            </w:ins>
            <w:ins w:id="987" w:author="Petnathean Julled" w:date="2021-07-09T20:31:00Z">
              <w:r>
                <w:fldChar w:fldCharType="end"/>
              </w:r>
            </w:ins>
          </w:p>
        </w:tc>
        <w:tc>
          <w:tcPr>
            <w:tcW w:w="6868" w:type="dxa"/>
            <w:tcPrChange w:id="988" w:author="Petnathean Julled" w:date="2021-07-09T20:36:00Z">
              <w:tcPr>
                <w:tcW w:w="6868" w:type="dxa"/>
                <w:gridSpan w:val="2"/>
              </w:tcPr>
            </w:tcPrChange>
          </w:tcPr>
          <w:p w14:paraId="09743082" w14:textId="2F6CC22A" w:rsidR="000845E1" w:rsidRDefault="000845E1" w:rsidP="00112FD0">
            <w:pPr>
              <w:spacing w:line="360" w:lineRule="auto"/>
              <w:ind w:left="-116"/>
              <w:rPr>
                <w:ins w:id="989" w:author="Petnathean Julled" w:date="2021-07-09T20:31:00Z"/>
                <w:spacing w:val="-8"/>
              </w:rPr>
            </w:pPr>
            <w:ins w:id="990" w:author="Petnathean Julled" w:date="2021-07-09T20:33:00Z">
              <w:r>
                <w:rPr>
                  <w:spacing w:val="-8"/>
                </w:rPr>
                <w:fldChar w:fldCharType="begin"/>
              </w:r>
              <w:r>
                <w:rPr>
                  <w:spacing w:val="-8"/>
                </w:rPr>
                <w:instrText xml:space="preserve"> REF _Ref76755212 \h </w:instrText>
              </w:r>
            </w:ins>
            <w:r>
              <w:rPr>
                <w:spacing w:val="-8"/>
              </w:rPr>
            </w:r>
            <w:r>
              <w:rPr>
                <w:spacing w:val="-8"/>
              </w:rPr>
              <w:fldChar w:fldCharType="separate"/>
            </w:r>
            <w:ins w:id="991" w:author="Petnathean Julled" w:date="2021-07-09T21:18:00Z">
              <w:r w:rsidR="00454CE9" w:rsidRPr="002541B6">
                <w:t xml:space="preserve">Performance comparison </w:t>
              </w:r>
              <w:r w:rsidR="00454CE9">
                <w:t>of</w:t>
              </w:r>
              <w:r w:rsidR="00454CE9" w:rsidRPr="002541B6">
                <w:t xml:space="preserve"> Document Register </w:t>
              </w:r>
              <w:r w:rsidR="00454CE9">
                <w:t>on node number variation setup</w:t>
              </w:r>
            </w:ins>
            <w:ins w:id="992" w:author="Petnathean Julled" w:date="2021-07-09T20:33:00Z">
              <w:r>
                <w:rPr>
                  <w:spacing w:val="-8"/>
                </w:rPr>
                <w:fldChar w:fldCharType="end"/>
              </w:r>
            </w:ins>
          </w:p>
        </w:tc>
        <w:tc>
          <w:tcPr>
            <w:tcW w:w="753" w:type="dxa"/>
            <w:tcPrChange w:id="993" w:author="Petnathean Julled" w:date="2021-07-09T20:36:00Z">
              <w:tcPr>
                <w:tcW w:w="753" w:type="dxa"/>
                <w:gridSpan w:val="2"/>
              </w:tcPr>
            </w:tcPrChange>
          </w:tcPr>
          <w:p w14:paraId="497590C4" w14:textId="0CF94114" w:rsidR="000845E1" w:rsidDel="000845E1" w:rsidRDefault="00897D78" w:rsidP="00112FD0">
            <w:pPr>
              <w:spacing w:line="360" w:lineRule="auto"/>
              <w:jc w:val="thaiDistribute"/>
              <w:rPr>
                <w:ins w:id="994" w:author="Petnathean Julled" w:date="2021-07-09T20:31:00Z"/>
              </w:rPr>
            </w:pPr>
            <w:ins w:id="995" w:author="Petnathean Julled" w:date="2021-07-09T20:35:00Z">
              <w:r>
                <w:fldChar w:fldCharType="begin"/>
              </w:r>
              <w:r>
                <w:instrText xml:space="preserve"> PAGEREF _Ref76755329 \h </w:instrText>
              </w:r>
            </w:ins>
            <w:r>
              <w:fldChar w:fldCharType="separate"/>
            </w:r>
            <w:ins w:id="996" w:author="Petnathean Julled" w:date="2021-07-09T21:18:00Z">
              <w:r w:rsidR="00454CE9">
                <w:rPr>
                  <w:noProof/>
                </w:rPr>
                <w:t>141</w:t>
              </w:r>
            </w:ins>
            <w:ins w:id="997" w:author="Petnathean Julled" w:date="2021-07-09T20:35:00Z">
              <w:r>
                <w:fldChar w:fldCharType="end"/>
              </w:r>
            </w:ins>
          </w:p>
        </w:tc>
      </w:tr>
      <w:tr w:rsidR="000845E1" w:rsidRPr="00112FD0" w14:paraId="627179AA" w14:textId="77777777" w:rsidTr="00490A81">
        <w:tblPrEx>
          <w:tblPrExChange w:id="99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999" w:author="Petnathean Julled" w:date="2021-07-09T20:31:00Z"/>
          <w:trPrChange w:id="1000" w:author="Petnathean Julled" w:date="2021-07-09T20:36:00Z">
            <w:trPr>
              <w:gridBefore w:val="1"/>
            </w:trPr>
          </w:trPrChange>
        </w:trPr>
        <w:tc>
          <w:tcPr>
            <w:tcW w:w="895" w:type="dxa"/>
            <w:tcPrChange w:id="1001" w:author="Petnathean Julled" w:date="2021-07-09T20:36:00Z">
              <w:tcPr>
                <w:tcW w:w="895" w:type="dxa"/>
                <w:gridSpan w:val="3"/>
              </w:tcPr>
            </w:tcPrChange>
          </w:tcPr>
          <w:p w14:paraId="37D7750D" w14:textId="094D8AB7" w:rsidR="000845E1" w:rsidRDefault="000845E1" w:rsidP="00112FD0">
            <w:pPr>
              <w:spacing w:line="360" w:lineRule="auto"/>
              <w:jc w:val="thaiDistribute"/>
              <w:rPr>
                <w:ins w:id="1002" w:author="Petnathean Julled" w:date="2021-07-09T20:31:00Z"/>
              </w:rPr>
            </w:pPr>
            <w:ins w:id="1003" w:author="Petnathean Julled" w:date="2021-07-09T20:31:00Z">
              <w:r>
                <w:fldChar w:fldCharType="begin"/>
              </w:r>
              <w:r>
                <w:instrText xml:space="preserve"> REF _Ref76736002 \h </w:instrText>
              </w:r>
            </w:ins>
            <w:r>
              <w:fldChar w:fldCharType="separate"/>
            </w:r>
            <w:ins w:id="1004" w:author="Petnathean Julled" w:date="2021-07-09T21:18:00Z">
              <w:r w:rsidR="00454CE9">
                <w:t xml:space="preserve"> </w:t>
              </w:r>
              <w:r w:rsidR="00454CE9">
                <w:rPr>
                  <w:noProof/>
                </w:rPr>
                <w:t>4</w:t>
              </w:r>
              <w:r w:rsidR="00454CE9">
                <w:noBreakHyphen/>
              </w:r>
              <w:r w:rsidR="00454CE9">
                <w:rPr>
                  <w:noProof/>
                </w:rPr>
                <w:t>70</w:t>
              </w:r>
            </w:ins>
            <w:ins w:id="1005" w:author="Petnathean Julled" w:date="2021-07-09T20:31:00Z">
              <w:r>
                <w:fldChar w:fldCharType="end"/>
              </w:r>
            </w:ins>
          </w:p>
        </w:tc>
        <w:tc>
          <w:tcPr>
            <w:tcW w:w="6868" w:type="dxa"/>
            <w:tcPrChange w:id="1006" w:author="Petnathean Julled" w:date="2021-07-09T20:36:00Z">
              <w:tcPr>
                <w:tcW w:w="6868" w:type="dxa"/>
                <w:gridSpan w:val="2"/>
              </w:tcPr>
            </w:tcPrChange>
          </w:tcPr>
          <w:p w14:paraId="5FB24219" w14:textId="3B601212" w:rsidR="000845E1" w:rsidRDefault="000845E1" w:rsidP="00112FD0">
            <w:pPr>
              <w:spacing w:line="360" w:lineRule="auto"/>
              <w:ind w:left="-116"/>
              <w:rPr>
                <w:ins w:id="1007" w:author="Petnathean Julled" w:date="2021-07-09T20:31:00Z"/>
                <w:spacing w:val="-8"/>
              </w:rPr>
            </w:pPr>
            <w:ins w:id="1008" w:author="Petnathean Julled" w:date="2021-07-09T20:33:00Z">
              <w:r>
                <w:rPr>
                  <w:spacing w:val="-8"/>
                </w:rPr>
                <w:fldChar w:fldCharType="begin"/>
              </w:r>
              <w:r>
                <w:rPr>
                  <w:spacing w:val="-8"/>
                </w:rPr>
                <w:instrText xml:space="preserve"> REF _Ref76755218 \h </w:instrText>
              </w:r>
            </w:ins>
            <w:r>
              <w:rPr>
                <w:spacing w:val="-8"/>
              </w:rPr>
            </w:r>
            <w:r>
              <w:rPr>
                <w:spacing w:val="-8"/>
              </w:rPr>
              <w:fldChar w:fldCharType="separate"/>
            </w:r>
            <w:ins w:id="1009" w:author="Petnathean Julled" w:date="2021-07-09T21:18:00Z">
              <w:r w:rsidR="00454CE9">
                <w:t>Performance comparison inspected from each node in 7 Nodes setup</w:t>
              </w:r>
            </w:ins>
            <w:ins w:id="1010" w:author="Petnathean Julled" w:date="2021-07-09T20:33:00Z">
              <w:r>
                <w:rPr>
                  <w:spacing w:val="-8"/>
                </w:rPr>
                <w:fldChar w:fldCharType="end"/>
              </w:r>
            </w:ins>
          </w:p>
        </w:tc>
        <w:tc>
          <w:tcPr>
            <w:tcW w:w="753" w:type="dxa"/>
            <w:tcPrChange w:id="1011" w:author="Petnathean Julled" w:date="2021-07-09T20:36:00Z">
              <w:tcPr>
                <w:tcW w:w="753" w:type="dxa"/>
                <w:gridSpan w:val="2"/>
              </w:tcPr>
            </w:tcPrChange>
          </w:tcPr>
          <w:p w14:paraId="549E92C5" w14:textId="3918EF36" w:rsidR="000845E1" w:rsidDel="000845E1" w:rsidRDefault="00897D78" w:rsidP="00112FD0">
            <w:pPr>
              <w:spacing w:line="360" w:lineRule="auto"/>
              <w:jc w:val="thaiDistribute"/>
              <w:rPr>
                <w:ins w:id="1012" w:author="Petnathean Julled" w:date="2021-07-09T20:31:00Z"/>
              </w:rPr>
            </w:pPr>
            <w:ins w:id="1013" w:author="Petnathean Julled" w:date="2021-07-09T20:35:00Z">
              <w:r>
                <w:fldChar w:fldCharType="begin"/>
              </w:r>
              <w:r>
                <w:instrText xml:space="preserve"> PAGEREF _Ref76755332 \h </w:instrText>
              </w:r>
            </w:ins>
            <w:r>
              <w:fldChar w:fldCharType="separate"/>
            </w:r>
            <w:ins w:id="1014" w:author="Petnathean Julled" w:date="2021-07-09T21:18:00Z">
              <w:r w:rsidR="00454CE9">
                <w:rPr>
                  <w:noProof/>
                </w:rPr>
                <w:t>142</w:t>
              </w:r>
            </w:ins>
            <w:ins w:id="1015" w:author="Petnathean Julled" w:date="2021-07-09T20:35:00Z">
              <w:r>
                <w:fldChar w:fldCharType="end"/>
              </w:r>
            </w:ins>
          </w:p>
        </w:tc>
      </w:tr>
      <w:tr w:rsidR="000845E1" w:rsidRPr="00112FD0" w14:paraId="277F7BB0" w14:textId="77777777" w:rsidTr="00490A81">
        <w:tblPrEx>
          <w:tblPrExChange w:id="101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17" w:author="Petnathean Julled" w:date="2021-07-09T20:31:00Z"/>
          <w:trPrChange w:id="1018" w:author="Petnathean Julled" w:date="2021-07-09T20:36:00Z">
            <w:trPr>
              <w:gridBefore w:val="1"/>
            </w:trPr>
          </w:trPrChange>
        </w:trPr>
        <w:tc>
          <w:tcPr>
            <w:tcW w:w="895" w:type="dxa"/>
            <w:tcPrChange w:id="1019" w:author="Petnathean Julled" w:date="2021-07-09T20:36:00Z">
              <w:tcPr>
                <w:tcW w:w="895" w:type="dxa"/>
                <w:gridSpan w:val="3"/>
              </w:tcPr>
            </w:tcPrChange>
          </w:tcPr>
          <w:p w14:paraId="5FAAC3AD" w14:textId="7ECF518A" w:rsidR="000845E1" w:rsidRDefault="000845E1" w:rsidP="00112FD0">
            <w:pPr>
              <w:spacing w:line="360" w:lineRule="auto"/>
              <w:jc w:val="thaiDistribute"/>
              <w:rPr>
                <w:ins w:id="1020" w:author="Petnathean Julled" w:date="2021-07-09T20:31:00Z"/>
              </w:rPr>
            </w:pPr>
            <w:ins w:id="1021" w:author="Petnathean Julled" w:date="2021-07-09T20:31:00Z">
              <w:r>
                <w:fldChar w:fldCharType="begin"/>
              </w:r>
              <w:r>
                <w:instrText xml:space="preserve"> REF _Ref76755108 \h </w:instrText>
              </w:r>
            </w:ins>
            <w:r>
              <w:fldChar w:fldCharType="separate"/>
            </w:r>
            <w:ins w:id="1022" w:author="Petnathean Julled" w:date="2021-07-09T21:18:00Z">
              <w:r w:rsidR="00454CE9">
                <w:t xml:space="preserve"> </w:t>
              </w:r>
              <w:r w:rsidR="00454CE9">
                <w:rPr>
                  <w:noProof/>
                </w:rPr>
                <w:t>4</w:t>
              </w:r>
              <w:r w:rsidR="00454CE9">
                <w:noBreakHyphen/>
              </w:r>
              <w:r w:rsidR="00454CE9">
                <w:rPr>
                  <w:noProof/>
                </w:rPr>
                <w:t>71</w:t>
              </w:r>
            </w:ins>
            <w:ins w:id="1023" w:author="Petnathean Julled" w:date="2021-07-09T20:31:00Z">
              <w:r>
                <w:fldChar w:fldCharType="end"/>
              </w:r>
            </w:ins>
          </w:p>
        </w:tc>
        <w:tc>
          <w:tcPr>
            <w:tcW w:w="6868" w:type="dxa"/>
            <w:tcPrChange w:id="1024" w:author="Petnathean Julled" w:date="2021-07-09T20:36:00Z">
              <w:tcPr>
                <w:tcW w:w="6868" w:type="dxa"/>
                <w:gridSpan w:val="2"/>
              </w:tcPr>
            </w:tcPrChange>
          </w:tcPr>
          <w:p w14:paraId="3521B7FD" w14:textId="7EE02602" w:rsidR="000845E1" w:rsidRDefault="000845E1" w:rsidP="00112FD0">
            <w:pPr>
              <w:spacing w:line="360" w:lineRule="auto"/>
              <w:ind w:left="-116"/>
              <w:rPr>
                <w:ins w:id="1025" w:author="Petnathean Julled" w:date="2021-07-09T20:31:00Z"/>
                <w:spacing w:val="-8"/>
              </w:rPr>
            </w:pPr>
            <w:ins w:id="1026" w:author="Petnathean Julled" w:date="2021-07-09T20:33:00Z">
              <w:r>
                <w:rPr>
                  <w:spacing w:val="-8"/>
                </w:rPr>
                <w:fldChar w:fldCharType="begin"/>
              </w:r>
              <w:r>
                <w:rPr>
                  <w:spacing w:val="-8"/>
                </w:rPr>
                <w:instrText xml:space="preserve"> REF _Ref76755221 \h </w:instrText>
              </w:r>
            </w:ins>
            <w:r>
              <w:rPr>
                <w:spacing w:val="-8"/>
              </w:rPr>
            </w:r>
            <w:r>
              <w:rPr>
                <w:spacing w:val="-8"/>
              </w:rPr>
              <w:fldChar w:fldCharType="separate"/>
            </w:r>
            <w:ins w:id="1027" w:author="Petnathean Julled" w:date="2021-07-09T21:18:00Z">
              <w:r w:rsidR="00454CE9">
                <w:t>Performance comparison inspected from each node in 6 Nodes setup</w:t>
              </w:r>
            </w:ins>
            <w:ins w:id="1028" w:author="Petnathean Julled" w:date="2021-07-09T20:33:00Z">
              <w:r>
                <w:rPr>
                  <w:spacing w:val="-8"/>
                </w:rPr>
                <w:fldChar w:fldCharType="end"/>
              </w:r>
            </w:ins>
          </w:p>
        </w:tc>
        <w:tc>
          <w:tcPr>
            <w:tcW w:w="753" w:type="dxa"/>
            <w:tcPrChange w:id="1029" w:author="Petnathean Julled" w:date="2021-07-09T20:36:00Z">
              <w:tcPr>
                <w:tcW w:w="753" w:type="dxa"/>
                <w:gridSpan w:val="2"/>
              </w:tcPr>
            </w:tcPrChange>
          </w:tcPr>
          <w:p w14:paraId="699C2D37" w14:textId="5E1C39D4" w:rsidR="000845E1" w:rsidDel="000845E1" w:rsidRDefault="00897D78" w:rsidP="00112FD0">
            <w:pPr>
              <w:spacing w:line="360" w:lineRule="auto"/>
              <w:jc w:val="thaiDistribute"/>
              <w:rPr>
                <w:ins w:id="1030" w:author="Petnathean Julled" w:date="2021-07-09T20:31:00Z"/>
              </w:rPr>
            </w:pPr>
            <w:ins w:id="1031" w:author="Petnathean Julled" w:date="2021-07-09T20:35:00Z">
              <w:r>
                <w:fldChar w:fldCharType="begin"/>
              </w:r>
              <w:r>
                <w:instrText xml:space="preserve"> PAGEREF _Ref76755335 \h </w:instrText>
              </w:r>
            </w:ins>
            <w:r>
              <w:fldChar w:fldCharType="separate"/>
            </w:r>
            <w:ins w:id="1032" w:author="Petnathean Julled" w:date="2021-07-09T21:18:00Z">
              <w:r w:rsidR="00454CE9">
                <w:rPr>
                  <w:noProof/>
                </w:rPr>
                <w:t>143</w:t>
              </w:r>
            </w:ins>
            <w:ins w:id="1033" w:author="Petnathean Julled" w:date="2021-07-09T20:35:00Z">
              <w:r>
                <w:fldChar w:fldCharType="end"/>
              </w:r>
            </w:ins>
          </w:p>
        </w:tc>
      </w:tr>
      <w:tr w:rsidR="000845E1" w:rsidRPr="00112FD0" w14:paraId="7A162E7B" w14:textId="77777777" w:rsidTr="00490A81">
        <w:tblPrEx>
          <w:tblPrExChange w:id="1034"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35" w:author="Petnathean Julled" w:date="2021-07-09T20:31:00Z"/>
          <w:trPrChange w:id="1036" w:author="Petnathean Julled" w:date="2021-07-09T20:36:00Z">
            <w:trPr>
              <w:gridBefore w:val="1"/>
            </w:trPr>
          </w:trPrChange>
        </w:trPr>
        <w:tc>
          <w:tcPr>
            <w:tcW w:w="895" w:type="dxa"/>
            <w:tcPrChange w:id="1037" w:author="Petnathean Julled" w:date="2021-07-09T20:36:00Z">
              <w:tcPr>
                <w:tcW w:w="895" w:type="dxa"/>
                <w:gridSpan w:val="3"/>
              </w:tcPr>
            </w:tcPrChange>
          </w:tcPr>
          <w:p w14:paraId="1A1DE4A6" w14:textId="72780AC6" w:rsidR="000845E1" w:rsidRDefault="000845E1" w:rsidP="00112FD0">
            <w:pPr>
              <w:spacing w:line="360" w:lineRule="auto"/>
              <w:jc w:val="thaiDistribute"/>
              <w:rPr>
                <w:ins w:id="1038" w:author="Petnathean Julled" w:date="2021-07-09T20:31:00Z"/>
              </w:rPr>
            </w:pPr>
            <w:ins w:id="1039" w:author="Petnathean Julled" w:date="2021-07-09T20:31:00Z">
              <w:r>
                <w:fldChar w:fldCharType="begin"/>
              </w:r>
              <w:r>
                <w:instrText xml:space="preserve"> REF _Ref76736011 \h </w:instrText>
              </w:r>
            </w:ins>
            <w:r>
              <w:fldChar w:fldCharType="separate"/>
            </w:r>
            <w:ins w:id="1040" w:author="Petnathean Julled" w:date="2021-07-09T21:18:00Z">
              <w:r w:rsidR="00454CE9">
                <w:t xml:space="preserve"> </w:t>
              </w:r>
              <w:r w:rsidR="00454CE9">
                <w:rPr>
                  <w:noProof/>
                </w:rPr>
                <w:t>4</w:t>
              </w:r>
              <w:r w:rsidR="00454CE9">
                <w:noBreakHyphen/>
              </w:r>
              <w:r w:rsidR="00454CE9">
                <w:rPr>
                  <w:noProof/>
                </w:rPr>
                <w:t>72</w:t>
              </w:r>
            </w:ins>
            <w:ins w:id="1041" w:author="Petnathean Julled" w:date="2021-07-09T20:31:00Z">
              <w:r>
                <w:fldChar w:fldCharType="end"/>
              </w:r>
            </w:ins>
          </w:p>
        </w:tc>
        <w:tc>
          <w:tcPr>
            <w:tcW w:w="6868" w:type="dxa"/>
            <w:tcPrChange w:id="1042" w:author="Petnathean Julled" w:date="2021-07-09T20:36:00Z">
              <w:tcPr>
                <w:tcW w:w="6868" w:type="dxa"/>
                <w:gridSpan w:val="2"/>
              </w:tcPr>
            </w:tcPrChange>
          </w:tcPr>
          <w:p w14:paraId="07D984DB" w14:textId="44D6B1EA" w:rsidR="000845E1" w:rsidRDefault="000845E1" w:rsidP="00112FD0">
            <w:pPr>
              <w:spacing w:line="360" w:lineRule="auto"/>
              <w:ind w:left="-116"/>
              <w:rPr>
                <w:ins w:id="1043" w:author="Petnathean Julled" w:date="2021-07-09T20:31:00Z"/>
                <w:spacing w:val="-8"/>
              </w:rPr>
            </w:pPr>
            <w:ins w:id="1044" w:author="Petnathean Julled" w:date="2021-07-09T20:33:00Z">
              <w:r>
                <w:rPr>
                  <w:spacing w:val="-8"/>
                </w:rPr>
                <w:fldChar w:fldCharType="begin"/>
              </w:r>
              <w:r>
                <w:rPr>
                  <w:spacing w:val="-8"/>
                </w:rPr>
                <w:instrText xml:space="preserve"> REF _Ref76755225 \h </w:instrText>
              </w:r>
            </w:ins>
            <w:r>
              <w:rPr>
                <w:spacing w:val="-8"/>
              </w:rPr>
            </w:r>
            <w:r>
              <w:rPr>
                <w:spacing w:val="-8"/>
              </w:rPr>
              <w:fldChar w:fldCharType="separate"/>
            </w:r>
            <w:ins w:id="1045" w:author="Petnathean Julled" w:date="2021-07-09T21:18:00Z">
              <w:r w:rsidR="00454CE9">
                <w:t>Performance comparison inspected from each node in 5 Nodes setup</w:t>
              </w:r>
            </w:ins>
            <w:ins w:id="1046" w:author="Petnathean Julled" w:date="2021-07-09T20:33:00Z">
              <w:r>
                <w:rPr>
                  <w:spacing w:val="-8"/>
                </w:rPr>
                <w:fldChar w:fldCharType="end"/>
              </w:r>
            </w:ins>
          </w:p>
        </w:tc>
        <w:tc>
          <w:tcPr>
            <w:tcW w:w="753" w:type="dxa"/>
            <w:tcPrChange w:id="1047" w:author="Petnathean Julled" w:date="2021-07-09T20:36:00Z">
              <w:tcPr>
                <w:tcW w:w="753" w:type="dxa"/>
                <w:gridSpan w:val="2"/>
              </w:tcPr>
            </w:tcPrChange>
          </w:tcPr>
          <w:p w14:paraId="3ECA8326" w14:textId="331C8230" w:rsidR="000845E1" w:rsidDel="000845E1" w:rsidRDefault="00897D78" w:rsidP="00112FD0">
            <w:pPr>
              <w:spacing w:line="360" w:lineRule="auto"/>
              <w:jc w:val="thaiDistribute"/>
              <w:rPr>
                <w:ins w:id="1048" w:author="Petnathean Julled" w:date="2021-07-09T20:31:00Z"/>
              </w:rPr>
            </w:pPr>
            <w:ins w:id="1049" w:author="Petnathean Julled" w:date="2021-07-09T20:35:00Z">
              <w:r>
                <w:fldChar w:fldCharType="begin"/>
              </w:r>
              <w:r>
                <w:instrText xml:space="preserve"> PAGEREF _Ref76755338 \h </w:instrText>
              </w:r>
            </w:ins>
            <w:r>
              <w:fldChar w:fldCharType="separate"/>
            </w:r>
            <w:ins w:id="1050" w:author="Petnathean Julled" w:date="2021-07-09T21:18:00Z">
              <w:r w:rsidR="00454CE9">
                <w:rPr>
                  <w:noProof/>
                </w:rPr>
                <w:t>144</w:t>
              </w:r>
            </w:ins>
            <w:ins w:id="1051" w:author="Petnathean Julled" w:date="2021-07-09T20:35:00Z">
              <w:r>
                <w:fldChar w:fldCharType="end"/>
              </w:r>
            </w:ins>
          </w:p>
        </w:tc>
      </w:tr>
      <w:tr w:rsidR="000845E1" w:rsidRPr="00112FD0" w14:paraId="459EA9CB" w14:textId="77777777" w:rsidTr="00490A81">
        <w:tblPrEx>
          <w:tblPrExChange w:id="1052"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53" w:author="Petnathean Julled" w:date="2021-07-09T20:31:00Z"/>
          <w:trPrChange w:id="1054" w:author="Petnathean Julled" w:date="2021-07-09T20:36:00Z">
            <w:trPr>
              <w:gridBefore w:val="1"/>
            </w:trPr>
          </w:trPrChange>
        </w:trPr>
        <w:tc>
          <w:tcPr>
            <w:tcW w:w="895" w:type="dxa"/>
            <w:tcPrChange w:id="1055" w:author="Petnathean Julled" w:date="2021-07-09T20:36:00Z">
              <w:tcPr>
                <w:tcW w:w="895" w:type="dxa"/>
                <w:gridSpan w:val="3"/>
              </w:tcPr>
            </w:tcPrChange>
          </w:tcPr>
          <w:p w14:paraId="6ABBE6B4" w14:textId="024240A6" w:rsidR="000845E1" w:rsidRDefault="000845E1" w:rsidP="00112FD0">
            <w:pPr>
              <w:spacing w:line="360" w:lineRule="auto"/>
              <w:jc w:val="thaiDistribute"/>
              <w:rPr>
                <w:ins w:id="1056" w:author="Petnathean Julled" w:date="2021-07-09T20:31:00Z"/>
              </w:rPr>
            </w:pPr>
            <w:ins w:id="1057" w:author="Petnathean Julled" w:date="2021-07-09T20:31:00Z">
              <w:r>
                <w:fldChar w:fldCharType="begin"/>
              </w:r>
              <w:r>
                <w:instrText xml:space="preserve"> REF _Ref76736744 \h </w:instrText>
              </w:r>
            </w:ins>
            <w:r>
              <w:fldChar w:fldCharType="separate"/>
            </w:r>
            <w:ins w:id="1058" w:author="Petnathean Julled" w:date="2021-07-09T21:18:00Z">
              <w:r w:rsidR="00454CE9">
                <w:t xml:space="preserve"> </w:t>
              </w:r>
              <w:r w:rsidR="00454CE9">
                <w:rPr>
                  <w:noProof/>
                </w:rPr>
                <w:t>4</w:t>
              </w:r>
              <w:r w:rsidR="00454CE9">
                <w:noBreakHyphen/>
              </w:r>
              <w:r w:rsidR="00454CE9">
                <w:rPr>
                  <w:noProof/>
                </w:rPr>
                <w:t>73</w:t>
              </w:r>
            </w:ins>
            <w:ins w:id="1059" w:author="Petnathean Julled" w:date="2021-07-09T20:31:00Z">
              <w:r>
                <w:fldChar w:fldCharType="end"/>
              </w:r>
            </w:ins>
          </w:p>
        </w:tc>
        <w:tc>
          <w:tcPr>
            <w:tcW w:w="6868" w:type="dxa"/>
            <w:tcPrChange w:id="1060" w:author="Petnathean Julled" w:date="2021-07-09T20:36:00Z">
              <w:tcPr>
                <w:tcW w:w="6868" w:type="dxa"/>
                <w:gridSpan w:val="2"/>
              </w:tcPr>
            </w:tcPrChange>
          </w:tcPr>
          <w:p w14:paraId="458E7EFA" w14:textId="27A0ADEC" w:rsidR="000845E1" w:rsidRDefault="000845E1" w:rsidP="00112FD0">
            <w:pPr>
              <w:spacing w:line="360" w:lineRule="auto"/>
              <w:ind w:left="-116"/>
              <w:rPr>
                <w:ins w:id="1061" w:author="Petnathean Julled" w:date="2021-07-09T20:31:00Z"/>
                <w:spacing w:val="-8"/>
              </w:rPr>
            </w:pPr>
            <w:ins w:id="1062" w:author="Petnathean Julled" w:date="2021-07-09T20:33:00Z">
              <w:r>
                <w:rPr>
                  <w:spacing w:val="-8"/>
                </w:rPr>
                <w:fldChar w:fldCharType="begin"/>
              </w:r>
              <w:r>
                <w:rPr>
                  <w:spacing w:val="-8"/>
                </w:rPr>
                <w:instrText xml:space="preserve"> REF _Ref76755230 \h </w:instrText>
              </w:r>
            </w:ins>
            <w:r>
              <w:rPr>
                <w:spacing w:val="-8"/>
              </w:rPr>
            </w:r>
            <w:r>
              <w:rPr>
                <w:spacing w:val="-8"/>
              </w:rPr>
              <w:fldChar w:fldCharType="separate"/>
            </w:r>
            <w:ins w:id="1063" w:author="Petnathean Julled" w:date="2021-07-09T21:18:00Z">
              <w:r w:rsidR="00454CE9">
                <w:t>Performance comparison of average process time for each node number variation setup</w:t>
              </w:r>
            </w:ins>
            <w:ins w:id="1064" w:author="Petnathean Julled" w:date="2021-07-09T20:33:00Z">
              <w:r>
                <w:rPr>
                  <w:spacing w:val="-8"/>
                </w:rPr>
                <w:fldChar w:fldCharType="end"/>
              </w:r>
            </w:ins>
          </w:p>
        </w:tc>
        <w:tc>
          <w:tcPr>
            <w:tcW w:w="753" w:type="dxa"/>
            <w:tcPrChange w:id="1065" w:author="Petnathean Julled" w:date="2021-07-09T20:36:00Z">
              <w:tcPr>
                <w:tcW w:w="753" w:type="dxa"/>
                <w:gridSpan w:val="2"/>
              </w:tcPr>
            </w:tcPrChange>
          </w:tcPr>
          <w:p w14:paraId="06AA12C4" w14:textId="73C2E84C" w:rsidR="000845E1" w:rsidDel="000845E1" w:rsidRDefault="00897D78" w:rsidP="00112FD0">
            <w:pPr>
              <w:spacing w:line="360" w:lineRule="auto"/>
              <w:jc w:val="thaiDistribute"/>
              <w:rPr>
                <w:ins w:id="1066" w:author="Petnathean Julled" w:date="2021-07-09T20:31:00Z"/>
              </w:rPr>
            </w:pPr>
            <w:ins w:id="1067" w:author="Petnathean Julled" w:date="2021-07-09T20:35:00Z">
              <w:r>
                <w:fldChar w:fldCharType="begin"/>
              </w:r>
              <w:r>
                <w:instrText xml:space="preserve"> PAGEREF _Ref76755340 \h </w:instrText>
              </w:r>
            </w:ins>
            <w:r>
              <w:fldChar w:fldCharType="separate"/>
            </w:r>
            <w:ins w:id="1068" w:author="Petnathean Julled" w:date="2021-07-09T21:18:00Z">
              <w:r w:rsidR="00454CE9">
                <w:rPr>
                  <w:noProof/>
                </w:rPr>
                <w:t>145</w:t>
              </w:r>
            </w:ins>
            <w:ins w:id="1069" w:author="Petnathean Julled" w:date="2021-07-09T20:35:00Z">
              <w:r>
                <w:fldChar w:fldCharType="end"/>
              </w:r>
            </w:ins>
          </w:p>
        </w:tc>
      </w:tr>
      <w:tr w:rsidR="000845E1" w:rsidRPr="00112FD0" w14:paraId="0703EF3A" w14:textId="77777777" w:rsidTr="00490A81">
        <w:tblPrEx>
          <w:tblPrExChange w:id="1070"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71" w:author="Petnathean Julled" w:date="2021-07-09T20:31:00Z"/>
          <w:trPrChange w:id="1072" w:author="Petnathean Julled" w:date="2021-07-09T20:36:00Z">
            <w:trPr>
              <w:gridBefore w:val="1"/>
            </w:trPr>
          </w:trPrChange>
        </w:trPr>
        <w:tc>
          <w:tcPr>
            <w:tcW w:w="895" w:type="dxa"/>
            <w:tcPrChange w:id="1073" w:author="Petnathean Julled" w:date="2021-07-09T20:36:00Z">
              <w:tcPr>
                <w:tcW w:w="895" w:type="dxa"/>
                <w:gridSpan w:val="3"/>
              </w:tcPr>
            </w:tcPrChange>
          </w:tcPr>
          <w:p w14:paraId="0C8F7455" w14:textId="42B6D761" w:rsidR="000845E1" w:rsidRDefault="000845E1" w:rsidP="00112FD0">
            <w:pPr>
              <w:spacing w:line="360" w:lineRule="auto"/>
              <w:jc w:val="thaiDistribute"/>
              <w:rPr>
                <w:ins w:id="1074" w:author="Petnathean Julled" w:date="2021-07-09T20:31:00Z"/>
              </w:rPr>
            </w:pPr>
            <w:ins w:id="1075" w:author="Petnathean Julled" w:date="2021-07-09T20:31:00Z">
              <w:r>
                <w:fldChar w:fldCharType="begin"/>
              </w:r>
              <w:r>
                <w:instrText xml:space="preserve"> REF _Ref76739775 \h </w:instrText>
              </w:r>
            </w:ins>
            <w:r>
              <w:fldChar w:fldCharType="separate"/>
            </w:r>
            <w:ins w:id="1076" w:author="Petnathean Julled" w:date="2021-07-09T21:18:00Z">
              <w:r w:rsidR="00454CE9">
                <w:t xml:space="preserve"> </w:t>
              </w:r>
              <w:r w:rsidR="00454CE9">
                <w:rPr>
                  <w:noProof/>
                </w:rPr>
                <w:t>4</w:t>
              </w:r>
              <w:r w:rsidR="00454CE9">
                <w:noBreakHyphen/>
              </w:r>
              <w:r w:rsidR="00454CE9">
                <w:rPr>
                  <w:noProof/>
                </w:rPr>
                <w:t>74</w:t>
              </w:r>
            </w:ins>
            <w:ins w:id="1077" w:author="Petnathean Julled" w:date="2021-07-09T20:31:00Z">
              <w:r>
                <w:fldChar w:fldCharType="end"/>
              </w:r>
            </w:ins>
          </w:p>
        </w:tc>
        <w:tc>
          <w:tcPr>
            <w:tcW w:w="6868" w:type="dxa"/>
            <w:tcPrChange w:id="1078" w:author="Petnathean Julled" w:date="2021-07-09T20:36:00Z">
              <w:tcPr>
                <w:tcW w:w="6868" w:type="dxa"/>
                <w:gridSpan w:val="2"/>
              </w:tcPr>
            </w:tcPrChange>
          </w:tcPr>
          <w:p w14:paraId="766E86B7" w14:textId="02888538" w:rsidR="000845E1" w:rsidRDefault="000845E1" w:rsidP="00112FD0">
            <w:pPr>
              <w:spacing w:line="360" w:lineRule="auto"/>
              <w:ind w:left="-116"/>
              <w:rPr>
                <w:ins w:id="1079" w:author="Petnathean Julled" w:date="2021-07-09T20:31:00Z"/>
                <w:spacing w:val="-8"/>
              </w:rPr>
            </w:pPr>
            <w:ins w:id="1080" w:author="Petnathean Julled" w:date="2021-07-09T20:33:00Z">
              <w:r>
                <w:rPr>
                  <w:spacing w:val="-8"/>
                </w:rPr>
                <w:fldChar w:fldCharType="begin"/>
              </w:r>
              <w:r>
                <w:rPr>
                  <w:spacing w:val="-8"/>
                </w:rPr>
                <w:instrText xml:space="preserve"> REF _Ref76755233 \h </w:instrText>
              </w:r>
            </w:ins>
            <w:r>
              <w:rPr>
                <w:spacing w:val="-8"/>
              </w:rPr>
            </w:r>
            <w:r>
              <w:rPr>
                <w:spacing w:val="-8"/>
              </w:rPr>
              <w:fldChar w:fldCharType="separate"/>
            </w:r>
            <w:ins w:id="1081" w:author="Petnathean Julled" w:date="2021-07-09T21:18:00Z">
              <w:r w:rsidR="00454CE9" w:rsidRPr="00426176">
                <w:rPr>
                  <w:rFonts w:cstheme="minorBidi"/>
                </w:rPr>
                <w:t xml:space="preserve">Performance comparison inspected from each node in </w:t>
              </w:r>
              <w:r w:rsidR="00454CE9">
                <w:rPr>
                  <w:rFonts w:cstheme="minorBidi"/>
                </w:rPr>
                <w:t>7</w:t>
              </w:r>
              <w:r w:rsidR="00454CE9" w:rsidRPr="00426176">
                <w:rPr>
                  <w:rFonts w:cs="Cordia New"/>
                  <w:cs/>
                </w:rPr>
                <w:t xml:space="preserve"> </w:t>
              </w:r>
              <w:r w:rsidR="00454CE9" w:rsidRPr="00426176">
                <w:rPr>
                  <w:rFonts w:cstheme="minorBidi"/>
                </w:rPr>
                <w:t>Nodes setup</w:t>
              </w:r>
              <w:r w:rsidR="00454CE9">
                <w:rPr>
                  <w:rFonts w:cstheme="minorBidi" w:hint="cs"/>
                  <w:cs/>
                </w:rPr>
                <w:t xml:space="preserve"> </w:t>
              </w:r>
              <w:r w:rsidR="00454CE9">
                <w:rPr>
                  <w:rFonts w:cstheme="minorBidi"/>
                  <w:noProof/>
                </w:rPr>
                <w:t xml:space="preserve"> </w:t>
              </w:r>
              <w:r w:rsidR="00454CE9">
                <w:rPr>
                  <w:rFonts w:cstheme="minorBidi"/>
                  <w:noProof/>
                </w:rPr>
                <w:br/>
                <w:t>trigger both Document Register and Document Query</w:t>
              </w:r>
            </w:ins>
            <w:ins w:id="1082" w:author="Petnathean Julled" w:date="2021-07-09T20:33:00Z">
              <w:r>
                <w:rPr>
                  <w:spacing w:val="-8"/>
                </w:rPr>
                <w:fldChar w:fldCharType="end"/>
              </w:r>
            </w:ins>
          </w:p>
        </w:tc>
        <w:tc>
          <w:tcPr>
            <w:tcW w:w="753" w:type="dxa"/>
            <w:tcPrChange w:id="1083" w:author="Petnathean Julled" w:date="2021-07-09T20:36:00Z">
              <w:tcPr>
                <w:tcW w:w="753" w:type="dxa"/>
                <w:gridSpan w:val="2"/>
              </w:tcPr>
            </w:tcPrChange>
          </w:tcPr>
          <w:p w14:paraId="09331045" w14:textId="1783FC3D" w:rsidR="000845E1" w:rsidDel="000845E1" w:rsidRDefault="00897D78" w:rsidP="00112FD0">
            <w:pPr>
              <w:spacing w:line="360" w:lineRule="auto"/>
              <w:jc w:val="thaiDistribute"/>
              <w:rPr>
                <w:ins w:id="1084" w:author="Petnathean Julled" w:date="2021-07-09T20:31:00Z"/>
              </w:rPr>
            </w:pPr>
            <w:ins w:id="1085" w:author="Petnathean Julled" w:date="2021-07-09T20:35:00Z">
              <w:r>
                <w:fldChar w:fldCharType="begin"/>
              </w:r>
              <w:r>
                <w:instrText xml:space="preserve"> PAGEREF _Ref76755343 \h </w:instrText>
              </w:r>
            </w:ins>
            <w:r>
              <w:fldChar w:fldCharType="separate"/>
            </w:r>
            <w:ins w:id="1086" w:author="Petnathean Julled" w:date="2021-07-09T21:18:00Z">
              <w:r w:rsidR="00454CE9">
                <w:rPr>
                  <w:noProof/>
                </w:rPr>
                <w:t>146</w:t>
              </w:r>
            </w:ins>
            <w:ins w:id="1087" w:author="Petnathean Julled" w:date="2021-07-09T20:35:00Z">
              <w:r>
                <w:fldChar w:fldCharType="end"/>
              </w:r>
            </w:ins>
          </w:p>
        </w:tc>
      </w:tr>
      <w:tr w:rsidR="000845E1" w:rsidRPr="00112FD0" w14:paraId="13186E96" w14:textId="77777777" w:rsidTr="00490A81">
        <w:tblPrEx>
          <w:tblPrExChange w:id="108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089" w:author="Petnathean Julled" w:date="2021-07-09T20:31:00Z"/>
          <w:trPrChange w:id="1090" w:author="Petnathean Julled" w:date="2021-07-09T20:36:00Z">
            <w:trPr>
              <w:gridBefore w:val="1"/>
            </w:trPr>
          </w:trPrChange>
        </w:trPr>
        <w:tc>
          <w:tcPr>
            <w:tcW w:w="895" w:type="dxa"/>
            <w:tcPrChange w:id="1091" w:author="Petnathean Julled" w:date="2021-07-09T20:36:00Z">
              <w:tcPr>
                <w:tcW w:w="895" w:type="dxa"/>
                <w:gridSpan w:val="3"/>
              </w:tcPr>
            </w:tcPrChange>
          </w:tcPr>
          <w:p w14:paraId="2BAFD906" w14:textId="7B716B1F" w:rsidR="000845E1" w:rsidRDefault="000845E1" w:rsidP="00112FD0">
            <w:pPr>
              <w:spacing w:line="360" w:lineRule="auto"/>
              <w:jc w:val="thaiDistribute"/>
              <w:rPr>
                <w:ins w:id="1092" w:author="Petnathean Julled" w:date="2021-07-09T20:31:00Z"/>
              </w:rPr>
            </w:pPr>
            <w:ins w:id="1093" w:author="Petnathean Julled" w:date="2021-07-09T20:31:00Z">
              <w:r>
                <w:fldChar w:fldCharType="begin"/>
              </w:r>
              <w:r>
                <w:instrText xml:space="preserve"> REF _Ref76755121 \h </w:instrText>
              </w:r>
            </w:ins>
            <w:r>
              <w:fldChar w:fldCharType="separate"/>
            </w:r>
            <w:ins w:id="1094" w:author="Petnathean Julled" w:date="2021-07-09T21:18:00Z">
              <w:r w:rsidR="00454CE9">
                <w:t xml:space="preserve"> </w:t>
              </w:r>
              <w:r w:rsidR="00454CE9">
                <w:rPr>
                  <w:noProof/>
                </w:rPr>
                <w:t>4</w:t>
              </w:r>
              <w:r w:rsidR="00454CE9">
                <w:noBreakHyphen/>
              </w:r>
              <w:r w:rsidR="00454CE9">
                <w:rPr>
                  <w:noProof/>
                </w:rPr>
                <w:t>75</w:t>
              </w:r>
            </w:ins>
            <w:ins w:id="1095" w:author="Petnathean Julled" w:date="2021-07-09T20:31:00Z">
              <w:r>
                <w:fldChar w:fldCharType="end"/>
              </w:r>
            </w:ins>
          </w:p>
        </w:tc>
        <w:tc>
          <w:tcPr>
            <w:tcW w:w="6868" w:type="dxa"/>
            <w:tcPrChange w:id="1096" w:author="Petnathean Julled" w:date="2021-07-09T20:36:00Z">
              <w:tcPr>
                <w:tcW w:w="6868" w:type="dxa"/>
                <w:gridSpan w:val="2"/>
              </w:tcPr>
            </w:tcPrChange>
          </w:tcPr>
          <w:p w14:paraId="14257DDE" w14:textId="326A729D" w:rsidR="000845E1" w:rsidRDefault="000845E1" w:rsidP="00112FD0">
            <w:pPr>
              <w:spacing w:line="360" w:lineRule="auto"/>
              <w:ind w:left="-116"/>
              <w:rPr>
                <w:ins w:id="1097" w:author="Petnathean Julled" w:date="2021-07-09T20:31:00Z"/>
                <w:spacing w:val="-8"/>
              </w:rPr>
            </w:pPr>
            <w:ins w:id="1098" w:author="Petnathean Julled" w:date="2021-07-09T20:33:00Z">
              <w:r>
                <w:rPr>
                  <w:spacing w:val="-8"/>
                </w:rPr>
                <w:fldChar w:fldCharType="begin"/>
              </w:r>
              <w:r>
                <w:rPr>
                  <w:spacing w:val="-8"/>
                </w:rPr>
                <w:instrText xml:space="preserve"> REF _Ref76755237 \h </w:instrText>
              </w:r>
            </w:ins>
            <w:r>
              <w:rPr>
                <w:spacing w:val="-8"/>
              </w:rPr>
            </w:r>
            <w:r>
              <w:rPr>
                <w:spacing w:val="-8"/>
              </w:rPr>
              <w:fldChar w:fldCharType="separate"/>
            </w:r>
            <w:ins w:id="1099" w:author="Petnathean Julled" w:date="2021-07-09T21:18:00Z">
              <w:r w:rsidR="00454CE9" w:rsidRPr="00613A34">
                <w:t xml:space="preserve">Performance comparison inspected from each node in </w:t>
              </w:r>
              <w:r w:rsidR="00454CE9">
                <w:t>6</w:t>
              </w:r>
              <w:r w:rsidR="00454CE9" w:rsidRPr="00613A34">
                <w:t xml:space="preserve"> Nodes setup </w:t>
              </w:r>
              <w:r w:rsidR="00454CE9">
                <w:br/>
              </w:r>
              <w:r w:rsidR="00454CE9" w:rsidRPr="00613A34">
                <w:t>trigger both Document Register and Document Query</w:t>
              </w:r>
            </w:ins>
            <w:ins w:id="1100" w:author="Petnathean Julled" w:date="2021-07-09T20:33:00Z">
              <w:r>
                <w:rPr>
                  <w:spacing w:val="-8"/>
                </w:rPr>
                <w:fldChar w:fldCharType="end"/>
              </w:r>
            </w:ins>
          </w:p>
        </w:tc>
        <w:tc>
          <w:tcPr>
            <w:tcW w:w="753" w:type="dxa"/>
            <w:tcPrChange w:id="1101" w:author="Petnathean Julled" w:date="2021-07-09T20:36:00Z">
              <w:tcPr>
                <w:tcW w:w="753" w:type="dxa"/>
                <w:gridSpan w:val="2"/>
              </w:tcPr>
            </w:tcPrChange>
          </w:tcPr>
          <w:p w14:paraId="7D5A7A72" w14:textId="1426EA4C" w:rsidR="000845E1" w:rsidDel="000845E1" w:rsidRDefault="00897D78" w:rsidP="00112FD0">
            <w:pPr>
              <w:spacing w:line="360" w:lineRule="auto"/>
              <w:jc w:val="thaiDistribute"/>
              <w:rPr>
                <w:ins w:id="1102" w:author="Petnathean Julled" w:date="2021-07-09T20:31:00Z"/>
              </w:rPr>
            </w:pPr>
            <w:ins w:id="1103" w:author="Petnathean Julled" w:date="2021-07-09T20:35:00Z">
              <w:r>
                <w:fldChar w:fldCharType="begin"/>
              </w:r>
              <w:r>
                <w:instrText xml:space="preserve"> PAGEREF _Ref76755350 \h </w:instrText>
              </w:r>
            </w:ins>
            <w:r>
              <w:fldChar w:fldCharType="separate"/>
            </w:r>
            <w:ins w:id="1104" w:author="Petnathean Julled" w:date="2021-07-09T21:18:00Z">
              <w:r w:rsidR="00454CE9">
                <w:rPr>
                  <w:noProof/>
                </w:rPr>
                <w:t>147</w:t>
              </w:r>
            </w:ins>
            <w:ins w:id="1105" w:author="Petnathean Julled" w:date="2021-07-09T20:35:00Z">
              <w:r>
                <w:fldChar w:fldCharType="end"/>
              </w:r>
            </w:ins>
          </w:p>
        </w:tc>
      </w:tr>
      <w:tr w:rsidR="000845E1" w:rsidRPr="00112FD0" w14:paraId="549C4137" w14:textId="77777777" w:rsidTr="00490A81">
        <w:tblPrEx>
          <w:tblPrExChange w:id="110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07" w:author="Petnathean Julled" w:date="2021-07-09T20:31:00Z"/>
          <w:trPrChange w:id="1108" w:author="Petnathean Julled" w:date="2021-07-09T20:36:00Z">
            <w:trPr>
              <w:gridBefore w:val="1"/>
            </w:trPr>
          </w:trPrChange>
        </w:trPr>
        <w:tc>
          <w:tcPr>
            <w:tcW w:w="895" w:type="dxa"/>
            <w:tcPrChange w:id="1109" w:author="Petnathean Julled" w:date="2021-07-09T20:36:00Z">
              <w:tcPr>
                <w:tcW w:w="895" w:type="dxa"/>
                <w:gridSpan w:val="3"/>
              </w:tcPr>
            </w:tcPrChange>
          </w:tcPr>
          <w:p w14:paraId="041FB603" w14:textId="49276EA9" w:rsidR="000845E1" w:rsidRDefault="000845E1" w:rsidP="00112FD0">
            <w:pPr>
              <w:spacing w:line="360" w:lineRule="auto"/>
              <w:jc w:val="thaiDistribute"/>
              <w:rPr>
                <w:ins w:id="1110" w:author="Petnathean Julled" w:date="2021-07-09T20:31:00Z"/>
              </w:rPr>
            </w:pPr>
            <w:ins w:id="1111" w:author="Petnathean Julled" w:date="2021-07-09T20:31:00Z">
              <w:r>
                <w:fldChar w:fldCharType="begin"/>
              </w:r>
              <w:r>
                <w:instrText xml:space="preserve"> REF _Ref76739784 \h </w:instrText>
              </w:r>
            </w:ins>
            <w:r>
              <w:fldChar w:fldCharType="separate"/>
            </w:r>
            <w:ins w:id="1112" w:author="Petnathean Julled" w:date="2021-07-09T21:18:00Z">
              <w:r w:rsidR="00454CE9">
                <w:t xml:space="preserve"> </w:t>
              </w:r>
              <w:r w:rsidR="00454CE9">
                <w:rPr>
                  <w:noProof/>
                </w:rPr>
                <w:t>4</w:t>
              </w:r>
              <w:r w:rsidR="00454CE9">
                <w:noBreakHyphen/>
              </w:r>
              <w:r w:rsidR="00454CE9">
                <w:rPr>
                  <w:noProof/>
                </w:rPr>
                <w:t>76</w:t>
              </w:r>
            </w:ins>
            <w:ins w:id="1113" w:author="Petnathean Julled" w:date="2021-07-09T20:31:00Z">
              <w:r>
                <w:fldChar w:fldCharType="end"/>
              </w:r>
            </w:ins>
          </w:p>
        </w:tc>
        <w:tc>
          <w:tcPr>
            <w:tcW w:w="6868" w:type="dxa"/>
            <w:tcPrChange w:id="1114" w:author="Petnathean Julled" w:date="2021-07-09T20:36:00Z">
              <w:tcPr>
                <w:tcW w:w="6868" w:type="dxa"/>
                <w:gridSpan w:val="2"/>
              </w:tcPr>
            </w:tcPrChange>
          </w:tcPr>
          <w:p w14:paraId="4F963894" w14:textId="09F3F522" w:rsidR="000845E1" w:rsidRDefault="000845E1" w:rsidP="00112FD0">
            <w:pPr>
              <w:spacing w:line="360" w:lineRule="auto"/>
              <w:ind w:left="-116"/>
              <w:rPr>
                <w:ins w:id="1115" w:author="Petnathean Julled" w:date="2021-07-09T20:31:00Z"/>
                <w:spacing w:val="-8"/>
              </w:rPr>
            </w:pPr>
            <w:ins w:id="1116" w:author="Petnathean Julled" w:date="2021-07-09T20:33:00Z">
              <w:r>
                <w:rPr>
                  <w:spacing w:val="-8"/>
                </w:rPr>
                <w:fldChar w:fldCharType="begin"/>
              </w:r>
              <w:r>
                <w:rPr>
                  <w:spacing w:val="-8"/>
                </w:rPr>
                <w:instrText xml:space="preserve"> REF _Ref76755245 \h </w:instrText>
              </w:r>
            </w:ins>
            <w:r>
              <w:rPr>
                <w:spacing w:val="-8"/>
              </w:rPr>
            </w:r>
            <w:r>
              <w:rPr>
                <w:spacing w:val="-8"/>
              </w:rPr>
              <w:fldChar w:fldCharType="separate"/>
            </w:r>
            <w:ins w:id="1117" w:author="Petnathean Julled" w:date="2021-07-09T21:18:00Z">
              <w:r w:rsidR="00454CE9" w:rsidRPr="00170534">
                <w:t xml:space="preserve">Performance comparison inspected from each node in </w:t>
              </w:r>
              <w:r w:rsidR="00454CE9">
                <w:t>5</w:t>
              </w:r>
              <w:r w:rsidR="00454CE9" w:rsidRPr="00170534">
                <w:t xml:space="preserve"> Nodes setup </w:t>
              </w:r>
              <w:r w:rsidR="00454CE9">
                <w:br/>
              </w:r>
              <w:r w:rsidR="00454CE9" w:rsidRPr="00170534">
                <w:t>trigger both Document Register and Document Query</w:t>
              </w:r>
            </w:ins>
            <w:ins w:id="1118" w:author="Petnathean Julled" w:date="2021-07-09T20:33:00Z">
              <w:r>
                <w:rPr>
                  <w:spacing w:val="-8"/>
                </w:rPr>
                <w:fldChar w:fldCharType="end"/>
              </w:r>
            </w:ins>
          </w:p>
        </w:tc>
        <w:tc>
          <w:tcPr>
            <w:tcW w:w="753" w:type="dxa"/>
            <w:tcPrChange w:id="1119" w:author="Petnathean Julled" w:date="2021-07-09T20:36:00Z">
              <w:tcPr>
                <w:tcW w:w="753" w:type="dxa"/>
                <w:gridSpan w:val="2"/>
              </w:tcPr>
            </w:tcPrChange>
          </w:tcPr>
          <w:p w14:paraId="5105550A" w14:textId="4A3AA952" w:rsidR="000845E1" w:rsidDel="000845E1" w:rsidRDefault="00897D78" w:rsidP="00112FD0">
            <w:pPr>
              <w:spacing w:line="360" w:lineRule="auto"/>
              <w:jc w:val="thaiDistribute"/>
              <w:rPr>
                <w:ins w:id="1120" w:author="Petnathean Julled" w:date="2021-07-09T20:31:00Z"/>
              </w:rPr>
            </w:pPr>
            <w:ins w:id="1121" w:author="Petnathean Julled" w:date="2021-07-09T20:35:00Z">
              <w:r>
                <w:fldChar w:fldCharType="begin"/>
              </w:r>
              <w:r>
                <w:instrText xml:space="preserve"> PAGEREF _Ref76755354 \h </w:instrText>
              </w:r>
            </w:ins>
            <w:r>
              <w:fldChar w:fldCharType="separate"/>
            </w:r>
            <w:ins w:id="1122" w:author="Petnathean Julled" w:date="2021-07-09T21:18:00Z">
              <w:r w:rsidR="00454CE9">
                <w:rPr>
                  <w:noProof/>
                </w:rPr>
                <w:t>147</w:t>
              </w:r>
            </w:ins>
            <w:ins w:id="1123" w:author="Petnathean Julled" w:date="2021-07-09T20:35:00Z">
              <w:r>
                <w:fldChar w:fldCharType="end"/>
              </w:r>
            </w:ins>
          </w:p>
        </w:tc>
      </w:tr>
      <w:tr w:rsidR="000845E1" w:rsidRPr="00112FD0" w14:paraId="01CF1B6A" w14:textId="77777777" w:rsidTr="00490A81">
        <w:tblPrEx>
          <w:tblPrExChange w:id="1124"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25" w:author="Petnathean Julled" w:date="2021-07-09T20:31:00Z"/>
          <w:trPrChange w:id="1126" w:author="Petnathean Julled" w:date="2021-07-09T20:36:00Z">
            <w:trPr>
              <w:gridBefore w:val="1"/>
            </w:trPr>
          </w:trPrChange>
        </w:trPr>
        <w:tc>
          <w:tcPr>
            <w:tcW w:w="895" w:type="dxa"/>
            <w:tcPrChange w:id="1127" w:author="Petnathean Julled" w:date="2021-07-09T20:36:00Z">
              <w:tcPr>
                <w:tcW w:w="895" w:type="dxa"/>
                <w:gridSpan w:val="3"/>
              </w:tcPr>
            </w:tcPrChange>
          </w:tcPr>
          <w:p w14:paraId="479271B1" w14:textId="08CD208A" w:rsidR="000845E1" w:rsidRDefault="000845E1" w:rsidP="00112FD0">
            <w:pPr>
              <w:spacing w:line="360" w:lineRule="auto"/>
              <w:jc w:val="thaiDistribute"/>
              <w:rPr>
                <w:ins w:id="1128" w:author="Petnathean Julled" w:date="2021-07-09T20:31:00Z"/>
              </w:rPr>
            </w:pPr>
            <w:ins w:id="1129" w:author="Petnathean Julled" w:date="2021-07-09T20:31:00Z">
              <w:r>
                <w:fldChar w:fldCharType="begin"/>
              </w:r>
              <w:r>
                <w:instrText xml:space="preserve"> REF _Ref76740145 \h </w:instrText>
              </w:r>
            </w:ins>
            <w:r>
              <w:fldChar w:fldCharType="separate"/>
            </w:r>
            <w:ins w:id="1130" w:author="Petnathean Julled" w:date="2021-07-09T21:18:00Z">
              <w:r w:rsidR="00454CE9">
                <w:t xml:space="preserve"> </w:t>
              </w:r>
              <w:r w:rsidR="00454CE9">
                <w:rPr>
                  <w:noProof/>
                </w:rPr>
                <w:t>4</w:t>
              </w:r>
              <w:r w:rsidR="00454CE9">
                <w:noBreakHyphen/>
              </w:r>
              <w:r w:rsidR="00454CE9">
                <w:rPr>
                  <w:noProof/>
                </w:rPr>
                <w:t>77</w:t>
              </w:r>
            </w:ins>
            <w:ins w:id="1131" w:author="Petnathean Julled" w:date="2021-07-09T20:31:00Z">
              <w:r>
                <w:fldChar w:fldCharType="end"/>
              </w:r>
            </w:ins>
          </w:p>
        </w:tc>
        <w:tc>
          <w:tcPr>
            <w:tcW w:w="6868" w:type="dxa"/>
            <w:tcPrChange w:id="1132" w:author="Petnathean Julled" w:date="2021-07-09T20:36:00Z">
              <w:tcPr>
                <w:tcW w:w="6868" w:type="dxa"/>
                <w:gridSpan w:val="2"/>
              </w:tcPr>
            </w:tcPrChange>
          </w:tcPr>
          <w:p w14:paraId="5820789A" w14:textId="1935A8A8" w:rsidR="000845E1" w:rsidRDefault="000845E1" w:rsidP="00112FD0">
            <w:pPr>
              <w:spacing w:line="360" w:lineRule="auto"/>
              <w:ind w:left="-116"/>
              <w:rPr>
                <w:ins w:id="1133" w:author="Petnathean Julled" w:date="2021-07-09T20:31:00Z"/>
                <w:spacing w:val="-8"/>
              </w:rPr>
            </w:pPr>
            <w:ins w:id="1134" w:author="Petnathean Julled" w:date="2021-07-09T20:33:00Z">
              <w:r>
                <w:rPr>
                  <w:spacing w:val="-8"/>
                </w:rPr>
                <w:fldChar w:fldCharType="begin"/>
              </w:r>
              <w:r>
                <w:rPr>
                  <w:spacing w:val="-8"/>
                </w:rPr>
                <w:instrText xml:space="preserve"> REF _Ref76755249 \h </w:instrText>
              </w:r>
            </w:ins>
            <w:r>
              <w:rPr>
                <w:spacing w:val="-8"/>
              </w:rPr>
            </w:r>
            <w:r>
              <w:rPr>
                <w:spacing w:val="-8"/>
              </w:rPr>
              <w:fldChar w:fldCharType="separate"/>
            </w:r>
            <w:ins w:id="1135" w:author="Petnathean Julled" w:date="2021-07-09T21:18:00Z">
              <w:r w:rsidR="00454CE9" w:rsidRPr="0020439F">
                <w:t>Performance comparison of average process time for each node number variation setup</w:t>
              </w:r>
            </w:ins>
            <w:ins w:id="1136" w:author="Petnathean Julled" w:date="2021-07-09T20:33:00Z">
              <w:r>
                <w:rPr>
                  <w:spacing w:val="-8"/>
                </w:rPr>
                <w:fldChar w:fldCharType="end"/>
              </w:r>
            </w:ins>
          </w:p>
        </w:tc>
        <w:tc>
          <w:tcPr>
            <w:tcW w:w="753" w:type="dxa"/>
            <w:tcPrChange w:id="1137" w:author="Petnathean Julled" w:date="2021-07-09T20:36:00Z">
              <w:tcPr>
                <w:tcW w:w="753" w:type="dxa"/>
                <w:gridSpan w:val="2"/>
              </w:tcPr>
            </w:tcPrChange>
          </w:tcPr>
          <w:p w14:paraId="70BF9BF6" w14:textId="5AFA6A7A" w:rsidR="000845E1" w:rsidDel="000845E1" w:rsidRDefault="00897D78" w:rsidP="00112FD0">
            <w:pPr>
              <w:spacing w:line="360" w:lineRule="auto"/>
              <w:jc w:val="thaiDistribute"/>
              <w:rPr>
                <w:ins w:id="1138" w:author="Petnathean Julled" w:date="2021-07-09T20:31:00Z"/>
              </w:rPr>
            </w:pPr>
            <w:ins w:id="1139" w:author="Petnathean Julled" w:date="2021-07-09T20:35:00Z">
              <w:r>
                <w:fldChar w:fldCharType="begin"/>
              </w:r>
              <w:r>
                <w:instrText xml:space="preserve"> PAGEREF _Ref76755364 \h </w:instrText>
              </w:r>
            </w:ins>
            <w:r>
              <w:fldChar w:fldCharType="separate"/>
            </w:r>
            <w:ins w:id="1140" w:author="Petnathean Julled" w:date="2021-07-09T21:18:00Z">
              <w:r w:rsidR="00454CE9">
                <w:rPr>
                  <w:noProof/>
                </w:rPr>
                <w:t>148</w:t>
              </w:r>
            </w:ins>
            <w:ins w:id="1141" w:author="Petnathean Julled" w:date="2021-07-09T20:35:00Z">
              <w:r>
                <w:fldChar w:fldCharType="end"/>
              </w:r>
            </w:ins>
          </w:p>
        </w:tc>
      </w:tr>
      <w:tr w:rsidR="000845E1" w:rsidRPr="00112FD0" w14:paraId="03485205" w14:textId="77777777" w:rsidTr="00490A81">
        <w:tblPrEx>
          <w:tblPrExChange w:id="1142"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43" w:author="Petnathean Julled" w:date="2021-07-09T20:31:00Z"/>
          <w:trPrChange w:id="1144" w:author="Petnathean Julled" w:date="2021-07-09T20:36:00Z">
            <w:trPr>
              <w:gridBefore w:val="1"/>
            </w:trPr>
          </w:trPrChange>
        </w:trPr>
        <w:tc>
          <w:tcPr>
            <w:tcW w:w="895" w:type="dxa"/>
            <w:tcPrChange w:id="1145" w:author="Petnathean Julled" w:date="2021-07-09T20:36:00Z">
              <w:tcPr>
                <w:tcW w:w="895" w:type="dxa"/>
                <w:gridSpan w:val="3"/>
              </w:tcPr>
            </w:tcPrChange>
          </w:tcPr>
          <w:p w14:paraId="1CD0A797" w14:textId="40660B20" w:rsidR="000845E1" w:rsidRDefault="000845E1" w:rsidP="00112FD0">
            <w:pPr>
              <w:spacing w:line="360" w:lineRule="auto"/>
              <w:jc w:val="thaiDistribute"/>
              <w:rPr>
                <w:ins w:id="1146" w:author="Petnathean Julled" w:date="2021-07-09T20:31:00Z"/>
              </w:rPr>
            </w:pPr>
            <w:ins w:id="1147" w:author="Petnathean Julled" w:date="2021-07-09T20:31:00Z">
              <w:r>
                <w:fldChar w:fldCharType="begin"/>
              </w:r>
              <w:r>
                <w:instrText xml:space="preserve"> REF _Ref76741656 \h </w:instrText>
              </w:r>
            </w:ins>
            <w:r>
              <w:fldChar w:fldCharType="separate"/>
            </w:r>
            <w:ins w:id="1148" w:author="Petnathean Julled" w:date="2021-07-09T21:18:00Z">
              <w:r w:rsidR="00454CE9">
                <w:t xml:space="preserve"> </w:t>
              </w:r>
              <w:r w:rsidR="00454CE9">
                <w:rPr>
                  <w:noProof/>
                </w:rPr>
                <w:t>4</w:t>
              </w:r>
              <w:r w:rsidR="00454CE9">
                <w:noBreakHyphen/>
              </w:r>
              <w:r w:rsidR="00454CE9">
                <w:rPr>
                  <w:noProof/>
                </w:rPr>
                <w:t>78</w:t>
              </w:r>
            </w:ins>
            <w:ins w:id="1149" w:author="Petnathean Julled" w:date="2021-07-09T20:31:00Z">
              <w:r>
                <w:fldChar w:fldCharType="end"/>
              </w:r>
            </w:ins>
          </w:p>
        </w:tc>
        <w:tc>
          <w:tcPr>
            <w:tcW w:w="6868" w:type="dxa"/>
            <w:tcPrChange w:id="1150" w:author="Petnathean Julled" w:date="2021-07-09T20:36:00Z">
              <w:tcPr>
                <w:tcW w:w="6868" w:type="dxa"/>
                <w:gridSpan w:val="2"/>
              </w:tcPr>
            </w:tcPrChange>
          </w:tcPr>
          <w:p w14:paraId="0BBA14FD" w14:textId="6F91E954" w:rsidR="000845E1" w:rsidRDefault="000845E1" w:rsidP="00112FD0">
            <w:pPr>
              <w:spacing w:line="360" w:lineRule="auto"/>
              <w:ind w:left="-116"/>
              <w:rPr>
                <w:ins w:id="1151" w:author="Petnathean Julled" w:date="2021-07-09T20:31:00Z"/>
                <w:spacing w:val="-8"/>
              </w:rPr>
            </w:pPr>
            <w:ins w:id="1152" w:author="Petnathean Julled" w:date="2021-07-09T20:33:00Z">
              <w:r>
                <w:rPr>
                  <w:spacing w:val="-8"/>
                </w:rPr>
                <w:fldChar w:fldCharType="begin"/>
              </w:r>
              <w:r>
                <w:rPr>
                  <w:spacing w:val="-8"/>
                </w:rPr>
                <w:instrText xml:space="preserve"> REF _Ref76755252 \h </w:instrText>
              </w:r>
            </w:ins>
            <w:r>
              <w:rPr>
                <w:spacing w:val="-8"/>
              </w:rPr>
            </w:r>
            <w:r>
              <w:rPr>
                <w:spacing w:val="-8"/>
              </w:rPr>
              <w:fldChar w:fldCharType="separate"/>
            </w:r>
            <w:ins w:id="1153" w:author="Petnathean Julled" w:date="2021-07-09T21:18:00Z">
              <w:r w:rsidR="00454CE9">
                <w:t xml:space="preserve">Performance comparison between trigger the Document Register function, </w:t>
              </w:r>
              <w:r w:rsidR="00454CE9">
                <w:rPr>
                  <w:rFonts w:cstheme="minorBidi"/>
                  <w:cs/>
                </w:rPr>
                <w:br/>
              </w:r>
              <w:r w:rsidR="00454CE9">
                <w:t>with and without the Document Query function</w:t>
              </w:r>
            </w:ins>
            <w:ins w:id="1154" w:author="Petnathean Julled" w:date="2021-07-09T20:33:00Z">
              <w:r>
                <w:rPr>
                  <w:spacing w:val="-8"/>
                </w:rPr>
                <w:fldChar w:fldCharType="end"/>
              </w:r>
            </w:ins>
          </w:p>
        </w:tc>
        <w:tc>
          <w:tcPr>
            <w:tcW w:w="753" w:type="dxa"/>
            <w:tcPrChange w:id="1155" w:author="Petnathean Julled" w:date="2021-07-09T20:36:00Z">
              <w:tcPr>
                <w:tcW w:w="753" w:type="dxa"/>
                <w:gridSpan w:val="2"/>
              </w:tcPr>
            </w:tcPrChange>
          </w:tcPr>
          <w:p w14:paraId="7CC3EC2C" w14:textId="67448B12" w:rsidR="000845E1" w:rsidDel="000845E1" w:rsidRDefault="00897D78" w:rsidP="00112FD0">
            <w:pPr>
              <w:spacing w:line="360" w:lineRule="auto"/>
              <w:jc w:val="thaiDistribute"/>
              <w:rPr>
                <w:ins w:id="1156" w:author="Petnathean Julled" w:date="2021-07-09T20:31:00Z"/>
              </w:rPr>
            </w:pPr>
            <w:ins w:id="1157" w:author="Petnathean Julled" w:date="2021-07-09T20:35:00Z">
              <w:r>
                <w:fldChar w:fldCharType="begin"/>
              </w:r>
              <w:r>
                <w:instrText xml:space="preserve"> PAGEREF _Ref76755367 \h </w:instrText>
              </w:r>
            </w:ins>
            <w:r>
              <w:fldChar w:fldCharType="separate"/>
            </w:r>
            <w:ins w:id="1158" w:author="Petnathean Julled" w:date="2021-07-09T21:18:00Z">
              <w:r w:rsidR="00454CE9">
                <w:rPr>
                  <w:noProof/>
                </w:rPr>
                <w:t>149</w:t>
              </w:r>
            </w:ins>
            <w:ins w:id="1159" w:author="Petnathean Julled" w:date="2021-07-09T20:35:00Z">
              <w:r>
                <w:fldChar w:fldCharType="end"/>
              </w:r>
            </w:ins>
          </w:p>
        </w:tc>
      </w:tr>
      <w:tr w:rsidR="000845E1" w:rsidRPr="00112FD0" w14:paraId="10B5F45B" w14:textId="77777777" w:rsidTr="00490A81">
        <w:tblPrEx>
          <w:tblPrExChange w:id="1160"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61" w:author="Petnathean Julled" w:date="2021-07-09T20:31:00Z"/>
          <w:trPrChange w:id="1162" w:author="Petnathean Julled" w:date="2021-07-09T20:36:00Z">
            <w:trPr>
              <w:gridBefore w:val="1"/>
            </w:trPr>
          </w:trPrChange>
        </w:trPr>
        <w:tc>
          <w:tcPr>
            <w:tcW w:w="895" w:type="dxa"/>
            <w:tcPrChange w:id="1163" w:author="Petnathean Julled" w:date="2021-07-09T20:36:00Z">
              <w:tcPr>
                <w:tcW w:w="895" w:type="dxa"/>
                <w:gridSpan w:val="3"/>
              </w:tcPr>
            </w:tcPrChange>
          </w:tcPr>
          <w:p w14:paraId="5012B0E9" w14:textId="25C59EEC" w:rsidR="000845E1" w:rsidRDefault="000845E1" w:rsidP="00112FD0">
            <w:pPr>
              <w:spacing w:line="360" w:lineRule="auto"/>
              <w:jc w:val="thaiDistribute"/>
              <w:rPr>
                <w:ins w:id="1164" w:author="Petnathean Julled" w:date="2021-07-09T20:31:00Z"/>
              </w:rPr>
            </w:pPr>
            <w:ins w:id="1165" w:author="Petnathean Julled" w:date="2021-07-09T20:31:00Z">
              <w:r>
                <w:fldChar w:fldCharType="begin"/>
              </w:r>
              <w:r>
                <w:instrText xml:space="preserve"> REF _Ref76742881 \h </w:instrText>
              </w:r>
            </w:ins>
            <w:r>
              <w:fldChar w:fldCharType="separate"/>
            </w:r>
            <w:ins w:id="1166" w:author="Petnathean Julled" w:date="2021-07-09T21:18:00Z">
              <w:r w:rsidR="00454CE9">
                <w:t xml:space="preserve"> </w:t>
              </w:r>
              <w:r w:rsidR="00454CE9">
                <w:rPr>
                  <w:noProof/>
                </w:rPr>
                <w:t>4</w:t>
              </w:r>
              <w:r w:rsidR="00454CE9">
                <w:noBreakHyphen/>
              </w:r>
              <w:r w:rsidR="00454CE9">
                <w:rPr>
                  <w:noProof/>
                </w:rPr>
                <w:t>79</w:t>
              </w:r>
            </w:ins>
            <w:ins w:id="1167" w:author="Petnathean Julled" w:date="2021-07-09T20:31:00Z">
              <w:r>
                <w:fldChar w:fldCharType="end"/>
              </w:r>
            </w:ins>
          </w:p>
        </w:tc>
        <w:tc>
          <w:tcPr>
            <w:tcW w:w="6868" w:type="dxa"/>
            <w:tcPrChange w:id="1168" w:author="Petnathean Julled" w:date="2021-07-09T20:36:00Z">
              <w:tcPr>
                <w:tcW w:w="6868" w:type="dxa"/>
                <w:gridSpan w:val="2"/>
              </w:tcPr>
            </w:tcPrChange>
          </w:tcPr>
          <w:p w14:paraId="7819CB12" w14:textId="176B451F" w:rsidR="000845E1" w:rsidRDefault="000845E1" w:rsidP="00112FD0">
            <w:pPr>
              <w:spacing w:line="360" w:lineRule="auto"/>
              <w:ind w:left="-116"/>
              <w:rPr>
                <w:ins w:id="1169" w:author="Petnathean Julled" w:date="2021-07-09T20:31:00Z"/>
                <w:spacing w:val="-8"/>
              </w:rPr>
            </w:pPr>
            <w:ins w:id="1170" w:author="Petnathean Julled" w:date="2021-07-09T20:34:00Z">
              <w:r>
                <w:rPr>
                  <w:spacing w:val="-8"/>
                </w:rPr>
                <w:fldChar w:fldCharType="begin"/>
              </w:r>
              <w:r>
                <w:rPr>
                  <w:spacing w:val="-8"/>
                </w:rPr>
                <w:instrText xml:space="preserve"> REF _Ref76755260 \h </w:instrText>
              </w:r>
            </w:ins>
            <w:r>
              <w:rPr>
                <w:spacing w:val="-8"/>
              </w:rPr>
            </w:r>
            <w:r>
              <w:rPr>
                <w:spacing w:val="-8"/>
              </w:rPr>
              <w:fldChar w:fldCharType="separate"/>
            </w:r>
            <w:ins w:id="1171" w:author="Petnathean Julled" w:date="2021-07-09T21:18:00Z">
              <w:r w:rsidR="00454CE9" w:rsidRPr="005405F3">
                <w:t xml:space="preserve">Performance comparison of Document </w:t>
              </w:r>
              <w:r w:rsidR="00454CE9">
                <w:t>Query</w:t>
              </w:r>
              <w:r w:rsidR="00454CE9" w:rsidRPr="005405F3">
                <w:t xml:space="preserve"> on node number variation setup</w:t>
              </w:r>
              <w:r w:rsidR="00454CE9">
                <w:br/>
                <w:t>without trigger Document register</w:t>
              </w:r>
            </w:ins>
            <w:ins w:id="1172" w:author="Petnathean Julled" w:date="2021-07-09T20:34:00Z">
              <w:r>
                <w:rPr>
                  <w:spacing w:val="-8"/>
                </w:rPr>
                <w:fldChar w:fldCharType="end"/>
              </w:r>
            </w:ins>
          </w:p>
        </w:tc>
        <w:tc>
          <w:tcPr>
            <w:tcW w:w="753" w:type="dxa"/>
            <w:tcPrChange w:id="1173" w:author="Petnathean Julled" w:date="2021-07-09T20:36:00Z">
              <w:tcPr>
                <w:tcW w:w="753" w:type="dxa"/>
                <w:gridSpan w:val="2"/>
              </w:tcPr>
            </w:tcPrChange>
          </w:tcPr>
          <w:p w14:paraId="109073C5" w14:textId="1331CF07" w:rsidR="000845E1" w:rsidDel="000845E1" w:rsidRDefault="00897D78" w:rsidP="00112FD0">
            <w:pPr>
              <w:spacing w:line="360" w:lineRule="auto"/>
              <w:jc w:val="thaiDistribute"/>
              <w:rPr>
                <w:ins w:id="1174" w:author="Petnathean Julled" w:date="2021-07-09T20:31:00Z"/>
              </w:rPr>
            </w:pPr>
            <w:ins w:id="1175" w:author="Petnathean Julled" w:date="2021-07-09T20:35:00Z">
              <w:r>
                <w:fldChar w:fldCharType="begin"/>
              </w:r>
              <w:r>
                <w:instrText xml:space="preserve"> PAGEREF _Ref76755375 \h </w:instrText>
              </w:r>
            </w:ins>
            <w:r>
              <w:fldChar w:fldCharType="separate"/>
            </w:r>
            <w:ins w:id="1176" w:author="Petnathean Julled" w:date="2021-07-09T21:18:00Z">
              <w:r w:rsidR="00454CE9">
                <w:rPr>
                  <w:noProof/>
                </w:rPr>
                <w:t>150</w:t>
              </w:r>
            </w:ins>
            <w:ins w:id="1177" w:author="Petnathean Julled" w:date="2021-07-09T20:35:00Z">
              <w:r>
                <w:fldChar w:fldCharType="end"/>
              </w:r>
            </w:ins>
          </w:p>
        </w:tc>
      </w:tr>
      <w:tr w:rsidR="000845E1" w:rsidRPr="00112FD0" w14:paraId="6DD4334D" w14:textId="77777777" w:rsidTr="00490A81">
        <w:tblPrEx>
          <w:tblPrExChange w:id="1178"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79" w:author="Petnathean Julled" w:date="2021-07-09T20:31:00Z"/>
          <w:trPrChange w:id="1180" w:author="Petnathean Julled" w:date="2021-07-09T20:36:00Z">
            <w:trPr>
              <w:gridBefore w:val="1"/>
            </w:trPr>
          </w:trPrChange>
        </w:trPr>
        <w:tc>
          <w:tcPr>
            <w:tcW w:w="895" w:type="dxa"/>
            <w:tcPrChange w:id="1181" w:author="Petnathean Julled" w:date="2021-07-09T20:36:00Z">
              <w:tcPr>
                <w:tcW w:w="895" w:type="dxa"/>
                <w:gridSpan w:val="3"/>
              </w:tcPr>
            </w:tcPrChange>
          </w:tcPr>
          <w:p w14:paraId="03CB871E" w14:textId="296E8479" w:rsidR="000845E1" w:rsidRDefault="000845E1" w:rsidP="00112FD0">
            <w:pPr>
              <w:spacing w:line="360" w:lineRule="auto"/>
              <w:jc w:val="thaiDistribute"/>
              <w:rPr>
                <w:ins w:id="1182" w:author="Petnathean Julled" w:date="2021-07-09T20:31:00Z"/>
              </w:rPr>
            </w:pPr>
            <w:ins w:id="1183" w:author="Petnathean Julled" w:date="2021-07-09T20:32:00Z">
              <w:r>
                <w:fldChar w:fldCharType="begin"/>
              </w:r>
              <w:r>
                <w:instrText xml:space="preserve"> REF _Ref76742893 \h </w:instrText>
              </w:r>
            </w:ins>
            <w:r>
              <w:fldChar w:fldCharType="separate"/>
            </w:r>
            <w:ins w:id="1184" w:author="Petnathean Julled" w:date="2021-07-09T21:18:00Z">
              <w:r w:rsidR="00454CE9">
                <w:t xml:space="preserve"> </w:t>
              </w:r>
              <w:r w:rsidR="00454CE9">
                <w:rPr>
                  <w:noProof/>
                </w:rPr>
                <w:t>4</w:t>
              </w:r>
              <w:r w:rsidR="00454CE9">
                <w:noBreakHyphen/>
              </w:r>
              <w:r w:rsidR="00454CE9">
                <w:rPr>
                  <w:noProof/>
                </w:rPr>
                <w:t>80</w:t>
              </w:r>
            </w:ins>
            <w:ins w:id="1185" w:author="Petnathean Julled" w:date="2021-07-09T20:32:00Z">
              <w:r>
                <w:fldChar w:fldCharType="end"/>
              </w:r>
            </w:ins>
          </w:p>
        </w:tc>
        <w:tc>
          <w:tcPr>
            <w:tcW w:w="6868" w:type="dxa"/>
            <w:tcPrChange w:id="1186" w:author="Petnathean Julled" w:date="2021-07-09T20:36:00Z">
              <w:tcPr>
                <w:tcW w:w="6868" w:type="dxa"/>
                <w:gridSpan w:val="2"/>
              </w:tcPr>
            </w:tcPrChange>
          </w:tcPr>
          <w:p w14:paraId="320B4DC9" w14:textId="167C4AB1" w:rsidR="000845E1" w:rsidRDefault="000845E1" w:rsidP="00112FD0">
            <w:pPr>
              <w:spacing w:line="360" w:lineRule="auto"/>
              <w:ind w:left="-116"/>
              <w:rPr>
                <w:ins w:id="1187" w:author="Petnathean Julled" w:date="2021-07-09T20:31:00Z"/>
                <w:spacing w:val="-8"/>
              </w:rPr>
            </w:pPr>
            <w:ins w:id="1188" w:author="Petnathean Julled" w:date="2021-07-09T20:34:00Z">
              <w:r>
                <w:rPr>
                  <w:spacing w:val="-8"/>
                </w:rPr>
                <w:fldChar w:fldCharType="begin"/>
              </w:r>
              <w:r>
                <w:rPr>
                  <w:spacing w:val="-8"/>
                </w:rPr>
                <w:instrText xml:space="preserve"> REF _Ref76755265 \h </w:instrText>
              </w:r>
            </w:ins>
            <w:r>
              <w:rPr>
                <w:spacing w:val="-8"/>
              </w:rPr>
            </w:r>
            <w:r>
              <w:rPr>
                <w:spacing w:val="-8"/>
              </w:rPr>
              <w:fldChar w:fldCharType="separate"/>
            </w:r>
            <w:ins w:id="1189" w:author="Petnathean Julled" w:date="2021-07-09T21:18:00Z">
              <w:r w:rsidR="00454CE9" w:rsidRPr="00BA2E8D">
                <w:t>Performance comparison of Document Query on node number variation setup</w:t>
              </w:r>
              <w:r w:rsidR="00454CE9">
                <w:br/>
                <w:t>with Document register triggered at the same time</w:t>
              </w:r>
            </w:ins>
            <w:ins w:id="1190" w:author="Petnathean Julled" w:date="2021-07-09T20:34:00Z">
              <w:r>
                <w:rPr>
                  <w:spacing w:val="-8"/>
                </w:rPr>
                <w:fldChar w:fldCharType="end"/>
              </w:r>
            </w:ins>
          </w:p>
        </w:tc>
        <w:tc>
          <w:tcPr>
            <w:tcW w:w="753" w:type="dxa"/>
            <w:tcPrChange w:id="1191" w:author="Petnathean Julled" w:date="2021-07-09T20:36:00Z">
              <w:tcPr>
                <w:tcW w:w="753" w:type="dxa"/>
                <w:gridSpan w:val="2"/>
              </w:tcPr>
            </w:tcPrChange>
          </w:tcPr>
          <w:p w14:paraId="76B3E139" w14:textId="6F40031D" w:rsidR="000845E1" w:rsidDel="000845E1" w:rsidRDefault="00897D78" w:rsidP="00112FD0">
            <w:pPr>
              <w:spacing w:line="360" w:lineRule="auto"/>
              <w:jc w:val="thaiDistribute"/>
              <w:rPr>
                <w:ins w:id="1192" w:author="Petnathean Julled" w:date="2021-07-09T20:31:00Z"/>
              </w:rPr>
            </w:pPr>
            <w:ins w:id="1193" w:author="Petnathean Julled" w:date="2021-07-09T20:36:00Z">
              <w:r>
                <w:fldChar w:fldCharType="begin"/>
              </w:r>
              <w:r>
                <w:instrText xml:space="preserve"> PAGEREF _Ref76755379 \h </w:instrText>
              </w:r>
            </w:ins>
            <w:r>
              <w:fldChar w:fldCharType="separate"/>
            </w:r>
            <w:ins w:id="1194" w:author="Petnathean Julled" w:date="2021-07-09T21:18:00Z">
              <w:r w:rsidR="00454CE9">
                <w:rPr>
                  <w:noProof/>
                </w:rPr>
                <w:t>151</w:t>
              </w:r>
            </w:ins>
            <w:ins w:id="1195" w:author="Petnathean Julled" w:date="2021-07-09T20:36:00Z">
              <w:r>
                <w:fldChar w:fldCharType="end"/>
              </w:r>
            </w:ins>
          </w:p>
        </w:tc>
      </w:tr>
      <w:tr w:rsidR="000845E1" w:rsidRPr="00112FD0" w14:paraId="2A463189" w14:textId="77777777" w:rsidTr="00490A81">
        <w:tblPrEx>
          <w:tblPrExChange w:id="1196" w:author="Petnathean Julled" w:date="2021-07-09T20:3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1197" w:author="Petnathean Julled" w:date="2021-07-09T20:31:00Z"/>
          <w:trPrChange w:id="1198" w:author="Petnathean Julled" w:date="2021-07-09T20:36:00Z">
            <w:trPr>
              <w:gridBefore w:val="1"/>
            </w:trPr>
          </w:trPrChange>
        </w:trPr>
        <w:tc>
          <w:tcPr>
            <w:tcW w:w="895" w:type="dxa"/>
            <w:tcPrChange w:id="1199" w:author="Petnathean Julled" w:date="2021-07-09T20:36:00Z">
              <w:tcPr>
                <w:tcW w:w="895" w:type="dxa"/>
                <w:gridSpan w:val="3"/>
              </w:tcPr>
            </w:tcPrChange>
          </w:tcPr>
          <w:p w14:paraId="4CB0DDD7" w14:textId="0FDCED67" w:rsidR="000845E1" w:rsidRDefault="000845E1" w:rsidP="00112FD0">
            <w:pPr>
              <w:spacing w:line="360" w:lineRule="auto"/>
              <w:jc w:val="thaiDistribute"/>
              <w:rPr>
                <w:ins w:id="1200" w:author="Petnathean Julled" w:date="2021-07-09T20:31:00Z"/>
              </w:rPr>
            </w:pPr>
            <w:ins w:id="1201" w:author="Petnathean Julled" w:date="2021-07-09T20:32:00Z">
              <w:r>
                <w:fldChar w:fldCharType="begin"/>
              </w:r>
              <w:r>
                <w:instrText xml:space="preserve"> REF _Ref76743757 \h </w:instrText>
              </w:r>
            </w:ins>
            <w:r>
              <w:fldChar w:fldCharType="separate"/>
            </w:r>
            <w:ins w:id="1202" w:author="Petnathean Julled" w:date="2021-07-09T21:18:00Z">
              <w:r w:rsidR="00454CE9">
                <w:t xml:space="preserve"> </w:t>
              </w:r>
              <w:r w:rsidR="00454CE9">
                <w:rPr>
                  <w:noProof/>
                </w:rPr>
                <w:t>4</w:t>
              </w:r>
              <w:r w:rsidR="00454CE9">
                <w:noBreakHyphen/>
              </w:r>
              <w:r w:rsidR="00454CE9">
                <w:rPr>
                  <w:noProof/>
                </w:rPr>
                <w:t>81</w:t>
              </w:r>
            </w:ins>
            <w:ins w:id="1203" w:author="Petnathean Julled" w:date="2021-07-09T20:32:00Z">
              <w:r>
                <w:fldChar w:fldCharType="end"/>
              </w:r>
            </w:ins>
          </w:p>
        </w:tc>
        <w:tc>
          <w:tcPr>
            <w:tcW w:w="6868" w:type="dxa"/>
            <w:tcPrChange w:id="1204" w:author="Petnathean Julled" w:date="2021-07-09T20:36:00Z">
              <w:tcPr>
                <w:tcW w:w="6868" w:type="dxa"/>
                <w:gridSpan w:val="2"/>
              </w:tcPr>
            </w:tcPrChange>
          </w:tcPr>
          <w:p w14:paraId="383B50E8" w14:textId="48AD9F94" w:rsidR="000845E1" w:rsidRDefault="000845E1" w:rsidP="00112FD0">
            <w:pPr>
              <w:spacing w:line="360" w:lineRule="auto"/>
              <w:ind w:left="-116"/>
              <w:rPr>
                <w:ins w:id="1205" w:author="Petnathean Julled" w:date="2021-07-09T20:31:00Z"/>
                <w:spacing w:val="-8"/>
              </w:rPr>
            </w:pPr>
            <w:ins w:id="1206" w:author="Petnathean Julled" w:date="2021-07-09T20:34:00Z">
              <w:r>
                <w:rPr>
                  <w:spacing w:val="-8"/>
                </w:rPr>
                <w:fldChar w:fldCharType="begin"/>
              </w:r>
              <w:r>
                <w:rPr>
                  <w:spacing w:val="-8"/>
                </w:rPr>
                <w:instrText xml:space="preserve"> REF _Ref76755269 \h </w:instrText>
              </w:r>
            </w:ins>
            <w:r>
              <w:rPr>
                <w:spacing w:val="-8"/>
              </w:rPr>
            </w:r>
            <w:r>
              <w:rPr>
                <w:spacing w:val="-8"/>
              </w:rPr>
              <w:fldChar w:fldCharType="separate"/>
            </w:r>
            <w:ins w:id="1207" w:author="Petnathean Julled" w:date="2021-07-09T21:18:00Z">
              <w:r w:rsidR="00454CE9">
                <w:t xml:space="preserve">Performance Comparison between trigger Document Query, </w:t>
              </w:r>
              <w:r w:rsidR="00454CE9">
                <w:br/>
                <w:t>with and without Document Register</w:t>
              </w:r>
            </w:ins>
            <w:ins w:id="1208" w:author="Petnathean Julled" w:date="2021-07-09T20:34:00Z">
              <w:r>
                <w:rPr>
                  <w:spacing w:val="-8"/>
                </w:rPr>
                <w:fldChar w:fldCharType="end"/>
              </w:r>
            </w:ins>
          </w:p>
        </w:tc>
        <w:tc>
          <w:tcPr>
            <w:tcW w:w="753" w:type="dxa"/>
            <w:tcPrChange w:id="1209" w:author="Petnathean Julled" w:date="2021-07-09T20:36:00Z">
              <w:tcPr>
                <w:tcW w:w="753" w:type="dxa"/>
                <w:gridSpan w:val="2"/>
              </w:tcPr>
            </w:tcPrChange>
          </w:tcPr>
          <w:p w14:paraId="569B98EA" w14:textId="090CB473" w:rsidR="000845E1" w:rsidDel="000845E1" w:rsidRDefault="00897D78" w:rsidP="00112FD0">
            <w:pPr>
              <w:spacing w:line="360" w:lineRule="auto"/>
              <w:jc w:val="thaiDistribute"/>
              <w:rPr>
                <w:ins w:id="1210" w:author="Petnathean Julled" w:date="2021-07-09T20:31:00Z"/>
              </w:rPr>
            </w:pPr>
            <w:ins w:id="1211" w:author="Petnathean Julled" w:date="2021-07-09T20:36:00Z">
              <w:r>
                <w:fldChar w:fldCharType="begin"/>
              </w:r>
              <w:r>
                <w:instrText xml:space="preserve"> PAGEREF _Ref76755382 \h </w:instrText>
              </w:r>
            </w:ins>
            <w:r>
              <w:fldChar w:fldCharType="separate"/>
            </w:r>
            <w:ins w:id="1212" w:author="Petnathean Julled" w:date="2021-07-09T21:18:00Z">
              <w:r w:rsidR="00454CE9">
                <w:rPr>
                  <w:noProof/>
                </w:rPr>
                <w:t>152</w:t>
              </w:r>
            </w:ins>
            <w:ins w:id="1213" w:author="Petnathean Julled" w:date="2021-07-09T20:36:00Z">
              <w:r>
                <w:fldChar w:fldCharType="end"/>
              </w:r>
            </w:ins>
          </w:p>
        </w:tc>
      </w:tr>
    </w:tbl>
    <w:p w14:paraId="1D266BAA" w14:textId="77777777" w:rsidR="001A301B" w:rsidRPr="006A7D30" w:rsidRDefault="001A301B" w:rsidP="00142251">
      <w:pPr>
        <w:spacing w:line="360" w:lineRule="auto"/>
        <w:jc w:val="center"/>
        <w:rPr>
          <w:rFonts w:eastAsiaTheme="minorEastAsia"/>
          <w:b/>
          <w:bCs/>
          <w:sz w:val="28"/>
        </w:rPr>
      </w:pPr>
    </w:p>
    <w:p w14:paraId="101FB2B7" w14:textId="77777777" w:rsidR="00CB495E" w:rsidRDefault="00CB495E" w:rsidP="00DB202C">
      <w:pPr>
        <w:pStyle w:val="BodyText1"/>
        <w:tabs>
          <w:tab w:val="left" w:pos="1120"/>
          <w:tab w:val="right" w:pos="8400"/>
        </w:tabs>
        <w:spacing w:line="360" w:lineRule="auto"/>
        <w:ind w:firstLine="0"/>
        <w:jc w:val="center"/>
        <w:rPr>
          <w:b/>
          <w:bCs/>
          <w:color w:val="auto"/>
          <w:sz w:val="28"/>
          <w:szCs w:val="28"/>
        </w:rPr>
      </w:pPr>
      <w:r>
        <w:rPr>
          <w:b/>
          <w:bCs/>
          <w:color w:val="auto"/>
          <w:sz w:val="28"/>
          <w:szCs w:val="28"/>
        </w:rPr>
        <w:br w:type="page"/>
      </w:r>
    </w:p>
    <w:p w14:paraId="5B4AE712" w14:textId="145EB3AD"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bookmarkStart w:id="1214" w:name="ListOfAbbreviations"/>
      <w:r>
        <w:rPr>
          <w:rFonts w:ascii="Angsana New" w:hAnsi="Angsana New"/>
          <w:b/>
          <w:bCs/>
          <w:noProof/>
          <w:color w:val="auto"/>
          <w:sz w:val="36"/>
          <w:szCs w:val="36"/>
          <w:lang w:val="en-US"/>
        </w:rPr>
        <w:lastRenderedPageBreak/>
        <mc:AlternateContent>
          <mc:Choice Requires="wps">
            <w:drawing>
              <wp:anchor distT="0" distB="0" distL="114300" distR="114300" simplePos="0" relativeHeight="251659264" behindDoc="0" locked="0" layoutInCell="1" allowOverlap="1" wp14:anchorId="353FA1B5" wp14:editId="1B77B41A">
                <wp:simplePos x="0" y="0"/>
                <wp:positionH relativeFrom="column">
                  <wp:posOffset>7960995</wp:posOffset>
                </wp:positionH>
                <wp:positionV relativeFrom="paragraph">
                  <wp:posOffset>-130810</wp:posOffset>
                </wp:positionV>
                <wp:extent cx="2706370" cy="403225"/>
                <wp:effectExtent l="5080" t="9525" r="12700" b="635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403225"/>
                        </a:xfrm>
                        <a:prstGeom prst="rect">
                          <a:avLst/>
                        </a:prstGeom>
                        <a:solidFill>
                          <a:srgbClr val="FFFFFF"/>
                        </a:solidFill>
                        <a:ln w="9525">
                          <a:solidFill>
                            <a:srgbClr val="000000"/>
                          </a:solidFill>
                          <a:miter lim="800000"/>
                          <a:headEnd/>
                          <a:tailEnd/>
                        </a:ln>
                      </wps:spPr>
                      <wps:txb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FA1B5" id="Text Box 25" o:spid="_x0000_s1027" type="#_x0000_t202" style="position:absolute;left:0;text-align:left;margin-left:626.85pt;margin-top:-10.3pt;width:213.1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">
                <v:textbox>
                  <w:txbxContent>
                    <w:p w14:paraId="5D7F662A" w14:textId="77777777" w:rsidR="00345B40" w:rsidRPr="004D45C7" w:rsidRDefault="00345B40" w:rsidP="00DB202C">
                      <w:pPr>
                        <w:ind w:left="-180" w:firstLine="180"/>
                        <w:jc w:val="center"/>
                        <w:rPr>
                          <w:rFonts w:ascii="Angsana New" w:hAnsi="Angsana New"/>
                          <w:b/>
                          <w:bCs/>
                          <w:sz w:val="40"/>
                          <w:szCs w:val="40"/>
                        </w:rPr>
                      </w:pPr>
                      <w:r w:rsidRPr="004D45C7">
                        <w:rPr>
                          <w:rFonts w:hint="cs"/>
                          <w:b/>
                          <w:bCs/>
                          <w:sz w:val="40"/>
                          <w:szCs w:val="40"/>
                          <w:cs/>
                        </w:rPr>
                        <w:t>ตัวอย่างหน้า</w:t>
                      </w:r>
                      <w:r w:rsidRPr="004D45C7">
                        <w:rPr>
                          <w:rFonts w:ascii="Angsana New" w:hAnsi="Angsana New"/>
                          <w:b/>
                          <w:bCs/>
                          <w:sz w:val="40"/>
                          <w:szCs w:val="40"/>
                          <w:cs/>
                        </w:rPr>
                        <w:t>บทคัดย่อภาษา</w:t>
                      </w:r>
                      <w:r w:rsidRPr="004D45C7">
                        <w:rPr>
                          <w:rFonts w:ascii="Angsana New" w:hAnsi="Angsana New" w:hint="cs"/>
                          <w:b/>
                          <w:bCs/>
                          <w:sz w:val="40"/>
                          <w:szCs w:val="40"/>
                          <w:cs/>
                        </w:rPr>
                        <w:t>อังกฤษ</w:t>
                      </w:r>
                    </w:p>
                    <w:p w14:paraId="7B7F3CC2" w14:textId="77777777" w:rsidR="00345B40" w:rsidRPr="002B00B8" w:rsidRDefault="00345B40" w:rsidP="00DB202C">
                      <w:pPr>
                        <w:spacing w:line="216" w:lineRule="auto"/>
                        <w:ind w:firstLine="180"/>
                        <w:jc w:val="center"/>
                      </w:pPr>
                    </w:p>
                  </w:txbxContent>
                </v:textbox>
              </v:shape>
            </w:pict>
          </mc:Fallback>
        </mc:AlternateContent>
      </w:r>
      <w:r w:rsidRPr="00E5540D">
        <w:rPr>
          <w:b/>
          <w:bCs/>
          <w:color w:val="auto"/>
          <w:sz w:val="28"/>
          <w:szCs w:val="28"/>
        </w:rPr>
        <w:t xml:space="preserve">LIST OF </w:t>
      </w:r>
      <w:r>
        <w:rPr>
          <w:b/>
          <w:bCs/>
          <w:color w:val="auto"/>
          <w:sz w:val="28"/>
          <w:szCs w:val="28"/>
        </w:rPr>
        <w:t>ABBREVIATION</w:t>
      </w:r>
      <w:r w:rsidR="00912411">
        <w:rPr>
          <w:b/>
          <w:bCs/>
          <w:color w:val="auto"/>
          <w:sz w:val="28"/>
          <w:szCs w:val="28"/>
        </w:rPr>
        <w:t>S</w:t>
      </w:r>
    </w:p>
    <w:bookmarkEnd w:id="1214"/>
    <w:p w14:paraId="638F7C79" w14:textId="77777777" w:rsidR="00DB202C" w:rsidRPr="00E5540D" w:rsidRDefault="00DB202C" w:rsidP="00DB202C">
      <w:pPr>
        <w:pStyle w:val="BodyText1"/>
        <w:tabs>
          <w:tab w:val="left" w:pos="1120"/>
          <w:tab w:val="right" w:pos="8400"/>
        </w:tabs>
        <w:spacing w:line="360" w:lineRule="auto"/>
        <w:ind w:firstLine="0"/>
        <w:jc w:val="center"/>
        <w:rPr>
          <w:b/>
          <w:bCs/>
          <w:color w:val="auto"/>
          <w:sz w:val="28"/>
          <w:szCs w:val="28"/>
          <w:lang w:val="en-US"/>
        </w:rPr>
      </w:pPr>
    </w:p>
    <w:p w14:paraId="12A70D1E" w14:textId="77777777" w:rsidR="00DB202C" w:rsidRPr="006C6196" w:rsidRDefault="00DB202C" w:rsidP="00DB202C">
      <w:pPr>
        <w:pStyle w:val="BodyText1"/>
        <w:tabs>
          <w:tab w:val="left" w:pos="1120"/>
          <w:tab w:val="right" w:pos="8400"/>
        </w:tabs>
        <w:spacing w:line="360" w:lineRule="auto"/>
        <w:ind w:firstLine="0"/>
        <w:jc w:val="center"/>
        <w:rPr>
          <w:b/>
          <w:bCs/>
          <w:i/>
          <w:iCs/>
          <w:color w:val="auto"/>
          <w:sz w:val="28"/>
          <w:szCs w:val="28"/>
        </w:rPr>
      </w:pPr>
    </w:p>
    <w:tbl>
      <w:tblPr>
        <w:tblW w:w="8516" w:type="dxa"/>
        <w:tblLayout w:type="fixed"/>
        <w:tblLook w:val="01E0" w:firstRow="1" w:lastRow="1" w:firstColumn="1" w:lastColumn="1" w:noHBand="0" w:noVBand="0"/>
      </w:tblPr>
      <w:tblGrid>
        <w:gridCol w:w="1350"/>
        <w:gridCol w:w="6413"/>
        <w:gridCol w:w="753"/>
      </w:tblGrid>
      <w:tr w:rsidR="006C6196" w:rsidRPr="006C6196" w14:paraId="64F07B71" w14:textId="77777777" w:rsidTr="00571CE5">
        <w:tc>
          <w:tcPr>
            <w:tcW w:w="1350" w:type="dxa"/>
          </w:tcPr>
          <w:p w14:paraId="2DAF059A" w14:textId="262820C4" w:rsidR="00DB202C" w:rsidRPr="006C6196" w:rsidRDefault="00571CE5" w:rsidP="006C3541">
            <w:pPr>
              <w:spacing w:line="360" w:lineRule="auto"/>
              <w:ind w:left="-140" w:right="-100"/>
              <w:jc w:val="center"/>
            </w:pPr>
            <w:r>
              <w:rPr>
                <w:b/>
                <w:bCs/>
              </w:rPr>
              <w:t>Abbreviation</w:t>
            </w:r>
          </w:p>
        </w:tc>
        <w:tc>
          <w:tcPr>
            <w:tcW w:w="6413" w:type="dxa"/>
          </w:tcPr>
          <w:p w14:paraId="2E76A649" w14:textId="77777777" w:rsidR="00DB202C" w:rsidRPr="006C6196" w:rsidRDefault="00DB202C" w:rsidP="006C3541">
            <w:pPr>
              <w:spacing w:line="360" w:lineRule="auto"/>
              <w:jc w:val="both"/>
            </w:pPr>
          </w:p>
        </w:tc>
        <w:tc>
          <w:tcPr>
            <w:tcW w:w="753" w:type="dxa"/>
          </w:tcPr>
          <w:p w14:paraId="18D600FC" w14:textId="77777777" w:rsidR="00DB202C" w:rsidRPr="006C6196" w:rsidRDefault="00DB202C" w:rsidP="006C3541">
            <w:pPr>
              <w:spacing w:line="360" w:lineRule="auto"/>
              <w:jc w:val="right"/>
            </w:pPr>
            <w:r w:rsidRPr="006C6196">
              <w:rPr>
                <w:b/>
                <w:bCs/>
              </w:rPr>
              <w:t>Page</w:t>
            </w:r>
          </w:p>
        </w:tc>
      </w:tr>
      <w:tr w:rsidR="006C6196" w:rsidRPr="006C6196" w14:paraId="435A8771" w14:textId="77777777" w:rsidTr="00571CE5">
        <w:tc>
          <w:tcPr>
            <w:tcW w:w="1350" w:type="dxa"/>
          </w:tcPr>
          <w:p w14:paraId="78BC8B38" w14:textId="61B839F7" w:rsidR="00DB202C" w:rsidRPr="006C6196" w:rsidRDefault="00453D7C" w:rsidP="00453D7C">
            <w:pPr>
              <w:spacing w:line="360" w:lineRule="auto"/>
              <w:jc w:val="center"/>
            </w:pPr>
            <w:r w:rsidRPr="006C6196">
              <w:t>IHE</w:t>
            </w:r>
          </w:p>
        </w:tc>
        <w:tc>
          <w:tcPr>
            <w:tcW w:w="6413" w:type="dxa"/>
          </w:tcPr>
          <w:p w14:paraId="7435D622" w14:textId="108E47F4" w:rsidR="00DB202C" w:rsidRPr="006C6196" w:rsidRDefault="00453D7C" w:rsidP="00453D7C">
            <w:pPr>
              <w:spacing w:line="360" w:lineRule="auto"/>
              <w:ind w:left="-116"/>
              <w:jc w:val="both"/>
            </w:pPr>
            <w:r w:rsidRPr="006C6196">
              <w:rPr>
                <w:spacing w:val="-8"/>
              </w:rPr>
              <w:t>Integrating Healthcare Enterprise</w:t>
            </w:r>
          </w:p>
        </w:tc>
        <w:tc>
          <w:tcPr>
            <w:tcW w:w="753" w:type="dxa"/>
          </w:tcPr>
          <w:p w14:paraId="5064BAAE" w14:textId="09EFEE80" w:rsidR="00DB202C" w:rsidRPr="006C6196" w:rsidRDefault="00453D7C" w:rsidP="00453D7C">
            <w:pPr>
              <w:spacing w:line="360" w:lineRule="auto"/>
              <w:jc w:val="right"/>
            </w:pPr>
            <w:r w:rsidRPr="006C6196">
              <w:t>1</w:t>
            </w:r>
          </w:p>
        </w:tc>
      </w:tr>
      <w:tr w:rsidR="009D3117" w:rsidRPr="006C6196" w14:paraId="10BD4EDF" w14:textId="77777777" w:rsidTr="00571CE5">
        <w:tc>
          <w:tcPr>
            <w:tcW w:w="1350" w:type="dxa"/>
          </w:tcPr>
          <w:p w14:paraId="6903618C" w14:textId="1BEA6228" w:rsidR="009D3117" w:rsidRPr="006C6196" w:rsidRDefault="009D3117" w:rsidP="00453D7C">
            <w:pPr>
              <w:spacing w:line="360" w:lineRule="auto"/>
              <w:jc w:val="center"/>
            </w:pPr>
            <w:r>
              <w:t>XDS</w:t>
            </w:r>
          </w:p>
        </w:tc>
        <w:tc>
          <w:tcPr>
            <w:tcW w:w="6413" w:type="dxa"/>
          </w:tcPr>
          <w:p w14:paraId="41C22960" w14:textId="68D49CF1" w:rsidR="009D3117" w:rsidRPr="006C6196" w:rsidRDefault="009D3117" w:rsidP="00453D7C">
            <w:pPr>
              <w:spacing w:line="360" w:lineRule="auto"/>
              <w:ind w:left="-116"/>
              <w:jc w:val="both"/>
              <w:rPr>
                <w:spacing w:val="-8"/>
              </w:rPr>
            </w:pPr>
            <w:r>
              <w:rPr>
                <w:spacing w:val="-8"/>
              </w:rPr>
              <w:t>Cross – Enterprise Document Sharing</w:t>
            </w:r>
          </w:p>
        </w:tc>
        <w:tc>
          <w:tcPr>
            <w:tcW w:w="753" w:type="dxa"/>
          </w:tcPr>
          <w:p w14:paraId="50BA28D5" w14:textId="3F95AFAE" w:rsidR="009D3117" w:rsidRPr="006C6196" w:rsidRDefault="009D3117" w:rsidP="00453D7C">
            <w:pPr>
              <w:spacing w:line="360" w:lineRule="auto"/>
              <w:jc w:val="right"/>
            </w:pPr>
            <w:r>
              <w:t>1</w:t>
            </w:r>
          </w:p>
        </w:tc>
      </w:tr>
      <w:tr w:rsidR="006C6196" w:rsidRPr="006C6196" w14:paraId="08F61D91" w14:textId="77777777" w:rsidTr="00571CE5">
        <w:tc>
          <w:tcPr>
            <w:tcW w:w="1350" w:type="dxa"/>
          </w:tcPr>
          <w:p w14:paraId="61DB089E" w14:textId="4862A1B9" w:rsidR="00453D7C" w:rsidRPr="006C6196" w:rsidRDefault="00453D7C" w:rsidP="00453D7C">
            <w:pPr>
              <w:spacing w:line="360" w:lineRule="auto"/>
              <w:jc w:val="center"/>
            </w:pPr>
            <w:proofErr w:type="spellStart"/>
            <w:r w:rsidRPr="006C6196">
              <w:t>XDS.b</w:t>
            </w:r>
            <w:proofErr w:type="spellEnd"/>
          </w:p>
        </w:tc>
        <w:tc>
          <w:tcPr>
            <w:tcW w:w="6413" w:type="dxa"/>
          </w:tcPr>
          <w:p w14:paraId="2AE6875E" w14:textId="13B98C8D" w:rsidR="00453D7C" w:rsidRPr="006C6196" w:rsidRDefault="00453D7C" w:rsidP="00453D7C">
            <w:pPr>
              <w:spacing w:line="360" w:lineRule="auto"/>
              <w:ind w:left="-116"/>
              <w:jc w:val="both"/>
              <w:rPr>
                <w:spacing w:val="-8"/>
              </w:rPr>
            </w:pPr>
            <w:r w:rsidRPr="006C6196">
              <w:rPr>
                <w:spacing w:val="-8"/>
              </w:rPr>
              <w:t>Cross</w:t>
            </w:r>
            <w:r w:rsidR="009D3117">
              <w:rPr>
                <w:spacing w:val="-8"/>
              </w:rPr>
              <w:t xml:space="preserve"> – Enterprise Document Sharing Set-b</w:t>
            </w:r>
          </w:p>
        </w:tc>
        <w:tc>
          <w:tcPr>
            <w:tcW w:w="753" w:type="dxa"/>
          </w:tcPr>
          <w:p w14:paraId="68E3DF30" w14:textId="28A8BCDC" w:rsidR="00453D7C" w:rsidRPr="006C6196" w:rsidRDefault="00453D7C" w:rsidP="00453D7C">
            <w:pPr>
              <w:spacing w:line="360" w:lineRule="auto"/>
              <w:jc w:val="right"/>
            </w:pPr>
            <w:r w:rsidRPr="006C6196">
              <w:t>1</w:t>
            </w:r>
          </w:p>
        </w:tc>
      </w:tr>
      <w:tr w:rsidR="00182FA3" w:rsidRPr="006C6196" w14:paraId="1773AFA7" w14:textId="77777777" w:rsidTr="00571CE5">
        <w:tc>
          <w:tcPr>
            <w:tcW w:w="1350" w:type="dxa"/>
          </w:tcPr>
          <w:p w14:paraId="0B92D65B" w14:textId="33ECE1E7" w:rsidR="00182FA3" w:rsidRPr="006C6196" w:rsidRDefault="00182FA3" w:rsidP="00453D7C">
            <w:pPr>
              <w:spacing w:line="360" w:lineRule="auto"/>
              <w:jc w:val="center"/>
            </w:pPr>
            <w:r>
              <w:t>IDE</w:t>
            </w:r>
          </w:p>
        </w:tc>
        <w:tc>
          <w:tcPr>
            <w:tcW w:w="6413" w:type="dxa"/>
          </w:tcPr>
          <w:p w14:paraId="1B362219" w14:textId="7CDBC5D1" w:rsidR="00182FA3" w:rsidRPr="006C6196" w:rsidRDefault="00182FA3" w:rsidP="00453D7C">
            <w:pPr>
              <w:spacing w:line="360" w:lineRule="auto"/>
              <w:ind w:left="-116"/>
              <w:jc w:val="both"/>
              <w:rPr>
                <w:spacing w:val="-8"/>
              </w:rPr>
            </w:pPr>
            <w:r>
              <w:rPr>
                <w:spacing w:val="-8"/>
              </w:rPr>
              <w:t>Integrated Development Environment</w:t>
            </w:r>
          </w:p>
        </w:tc>
        <w:tc>
          <w:tcPr>
            <w:tcW w:w="753" w:type="dxa"/>
          </w:tcPr>
          <w:p w14:paraId="06C6E60A" w14:textId="50848FAF" w:rsidR="00182FA3" w:rsidRPr="006C6196" w:rsidRDefault="00182FA3" w:rsidP="00453D7C">
            <w:pPr>
              <w:spacing w:line="360" w:lineRule="auto"/>
              <w:jc w:val="right"/>
            </w:pPr>
            <w:r>
              <w:t>44</w:t>
            </w:r>
          </w:p>
        </w:tc>
      </w:tr>
    </w:tbl>
    <w:p w14:paraId="6FF8C237" w14:textId="77777777" w:rsidR="00DB202C" w:rsidRPr="006A7D30" w:rsidRDefault="00DB202C" w:rsidP="00DB202C">
      <w:pPr>
        <w:spacing w:line="360" w:lineRule="auto"/>
        <w:jc w:val="center"/>
        <w:rPr>
          <w:rFonts w:eastAsiaTheme="minorEastAsia"/>
          <w:b/>
          <w:bCs/>
          <w:sz w:val="28"/>
        </w:rPr>
      </w:pPr>
    </w:p>
    <w:p w14:paraId="71A284E9" w14:textId="4605DB25" w:rsidR="00DB202C" w:rsidRPr="006A7D30" w:rsidRDefault="00DB202C" w:rsidP="003B71BE">
      <w:pPr>
        <w:rPr>
          <w:color w:val="FF0000"/>
          <w:sz w:val="32"/>
          <w:szCs w:val="32"/>
        </w:rPr>
        <w:sectPr w:rsidR="00DB202C" w:rsidRPr="006A7D30" w:rsidSect="00494F6E">
          <w:pgSz w:w="11906" w:h="16838" w:code="9"/>
          <w:pgMar w:top="2126" w:right="1418" w:bottom="1418" w:left="2126" w:header="720" w:footer="720" w:gutter="0"/>
          <w:pgNumType w:fmt="lowerRoman"/>
          <w:cols w:space="720"/>
          <w:docGrid w:linePitch="360"/>
        </w:sectPr>
      </w:pPr>
    </w:p>
    <w:p w14:paraId="5061EEEA" w14:textId="66CD6B84" w:rsidR="00B757CB" w:rsidRPr="006A7D30" w:rsidRDefault="00B757CB" w:rsidP="009C7F08">
      <w:pPr>
        <w:jc w:val="center"/>
        <w:rPr>
          <w:color w:val="FF0000"/>
          <w:sz w:val="32"/>
          <w:szCs w:val="32"/>
        </w:rPr>
      </w:pPr>
    </w:p>
    <w:p w14:paraId="4AA91027" w14:textId="592598A5" w:rsidR="00BB309F" w:rsidRDefault="00BB309F" w:rsidP="009C7F08">
      <w:pPr>
        <w:pStyle w:val="Heading1"/>
      </w:pPr>
    </w:p>
    <w:p w14:paraId="4F7C4EBF" w14:textId="674133BD" w:rsidR="00BD1489" w:rsidRPr="00485A4D" w:rsidRDefault="00BD1489" w:rsidP="00112FD0">
      <w:pPr>
        <w:pStyle w:val="Title"/>
      </w:pPr>
      <w:bookmarkStart w:id="1215" w:name="CHAPTERI"/>
      <w:r w:rsidRPr="00485A4D">
        <w:t>CHAPTER I</w:t>
      </w:r>
    </w:p>
    <w:p w14:paraId="125DE7E2" w14:textId="6D96DBD4" w:rsidR="009C7F08" w:rsidRPr="009C7F08" w:rsidRDefault="009C7F08" w:rsidP="00112FD0">
      <w:pPr>
        <w:pStyle w:val="Title"/>
      </w:pPr>
      <w:r w:rsidRPr="00112FD0">
        <w:t>INTRODUCTION</w:t>
      </w:r>
    </w:p>
    <w:bookmarkEnd w:id="1215"/>
    <w:p w14:paraId="52DD8D3F" w14:textId="77777777" w:rsidR="000A5652" w:rsidRPr="006A7D30" w:rsidRDefault="000A5652" w:rsidP="00D118CE">
      <w:pPr>
        <w:tabs>
          <w:tab w:val="left" w:pos="1134"/>
        </w:tabs>
        <w:spacing w:line="360" w:lineRule="auto"/>
        <w:jc w:val="center"/>
        <w:rPr>
          <w:b/>
          <w:bCs/>
          <w:color w:val="000000" w:themeColor="text1"/>
          <w:szCs w:val="22"/>
        </w:rPr>
      </w:pPr>
    </w:p>
    <w:p w14:paraId="18808501" w14:textId="77777777" w:rsidR="001328CF" w:rsidRPr="006A7D30" w:rsidRDefault="001328CF" w:rsidP="00831310">
      <w:pPr>
        <w:tabs>
          <w:tab w:val="left" w:pos="1134"/>
        </w:tabs>
        <w:spacing w:line="360" w:lineRule="auto"/>
        <w:jc w:val="thaiDistribute"/>
        <w:rPr>
          <w:b/>
          <w:bCs/>
          <w:color w:val="000000" w:themeColor="text1"/>
          <w:szCs w:val="22"/>
          <w:cs/>
        </w:rPr>
      </w:pPr>
    </w:p>
    <w:p w14:paraId="4C280AC8" w14:textId="091AE1F8" w:rsidR="00E854F3" w:rsidRDefault="00E83ED0" w:rsidP="00E854F3">
      <w:pPr>
        <w:spacing w:line="360" w:lineRule="auto"/>
        <w:jc w:val="thaiDistribute"/>
        <w:rPr>
          <w:color w:val="7F7F7F" w:themeColor="text1" w:themeTint="80"/>
        </w:rPr>
      </w:pPr>
      <w:r w:rsidRPr="00EC2EB5">
        <w:tab/>
      </w:r>
      <w:bookmarkStart w:id="1216" w:name="_Toc349141726"/>
      <w:bookmarkStart w:id="1217" w:name="_Toc349142266"/>
      <w:r w:rsidR="00BB54AE" w:rsidRPr="00BB54AE">
        <w:t>With the transition from the age of paperwork to digital records, the healthcare industry is now undergoing digital transformation. Efficiency and continuity are the main factors that driven the healthcare industry to change. Paperwork starts falling behind when a huge amount of data is produced by healthcare service operations from day to day. Health information undeniably has become an important component in developing efficient healthcare services</w:t>
      </w:r>
      <w:r w:rsidR="00EE72AE" w:rsidRPr="00EE72AE">
        <w:t xml:space="preserve"> </w:t>
      </w:r>
      <w:r w:rsidR="00EE72AE" w:rsidRPr="00EE72AE">
        <w:fldChar w:fldCharType="begin" w:fldLock="1"/>
      </w:r>
      <w:r w:rsidR="00572A37">
        <w:instrText>ADDIN CSL_CITATION {"citationItems":[{"id":"ITEM-1","itemData":{"author":[{"dropping-particle":"","family":"Weinelt","given":"Bruce","non-dropping-particle":"","parse-names":false,"suffix":""}],"id":"ITEM-1","issue":"January","issued":{"date-parts":[["2016"]]},"title":"Digital Transformation of Industries. Logistics Industry","type":"article-journal"},"uris":["http://www.mendeley.com/documents/?uuid=7865ede4-e3d7-40ac-939f-bdbcda37dca5"]},{"id":"ITEM-2","itemData":{"abstract":"Information and communication technology (ICT) in the health system, also known as digital health, can accelerate health system reforms, leading to better-quality, efficient, and accessible patient-centered care. Digital health has been acknowledged by the World Health Organization as a key building block for universal health coverage and the health-related Sustainable Development Goals, and many countries are implementing solutions, such as digital disease surveillance systems, electronic medical records, and social health insurance payment processes. However, countries lack a holistic approach to digital health, which requires good governance for successful implementation and sustainability throughout the health system. Good digital health governance is the foundation that is required to coordinate stakeholders and policies that enable effective ICT for a well-functioning health system. Its ultimate objective is to maximize the achievement of health outcomes. ICT governance frameworks are already in use in various sectors and industries. They have helped to accelerate its transformational power in their respective industries, but the health sector still lags behind in adopting an ICT governance framework. This hinders the transformational effect of digital health investments. Together with partners, the Asian Development Bank developed a health ICT governance architecture framework (HIGAF). Consultations and close collaboration with health sector ICT experts in the region further refined the framework, leading to the creation of HIGAF 2.0, designed specifically to meet the evolving needs of developing member countries in the region. HIGAF 2.0 enables countries to prioritize the structures and processes that must be established to enable an enterprise (system-wide) approach, and cost-effective investments in digital health.","author":[{"dropping-particle":"","family":"Marcelo","given":"Alvin","non-dropping-particle":"","parse-names":false,"suffix":""},{"dropping-particle":"","family":"Medeiros","given":"Donna","non-dropping-particle":"","parse-names":false,"suffix":""},{"dropping-particle":"","family":"Ramesh","given":"Kirthi","non-dropping-particle":"","parse-names":false,"suffix":""},{"dropping-particle":"","family":"Roth","given":"Susann","non-dropping-particle":"","parse-names":false,"suffix":""},{"dropping-particle":"","family":"Wyatt","given":"Pamela","non-dropping-particle":"","parse-names":false,"suffix":""}],"container-title":"adb Sustainable Development working paper series","id":"ITEM-2","issue":"51","issued":{"date-parts":[["2018"]]},"page":"1 - 15","title":"Transforming Health Systems Through Good Digital Health Governance","type":"article-journal"},"uris":["http://www.mendeley.com/documents/?uuid=f4a21470-2751-4782-9fe5-d0ed3b7d7de4"]},{"id":"ITEM-3","itemData":{"ISBN":"978-1-925665-32-1","author":[{"dropping-particle":"","family":"Shaw","given":"Tim","non-dropping-particle":"","parse-names":false,"suffix":""},{"dropping-particle":"","family":"Hines","given":"Monique","non-dropping-particle":"","parse-names":false,"suffix":""},{"dropping-particle":"","family":"Kielly","given":"Candice","non-dropping-particle":"","parse-names":false,"suffix":""}],"container-title":"Australian Commission on Safety and Quality in Health Care Level","id":"ITEM-3","issue":"January","issued":{"date-parts":[["2000"]]},"title":"Impact of Digital Health on the Safety and Quality of Health Care","type":"book","volume":"5"},"uris":["http://www.mendeley.com/documents/?uuid=7c777469-569b-4651-b325-30d2a990599e"]},{"id":"ITEM-4","itemData":{"DOI":"10.1057/978-1-349-95173-4","ISBN":"978-1-349-95172-7","abstract":"Combining conceptual, pragmatic and operational approaches, this edited collection addresses the demand for knowledge and understanding of IT in the healthcare sector. With new technology outbreaks, our vision of healthcare has been drastically changed, switching from a ‘traditional’ path to a digitalized one. Providing an overview of the role of IT in the healthcare sector, The Digitization of Healthcare illustrates the potential benefits and challenges for all those involved in delivering care to the patient. The incursion of IT has disrupted the value chain and changed business models for companies working in the health sector, and also raised ethical issues and new paradigms about delivering care. This book illustrates the rise of patient empowerment through the development of patient communities such as PatientLikeMe, and medical collaborate platforms such as DockCheck, thus providing a necessary tool to patients, caregivers and academics alike.","author":[{"dropping-particle":"","family":"Cisco","given":"","non-dropping-particle":"","parse-names":false,"suffix":""}],"container-title":"Cisco","id":"ITEM-4","issued":{"date-parts":[["2017"]]},"page":"12","title":"The Digitization of the Healthcare Industry: Using Technology to Transform Care","type":"article-journal","volume":"1"},"uris":["http://www.mendeley.com/documents/?uuid=ee8082df-62a6-4c22-b646-443c19607bfe"]},{"id":"ITEM-5","itemData":{"ISBN":"9789513969271","abstract":"Digital technology is coming of age in the healthcare sector Governments, insurers, employers and most importantly patients and their physicians recognise that digital technology is the key to meeting the challenges of healthcare provision in the 21 st Century. The most relevant and exciting digital services and applications are being developed by fast growing SMEs. Healthcare systems worldwide are facing unprecedented challenges Global healthcare spend accounts for 10.6% of GDP. Spend is forecast to grow more than 5% annually to 2018 as the global proportion of those aged over 60 increases from 12% in 2013 to 21% in 2050. The nature of the challenges faced varies across national markets, but the impetus for new models of healthcare is clear globally. Cloud software, smartphone applications, online marketplaces and data analytics are established technologies that the healthcare sector is only now embracing. They are key as healthcare seeks to become more efficient and patient centric, paying for outcomes delivered and with much care and treatment provided remotely. B2B models are best placed – but sales strategies must be multifaceted Digital healthcare companies selling to, or partnering with, enterprise level clients will be the winners in the medium term. SMEs must sell in at the board and departmental, national and local level to maximise their chances of success. SMEs must be healthcare experts as well as digital natives Healthcare is incredibly complex – from heavy regulation to labyrinthine decision making to multi-layered payment systems. The most successful in the space will be those who embrace the complexity and thrive on it. Investment is gaining momentum -Q3 2015 was a record quarter $1.5bn was raised by digital healthcare companies in Q3 2015. US companies continue to account for the majority of funds raised in the sector, but there is also a vibrant earlier stage community of European digital healthcare companies. M&amp;A volumes are increasing steadily, driven by interest from a wide variety of strategics.","author":[{"dropping-particle":"","family":"Bullhound","given":"GP.","non-dropping-particle":"","parse-names":false,"suffix":""}],"container-title":"Independent Technology Research Report","id":"ITEM-5","issue":"November","issued":{"date-parts":[["2015"]]},"number-of-pages":"1-44","title":"Digital healthcare","type":"book"},"uris":["http://www.mendeley.com/documents/?uuid=1de530ec-5c68-4327-b5da-a198d3c88d46"]},{"id":"ITEM-6","itemData":{"DOI":"10.21037/mhealth.2017.08.07","ISSN":"23069740","PMID":"29184890","abstract":"Under the term \"digital health\", advanced medical technologies, disruptive innovations and digital communication have gradually become inseparable from providing best practice healthcare. While the cost of treating chronic conditions is increasing and doctor shortages are imminent worldwide, the needed transformation in the structure of healthcare and medicine fails to catch up with the rapid progress of the medical technology industry. This transition is slowed down by strict regulations; the reluctance of stakeholders in healthcare to change; and ignoring the importance of cultural changes and the human factor in an increasingly technological world. With access and adoption of technology getting higher, the risk of patients primarily turning to an accessible, but unregulated technological solution for their health problem is likely to increase. In this paper, we discuss how the old paradigm of the paternalistic model of medicine is transforming into an equal level partnership between patients and professionals and how it is aided and augmented by disruptive technologies. We attempt to define what digital health means and how it affects the status quo of care and also the study design in implementing technological innovations into the practice of medicine.","author":[{"dropping-particle":"","family":"Meskó","given":"Bertalan","non-dropping-particle":"","parse-names":false,"suffix":""},{"dropping-particle":"","family":"Drobni","given":"Zsófia","non-dropping-particle":"","parse-names":false,"suffix":""},{"dropping-particle":"","family":"Bényei","given":"Éva","non-dropping-particle":"","parse-names":false,"suffix":""},{"dropping-particle":"","family":"Gergely","given":"Bence","non-dropping-particle":"","parse-names":false,"suffix":""},{"dropping-particle":"","family":"Győrffy","given":"Zsuzsanna","non-dropping-particle":"","parse-names":false,"suffix":""}],"container-title":"mHealth","id":"ITEM-6","issued":{"date-parts":[["2017"]]},"page":"38-38","title":"Digital health is a cultural transformation of traditional healthcare","type":"article-journal","volume":"3"},"uris":["http://www.mendeley.com/documents/?uuid=4cca89a1-72bc-4e9f-acca-b689ea23c05a"]}],"mendeley":{"formattedCitation":"[1–6]","plainTextFormattedCitation":"[1–6]","previouslyFormattedCitation":"[1–6]"},"properties":{"noteIndex":0},"schema":"https://github.com/citation-style-language/schema/raw/master/csl-citation.json"}</w:instrText>
      </w:r>
      <w:r w:rsidR="00EE72AE" w:rsidRPr="00EE72AE">
        <w:fldChar w:fldCharType="separate"/>
      </w:r>
      <w:r w:rsidR="00572A37" w:rsidRPr="00572A37">
        <w:rPr>
          <w:noProof/>
        </w:rPr>
        <w:t>[1–6]</w:t>
      </w:r>
      <w:r w:rsidR="00EE72AE" w:rsidRPr="00EE72AE">
        <w:fldChar w:fldCharType="end"/>
      </w:r>
      <w:r w:rsidR="00873A06">
        <w:t>.</w:t>
      </w:r>
      <w:r w:rsidR="00BB54AE" w:rsidRPr="00BB54AE">
        <w:t xml:space="preserve"> On the increasing demand for the better quality of healthcare service, there is the topic that involves healthcare information technology in terms of operational efficiency. Healthcare information sharing and interoperability between healthcare organizations are one of the major solutions to improve healthcare service quality. Patient’s health document data are scattered across different healthcare organizations, due to the foundation of healthcare informatics are separately developed by different organizations. Each healthcare organization has its own method to process and handle healthcare information. This makes it hard for one healthcare piece of information to interoperate with other. Lack of interoperability prevents many opportunities for healthcare service quality improvement. The patient may need to take extra repetitive care procedures when visiting a new hospital. Mistakes in communication between different physicians can cause misdiagnosis. So, there are many demands from the patient side that want their health journey to be connected and improve healthcare service quality.</w:t>
      </w:r>
      <w:r w:rsidR="00E854F3">
        <w:rPr>
          <w:color w:val="7F7F7F" w:themeColor="text1" w:themeTint="80"/>
        </w:rPr>
        <w:t xml:space="preserve"> </w:t>
      </w:r>
    </w:p>
    <w:p w14:paraId="157B260C" w14:textId="71BEA305" w:rsidR="001F0AF0" w:rsidRPr="00112FD0" w:rsidRDefault="00E854F3" w:rsidP="00E854F3">
      <w:pPr>
        <w:spacing w:line="360" w:lineRule="auto"/>
        <w:jc w:val="thaiDistribute"/>
      </w:pPr>
      <w:r>
        <w:rPr>
          <w:color w:val="7F7F7F" w:themeColor="text1" w:themeTint="80"/>
        </w:rPr>
        <w:tab/>
      </w:r>
      <w:r w:rsidRPr="00112FD0">
        <w:t xml:space="preserve">To enable health information sharing from just one organization with another can cost much more than the benefit they can gain. Sharing health information with not fully-trusted party exposing vulnerabilities to the business model. </w:t>
      </w:r>
      <w:r w:rsidR="00B24860" w:rsidRPr="00B24860">
        <w:t>The risks and benefits to the organization from sharing their patient information with others may not be worth it as compared to the risk. For example, health information sharing allows the physician to access a patient's health history in other hospitals give decent improvement to service quality, in turn, exposing the information access to cyber-criminal and provide a chance for business competitors to gain an advantage.</w:t>
      </w:r>
      <w:r w:rsidR="00B24860">
        <w:t xml:space="preserve"> </w:t>
      </w:r>
      <w:r w:rsidRPr="00112FD0">
        <w:t xml:space="preserve">This creates high friction for one </w:t>
      </w:r>
      <w:r w:rsidRPr="00112FD0">
        <w:lastRenderedPageBreak/>
        <w:t>organization to share their information with others. It was even more difficult for an individual patient to integrate their healthcare with different providers.</w:t>
      </w:r>
      <w:r>
        <w:t xml:space="preserve"> </w:t>
      </w:r>
      <w:r w:rsidRPr="00112FD0">
        <w:t xml:space="preserve">This makes the interoperability issue to be extremely difficult for every single organization to solve on its own. It revealed that these interoperation problems cause a huge decrease in inefficiency in healthcare operations and result in lower quality of healthcare service </w:t>
      </w:r>
      <w:r w:rsidR="001C3F96" w:rsidRPr="00EC2EB5">
        <w:rPr>
          <w:color w:val="000000" w:themeColor="text1"/>
        </w:rPr>
        <w:fldChar w:fldCharType="begin" w:fldLock="1"/>
      </w:r>
      <w:r w:rsidR="00572A37">
        <w:rPr>
          <w:color w:val="000000" w:themeColor="text1"/>
        </w:rPr>
        <w:instrText>ADDIN CSL_CITATION {"citationItems":[{"id":"ITEM-1","itemData":{"author":[{"dropping-particle":"","family":"Carestream Health","given":"","non-dropping-particle":"","parse-names":false,"suffix":""}],"id":"ITEM-1","issued":{"date-parts":[["2015"]]},"page":"1-9","title":"Interoperability : Connecting the Healthcare Enterprise to Deliver Responsive Patient Care","type":"article-journal"},"uris":["http://www.mendeley.com/documents/?uuid=90c8fa3d-3af7-49e5-b1bf-73694a0dc7e0"]},{"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Have","type":"webpage"},"uris":["http://www.mendeley.com/documents/?uuid=92594bd6-3ac9-3886-8dd6-e997230ea861"]},{"id":"ITEM-3","itemData":{"author":[{"dropping-particle":"","family":"Interoperability","given":"Digital Healthcare","non-dropping-particle":"","parse-names":false,"suffix":""}],"id":"ITEM-3","issue":"October","issued":{"date-parts":[["2016"]]},"title":"Digital Healthcare Interoperability","type":"article-journal"},"uris":["http://www.mendeley.com/documents/?uuid=dcca9585-0015-456e-bebd-ad0888aa4526"]},{"id":"ITEM-4","itemData":{"abstract":"Oficial definition of interoperability","author":[{"dropping-particle":"","family":"Healthcare Information and Management Systems Society","given":"","non-dropping-particle":"","parse-names":false,"suffix":""}],"container-title":"Himss","id":"ITEM-4","issued":{"date-parts":[["2013"]]},"page":"2013","title":"Definition of Interoperability","type":"article-journal"},"uris":["http://www.mendeley.com/documents/?uuid=c8258935-056e-4e6b-81d2-473a6413c2de"]},{"id":"ITEM-5","itemData":{"author":[{"dropping-particle":"","family":"Oracle","given":"","non-dropping-particle":"","parse-names":false,"suffix":""}],"container-title":"Solutions","id":"ITEM-5","issue":"November","issued":{"date-parts":[["2010"]]},"title":"Interoperability : A Key to Meaningful Use","type":"article-journal"},"uris":["http://www.mendeley.com/documents/?uuid=87a55203-0514-4c8f-a7aa-d26836c99a6b"]},{"id":"ITEM-6","itemData":{"URL":"https://www.himss.org/library/interoperability-standards/what-is-interoperability","accessed":{"date-parts":[["2019","4","27"]]},"author":[{"dropping-particle":"","family":"HIMSS","given":"","non-dropping-particle":"","parse-names":false,"suffix":""}],"id":"ITEM-6","issued":{"date-parts":[["0"]]},"title":"What is Interoperability?","type":"webpage"},"uris":["http://www.mendeley.com/documents/?uuid=0e85866d-afaa-314b-8fc8-be6b5e4a7307"]},{"id":"ITEM-7","itemData":{"URL":"https://www.redoxengine.com/blog/why-healthcare-interoperability-matters/","accessed":{"date-parts":[["2019","4","27"]]},"author":[{"dropping-particle":"","family":"Paige Goodhew","given":"","non-dropping-particle":"","parse-names":false,"suffix":""}],"id":"ITEM-7","issued":{"date-parts":[["0"]]},"title":"Why Healthcare Interoperability Matters | Redox","type":"webpage"},"uris":["http://www.mendeley.com/documents/?uuid=a8eb55b3-ece9-38d6-8a6c-c3b792143319"]},{"id":"ITEM-8","itemData":{"URL":"https://orionhealth.com/global/knowledge-hub/blogs/why-is-interoperability-so-important-for-healthcare-organisations/","accessed":{"date-parts":[["2019","4","27"]]},"author":[{"dropping-particle":"","family":"Dr.David Hay","given":"","non-dropping-particle":"","parse-names":false,"suffix":""}],"id":"ITEM-8","issued":{"date-parts":[["0"]]},"title":"Why is interoperability so important for healthcare organisations? | Orion Health","type":"webpage"},"uris":["http://www.mendeley.com/documents/?uuid=139aa58e-e84b-3110-9abc-c639c2e98cea"]}],"mendeley":{"formattedCitation":"[7–14]","plainTextFormattedCitation":"[7–14]","previouslyFormattedCitation":"[7–14]"},"properties":{"noteIndex":0},"schema":"https://github.com/citation-style-language/schema/raw/master/csl-citation.json"}</w:instrText>
      </w:r>
      <w:r w:rsidR="001C3F96" w:rsidRPr="00EC2EB5">
        <w:rPr>
          <w:color w:val="000000" w:themeColor="text1"/>
        </w:rPr>
        <w:fldChar w:fldCharType="separate"/>
      </w:r>
      <w:r w:rsidR="00572A37" w:rsidRPr="00572A37">
        <w:rPr>
          <w:noProof/>
          <w:color w:val="000000" w:themeColor="text1"/>
        </w:rPr>
        <w:t>[7–14]</w:t>
      </w:r>
      <w:r w:rsidR="001C3F96" w:rsidRPr="00EC2EB5">
        <w:rPr>
          <w:color w:val="000000" w:themeColor="text1"/>
        </w:rPr>
        <w:fldChar w:fldCharType="end"/>
      </w:r>
      <w:r w:rsidR="001C3F96" w:rsidRPr="00EC2EB5">
        <w:rPr>
          <w:color w:val="000000" w:themeColor="text1"/>
        </w:rPr>
        <w:t>.</w:t>
      </w:r>
      <w:r w:rsidR="00A47532">
        <w:rPr>
          <w:color w:val="000000" w:themeColor="text1"/>
        </w:rPr>
        <w:t xml:space="preserve"> </w:t>
      </w:r>
      <w:r w:rsidR="00A47532" w:rsidRPr="00A47532">
        <w:rPr>
          <w:color w:val="000000" w:themeColor="text1"/>
        </w:rPr>
        <w:t>But there is still no efficient way to be best solve the problem yet. That means there still have an open issue on how to solve interoperability in the field of healthcare.</w:t>
      </w:r>
      <w:r w:rsidR="00A47532">
        <w:rPr>
          <w:color w:val="000000" w:themeColor="text1"/>
        </w:rPr>
        <w:t xml:space="preserve"> </w:t>
      </w:r>
      <w:r w:rsidR="00BB54AE" w:rsidRPr="00E33EBB">
        <w:rPr>
          <w:color w:val="000000" w:themeColor="text1"/>
        </w:rPr>
        <w:t>[7,9–11]</w:t>
      </w:r>
    </w:p>
    <w:p w14:paraId="629001E1" w14:textId="5303D691" w:rsidR="00E426D5" w:rsidRPr="007B5752" w:rsidRDefault="0064508F" w:rsidP="006733E4">
      <w:pPr>
        <w:spacing w:line="360" w:lineRule="auto"/>
        <w:jc w:val="thaiDistribute"/>
        <w:rPr>
          <w:color w:val="000000" w:themeColor="text1"/>
        </w:rPr>
      </w:pPr>
      <w:r>
        <w:rPr>
          <w:color w:val="000000" w:themeColor="text1"/>
        </w:rPr>
        <w:tab/>
      </w:r>
      <w:r w:rsidR="00C6185A" w:rsidRPr="00C6185A">
        <w:rPr>
          <w:color w:val="000000" w:themeColor="text1"/>
        </w:rPr>
        <w:t>That way many initiatives start to standardize healthcare information technology to allow healthcare organizations to be able to interoperate with each other. Integrating Healthcare Enterprise (IHE) is one of the well-known initiatives that provide specifications for using healthcare informatics standardization. IHE provides an implementation framework and guideline for developing a health informatics system. For health document sharing between different organizations, IHE provides a Cross-Enterprise Document Sharing (</w:t>
      </w:r>
      <w:proofErr w:type="spellStart"/>
      <w:r w:rsidR="00C6185A" w:rsidRPr="00C6185A">
        <w:rPr>
          <w:color w:val="000000" w:themeColor="text1"/>
        </w:rPr>
        <w:t>XDS.b</w:t>
      </w:r>
      <w:proofErr w:type="spellEnd"/>
      <w:r w:rsidR="00C6185A" w:rsidRPr="00C6185A">
        <w:rPr>
          <w:color w:val="000000" w:themeColor="text1"/>
        </w:rPr>
        <w:t xml:space="preserve">) profile. The profile act as a guideline for the system developer to implement their system to meet the requirement where the system can share health document with other organizations. This profile will be the </w:t>
      </w:r>
      <w:proofErr w:type="gramStart"/>
      <w:r w:rsidR="00C6185A" w:rsidRPr="00C6185A">
        <w:rPr>
          <w:color w:val="000000" w:themeColor="text1"/>
        </w:rPr>
        <w:t>main focus</w:t>
      </w:r>
      <w:proofErr w:type="gramEnd"/>
      <w:r w:rsidR="00C6185A" w:rsidRPr="00C6185A">
        <w:rPr>
          <w:color w:val="000000" w:themeColor="text1"/>
        </w:rPr>
        <w:t xml:space="preserve"> of this work, to deal with the health information sharing problem.</w:t>
      </w:r>
    </w:p>
    <w:p w14:paraId="10859418" w14:textId="0281F47E" w:rsidR="0064508F" w:rsidRPr="00EC2EB5" w:rsidRDefault="004F76C9" w:rsidP="006733E4">
      <w:pPr>
        <w:spacing w:line="360" w:lineRule="auto"/>
        <w:jc w:val="thaiDistribute"/>
        <w:rPr>
          <w:color w:val="000000" w:themeColor="text1"/>
        </w:rPr>
      </w:pPr>
      <w:r w:rsidRPr="006A7D30">
        <w:rPr>
          <w:color w:val="000000" w:themeColor="text1"/>
          <w:szCs w:val="22"/>
        </w:rPr>
        <w:tab/>
      </w:r>
      <w:r w:rsidR="00111BB6" w:rsidRPr="00111BB6">
        <w:rPr>
          <w:color w:val="000000" w:themeColor="text1"/>
          <w:szCs w:val="22"/>
        </w:rPr>
        <w:t>In the current age of information digitalization, cybersecurity has become an important issue for many organizations and individuals. Anyone can become a target of cyber-attacks. The healthcare industry is one of the major targets that become a victim of cyber-attacks each year</w:t>
      </w:r>
      <w:r w:rsidR="00615290" w:rsidRPr="00615290">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author":[{"dropping-particle":"","family":"Bris","given":"Aurore","non-dropping-particle":"Le","parse-names":false,"suffix":""},{"dropping-particle":"El","family":"Asri","given":"Walid","non-dropping-particle":"","parse-names":false,"suffix":""}],"container-title":"ESSEC Business School","id":"ITEM-1","issued":{"date-parts":[["2017"]]},"page":"13","title":"STATE OF CYBERSECURITY &amp;amp; CYBER THREATS IN HEALTHCARE ORGANIZATIONS Applied Cybersecurity Strategy for Managers","type":"article-journal"},"uris":["http://www.mendeley.com/documents/?uuid=19027dbe-a8f3-4827-951f-f96692d5ed51"]}],"mendeley":{"formattedCitation":"[15]","plainTextFormattedCitation":"[15]","previouslyFormattedCitation":"[15]"},"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[15]</w:t>
      </w:r>
      <w:r w:rsidR="00AB71A8" w:rsidRPr="00EC2EB5">
        <w:rPr>
          <w:color w:val="000000" w:themeColor="text1"/>
        </w:rPr>
        <w:fldChar w:fldCharType="end"/>
      </w:r>
      <w:r w:rsidR="008B6073" w:rsidRPr="00EC2EB5">
        <w:rPr>
          <w:color w:val="000000" w:themeColor="text1"/>
        </w:rPr>
        <w:t xml:space="preserve">. </w:t>
      </w:r>
      <w:r w:rsidR="00111BB6" w:rsidRPr="00111BB6">
        <w:rPr>
          <w:color w:val="000000" w:themeColor="text1"/>
        </w:rPr>
        <w:t>Followed by the digitalization of hospital operations and information systems, the amount of cyber-attack and variations rise as the technology developed. These incidents variant from breaches in personal health information to the larger size of attacks which can potentially halt hospital operations that cause damage in various kinds. It may cost the hospital more than a million, or even cost individuals’ life because of the incident for the worst.</w:t>
      </w:r>
      <w:r w:rsidR="008E2488" w:rsidRPr="00EC2EB5">
        <w:rPr>
          <w:color w:val="000000" w:themeColor="text1"/>
        </w:rPr>
        <w:t xml:space="preserve"> </w:t>
      </w:r>
    </w:p>
    <w:p w14:paraId="7E48F19B" w14:textId="41A8648D" w:rsidR="001F0AF0" w:rsidRPr="00EC2EB5" w:rsidRDefault="00483422" w:rsidP="006733E4">
      <w:pPr>
        <w:spacing w:line="360" w:lineRule="auto"/>
        <w:jc w:val="thaiDistribute"/>
        <w:rPr>
          <w:color w:val="000000" w:themeColor="text1"/>
        </w:rPr>
      </w:pPr>
      <w:r w:rsidRPr="00EC2EB5">
        <w:rPr>
          <w:color w:val="000000" w:themeColor="text1"/>
        </w:rPr>
        <w:tab/>
      </w:r>
      <w:r w:rsidR="006B7B27" w:rsidRPr="006B7B27">
        <w:rPr>
          <w:color w:val="000000" w:themeColor="text1"/>
        </w:rPr>
        <w:t xml:space="preserve">There are many kinds of incidents targeting the healthcare industry. In recent years, one of the major incidents found throughout the industry is a hospital data breach. Data breaches often appeared in the form that hospital data got compromised by hackers. The compromised data can be valuable in the criminal world as it can be used for various kinds of criminal activities like identity theft, blackmailing, or social engineering </w:t>
      </w:r>
      <w:r w:rsidR="006B7B27" w:rsidRPr="006B7B27">
        <w:rPr>
          <w:color w:val="000000" w:themeColor="text1"/>
        </w:rPr>
        <w:lastRenderedPageBreak/>
        <w:t>because the data may include patients’ personal information and their health condition. This kind of incident can potentially cost hospitals ‘a trust’ issues from their patients, as individuals’ medical conditions and privacy are being exploited. Also, there is the case that not just gain unauthorized access to patient’s private data but, take over the data or even wipe all important data out of existence. ‘Ransomware’ and ‘</w:t>
      </w:r>
      <w:proofErr w:type="spellStart"/>
      <w:r w:rsidR="006B7B27" w:rsidRPr="006B7B27">
        <w:rPr>
          <w:color w:val="000000" w:themeColor="text1"/>
        </w:rPr>
        <w:t>Wipeware</w:t>
      </w:r>
      <w:proofErr w:type="spellEnd"/>
      <w:r w:rsidR="006B7B27" w:rsidRPr="006B7B27">
        <w:rPr>
          <w:color w:val="000000" w:themeColor="text1"/>
        </w:rPr>
        <w:t xml:space="preserve">’ are the main cause of these threats. Ransomware takes over ownership over data away from the hospital system and encrypts all the data which often takes an important role in hospital operation. At the same time, </w:t>
      </w:r>
      <w:proofErr w:type="spellStart"/>
      <w:r w:rsidR="006B7B27" w:rsidRPr="006B7B27">
        <w:rPr>
          <w:color w:val="000000" w:themeColor="text1"/>
        </w:rPr>
        <w:t>Wipeware</w:t>
      </w:r>
      <w:proofErr w:type="spellEnd"/>
      <w:r w:rsidR="006B7B27" w:rsidRPr="006B7B27">
        <w:rPr>
          <w:color w:val="000000" w:themeColor="text1"/>
        </w:rPr>
        <w:t xml:space="preserve"> will delete all the data from the victim machine. This mostly causes great disruption in hospital operation as consequence. Incidents that showed up in recent years seem to target healthcare organization more frequently, as the industry still have poor cybersecurity practices</w:t>
      </w:r>
      <w:r w:rsidR="00AB71A8" w:rsidRPr="00EC2EB5">
        <w:rPr>
          <w:color w:val="000000" w:themeColor="text1"/>
        </w:rPr>
        <w:t xml:space="preserve"> </w:t>
      </w:r>
      <w:r w:rsidR="00AB71A8"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mendeley":{"formattedCitation":"[16]","plainTextFormattedCitation":"[16]","previouslyFormattedCitation":"[16]"},"properties":{"noteIndex":0},"schema":"https://github.com/citation-style-language/schema/raw/master/csl-citation.json"}</w:instrText>
      </w:r>
      <w:r w:rsidR="00AB71A8" w:rsidRPr="00EC2EB5">
        <w:rPr>
          <w:color w:val="000000" w:themeColor="text1"/>
        </w:rPr>
        <w:fldChar w:fldCharType="separate"/>
      </w:r>
      <w:r w:rsidR="00572A37" w:rsidRPr="00572A37">
        <w:rPr>
          <w:noProof/>
          <w:color w:val="000000" w:themeColor="text1"/>
        </w:rPr>
        <w:t>[16]</w:t>
      </w:r>
      <w:r w:rsidR="00AB71A8" w:rsidRPr="00EC2EB5">
        <w:rPr>
          <w:color w:val="000000" w:themeColor="text1"/>
        </w:rPr>
        <w:fldChar w:fldCharType="end"/>
      </w:r>
      <w:r w:rsidR="001C35FD" w:rsidRPr="00EC2EB5">
        <w:rPr>
          <w:color w:val="000000" w:themeColor="text1"/>
        </w:rPr>
        <w:t>.</w:t>
      </w:r>
      <w:r w:rsidR="00C678FC" w:rsidRPr="00EC2EB5">
        <w:rPr>
          <w:color w:val="000000" w:themeColor="text1"/>
        </w:rPr>
        <w:t xml:space="preserve"> Many incident</w:t>
      </w:r>
      <w:r w:rsidR="00B61F73" w:rsidRPr="00EC2EB5">
        <w:rPr>
          <w:color w:val="000000" w:themeColor="text1"/>
        </w:rPr>
        <w:t xml:space="preserve">s </w:t>
      </w:r>
      <w:r w:rsidR="00B61F73" w:rsidRPr="00EC2EB5">
        <w:rPr>
          <w:color w:val="000000" w:themeColor="text1"/>
        </w:rPr>
        <w:fldChar w:fldCharType="begin" w:fldLock="1"/>
      </w:r>
      <w:r w:rsidR="00572A37">
        <w:rPr>
          <w:color w:val="000000" w:themeColor="text1"/>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ipaajournal.com/largest-healthcare-data-breaches-of-2018/","accessed":{"date-parts":[["2019","4","27"]]},"author":[{"dropping-particle":"","family":"HIPAA Journal","given":"","non-dropping-particle":"","parse-names":false,"suffix":""}],"id":"ITEM-2","issued":{"date-parts":[["0"]]},"title":"Largest Healthcare Data Breaches of 2018","type":"webpage"},"uris":["http://www.mendeley.com/documents/?uuid=c4276a2e-f53b-3290-829f-165b4f0e6201"]},{"id":"ITEM-3","itemData":{"URL":"https://www.healthcareitnews.com/projects/biggest-healthcare-data-breaches-2018-so-far","accessed":{"date-parts":[["2019","4","27"]]},"author":[{"dropping-particle":"","family":"Healthcare IT News","given":"","non-dropping-particle":"","parse-names":false,"suffix":""}],"id":"ITEM-3","issued":{"date-parts":[["0"]]},"title":"The biggest healthcare data breaches of 2018 (so far)","type":"webpage"},"uris":["http://www.mendeley.com/documents/?uuid=995e648c-3530-30fd-b427-97ea30f00796"]}],"mendeley":{"formattedCitation":"[16–18]","plainTextFormattedCitation":"[16–18]","previouslyFormattedCitation":"[16–18]"},"properties":{"noteIndex":0},"schema":"https://github.com/citation-style-language/schema/raw/master/csl-citation.json"}</w:instrText>
      </w:r>
      <w:r w:rsidR="00B61F73" w:rsidRPr="00EC2EB5">
        <w:rPr>
          <w:color w:val="000000" w:themeColor="text1"/>
        </w:rPr>
        <w:fldChar w:fldCharType="separate"/>
      </w:r>
      <w:r w:rsidR="00572A37" w:rsidRPr="00572A37">
        <w:rPr>
          <w:noProof/>
          <w:color w:val="000000" w:themeColor="text1"/>
        </w:rPr>
        <w:t>[16–18]</w:t>
      </w:r>
      <w:r w:rsidR="00B61F73" w:rsidRPr="00EC2EB5">
        <w:rPr>
          <w:color w:val="000000" w:themeColor="text1"/>
        </w:rPr>
        <w:fldChar w:fldCharType="end"/>
      </w:r>
      <w:r w:rsidR="00B61F73" w:rsidRPr="00EC2EB5">
        <w:rPr>
          <w:color w:val="000000" w:themeColor="text1"/>
        </w:rPr>
        <w:t xml:space="preserve"> </w:t>
      </w:r>
      <w:r w:rsidR="006B7B27" w:rsidRPr="006B7B27">
        <w:rPr>
          <w:color w:val="000000" w:themeColor="text1"/>
        </w:rPr>
        <w:t>showed that social engineering launched on healthcare employees is on rising. The threat has the potential to seamlessly blend into hospital workflow and made it hard to be noticed. However, follow these incidents, many stakeholders in the healthcare domain start to implement cyber-security to their organization infrastructure.</w:t>
      </w:r>
      <w:r w:rsidR="00D93FF2" w:rsidRPr="00EC2EB5">
        <w:rPr>
          <w:color w:val="000000" w:themeColor="text1"/>
        </w:rPr>
        <w:t xml:space="preserve"> </w:t>
      </w:r>
    </w:p>
    <w:p w14:paraId="3E9263F1" w14:textId="1BDB4EBF" w:rsidR="00FA684E" w:rsidRPr="00EC2EB5" w:rsidRDefault="00FA684E" w:rsidP="006733E4">
      <w:pPr>
        <w:spacing w:line="360" w:lineRule="auto"/>
        <w:jc w:val="thaiDistribute"/>
        <w:rPr>
          <w:color w:val="000000" w:themeColor="text1"/>
        </w:rPr>
      </w:pPr>
      <w:r>
        <w:rPr>
          <w:color w:val="000000" w:themeColor="text1"/>
        </w:rPr>
        <w:tab/>
      </w:r>
      <w:r w:rsidR="00AF6EDA" w:rsidRPr="00AF6EDA">
        <w:rPr>
          <w:color w:val="000000" w:themeColor="text1"/>
        </w:rPr>
        <w:t>At the foundation, each organization must start with educating their employees on cyber-security awareness to reduce the risk of cyber-incident that may cause by human error or human vulnerabilities. Next, define organization policy and management plan that help prepare against cyber-incident. When employees and management level of organization have prepared cyber-security, the organization will focus on cybersecurity of the technology layer. There is various kind of tools and technology that was invented to mitigate cyber-incidents. Some may have been made to prevent exploitation of existing technology while some may have been made to directly deal with known and upcoming threats.</w:t>
      </w:r>
      <w:r w:rsidR="008965DB" w:rsidRPr="00EC2EB5">
        <w:rPr>
          <w:color w:val="000000" w:themeColor="text1"/>
        </w:rPr>
        <w:t xml:space="preserve"> </w:t>
      </w:r>
    </w:p>
    <w:p w14:paraId="282BDD82" w14:textId="69100857" w:rsidR="002C760E" w:rsidRPr="00EC2EB5" w:rsidRDefault="00FA684E" w:rsidP="006733E4">
      <w:pPr>
        <w:spacing w:line="360" w:lineRule="auto"/>
        <w:jc w:val="thaiDistribute"/>
        <w:rPr>
          <w:color w:val="000000" w:themeColor="text1"/>
        </w:rPr>
      </w:pPr>
      <w:r>
        <w:rPr>
          <w:color w:val="000000" w:themeColor="text1"/>
        </w:rPr>
        <w:tab/>
      </w:r>
      <w:r w:rsidR="009F01BC" w:rsidRPr="009F01BC">
        <w:rPr>
          <w:color w:val="000000" w:themeColor="text1"/>
        </w:rPr>
        <w:t xml:space="preserve">One of many concepts invented to mitigate these threats is the decentralization of data. The concept of decentralization was made to mitigate most incidents and threats that involve single-point of failure vulnerability. In the case of the healthcare industry where the loss of patient data can cause many major damages to the affected organization and their patient, decentralization of data can help reduce damage caused by the case. There is more than one benefit that healthcare document data can gain from decentralization. Decentralization allows patient data that scattered across healthcare domains in different organizations to link to each other. As healthcare document data </w:t>
      </w:r>
      <w:r w:rsidR="009F01BC" w:rsidRPr="009F01BC">
        <w:rPr>
          <w:color w:val="000000" w:themeColor="text1"/>
        </w:rPr>
        <w:lastRenderedPageBreak/>
        <w:t>can be scattered across the different organizations within the healthcare industry, it also increases the chance that its copies can survive cyber-incidents. Even in case, that document in one organization got compromised, there is a chance that copies of compromised data also exist in other organizations. The survived copies can make a substitute for the original that got compromised. However, this only possible if there is a point that lets every organization in the network known which document exists in which organization. This is where the concept of the IHE Cross-Enterprise Document Sharing Profile fits in. Combined with Blockchain technology that makes the Document Registry entry persist and immutable, this ensures that every organization in the network will always know the whereabouts of document they need within the network while the entry itself cannot be tempered or deleted by any actor with ill intention.</w:t>
      </w:r>
      <w:r w:rsidR="00A02519" w:rsidRPr="00EC2EB5">
        <w:rPr>
          <w:color w:val="000000" w:themeColor="text1"/>
        </w:rPr>
        <w:t xml:space="preserve"> </w:t>
      </w:r>
    </w:p>
    <w:p w14:paraId="52E720F7" w14:textId="3AFEBF15" w:rsidR="00AE0403" w:rsidRPr="005A4B24" w:rsidRDefault="0025271D" w:rsidP="006733E4">
      <w:pPr>
        <w:spacing w:after="240" w:line="360" w:lineRule="auto"/>
        <w:jc w:val="thaiDistribute"/>
        <w:rPr>
          <w:color w:val="000000" w:themeColor="text1"/>
          <w:cs/>
        </w:rPr>
      </w:pPr>
      <w:r w:rsidRPr="00EC2EB5">
        <w:rPr>
          <w:color w:val="000000" w:themeColor="text1"/>
        </w:rPr>
        <w:tab/>
      </w:r>
      <w:r w:rsidR="00CA7437" w:rsidRPr="00CA7437">
        <w:rPr>
          <w:color w:val="000000" w:themeColor="text1"/>
        </w:rPr>
        <w:t>This work will introduce another way to allow health document sharing between healthcare organizations with increased protection against cyber-threats, by using a combination of Blockchain and IHE Cross-Enterprise Document Sharing (</w:t>
      </w:r>
      <w:proofErr w:type="spellStart"/>
      <w:r w:rsidR="00CA7437" w:rsidRPr="00CA7437">
        <w:rPr>
          <w:color w:val="000000" w:themeColor="text1"/>
        </w:rPr>
        <w:t>XDS.b</w:t>
      </w:r>
      <w:proofErr w:type="spellEnd"/>
      <w:r w:rsidR="00CA7437" w:rsidRPr="00CA7437">
        <w:rPr>
          <w:color w:val="000000" w:themeColor="text1"/>
        </w:rPr>
        <w:t>) Profile.</w:t>
      </w:r>
      <w:bookmarkEnd w:id="1216"/>
      <w:bookmarkEnd w:id="1217"/>
    </w:p>
    <w:p w14:paraId="07E88C42" w14:textId="63F41BF6" w:rsidR="001920CB" w:rsidRPr="006733E4" w:rsidRDefault="006733E4" w:rsidP="006733E4">
      <w:pPr>
        <w:spacing w:line="360" w:lineRule="auto"/>
        <w:jc w:val="thaiDistribute"/>
        <w:rPr>
          <w:b/>
          <w:bCs/>
          <w:color w:val="000000" w:themeColor="text1"/>
          <w:sz w:val="28"/>
          <w:szCs w:val="28"/>
        </w:rPr>
      </w:pPr>
      <w:r w:rsidRPr="006733E4">
        <w:rPr>
          <w:b/>
          <w:bCs/>
          <w:color w:val="000000" w:themeColor="text1"/>
          <w:sz w:val="28"/>
          <w:szCs w:val="28"/>
        </w:rPr>
        <w:t xml:space="preserve">1.2 </w:t>
      </w:r>
      <w:bookmarkStart w:id="1218" w:name="CHAPTERI_ProblemStatement"/>
      <w:r w:rsidR="001920CB" w:rsidRPr="006733E4">
        <w:rPr>
          <w:b/>
          <w:bCs/>
          <w:color w:val="000000" w:themeColor="text1"/>
          <w:sz w:val="28"/>
          <w:szCs w:val="28"/>
        </w:rPr>
        <w:t xml:space="preserve">Problem </w:t>
      </w:r>
      <w:ins w:id="1219" w:author="Petnathean Julled" w:date="2021-07-03T00:17:00Z">
        <w:r w:rsidR="00D4511C">
          <w:rPr>
            <w:b/>
            <w:bCs/>
            <w:color w:val="000000" w:themeColor="text1"/>
            <w:sz w:val="28"/>
            <w:szCs w:val="28"/>
          </w:rPr>
          <w:t>S</w:t>
        </w:r>
      </w:ins>
      <w:del w:id="1220" w:author="Petnathean Julled" w:date="2021-07-03T00:17:00Z">
        <w:r w:rsidR="001920CB" w:rsidRPr="006733E4" w:rsidDel="00D4511C">
          <w:rPr>
            <w:b/>
            <w:bCs/>
            <w:color w:val="000000" w:themeColor="text1"/>
            <w:sz w:val="28"/>
            <w:szCs w:val="28"/>
          </w:rPr>
          <w:delText>s</w:delText>
        </w:r>
      </w:del>
      <w:r w:rsidR="001920CB" w:rsidRPr="006733E4">
        <w:rPr>
          <w:b/>
          <w:bCs/>
          <w:color w:val="000000" w:themeColor="text1"/>
          <w:sz w:val="28"/>
          <w:szCs w:val="28"/>
        </w:rPr>
        <w:t>tatement</w:t>
      </w:r>
      <w:bookmarkEnd w:id="1218"/>
    </w:p>
    <w:p w14:paraId="7D952744" w14:textId="5FE6932B" w:rsidR="00EE0D83" w:rsidRDefault="0070670A" w:rsidP="006733E4">
      <w:pPr>
        <w:spacing w:after="240" w:line="360" w:lineRule="auto"/>
        <w:jc w:val="thaiDistribute"/>
      </w:pPr>
      <w:r w:rsidRPr="00EC2EB5">
        <w:tab/>
      </w:r>
      <w:r w:rsidR="004929AF" w:rsidRPr="004929AF">
        <w:t xml:space="preserve">There is no reliable software platform that supports securely and confidentially sharing healthcare documents between healthcare systems and organizations. The platform must allow sharing of healthcare documents between different healthcare organizations while still maintaining the confidentiality of data </w:t>
      </w:r>
      <w:proofErr w:type="gramStart"/>
      <w:r w:rsidR="004929AF" w:rsidRPr="004929AF">
        <w:t>and also</w:t>
      </w:r>
      <w:proofErr w:type="gramEnd"/>
      <w:r w:rsidR="004929AF" w:rsidRPr="004929AF">
        <w:t xml:space="preserve"> help mitigate emerging cyber-threats in the healthcare domain that tend to tamper with integrity and availability of data. The platform must act as the health document exchange medium that has distributed, decentralized, persistent, confidential, and immutable availability characteristics.</w:t>
      </w:r>
    </w:p>
    <w:p w14:paraId="5E105516" w14:textId="37AB1212" w:rsidR="00BD0FAB" w:rsidRPr="006733E4" w:rsidRDefault="006733E4" w:rsidP="006733E4">
      <w:pPr>
        <w:spacing w:line="360" w:lineRule="auto"/>
        <w:rPr>
          <w:b/>
          <w:bCs/>
          <w:sz w:val="28"/>
          <w:szCs w:val="28"/>
        </w:rPr>
      </w:pPr>
      <w:r>
        <w:rPr>
          <w:b/>
          <w:bCs/>
          <w:sz w:val="28"/>
          <w:szCs w:val="28"/>
        </w:rPr>
        <w:t xml:space="preserve">1.3 </w:t>
      </w:r>
      <w:bookmarkStart w:id="1221" w:name="CHAPTERI_Objective"/>
      <w:r w:rsidR="001920CB" w:rsidRPr="006733E4">
        <w:rPr>
          <w:b/>
          <w:bCs/>
          <w:sz w:val="28"/>
          <w:szCs w:val="28"/>
        </w:rPr>
        <w:t>Objective</w:t>
      </w:r>
      <w:bookmarkEnd w:id="1221"/>
    </w:p>
    <w:p w14:paraId="339D10B9" w14:textId="5A431271" w:rsidR="00E33C17" w:rsidRPr="00EC2EB5" w:rsidRDefault="00963BD9" w:rsidP="006733E4">
      <w:pPr>
        <w:spacing w:line="360" w:lineRule="auto"/>
        <w:rPr>
          <w:b/>
          <w:bCs/>
        </w:rPr>
      </w:pPr>
      <w:r w:rsidRPr="00EC2EB5">
        <w:tab/>
      </w:r>
      <w:r w:rsidR="00B757CB" w:rsidRPr="00EC2EB5">
        <w:t>1.3</w:t>
      </w:r>
      <w:r w:rsidR="008B4480" w:rsidRPr="00EC2EB5">
        <w:t xml:space="preserve">.1 </w:t>
      </w:r>
      <w:r w:rsidR="00B67105" w:rsidRPr="00B67105">
        <w:t xml:space="preserve">Design and implement Document Registry Blockchain </w:t>
      </w:r>
      <w:r w:rsidR="000B7310">
        <w:t>shall</w:t>
      </w:r>
      <w:r w:rsidR="00B67105" w:rsidRPr="00B67105">
        <w:t xml:space="preserve"> follow the requirement for document registry defined in the </w:t>
      </w:r>
      <w:proofErr w:type="spellStart"/>
      <w:r w:rsidR="00B67105" w:rsidRPr="00B67105">
        <w:t>XDS.b</w:t>
      </w:r>
      <w:proofErr w:type="spellEnd"/>
      <w:r w:rsidR="00B67105" w:rsidRPr="00B67105">
        <w:t xml:space="preserve"> integration profile from IHE.</w:t>
      </w:r>
    </w:p>
    <w:p w14:paraId="567D2086" w14:textId="305D8C49" w:rsidR="003D701F" w:rsidRPr="00EC2EB5" w:rsidRDefault="00B757CB" w:rsidP="006733E4">
      <w:pPr>
        <w:spacing w:after="240" w:line="360" w:lineRule="auto"/>
      </w:pPr>
      <w:r w:rsidRPr="00EC2EB5">
        <w:tab/>
        <w:t>1.3</w:t>
      </w:r>
      <w:r w:rsidR="00B058C0" w:rsidRPr="00EC2EB5">
        <w:t xml:space="preserve">.2 </w:t>
      </w:r>
      <w:r w:rsidR="000F6A4F" w:rsidRPr="000F6A4F">
        <w:t xml:space="preserve">Design and implement Blockchain smart contract shall provide the main function to Document Registry Blockchain as healthcare document registry which comprises of health document registering function and health document search </w:t>
      </w:r>
      <w:r w:rsidR="000F6A4F" w:rsidRPr="000F6A4F">
        <w:lastRenderedPageBreak/>
        <w:t>function.</w:t>
      </w:r>
      <w:r w:rsidRPr="00EC2EB5">
        <w:br/>
      </w:r>
      <w:r w:rsidRPr="00EC2EB5">
        <w:tab/>
        <w:t>1.3</w:t>
      </w:r>
      <w:r w:rsidR="006B6899" w:rsidRPr="00EC2EB5">
        <w:t xml:space="preserve">.3 </w:t>
      </w:r>
      <w:r w:rsidR="00B67105" w:rsidRPr="00B67105">
        <w:t xml:space="preserve">Design and implement Blockchain smart contract </w:t>
      </w:r>
      <w:r w:rsidR="00913202">
        <w:t>shall have</w:t>
      </w:r>
      <w:r w:rsidR="00B67105" w:rsidRPr="00B67105">
        <w:t xml:space="preserve"> additional function to record healthcare document exchange between participate node</w:t>
      </w:r>
      <w:r w:rsidR="006B6899" w:rsidRPr="00EC2EB5">
        <w:t>.</w:t>
      </w:r>
      <w:r w:rsidRPr="00EC2EB5">
        <w:br/>
      </w:r>
      <w:r w:rsidRPr="00EC2EB5">
        <w:tab/>
        <w:t>1.3</w:t>
      </w:r>
      <w:r w:rsidR="00E209BB" w:rsidRPr="00EC2EB5">
        <w:t xml:space="preserve">.4 </w:t>
      </w:r>
      <w:r w:rsidR="00B67105" w:rsidRPr="00B67105">
        <w:t>Deploy and evaluate the functionality of Document Registry</w:t>
      </w:r>
      <w:r w:rsidR="00913202">
        <w:t xml:space="preserve"> on </w:t>
      </w:r>
      <w:r w:rsidR="00B67105" w:rsidRPr="00B67105">
        <w:t>Blockchain</w:t>
      </w:r>
      <w:r w:rsidR="00E209BB" w:rsidRPr="00EC2EB5">
        <w:t>.</w:t>
      </w:r>
    </w:p>
    <w:p w14:paraId="1955A24D" w14:textId="386FE830" w:rsidR="008053AA" w:rsidRPr="006733E4" w:rsidRDefault="00B757CB" w:rsidP="006733E4">
      <w:pPr>
        <w:spacing w:line="360" w:lineRule="auto"/>
        <w:rPr>
          <w:b/>
          <w:bCs/>
          <w:sz w:val="28"/>
          <w:szCs w:val="28"/>
        </w:rPr>
      </w:pPr>
      <w:r w:rsidRPr="006733E4">
        <w:rPr>
          <w:b/>
          <w:bCs/>
          <w:sz w:val="28"/>
          <w:szCs w:val="28"/>
        </w:rPr>
        <w:t>1.4</w:t>
      </w:r>
      <w:r w:rsidR="006733E4">
        <w:rPr>
          <w:b/>
          <w:bCs/>
          <w:sz w:val="28"/>
          <w:szCs w:val="28"/>
        </w:rPr>
        <w:t xml:space="preserve"> </w:t>
      </w:r>
      <w:bookmarkStart w:id="1222" w:name="CHAPTERI_Scopeofproject"/>
      <w:r w:rsidR="001920CB" w:rsidRPr="006733E4">
        <w:rPr>
          <w:b/>
          <w:bCs/>
          <w:sz w:val="28"/>
          <w:szCs w:val="28"/>
        </w:rPr>
        <w:t xml:space="preserve">Scope of </w:t>
      </w:r>
      <w:del w:id="1223" w:author="Petnathean Julled" w:date="2021-07-03T00:17:00Z">
        <w:r w:rsidR="001920CB" w:rsidRPr="006733E4" w:rsidDel="00D4511C">
          <w:rPr>
            <w:b/>
            <w:bCs/>
            <w:sz w:val="28"/>
            <w:szCs w:val="28"/>
          </w:rPr>
          <w:delText>p</w:delText>
        </w:r>
      </w:del>
      <w:ins w:id="1224" w:author="Petnathean Julled" w:date="2021-07-03T00:17:00Z">
        <w:r w:rsidR="00D4511C">
          <w:rPr>
            <w:b/>
            <w:bCs/>
            <w:sz w:val="28"/>
            <w:szCs w:val="28"/>
          </w:rPr>
          <w:t>P</w:t>
        </w:r>
      </w:ins>
      <w:r w:rsidR="001920CB" w:rsidRPr="006733E4">
        <w:rPr>
          <w:b/>
          <w:bCs/>
          <w:sz w:val="28"/>
          <w:szCs w:val="28"/>
        </w:rPr>
        <w:t>roject</w:t>
      </w:r>
      <w:bookmarkEnd w:id="1222"/>
    </w:p>
    <w:p w14:paraId="054033DA" w14:textId="776A7606" w:rsidR="00803392" w:rsidRPr="00EC2EB5" w:rsidRDefault="008053AA" w:rsidP="006733E4">
      <w:pPr>
        <w:spacing w:line="360" w:lineRule="auto"/>
        <w:rPr>
          <w:b/>
          <w:bCs/>
          <w:color w:val="000000" w:themeColor="text1"/>
        </w:rPr>
      </w:pPr>
      <w:r w:rsidRPr="006A7D30">
        <w:rPr>
          <w:color w:val="000000" w:themeColor="text1"/>
          <w:sz w:val="22"/>
          <w:szCs w:val="28"/>
        </w:rPr>
        <w:tab/>
      </w:r>
      <w:r w:rsidR="00B757CB" w:rsidRPr="00EC2EB5">
        <w:rPr>
          <w:color w:val="000000" w:themeColor="text1"/>
        </w:rPr>
        <w:t>1.4</w:t>
      </w:r>
      <w:r w:rsidR="00803392" w:rsidRPr="00EC2EB5">
        <w:rPr>
          <w:color w:val="000000" w:themeColor="text1"/>
        </w:rPr>
        <w:t xml:space="preserve">.1 </w:t>
      </w:r>
      <w:r w:rsidR="00063F2C" w:rsidRPr="00063F2C">
        <w:rPr>
          <w:color w:val="000000" w:themeColor="text1"/>
        </w:rPr>
        <w:t xml:space="preserve">Design and implementation of Document Registry Blockchain </w:t>
      </w:r>
      <w:r w:rsidR="002B41A8">
        <w:rPr>
          <w:color w:val="000000" w:themeColor="text1"/>
        </w:rPr>
        <w:t>shall</w:t>
      </w:r>
      <w:r w:rsidR="00063F2C" w:rsidRPr="00063F2C">
        <w:rPr>
          <w:color w:val="000000" w:themeColor="text1"/>
        </w:rPr>
        <w:t xml:space="preserve"> follow requirements defined in </w:t>
      </w:r>
      <w:proofErr w:type="spellStart"/>
      <w:r w:rsidR="00063F2C" w:rsidRPr="00063F2C">
        <w:rPr>
          <w:color w:val="000000" w:themeColor="text1"/>
        </w:rPr>
        <w:t>XDS.b</w:t>
      </w:r>
      <w:proofErr w:type="spellEnd"/>
      <w:r w:rsidR="00063F2C" w:rsidRPr="00063F2C">
        <w:rPr>
          <w:color w:val="000000" w:themeColor="text1"/>
        </w:rPr>
        <w:t xml:space="preserve"> integration profile from IHE</w:t>
      </w:r>
      <w:r w:rsidR="00B757CB" w:rsidRPr="00EC2EB5">
        <w:rPr>
          <w:color w:val="000000" w:themeColor="text1"/>
        </w:rPr>
        <w:t>.</w:t>
      </w:r>
      <w:r w:rsidR="00B757CB" w:rsidRPr="00EC2EB5">
        <w:rPr>
          <w:color w:val="000000" w:themeColor="text1"/>
        </w:rPr>
        <w:br/>
      </w:r>
      <w:r w:rsidR="00B757CB" w:rsidRPr="00EC2EB5">
        <w:rPr>
          <w:color w:val="000000" w:themeColor="text1"/>
        </w:rPr>
        <w:tab/>
        <w:t>1.4</w:t>
      </w:r>
      <w:r w:rsidR="00803392" w:rsidRPr="00EC2EB5">
        <w:rPr>
          <w:color w:val="000000" w:themeColor="text1"/>
        </w:rPr>
        <w:t xml:space="preserve">.2 </w:t>
      </w:r>
      <w:r w:rsidR="00063F2C" w:rsidRPr="00063F2C">
        <w:rPr>
          <w:color w:val="000000" w:themeColor="text1"/>
        </w:rPr>
        <w:t>Design and implementation of Blockchain smart contract within Document Registry Blockchain that gives the main function as healthcare document registry and additional function as healthcare document exchange history record</w:t>
      </w:r>
      <w:r w:rsidR="00803392" w:rsidRPr="00EC2EB5">
        <w:rPr>
          <w:color w:val="000000" w:themeColor="text1"/>
        </w:rPr>
        <w:t>.</w:t>
      </w:r>
    </w:p>
    <w:p w14:paraId="0B11D770" w14:textId="77777777" w:rsidR="00803392" w:rsidRPr="006A7D30" w:rsidRDefault="00803392" w:rsidP="00803392">
      <w:pPr>
        <w:sectPr w:rsidR="00803392" w:rsidRPr="006A7D30" w:rsidSect="00494F6E">
          <w:headerReference w:type="even" r:id="rId14"/>
          <w:headerReference w:type="default" r:id="rId15"/>
          <w:pgSz w:w="11906" w:h="16838" w:code="9"/>
          <w:pgMar w:top="2126" w:right="1418" w:bottom="1418" w:left="2126" w:header="720" w:footer="720" w:gutter="0"/>
          <w:pgNumType w:start="1"/>
          <w:cols w:space="720"/>
          <w:docGrid w:linePitch="360"/>
        </w:sectPr>
      </w:pPr>
      <w:r w:rsidRPr="006A7D30">
        <w:br/>
      </w:r>
    </w:p>
    <w:p w14:paraId="4682A1BA" w14:textId="77777777" w:rsidR="00FE2E04" w:rsidRPr="006A7D30" w:rsidRDefault="00FE2E04" w:rsidP="00D118CE">
      <w:pPr>
        <w:tabs>
          <w:tab w:val="left" w:pos="284"/>
          <w:tab w:val="left" w:pos="426"/>
          <w:tab w:val="left" w:pos="1134"/>
        </w:tabs>
        <w:spacing w:line="360" w:lineRule="auto"/>
        <w:jc w:val="center"/>
        <w:rPr>
          <w:b/>
          <w:bCs/>
          <w:sz w:val="32"/>
          <w:szCs w:val="32"/>
        </w:rPr>
      </w:pPr>
    </w:p>
    <w:p w14:paraId="7315916E" w14:textId="1C9667E9" w:rsidR="00177817" w:rsidRDefault="00177817" w:rsidP="00597D24">
      <w:pPr>
        <w:pStyle w:val="Heading1"/>
      </w:pPr>
    </w:p>
    <w:p w14:paraId="511D2332" w14:textId="2EAC9E6F" w:rsidR="00BD1489" w:rsidRPr="00BD1489" w:rsidRDefault="00BD1489" w:rsidP="00BD1489">
      <w:pPr>
        <w:jc w:val="center"/>
        <w:rPr>
          <w:b/>
          <w:bCs/>
          <w:sz w:val="28"/>
          <w:szCs w:val="28"/>
        </w:rPr>
      </w:pPr>
      <w:bookmarkStart w:id="1225" w:name="CHAPTERII"/>
      <w:r w:rsidRPr="00BD1489">
        <w:rPr>
          <w:b/>
          <w:bCs/>
          <w:sz w:val="28"/>
          <w:szCs w:val="28"/>
        </w:rPr>
        <w:t>CHAPTER II</w:t>
      </w:r>
    </w:p>
    <w:p w14:paraId="1D792C03" w14:textId="7D5364AD" w:rsidR="00177817" w:rsidRDefault="00177817" w:rsidP="006733E4">
      <w:pPr>
        <w:jc w:val="center"/>
        <w:rPr>
          <w:b/>
          <w:bCs/>
          <w:sz w:val="28"/>
          <w:szCs w:val="28"/>
        </w:rPr>
      </w:pPr>
      <w:r w:rsidRPr="006733E4">
        <w:rPr>
          <w:b/>
          <w:bCs/>
          <w:sz w:val="28"/>
          <w:szCs w:val="28"/>
        </w:rPr>
        <w:t>LITERATURE REVIEWS</w:t>
      </w:r>
    </w:p>
    <w:bookmarkEnd w:id="1225"/>
    <w:p w14:paraId="4C9A3D17" w14:textId="77777777" w:rsidR="00177817" w:rsidRPr="006A7D30" w:rsidRDefault="00177817" w:rsidP="00D118CE">
      <w:pPr>
        <w:tabs>
          <w:tab w:val="left" w:pos="1134"/>
        </w:tabs>
        <w:spacing w:line="360" w:lineRule="auto"/>
        <w:jc w:val="center"/>
        <w:rPr>
          <w:b/>
          <w:bCs/>
          <w:szCs w:val="22"/>
        </w:rPr>
      </w:pPr>
    </w:p>
    <w:p w14:paraId="17D8586A" w14:textId="77777777" w:rsidR="00002F8B" w:rsidRPr="006A7D30" w:rsidRDefault="00002F8B" w:rsidP="00D118CE">
      <w:pPr>
        <w:pStyle w:val="ListParagraph"/>
        <w:spacing w:line="360" w:lineRule="auto"/>
        <w:ind w:left="0"/>
        <w:rPr>
          <w:rFonts w:ascii="Times New Roman" w:hAnsi="Times New Roman" w:cs="Times New Roman"/>
          <w:szCs w:val="24"/>
        </w:rPr>
      </w:pPr>
    </w:p>
    <w:p w14:paraId="61C49493" w14:textId="4799BBC0" w:rsidR="00177817" w:rsidRPr="006A7D30" w:rsidRDefault="00A81ED3" w:rsidP="00D118CE">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t>2.</w:t>
      </w:r>
      <w:r w:rsidR="00E426D5">
        <w:rPr>
          <w:rFonts w:ascii="Times New Roman" w:hAnsi="Times New Roman" w:cs="Times New Roman"/>
          <w:b/>
          <w:bCs/>
          <w:sz w:val="28"/>
          <w:szCs w:val="32"/>
        </w:rPr>
        <w:t>1</w:t>
      </w:r>
      <w:r w:rsidR="00177817" w:rsidRPr="006A7D30">
        <w:rPr>
          <w:rFonts w:ascii="Times New Roman" w:hAnsi="Times New Roman" w:cs="Times New Roman"/>
          <w:b/>
          <w:bCs/>
          <w:sz w:val="28"/>
          <w:szCs w:val="32"/>
        </w:rPr>
        <w:t xml:space="preserve"> </w:t>
      </w:r>
      <w:bookmarkStart w:id="1226" w:name="CHAPTERII_21"/>
      <w:r w:rsidR="00177817" w:rsidRPr="006A7D30">
        <w:rPr>
          <w:rFonts w:ascii="Times New Roman" w:hAnsi="Times New Roman" w:cs="Times New Roman"/>
          <w:b/>
          <w:bCs/>
          <w:sz w:val="28"/>
          <w:szCs w:val="32"/>
        </w:rPr>
        <w:t>Integrating the Healthcare Enterprise (IHE)</w:t>
      </w:r>
      <w:bookmarkEnd w:id="1226"/>
    </w:p>
    <w:p w14:paraId="2DB54AB3" w14:textId="03DE6B37" w:rsidR="00D163C1" w:rsidRDefault="00D51A56" w:rsidP="00D163C1">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cs/>
        </w:rPr>
        <w:tab/>
      </w:r>
      <w:r w:rsidR="00BD66CA" w:rsidRPr="00BD66CA">
        <w:rPr>
          <w:rFonts w:ascii="Times New Roman" w:hAnsi="Times New Roman" w:cs="Times New Roman"/>
          <w:sz w:val="24"/>
          <w:szCs w:val="24"/>
        </w:rPr>
        <w:t xml:space="preserve">Integrating Healthcare Enterprise initiative (IHE) is an initiative founded by </w:t>
      </w:r>
      <w:r w:rsidR="007D531B">
        <w:rPr>
          <w:rFonts w:ascii="Times New Roman" w:hAnsi="Times New Roman" w:cs="Times New Roman"/>
          <w:sz w:val="24"/>
          <w:szCs w:val="24"/>
        </w:rPr>
        <w:t>RSNA and HIMSS working closely with healthcare</w:t>
      </w:r>
      <w:r w:rsidR="00BD66CA" w:rsidRPr="00BD66CA">
        <w:rPr>
          <w:rFonts w:ascii="Times New Roman" w:hAnsi="Times New Roman" w:cs="Times New Roman"/>
          <w:sz w:val="24"/>
          <w:szCs w:val="24"/>
        </w:rPr>
        <w:t xml:space="preserve"> industry with the objective to improve the way computer systems in healthcare </w:t>
      </w:r>
      <w:r w:rsidR="00AC7C61">
        <w:rPr>
          <w:rFonts w:ascii="Times New Roman" w:hAnsi="Times New Roman" w:cs="Times New Roman"/>
          <w:sz w:val="24"/>
          <w:szCs w:val="24"/>
        </w:rPr>
        <w:t xml:space="preserve">integrate and </w:t>
      </w:r>
      <w:r w:rsidR="00BD66CA" w:rsidRPr="00BD66CA">
        <w:rPr>
          <w:rFonts w:ascii="Times New Roman" w:hAnsi="Times New Roman" w:cs="Times New Roman"/>
          <w:sz w:val="24"/>
          <w:szCs w:val="24"/>
        </w:rPr>
        <w:t>share their information. IHE promotes the coordinated use of established standards such as DICOM and HL7 to address specific clinical needs in support of optimal patient care. Systems developed in accordance with IHE communicate with one another better, are easier to implement and enable care providers to use information more effectively. This helps enables accessibility to health information that is usable whenever and wherever needed. The initiative is responsible for providing specifications, tools, and services for interoperability. They also engage clinicians, health authorities, industry, and users to develop, test, and implement standards-based solutions to vital health information needs</w:t>
      </w:r>
      <w:r w:rsidR="00C059E8" w:rsidRPr="00C059E8">
        <w:rPr>
          <w:rFonts w:ascii="Times New Roman" w:hAnsi="Times New Roman" w:hint="cs"/>
          <w:sz w:val="24"/>
          <w:szCs w:val="24"/>
          <w:cs/>
        </w:rPr>
        <w:t xml:space="preserve"> </w:t>
      </w:r>
      <w:r w:rsidR="00865FB4" w:rsidRPr="00C059E8">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[19]","plainTextFormattedCitation":"[19]","previouslyFormattedCitation":"[19]"},"properties":{"noteIndex":0},"schema":"https://github.com/citation-style-language/schema/raw/master/csl-citation.json"}</w:instrText>
      </w:r>
      <w:r w:rsidR="00865FB4" w:rsidRPr="00C059E8">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[19]</w:t>
      </w:r>
      <w:r w:rsidR="00865FB4" w:rsidRPr="00C059E8">
        <w:rPr>
          <w:rFonts w:ascii="Times New Roman" w:hAnsi="Times New Roman" w:cs="Times New Roman"/>
          <w:sz w:val="24"/>
          <w:szCs w:val="24"/>
        </w:rPr>
        <w:fldChar w:fldCharType="end"/>
      </w:r>
      <w:r w:rsidR="009D599E">
        <w:rPr>
          <w:rFonts w:ascii="Times New Roman" w:hAnsi="Times New Roman" w:cs="Times New Roman"/>
          <w:sz w:val="24"/>
          <w:szCs w:val="24"/>
        </w:rPr>
        <w:t>.</w:t>
      </w:r>
      <w:r w:rsidR="00E37A58" w:rsidRPr="00C059E8">
        <w:rPr>
          <w:rFonts w:ascii="Times New Roman" w:hAnsi="Times New Roman" w:cs="Times New Roman"/>
          <w:sz w:val="24"/>
          <w:szCs w:val="24"/>
        </w:rPr>
        <w:t xml:space="preserve"> </w:t>
      </w:r>
      <w:r w:rsidR="00C059E8" w:rsidRPr="00C059E8">
        <w:rPr>
          <w:rFonts w:ascii="Times New Roman" w:hAnsi="Times New Roman" w:cs="Times New Roman"/>
          <w:sz w:val="24"/>
          <w:szCs w:val="24"/>
        </w:rPr>
        <w:t>The initiative provide</w:t>
      </w:r>
      <w:r w:rsidR="000B0D36">
        <w:rPr>
          <w:rFonts w:ascii="Times New Roman" w:hAnsi="Times New Roman" w:cs="Times New Roman"/>
          <w:sz w:val="24"/>
          <w:szCs w:val="24"/>
        </w:rPr>
        <w:t>s</w:t>
      </w:r>
      <w:r w:rsidR="00C059E8" w:rsidRPr="00C059E8">
        <w:rPr>
          <w:rFonts w:ascii="Times New Roman" w:hAnsi="Times New Roman" w:cs="Times New Roman"/>
          <w:sz w:val="24"/>
          <w:szCs w:val="24"/>
        </w:rPr>
        <w:t xml:space="preserve"> a convenient and reliable way of specifying a level of compliance to standards sufficient to achieve truly efficient interoperability.</w:t>
      </w:r>
    </w:p>
    <w:p w14:paraId="03FB307F" w14:textId="609C7FAD" w:rsidR="00A57102" w:rsidRPr="00A57102" w:rsidRDefault="00A57102" w:rsidP="00D163C1">
      <w:pPr>
        <w:pStyle w:val="ListParagraph"/>
        <w:spacing w:line="360" w:lineRule="auto"/>
        <w:ind w:left="0"/>
        <w:jc w:val="thaiDistribute"/>
        <w:rPr>
          <w:rFonts w:ascii="Times New Roman" w:hAnsi="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.1 </w:t>
      </w:r>
      <w:bookmarkStart w:id="1227" w:name="CHAPTERII_211"/>
      <w:r w:rsidRPr="00A57102">
        <w:rPr>
          <w:rFonts w:ascii="Times New Roman" w:hAnsi="Times New Roman" w:cs="Times New Roman"/>
          <w:b/>
          <w:bCs/>
          <w:sz w:val="24"/>
          <w:szCs w:val="24"/>
        </w:rPr>
        <w:t>IHE Process</w:t>
      </w:r>
      <w:bookmarkEnd w:id="1227"/>
    </w:p>
    <w:p w14:paraId="09B681CE" w14:textId="130C2A66" w:rsidR="008A4C8A" w:rsidRPr="001D16B5" w:rsidRDefault="00D163C1" w:rsidP="001D16B5">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Pr="00D163C1">
        <w:rPr>
          <w:rFonts w:ascii="Times New Roman" w:hAnsi="Times New Roman"/>
          <w:sz w:val="24"/>
          <w:szCs w:val="24"/>
          <w:cs/>
        </w:rPr>
        <w:fldChar w:fldCharType="begin"/>
      </w:r>
      <w:r w:rsidRPr="00D163C1">
        <w:rPr>
          <w:rFonts w:ascii="Times New Roman" w:hAnsi="Times New Roman"/>
          <w:sz w:val="24"/>
          <w:szCs w:val="24"/>
          <w:cs/>
        </w:rPr>
        <w:instrText xml:space="preserve"> </w:instrText>
      </w:r>
      <w:r w:rsidRPr="00D163C1">
        <w:rPr>
          <w:rFonts w:ascii="Times New Roman" w:hAnsi="Times New Roman"/>
          <w:sz w:val="24"/>
          <w:szCs w:val="24"/>
        </w:rPr>
        <w:instrText>REF _Ref</w:instrText>
      </w:r>
      <w:r w:rsidRPr="00D163C1">
        <w:rPr>
          <w:rFonts w:ascii="Times New Roman" w:hAnsi="Times New Roman"/>
          <w:sz w:val="24"/>
          <w:szCs w:val="24"/>
          <w:cs/>
        </w:rPr>
        <w:instrText xml:space="preserve">69270806 </w:instrText>
      </w:r>
      <w:r w:rsidRPr="00D163C1">
        <w:rPr>
          <w:rFonts w:ascii="Times New Roman" w:hAnsi="Times New Roman"/>
          <w:sz w:val="24"/>
          <w:szCs w:val="24"/>
        </w:rPr>
        <w:instrText>\h</w:instrText>
      </w:r>
      <w:r w:rsidRPr="00D163C1">
        <w:rPr>
          <w:rFonts w:ascii="Times New Roman" w:hAnsi="Times New Roman"/>
          <w:sz w:val="24"/>
          <w:szCs w:val="24"/>
          <w:cs/>
        </w:rPr>
        <w:instrText xml:space="preserve"> </w:instrText>
      </w:r>
      <w:r>
        <w:rPr>
          <w:rFonts w:ascii="Times New Roman" w:hAnsi="Times New Roman"/>
          <w:sz w:val="24"/>
          <w:szCs w:val="24"/>
        </w:rPr>
        <w:instrText xml:space="preserve"> \* MERGEFORMAT </w:instrText>
      </w:r>
      <w:r w:rsidRPr="00D163C1">
        <w:rPr>
          <w:rFonts w:ascii="Times New Roman" w:hAnsi="Times New Roman"/>
          <w:sz w:val="24"/>
          <w:szCs w:val="24"/>
          <w:cs/>
        </w:rPr>
      </w:r>
      <w:r w:rsidRPr="00D163C1">
        <w:rPr>
          <w:rFonts w:ascii="Times New Roman" w:hAnsi="Times New Roman"/>
          <w:sz w:val="24"/>
          <w:szCs w:val="24"/>
          <w:cs/>
        </w:rPr>
        <w:fldChar w:fldCharType="separate"/>
      </w:r>
      <w:ins w:id="1228" w:author="Petnathean Julled" w:date="2021-07-09T21:18:00Z">
        <w:r w:rsidR="00454CE9" w:rsidRPr="00454CE9">
          <w:rPr>
            <w:rFonts w:ascii="Times New Roman" w:hAnsi="Times New Roman" w:cs="Times New Roman"/>
            <w:spacing w:val="-12"/>
            <w:sz w:val="24"/>
            <w:szCs w:val="24"/>
            <w:rPrChange w:id="1229" w:author="Petnathean Julled" w:date="2021-07-09T21:18:00Z">
              <w:rPr/>
            </w:rPrChange>
          </w:rPr>
          <w:t xml:space="preserve">Figure </w:t>
        </w:r>
        <w:r w:rsidR="00454CE9" w:rsidRPr="00454CE9">
          <w:rPr>
            <w:rFonts w:ascii="Times New Roman" w:hAnsi="Times New Roman" w:cs="Times New Roman"/>
            <w:noProof/>
            <w:spacing w:val="-12"/>
            <w:sz w:val="24"/>
            <w:szCs w:val="24"/>
            <w:rPrChange w:id="1230" w:author="Petnathean Julled" w:date="2021-07-09T21:18:00Z">
              <w:rPr>
                <w:noProof/>
              </w:rPr>
            </w:rPrChange>
          </w:rPr>
          <w:t>2</w:t>
        </w:r>
        <w:r w:rsidR="00454CE9" w:rsidRPr="00454CE9">
          <w:rPr>
            <w:rFonts w:ascii="Times New Roman" w:hAnsi="Times New Roman" w:cs="Times New Roman"/>
            <w:noProof/>
            <w:spacing w:val="-12"/>
            <w:sz w:val="24"/>
            <w:szCs w:val="24"/>
            <w:rPrChange w:id="1231" w:author="Petnathean Julled" w:date="2021-07-09T21:18:00Z">
              <w:rPr/>
            </w:rPrChange>
          </w:rPr>
          <w:noBreakHyphen/>
        </w:r>
        <w:r w:rsidR="00454CE9" w:rsidRPr="00454CE9">
          <w:rPr>
            <w:rFonts w:ascii="Times New Roman" w:hAnsi="Times New Roman" w:cs="Times New Roman"/>
            <w:noProof/>
            <w:spacing w:val="-12"/>
            <w:sz w:val="24"/>
            <w:szCs w:val="24"/>
            <w:rPrChange w:id="1232" w:author="Petnathean Julled" w:date="2021-07-09T21:18:00Z">
              <w:rPr>
                <w:noProof/>
              </w:rPr>
            </w:rPrChange>
          </w:rPr>
          <w:t>1</w:t>
        </w:r>
      </w:ins>
      <w:del w:id="1233" w:author="Petnathean Julled" w:date="2021-07-09T11:13:00Z">
        <w:r w:rsidR="00856E89" w:rsidRPr="00856E89" w:rsidDel="00437758">
          <w:rPr>
            <w:rFonts w:ascii="Times New Roman" w:hAnsi="Times New Roman" w:cs="Times New Roman"/>
            <w:spacing w:val="-12"/>
            <w:sz w:val="24"/>
            <w:szCs w:val="24"/>
          </w:rPr>
          <w:delText xml:space="preserve">Figure </w:delText>
        </w:r>
        <w:r w:rsidR="00856E89" w:rsidRPr="00856E89" w:rsidDel="00437758">
          <w:rPr>
            <w:rFonts w:ascii="Times New Roman" w:hAnsi="Times New Roman" w:cs="Times New Roman"/>
            <w:noProof/>
            <w:spacing w:val="-12"/>
            <w:sz w:val="24"/>
            <w:szCs w:val="24"/>
          </w:rPr>
          <w:delText>2</w:delText>
        </w:r>
        <w:r w:rsidR="00856E89" w:rsidRPr="00856E89" w:rsidDel="00437758">
          <w:rPr>
            <w:rFonts w:ascii="Times New Roman" w:hAnsi="Times New Roman" w:cs="Times New Roman"/>
            <w:noProof/>
            <w:spacing w:val="-12"/>
            <w:sz w:val="24"/>
            <w:szCs w:val="24"/>
          </w:rPr>
          <w:noBreakHyphen/>
          <w:delText>1</w:delText>
        </w:r>
      </w:del>
      <w:r w:rsidRPr="00D163C1">
        <w:rPr>
          <w:rFonts w:ascii="Times New Roman" w:hAnsi="Times New Roman"/>
          <w:sz w:val="24"/>
          <w:szCs w:val="24"/>
          <w:cs/>
        </w:rPr>
        <w:fldChar w:fldCharType="end"/>
      </w:r>
      <w:r w:rsidRPr="00D163C1">
        <w:rPr>
          <w:rFonts w:ascii="Times New Roman" w:hAnsi="Times New Roman" w:hint="cs"/>
          <w:sz w:val="24"/>
          <w:szCs w:val="24"/>
          <w:cs/>
        </w:rPr>
        <w:t xml:space="preserve"> </w:t>
      </w:r>
      <w:r w:rsidR="001D16B5" w:rsidRPr="001D16B5">
        <w:rPr>
          <w:rFonts w:ascii="Times New Roman" w:hAnsi="Times New Roman"/>
          <w:sz w:val="24"/>
          <w:szCs w:val="24"/>
        </w:rPr>
        <w:t xml:space="preserve">show the IHE Process where the initiative brings together users and developers of healthcare information technology in an annually recurring four-step process. The process started with clinical and technical experts define critical use cases for information sharing then followed by technical experts create detailed specifications for communication among systems to address these use cases. </w:t>
      </w:r>
      <w:r w:rsidR="008F7005">
        <w:rPr>
          <w:rFonts w:ascii="Times New Roman" w:hAnsi="Times New Roman"/>
          <w:sz w:val="24"/>
          <w:szCs w:val="24"/>
        </w:rPr>
        <w:t>IHE participants</w:t>
      </w:r>
      <w:r w:rsidR="001D16B5" w:rsidRPr="001D16B5">
        <w:rPr>
          <w:rFonts w:ascii="Times New Roman" w:hAnsi="Times New Roman"/>
          <w:sz w:val="24"/>
          <w:szCs w:val="24"/>
        </w:rPr>
        <w:t xml:space="preserve"> also select and optimiz</w:t>
      </w:r>
      <w:r w:rsidR="008F7005">
        <w:rPr>
          <w:rFonts w:ascii="Times New Roman" w:hAnsi="Times New Roman"/>
          <w:sz w:val="24"/>
          <w:szCs w:val="24"/>
        </w:rPr>
        <w:t>e</w:t>
      </w:r>
      <w:r w:rsidR="001D16B5" w:rsidRPr="001D16B5">
        <w:rPr>
          <w:rFonts w:ascii="Times New Roman" w:hAnsi="Times New Roman"/>
          <w:sz w:val="24"/>
          <w:szCs w:val="24"/>
        </w:rPr>
        <w:t xml:space="preserve"> established standards during this step. After that, the industry implements these specifications which would be called “IHE Profile” into their healthcare information technology system. </w:t>
      </w:r>
      <w:r w:rsidR="008F7005" w:rsidRPr="008F7005">
        <w:rPr>
          <w:rFonts w:ascii="Times New Roman" w:hAnsi="Times New Roman"/>
          <w:sz w:val="24"/>
          <w:szCs w:val="24"/>
        </w:rPr>
        <w:t>The initiative then tests these implemented systems at carefully planned and supervised events called “</w:t>
      </w:r>
      <w:proofErr w:type="spellStart"/>
      <w:r w:rsidR="008F7005" w:rsidRPr="008F7005">
        <w:rPr>
          <w:rFonts w:ascii="Times New Roman" w:hAnsi="Times New Roman"/>
          <w:sz w:val="24"/>
          <w:szCs w:val="24"/>
        </w:rPr>
        <w:t>Connectathons</w:t>
      </w:r>
      <w:proofErr w:type="spellEnd"/>
      <w:r w:rsidR="008F7005" w:rsidRPr="008F7005">
        <w:rPr>
          <w:rFonts w:ascii="Times New Roman" w:hAnsi="Times New Roman"/>
          <w:sz w:val="24"/>
          <w:szCs w:val="24"/>
        </w:rPr>
        <w:t xml:space="preserve">” to ensure that the resulting implementation of IHE Profiles will provide benefit for the implementer and make their works compatible with others in the healthcare industry. </w:t>
      </w:r>
      <w:r w:rsidR="008F7005" w:rsidRPr="008F7005">
        <w:rPr>
          <w:rFonts w:ascii="Times New Roman" w:hAnsi="Times New Roman"/>
          <w:sz w:val="24"/>
          <w:szCs w:val="24"/>
        </w:rPr>
        <w:lastRenderedPageBreak/>
        <w:t xml:space="preserve">The initiative committees follow the four-step annual process as shown in </w:t>
      </w:r>
      <w:r w:rsidR="008F7005">
        <w:rPr>
          <w:rFonts w:ascii="Times New Roman" w:hAnsi="Times New Roman"/>
          <w:sz w:val="24"/>
          <w:szCs w:val="24"/>
        </w:rPr>
        <w:fldChar w:fldCharType="begin"/>
      </w:r>
      <w:r w:rsidR="008F7005">
        <w:rPr>
          <w:rFonts w:ascii="Times New Roman" w:hAnsi="Times New Roman"/>
          <w:sz w:val="24"/>
          <w:szCs w:val="24"/>
        </w:rPr>
        <w:instrText xml:space="preserve"> REF _Ref69270806 \h </w:instrText>
      </w:r>
      <w:r w:rsidR="008F7005">
        <w:rPr>
          <w:rFonts w:ascii="Times New Roman" w:hAnsi="Times New Roman"/>
          <w:sz w:val="24"/>
          <w:szCs w:val="24"/>
        </w:rPr>
      </w:r>
      <w:r w:rsidR="008F7005">
        <w:rPr>
          <w:rFonts w:ascii="Times New Roman" w:hAnsi="Times New Roman"/>
          <w:sz w:val="24"/>
          <w:szCs w:val="24"/>
        </w:rPr>
        <w:fldChar w:fldCharType="separate"/>
      </w:r>
      <w:ins w:id="1234" w:author="Petnathean Julled" w:date="2021-07-09T21:18:00Z">
        <w:r w:rsidR="00454CE9" w:rsidRPr="001D16B5">
          <w:t xml:space="preserve">Figure </w:t>
        </w:r>
        <w:r w:rsidR="00454CE9">
          <w:rPr>
            <w:noProof/>
          </w:rPr>
          <w:t>2</w:t>
        </w:r>
        <w:r w:rsidR="00454CE9">
          <w:noBreakHyphen/>
        </w:r>
        <w:r w:rsidR="00454CE9">
          <w:rPr>
            <w:noProof/>
          </w:rPr>
          <w:t>1</w:t>
        </w:r>
      </w:ins>
      <w:del w:id="1235" w:author="Petnathean Julled" w:date="2021-07-09T11:13:00Z">
        <w:r w:rsidR="008F7005" w:rsidRPr="001D16B5" w:rsidDel="00437758">
          <w:delText xml:space="preserve">Figure </w:delText>
        </w:r>
        <w:r w:rsidR="008F7005" w:rsidDel="00437758">
          <w:rPr>
            <w:noProof/>
          </w:rPr>
          <w:delText>2</w:delText>
        </w:r>
        <w:r w:rsidR="008F7005" w:rsidDel="00437758">
          <w:noBreakHyphen/>
        </w:r>
        <w:r w:rsidR="008F7005" w:rsidDel="00437758">
          <w:rPr>
            <w:noProof/>
          </w:rPr>
          <w:delText>1</w:delText>
        </w:r>
      </w:del>
      <w:r w:rsidR="008F7005">
        <w:rPr>
          <w:rFonts w:ascii="Times New Roman" w:hAnsi="Times New Roman"/>
          <w:sz w:val="24"/>
          <w:szCs w:val="24"/>
        </w:rPr>
        <w:fldChar w:fldCharType="end"/>
      </w:r>
      <w:r w:rsidR="008F7005" w:rsidRPr="008F7005">
        <w:rPr>
          <w:rFonts w:ascii="Times New Roman" w:hAnsi="Times New Roman"/>
          <w:sz w:val="24"/>
          <w:szCs w:val="24"/>
        </w:rPr>
        <w:t xml:space="preserve"> to address interoperability in a variety of clinical domains. They have worked in various areas including Cardiology, Dental, Devices, Endoscopy, Eye Care, Information Technology Infrastructure, Pathology and Laboratory Medicine, Patient Care Coordination, Pharmacy, Quality, Research, and Public Health, Radiation Oncology, Radiology, Surgery.</w:t>
      </w:r>
    </w:p>
    <w:p w14:paraId="744E53BC" w14:textId="71E5C4A2" w:rsidR="002B083F" w:rsidRPr="00212F19" w:rsidRDefault="002B083F" w:rsidP="00212F19">
      <w:pPr>
        <w:keepNext/>
        <w:shd w:val="clear" w:color="auto" w:fill="FFFFFF"/>
        <w:spacing w:before="100" w:beforeAutospacing="1" w:after="100" w:afterAutospacing="1" w:line="360" w:lineRule="auto"/>
        <w:jc w:val="thaiDistribute"/>
      </w:pPr>
      <w:r w:rsidRPr="00492372">
        <w:rPr>
          <w:noProof/>
          <w:highlight w:val="yellow"/>
        </w:rPr>
        <w:drawing>
          <wp:inline distT="0" distB="0" distL="0" distR="0" wp14:anchorId="0348A817" wp14:editId="6E75FB9D">
            <wp:extent cx="5661025" cy="2990710"/>
            <wp:effectExtent l="0" t="0" r="0" b="635"/>
            <wp:docPr id="27" name="Picture 27" descr="IHE_process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HE_process_flowchart"/>
                    <pic:cNvPicPr>
                      <a:picLocks noChangeAspect="1" noChangeArrowheads="1"/>
                    </pic:cNvPicPr>
                  </pic:nvPicPr>
                  <pic:blipFill rotWithShape="1">
                    <a:blip r:embed="rId16">
                      <a:extLst>
                        <a:ext uri="{28A0092B-C50C-407E-A947-70E740481C1C}">
                          <a14:useLocalDpi xmlns:a14="http://schemas.microsoft.com/office/drawing/2010/main" val="0"/>
                        </a:ext>
                      </a:extLst>
                    </a:blip>
                    <a:srcRect t="2181"/>
                    <a:stretch/>
                  </pic:blipFill>
                  <pic:spPr bwMode="auto">
                    <a:xfrm>
                      <a:off x="0" y="0"/>
                      <a:ext cx="5663296" cy="2991910"/>
                    </a:xfrm>
                    <a:prstGeom prst="rect">
                      <a:avLst/>
                    </a:prstGeom>
                    <a:noFill/>
                    <a:ln>
                      <a:noFill/>
                    </a:ln>
                    <a:extLst>
                      <a:ext uri="{53640926-AAD7-44D8-BBD7-CCE9431645EC}">
                        <a14:shadowObscured xmlns:a14="http://schemas.microsoft.com/office/drawing/2010/main"/>
                      </a:ext>
                    </a:extLst>
                  </pic:spPr>
                </pic:pic>
              </a:graphicData>
            </a:graphic>
          </wp:inline>
        </w:drawing>
      </w:r>
    </w:p>
    <w:p w14:paraId="00C859CB" w14:textId="0266DD41" w:rsidR="00237839" w:rsidRDefault="002B083F" w:rsidP="00FB772F">
      <w:pPr>
        <w:pStyle w:val="Caption"/>
        <w:jc w:val="center"/>
        <w:rPr>
          <w:i/>
          <w:iCs/>
        </w:rPr>
      </w:pPr>
      <w:bookmarkStart w:id="1236" w:name="_Ref69270806"/>
      <w:bookmarkStart w:id="1237" w:name="_Toc74189599"/>
      <w:bookmarkStart w:id="1238" w:name="_Ref74190501"/>
      <w:r w:rsidRPr="001D16B5">
        <w:t xml:space="preserve">Figure </w:t>
      </w:r>
      <w:ins w:id="1239" w:author="Petnathean Julled" w:date="2021-07-09T17:21:00Z">
        <w:r w:rsidR="0064710A">
          <w:fldChar w:fldCharType="begin"/>
        </w:r>
        <w:r w:rsidR="0064710A">
          <w:instrText xml:space="preserve"> STYLEREF 1 \s </w:instrText>
        </w:r>
      </w:ins>
      <w:r w:rsidR="0064710A">
        <w:fldChar w:fldCharType="separate"/>
      </w:r>
      <w:r w:rsidR="00454CE9">
        <w:rPr>
          <w:noProof/>
        </w:rPr>
        <w:t>2</w:t>
      </w:r>
      <w:ins w:id="124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241" w:author="Petnathean Julled" w:date="2021-07-09T21:18:00Z">
        <w:r w:rsidR="00454CE9">
          <w:rPr>
            <w:noProof/>
          </w:rPr>
          <w:t>1</w:t>
        </w:r>
      </w:ins>
      <w:ins w:id="1242" w:author="Petnathean Julled" w:date="2021-07-09T17:21:00Z">
        <w:r w:rsidR="0064710A">
          <w:fldChar w:fldCharType="end"/>
        </w:r>
      </w:ins>
      <w:del w:id="124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2</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236"/>
      <w:r w:rsidR="004623E8" w:rsidRPr="001D16B5">
        <w:t xml:space="preserve"> </w:t>
      </w:r>
      <w:bookmarkStart w:id="1244" w:name="_Ref74190468"/>
      <w:r w:rsidRPr="001D16B5">
        <w:t>IHE Process to create guid</w:t>
      </w:r>
      <w:r w:rsidR="004623E8" w:rsidRPr="001D16B5">
        <w:t>e</w:t>
      </w:r>
      <w:r w:rsidRPr="001D16B5">
        <w:t>line for implementation of health information technology</w:t>
      </w:r>
      <w:r w:rsidR="004A1626" w:rsidRPr="001D16B5">
        <w:t xml:space="preserve"> </w:t>
      </w:r>
      <w:r w:rsidR="004A1626" w:rsidRPr="001D16B5">
        <w:rPr>
          <w:i/>
          <w:iCs/>
        </w:rPr>
        <w:fldChar w:fldCharType="begin" w:fldLock="1"/>
      </w:r>
      <w:r w:rsidR="00572A37">
        <w:instrText>ADDIN CSL_CITATION {"citationItems":[{"id":"ITEM-1","itemData":{"URL":"https://www.ihe.net/about_ihe/ihe_process/","accessed":{"date-parts":[["2018","9","11"]]},"author":[{"dropping-particle":"","family":"IHE International Inc","given":"","non-dropping-particle":"","parse-names":false,"suffix":""}],"id":"ITEM-1","issued":{"date-parts":[["0"]]},"title":"IHE Process","type":"webpage"},"uris":["http://www.mendeley.com/documents/?uuid=3472c53c-b182-3918-b294-10079265c0b8"]}],"mendeley":{"formattedCitation":"[20]","plainTextFormattedCitation":"[20]","previouslyFormattedCitation":"[20]"},"properties":{"noteIndex":0},"schema":"https://github.com/citation-style-language/schema/raw/master/csl-citation.json"}</w:instrText>
      </w:r>
      <w:r w:rsidR="004A1626" w:rsidRPr="001D16B5">
        <w:rPr>
          <w:i/>
          <w:iCs/>
        </w:rPr>
        <w:fldChar w:fldCharType="separate"/>
      </w:r>
      <w:r w:rsidR="00572A37" w:rsidRPr="00572A37">
        <w:rPr>
          <w:noProof/>
        </w:rPr>
        <w:t>[20]</w:t>
      </w:r>
      <w:bookmarkEnd w:id="1237"/>
      <w:r w:rsidR="004A1626" w:rsidRPr="001D16B5">
        <w:rPr>
          <w:i/>
          <w:iCs/>
        </w:rPr>
        <w:fldChar w:fldCharType="end"/>
      </w:r>
      <w:bookmarkEnd w:id="1238"/>
      <w:bookmarkEnd w:id="1244"/>
    </w:p>
    <w:p w14:paraId="082D23DC" w14:textId="6085C820" w:rsidR="00A57102" w:rsidRPr="00A57102" w:rsidRDefault="00A57102" w:rsidP="00742C82">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r w:rsidRPr="00A57102">
        <w:rPr>
          <w:rFonts w:ascii="Times New Roman" w:hAnsi="Times New Roman" w:cs="Times New Roman"/>
          <w:b/>
          <w:bCs/>
          <w:sz w:val="24"/>
          <w:szCs w:val="24"/>
        </w:rPr>
        <w:t>2.</w:t>
      </w:r>
      <w:r w:rsidR="00E426D5">
        <w:rPr>
          <w:rFonts w:ascii="Times New Roman" w:hAnsi="Times New Roman" w:cs="Times New Roman"/>
          <w:b/>
          <w:bCs/>
          <w:sz w:val="24"/>
          <w:szCs w:val="24"/>
        </w:rPr>
        <w:t>1</w:t>
      </w:r>
      <w:r w:rsidRPr="00A57102">
        <w:rPr>
          <w:rFonts w:ascii="Times New Roman" w:hAnsi="Times New Roman" w:cs="Times New Roman"/>
          <w:b/>
          <w:bCs/>
          <w:sz w:val="24"/>
          <w:szCs w:val="24"/>
        </w:rPr>
        <w:t xml:space="preserve">.2 </w:t>
      </w:r>
      <w:bookmarkStart w:id="1245" w:name="CHAPTERII_212"/>
      <w:r w:rsidRPr="00A57102">
        <w:rPr>
          <w:rFonts w:ascii="Times New Roman" w:hAnsi="Times New Roman" w:cs="Times New Roman"/>
          <w:b/>
          <w:bCs/>
          <w:sz w:val="24"/>
          <w:szCs w:val="24"/>
        </w:rPr>
        <w:t>IHE Integration Profiles</w:t>
      </w:r>
      <w:bookmarkEnd w:id="1245"/>
    </w:p>
    <w:p w14:paraId="0CAEEAD4" w14:textId="19F63116" w:rsidR="00742C82" w:rsidRPr="006E4122" w:rsidRDefault="00742C82" w:rsidP="00742C82">
      <w:pPr>
        <w:pStyle w:val="ListParagraph"/>
        <w:spacing w:line="360" w:lineRule="auto"/>
        <w:ind w:left="0"/>
        <w:jc w:val="thaiDistribute"/>
        <w:rPr>
          <w:rFonts w:ascii="Times New Roman" w:hAnsi="Times New Roman"/>
          <w:sz w:val="24"/>
          <w:szCs w:val="24"/>
        </w:rPr>
      </w:pPr>
      <w:r w:rsidRPr="007B5752">
        <w:rPr>
          <w:rFonts w:ascii="Times New Roman" w:hAnsi="Times New Roman" w:cs="Times New Roman"/>
          <w:sz w:val="24"/>
          <w:szCs w:val="24"/>
        </w:rPr>
        <w:tab/>
      </w:r>
      <w:r w:rsidR="00362E94" w:rsidRPr="00362E94">
        <w:rPr>
          <w:rFonts w:ascii="Times New Roman" w:hAnsi="Times New Roman" w:cs="Times New Roman"/>
          <w:sz w:val="24"/>
          <w:szCs w:val="24"/>
        </w:rPr>
        <w:t xml:space="preserve">IHE Integration Profiles or IHE Profile are products of the IHE Process which provide a standards-based framework for sharing information within care sites and across networks. </w:t>
      </w:r>
      <w:r w:rsidR="00053EA5" w:rsidRPr="00053EA5">
        <w:rPr>
          <w:rFonts w:ascii="Times New Roman" w:hAnsi="Times New Roman" w:cs="Times New Roman"/>
          <w:sz w:val="24"/>
          <w:szCs w:val="24"/>
        </w:rPr>
        <w:t>They address critical interoperability issues related to information access for the care given to providers to patients in an area of clinical workflow, security, administration, and information infrastructure, etc.</w:t>
      </w:r>
      <w:r w:rsidR="00053EA5">
        <w:rPr>
          <w:rFonts w:ascii="Times New Roman" w:hAnsi="Times New Roman" w:cs="Times New Roman"/>
          <w:sz w:val="24"/>
          <w:szCs w:val="24"/>
        </w:rPr>
        <w:t xml:space="preserve"> </w:t>
      </w:r>
      <w:r w:rsidR="00362E94" w:rsidRPr="00362E94">
        <w:rPr>
          <w:rFonts w:ascii="Times New Roman" w:hAnsi="Times New Roman" w:cs="Times New Roman"/>
          <w:sz w:val="24"/>
          <w:szCs w:val="24"/>
        </w:rPr>
        <w:t>IHE Profile was purposely designed to offer a clear implementation path for IT developers to develop and implement IT systems for a healthcare organization that meets the need</w:t>
      </w:r>
      <w:r w:rsidR="00053EA5">
        <w:rPr>
          <w:rFonts w:ascii="Times New Roman" w:hAnsi="Times New Roman" w:cs="Times New Roman"/>
          <w:sz w:val="24"/>
          <w:szCs w:val="24"/>
        </w:rPr>
        <w:t>s</w:t>
      </w:r>
      <w:r w:rsidR="00362E94" w:rsidRPr="00362E94">
        <w:rPr>
          <w:rFonts w:ascii="Times New Roman" w:hAnsi="Times New Roman" w:cs="Times New Roman"/>
          <w:sz w:val="24"/>
          <w:szCs w:val="24"/>
        </w:rPr>
        <w:t xml:space="preserve"> and compatible with the environment of the healthcare industry while also aiding them in dealing with various kinds of communication standards existing within the healthcare IT domain. These profiles organize and leverage the integration capabilities that can be achieved by the </w:t>
      </w:r>
      <w:r w:rsidR="00362E94" w:rsidRPr="00362E94">
        <w:rPr>
          <w:rFonts w:ascii="Times New Roman" w:hAnsi="Times New Roman" w:cs="Times New Roman"/>
          <w:sz w:val="24"/>
          <w:szCs w:val="24"/>
        </w:rPr>
        <w:lastRenderedPageBreak/>
        <w:t>coordinated implementation of communication standards, such as DICOM, HL7 W3C, and security standards. They provide precise definitions of how standards can be implemented to meet specific clinical needs.</w:t>
      </w:r>
      <w:r w:rsidRPr="007B5752">
        <w:rPr>
          <w:rFonts w:ascii="Times New Roman" w:hAnsi="Times New Roman" w:cs="Times New Roman"/>
          <w:sz w:val="24"/>
          <w:szCs w:val="24"/>
        </w:rPr>
        <w:t xml:space="preserve">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{"citationItems":[{"id":"ITEM-1","itemData":{"URL":"https://www.ihe.net/resources/profiles/","accessed":{"date-parts":[["2018","9","17"]]},"author":[{"dropping-particle":"","family":"IHE International Inc","given":"","non-dropping-particle":"","parse-names":false,"suffix":""}],"id":"ITEM-1","issued":{"date-parts":[["0"]]},"title":"Profiles","type":"webpage"},"uris":["http://www.mendeley.com/documents/?uuid=2a0c3d6e-a03b-3e96-b3f6-5dda68565896"]}],"mendeley":{"formattedCitation":"[21]","plainTextFormattedCitation":"[21]","previouslyFormattedCitation":"[21]"},"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[21]</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067F83" w:rsidRPr="00067F83">
        <w:rPr>
          <w:rFonts w:ascii="Times New Roman" w:hAnsi="Times New Roman" w:cs="Times New Roman"/>
          <w:sz w:val="24"/>
          <w:szCs w:val="24"/>
        </w:rPr>
        <w:t>Each profile specifically defines the actors, transactions, and information content required to address the clinical use case by referencing appropriate standards.</w:t>
      </w:r>
      <w:r w:rsidR="004B6AB2">
        <w:rPr>
          <w:rFonts w:ascii="Times New Roman" w:hAnsi="Times New Roman" w:cs="Times New Roman"/>
          <w:sz w:val="24"/>
          <w:szCs w:val="24"/>
        </w:rPr>
        <w:t xml:space="preserve"> </w:t>
      </w:r>
      <w:r w:rsidR="002701A0" w:rsidRPr="002701A0">
        <w:rPr>
          <w:rFonts w:ascii="Times New Roman" w:hAnsi="Times New Roman" w:cs="Times New Roman"/>
          <w:sz w:val="24"/>
          <w:szCs w:val="24"/>
        </w:rPr>
        <w:t>IHE Profiles that have undergone IHE Process, sufficient testing, and deployment in real-world care settings and have reached final text (approved) status, will be published in specification documents called "IHE Technical Frameworks" (IHE TF). There is one Technical Framework per IHE clinical domain, with each framework comprised of multiple volumes. The Technical Frameworks provide detailed explanations for each IHE Profile specified by their interoperability issues and dependencies among the Integration Profile.</w:t>
      </w:r>
    </w:p>
    <w:p w14:paraId="696739A3" w14:textId="547E227D" w:rsidR="00237839" w:rsidRPr="00A57102" w:rsidRDefault="00A57102" w:rsidP="00B30CF3">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b/>
          <w:bCs/>
          <w:sz w:val="24"/>
          <w:szCs w:val="24"/>
        </w:rPr>
        <w:tab/>
      </w:r>
      <w:r w:rsidR="00237839" w:rsidRPr="00A57102">
        <w:rPr>
          <w:rFonts w:ascii="Times New Roman" w:hAnsi="Times New Roman" w:cs="Times New Roman"/>
          <w:b/>
          <w:bCs/>
          <w:sz w:val="24"/>
          <w:szCs w:val="24"/>
        </w:rPr>
        <w:t>2</w:t>
      </w:r>
      <w:r>
        <w:rPr>
          <w:rFonts w:ascii="Times New Roman" w:hAnsi="Times New Roman" w:cs="Times New Roman"/>
          <w:b/>
          <w:bCs/>
          <w:sz w:val="24"/>
          <w:szCs w:val="24"/>
        </w:rPr>
        <w:t>.</w:t>
      </w:r>
      <w:r w:rsidR="00E426D5">
        <w:rPr>
          <w:rFonts w:ascii="Times New Roman" w:hAnsi="Times New Roman" w:cs="Times New Roman"/>
          <w:b/>
          <w:bCs/>
          <w:sz w:val="24"/>
          <w:szCs w:val="24"/>
        </w:rPr>
        <w:t>1</w:t>
      </w:r>
      <w:r w:rsidR="00237839" w:rsidRPr="00A57102">
        <w:rPr>
          <w:rFonts w:ascii="Times New Roman" w:hAnsi="Times New Roman" w:cs="Times New Roman"/>
          <w:b/>
          <w:bCs/>
          <w:sz w:val="24"/>
          <w:szCs w:val="24"/>
        </w:rPr>
        <w:t xml:space="preserve">.3 </w:t>
      </w:r>
      <w:bookmarkStart w:id="1246" w:name="CHAPTERII_213"/>
      <w:r w:rsidR="00F65230" w:rsidRPr="00A57102">
        <w:rPr>
          <w:rFonts w:ascii="Times New Roman" w:hAnsi="Times New Roman" w:cs="Times New Roman"/>
          <w:b/>
          <w:bCs/>
          <w:sz w:val="24"/>
          <w:szCs w:val="24"/>
        </w:rPr>
        <w:t>IHE Information Technology Infrastructure</w:t>
      </w:r>
      <w:r w:rsidRPr="00A57102">
        <w:rPr>
          <w:rFonts w:ascii="Times New Roman" w:hAnsi="Times New Roman" w:cs="Times New Roman"/>
          <w:b/>
          <w:bCs/>
          <w:sz w:val="24"/>
          <w:szCs w:val="24"/>
        </w:rPr>
        <w:t xml:space="preserve"> Technical Framework</w:t>
      </w:r>
      <w:r w:rsidR="00E94B7F" w:rsidRPr="00A57102">
        <w:rPr>
          <w:rFonts w:ascii="Times New Roman" w:hAnsi="Times New Roman" w:cs="Times New Roman"/>
          <w:b/>
          <w:bCs/>
          <w:sz w:val="24"/>
          <w:szCs w:val="24"/>
        </w:rPr>
        <w:t xml:space="preserve"> </w:t>
      </w:r>
      <w:bookmarkEnd w:id="1246"/>
    </w:p>
    <w:p w14:paraId="0F333C06" w14:textId="5FFFA93D" w:rsidR="005B00EA" w:rsidRPr="006075E8" w:rsidRDefault="005B00EA" w:rsidP="007B5752">
      <w:pPr>
        <w:pStyle w:val="ListParagraph"/>
        <w:spacing w:line="360" w:lineRule="auto"/>
        <w:ind w:left="0"/>
        <w:jc w:val="thaiDistribute"/>
        <w:rPr>
          <w:rFonts w:ascii="Times New Roman" w:hAnsi="Times New Roman"/>
          <w:sz w:val="24"/>
          <w:szCs w:val="24"/>
          <w:cs/>
        </w:rPr>
      </w:pPr>
      <w:r>
        <w:rPr>
          <w:rFonts w:ascii="Times New Roman" w:hAnsi="Times New Roman" w:cs="Times New Roman"/>
          <w:sz w:val="24"/>
          <w:szCs w:val="24"/>
        </w:rPr>
        <w:tab/>
        <w:t>IHE</w:t>
      </w:r>
      <w:r w:rsidR="00B30CF3">
        <w:rPr>
          <w:rFonts w:ascii="Times New Roman" w:hAnsi="Times New Roman" w:cs="Times New Roman"/>
          <w:sz w:val="24"/>
          <w:szCs w:val="24"/>
        </w:rPr>
        <w:t xml:space="preserve"> IT </w:t>
      </w:r>
      <w:r w:rsidR="00B30CF3" w:rsidRPr="00B30CF3">
        <w:rPr>
          <w:rFonts w:ascii="Times New Roman" w:hAnsi="Times New Roman" w:cs="Times New Roman"/>
          <w:sz w:val="24"/>
          <w:szCs w:val="24"/>
        </w:rPr>
        <w:t>Infrastructure Technical Framework (ITI TF)</w:t>
      </w:r>
      <w:r w:rsidR="00B30CF3">
        <w:rPr>
          <w:rFonts w:ascii="Times New Roman" w:hAnsi="Times New Roman" w:cs="Times New Roman"/>
          <w:sz w:val="24"/>
          <w:szCs w:val="24"/>
        </w:rPr>
        <w:t xml:space="preserve"> </w:t>
      </w:r>
      <w:r w:rsidR="00B30CF3" w:rsidRPr="00B30CF3">
        <w:rPr>
          <w:rFonts w:ascii="Times New Roman" w:hAnsi="Times New Roman" w:cs="Times New Roman"/>
          <w:sz w:val="24"/>
          <w:szCs w:val="24"/>
        </w:rPr>
        <w:t>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w:t>
      </w:r>
      <w:r w:rsidR="003F013E">
        <w:rPr>
          <w:rFonts w:ascii="Times New Roman" w:hAnsi="Times New Roman" w:cs="Times New Roman"/>
          <w:sz w:val="24"/>
          <w:szCs w:val="24"/>
        </w:rPr>
        <w:t xml:space="preserve"> The f</w:t>
      </w:r>
      <w:r w:rsidR="003F013E" w:rsidRPr="003F013E">
        <w:rPr>
          <w:rFonts w:ascii="Times New Roman" w:hAnsi="Times New Roman" w:cs="Times New Roman"/>
          <w:sz w:val="24"/>
          <w:szCs w:val="24"/>
        </w:rPr>
        <w:t>ramework identifies a subset of the functional components of the healthcare enterprise, called IHE actors, and specifies their interactions in terms of a set of coordinated, standards-based transactions. It describes this body of transactions in progressively greater depth.</w:t>
      </w:r>
      <w:r w:rsidR="00715B02">
        <w:rPr>
          <w:rFonts w:ascii="Times New Roman" w:hAnsi="Times New Roman" w:cs="Times New Roman"/>
          <w:sz w:val="24"/>
          <w:szCs w:val="24"/>
        </w:rPr>
        <w:t xml:space="preserve"> The framework</w:t>
      </w:r>
      <w:r w:rsidR="00053EA5">
        <w:rPr>
          <w:rFonts w:ascii="Times New Roman" w:hAnsi="Times New Roman" w:cs="Times New Roman"/>
          <w:sz w:val="24"/>
          <w:szCs w:val="24"/>
        </w:rPr>
        <w:t xml:space="preserve"> is</w:t>
      </w:r>
      <w:r w:rsidR="00715B02">
        <w:rPr>
          <w:rFonts w:ascii="Times New Roman" w:hAnsi="Times New Roman" w:cs="Times New Roman"/>
          <w:sz w:val="24"/>
          <w:szCs w:val="24"/>
        </w:rPr>
        <w:t xml:space="preserve"> divided into four volumes. The first volume describes concept detail of IHE ITI Integration Profiles. The second volume divided into four sub-volumes; a, b, c, and x</w:t>
      </w:r>
      <w:r w:rsidR="00931C38">
        <w:rPr>
          <w:rFonts w:ascii="Times New Roman" w:hAnsi="Times New Roman" w:cs="Times New Roman"/>
          <w:sz w:val="24"/>
          <w:szCs w:val="24"/>
        </w:rPr>
        <w:t xml:space="preserve"> which describe concept detail of all transactions present in the framework. The third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further explanation into the specifications of cross-transaction and content used in Document Sharing Profiles. The fourth volume provide</w:t>
      </w:r>
      <w:r w:rsidR="00053EA5">
        <w:rPr>
          <w:rFonts w:ascii="Times New Roman" w:hAnsi="Times New Roman" w:cs="Times New Roman"/>
          <w:sz w:val="24"/>
          <w:szCs w:val="24"/>
        </w:rPr>
        <w:t>s</w:t>
      </w:r>
      <w:r w:rsidR="00931C38">
        <w:rPr>
          <w:rFonts w:ascii="Times New Roman" w:hAnsi="Times New Roman" w:cs="Times New Roman"/>
          <w:sz w:val="24"/>
          <w:szCs w:val="24"/>
        </w:rPr>
        <w:t xml:space="preserve"> additional national extensions related to the framework.</w:t>
      </w:r>
    </w:p>
    <w:p w14:paraId="22BAD975" w14:textId="7A9972DE" w:rsidR="00216751" w:rsidRPr="007D2FD5" w:rsidRDefault="007D2FD5" w:rsidP="00737723">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ab/>
      </w:r>
      <w:r w:rsidR="001A52B5" w:rsidRPr="007D2FD5">
        <w:rPr>
          <w:rFonts w:ascii="Times New Roman" w:hAnsi="Times New Roman" w:cs="Times New Roman"/>
          <w:b/>
          <w:bCs/>
          <w:sz w:val="24"/>
          <w:szCs w:val="24"/>
        </w:rPr>
        <w:t>2.</w:t>
      </w:r>
      <w:r w:rsidR="00E426D5">
        <w:rPr>
          <w:rFonts w:ascii="Times New Roman" w:hAnsi="Times New Roman" w:cs="Times New Roman"/>
          <w:b/>
          <w:bCs/>
          <w:sz w:val="24"/>
          <w:szCs w:val="24"/>
        </w:rPr>
        <w:t>1</w:t>
      </w:r>
      <w:r>
        <w:rPr>
          <w:rFonts w:ascii="Times New Roman" w:hAnsi="Times New Roman" w:cs="Times New Roman"/>
          <w:b/>
          <w:bCs/>
          <w:sz w:val="24"/>
          <w:szCs w:val="24"/>
        </w:rPr>
        <w:t>.</w:t>
      </w:r>
      <w:r w:rsidR="00487370" w:rsidRPr="007D2FD5">
        <w:rPr>
          <w:rFonts w:ascii="Times New Roman" w:hAnsi="Times New Roman" w:cs="Times New Roman"/>
          <w:b/>
          <w:bCs/>
          <w:sz w:val="24"/>
          <w:szCs w:val="24"/>
        </w:rPr>
        <w:t>4</w:t>
      </w:r>
      <w:r w:rsidR="00737723" w:rsidRPr="007D2FD5">
        <w:rPr>
          <w:rFonts w:ascii="Times New Roman" w:hAnsi="Times New Roman" w:cs="Times New Roman"/>
          <w:b/>
          <w:bCs/>
          <w:sz w:val="24"/>
          <w:szCs w:val="24"/>
        </w:rPr>
        <w:t xml:space="preserve"> </w:t>
      </w:r>
      <w:bookmarkStart w:id="1247" w:name="CHAPTERII_214"/>
      <w:r w:rsidR="00002F8B" w:rsidRPr="007D2FD5">
        <w:rPr>
          <w:rFonts w:ascii="Times New Roman" w:hAnsi="Times New Roman" w:cs="Times New Roman"/>
          <w:b/>
          <w:bCs/>
          <w:sz w:val="24"/>
          <w:szCs w:val="24"/>
        </w:rPr>
        <w:t>Cross-Enterprise Document Sharing</w:t>
      </w:r>
      <w:r w:rsidR="003409E1" w:rsidRPr="007D2FD5">
        <w:rPr>
          <w:rFonts w:ascii="Times New Roman" w:hAnsi="Times New Roman" w:cs="Times New Roman"/>
          <w:b/>
          <w:bCs/>
          <w:sz w:val="24"/>
          <w:szCs w:val="24"/>
        </w:rPr>
        <w:t xml:space="preserve"> Set-b</w:t>
      </w:r>
      <w:r w:rsidR="00002F8B" w:rsidRPr="007D2FD5">
        <w:rPr>
          <w:rFonts w:ascii="Times New Roman" w:hAnsi="Times New Roman" w:cs="Times New Roman"/>
          <w:b/>
          <w:bCs/>
          <w:sz w:val="24"/>
          <w:szCs w:val="24"/>
        </w:rPr>
        <w:t xml:space="preserve"> (</w:t>
      </w:r>
      <w:proofErr w:type="spellStart"/>
      <w:r w:rsidR="00002F8B" w:rsidRPr="007D2FD5">
        <w:rPr>
          <w:rFonts w:ascii="Times New Roman" w:hAnsi="Times New Roman" w:cs="Times New Roman"/>
          <w:b/>
          <w:bCs/>
          <w:sz w:val="24"/>
          <w:szCs w:val="24"/>
        </w:rPr>
        <w:t>XDS</w:t>
      </w:r>
      <w:r w:rsidR="003409E1" w:rsidRPr="007D2FD5">
        <w:rPr>
          <w:rFonts w:ascii="Times New Roman" w:hAnsi="Times New Roman" w:cs="Times New Roman"/>
          <w:b/>
          <w:bCs/>
          <w:sz w:val="24"/>
          <w:szCs w:val="24"/>
        </w:rPr>
        <w:t>.b</w:t>
      </w:r>
      <w:proofErr w:type="spellEnd"/>
      <w:r w:rsidR="00002F8B" w:rsidRPr="007D2FD5">
        <w:rPr>
          <w:rFonts w:ascii="Times New Roman" w:hAnsi="Times New Roman" w:cs="Times New Roman"/>
          <w:b/>
          <w:bCs/>
          <w:sz w:val="24"/>
          <w:szCs w:val="24"/>
        </w:rPr>
        <w:t xml:space="preserve">) Profile </w:t>
      </w:r>
      <w:bookmarkEnd w:id="1247"/>
    </w:p>
    <w:p w14:paraId="0FCADF81" w14:textId="4D9C35F4" w:rsidR="000D3ED4" w:rsidRPr="007B5752" w:rsidRDefault="0082250F"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cs/>
        </w:rPr>
        <w:tab/>
      </w:r>
      <w:r w:rsidRPr="007B5752">
        <w:rPr>
          <w:rFonts w:ascii="Times New Roman" w:hAnsi="Times New Roman" w:cs="Times New Roman"/>
          <w:sz w:val="24"/>
          <w:szCs w:val="24"/>
        </w:rPr>
        <w:t xml:space="preserve">The Cross-Enterprise Document Sharing </w:t>
      </w:r>
      <w:r w:rsidR="00966193">
        <w:rPr>
          <w:rFonts w:ascii="Times New Roman" w:hAnsi="Times New Roman" w:cs="Times New Roman"/>
          <w:sz w:val="24"/>
          <w:szCs w:val="24"/>
        </w:rPr>
        <w:t xml:space="preserve">Set-b </w:t>
      </w:r>
      <w:r w:rsidRPr="007B5752">
        <w:rPr>
          <w:rFonts w:ascii="Times New Roman" w:hAnsi="Times New Roman" w:cs="Times New Roman"/>
          <w:sz w:val="24"/>
          <w:szCs w:val="24"/>
        </w:rPr>
        <w:t>(</w:t>
      </w:r>
      <w:proofErr w:type="spellStart"/>
      <w:r w:rsidRPr="007B5752">
        <w:rPr>
          <w:rFonts w:ascii="Times New Roman" w:hAnsi="Times New Roman" w:cs="Times New Roman"/>
          <w:sz w:val="24"/>
          <w:szCs w:val="24"/>
        </w:rPr>
        <w:t>XDS</w:t>
      </w:r>
      <w:r w:rsidR="00966193">
        <w:rPr>
          <w:rFonts w:ascii="Times New Roman" w:hAnsi="Times New Roman" w:cs="Times New Roman"/>
          <w:sz w:val="24"/>
          <w:szCs w:val="24"/>
        </w:rPr>
        <w:t>.b</w:t>
      </w:r>
      <w:proofErr w:type="spellEnd"/>
      <w:r w:rsidRPr="007B5752">
        <w:rPr>
          <w:rFonts w:ascii="Times New Roman" w:hAnsi="Times New Roman" w:cs="Times New Roman"/>
          <w:sz w:val="24"/>
          <w:szCs w:val="24"/>
        </w:rPr>
        <w:t xml:space="preserve">) IHE Integration Profile facilitates the registration, distribution and access across health enterprises of patient electronic health records. </w:t>
      </w:r>
      <w:r w:rsidRPr="007B575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7B575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[22]</w:t>
      </w:r>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profile is focused on providing a standards-based specification for managing the sharing of documents between any healthcare enterprises, ranging from a private physician office to a clinic to an acute care in-patient </w:t>
      </w:r>
      <w:r w:rsidRPr="007B5752">
        <w:rPr>
          <w:rFonts w:ascii="Times New Roman" w:hAnsi="Times New Roman" w:cs="Times New Roman"/>
          <w:sz w:val="24"/>
          <w:szCs w:val="24"/>
        </w:rPr>
        <w:lastRenderedPageBreak/>
        <w:t>facility.</w:t>
      </w:r>
      <w:r w:rsidR="00D87F70">
        <w:rPr>
          <w:rFonts w:ascii="Times New Roman" w:hAnsi="Times New Roman" w:cs="Times New Roman"/>
          <w:sz w:val="24"/>
          <w:szCs w:val="24"/>
        </w:rPr>
        <w:t xml:space="preserve"> </w:t>
      </w:r>
      <w:r w:rsidRPr="007B5752">
        <w:rPr>
          <w:rFonts w:ascii="Times New Roman" w:hAnsi="Times New Roman" w:cs="Times New Roman"/>
          <w:sz w:val="24"/>
          <w:szCs w:val="24"/>
        </w:rPr>
        <w:t xml:space="preserve">XDS is generic term to reference all XDS profiles which are Cross-Enterprise Document Sharing Profiles. </w:t>
      </w:r>
      <w:proofErr w:type="spellStart"/>
      <w:r w:rsidRPr="007B5752">
        <w:rPr>
          <w:rFonts w:ascii="Times New Roman" w:hAnsi="Times New Roman" w:cs="Times New Roman"/>
          <w:sz w:val="24"/>
          <w:szCs w:val="24"/>
        </w:rPr>
        <w:t>XDS.</w:t>
      </w:r>
      <w:proofErr w:type="gramStart"/>
      <w:r w:rsidRPr="007B5752">
        <w:rPr>
          <w:rFonts w:ascii="Times New Roman" w:hAnsi="Times New Roman" w:cs="Times New Roman"/>
          <w:sz w:val="24"/>
          <w:szCs w:val="24"/>
        </w:rPr>
        <w:t>a</w:t>
      </w:r>
      <w:proofErr w:type="spellEnd"/>
      <w:r w:rsidR="00C25A1B">
        <w:rPr>
          <w:rFonts w:ascii="Times New Roman" w:hAnsi="Times New Roman" w:cs="Times New Roman"/>
          <w:sz w:val="24"/>
          <w:szCs w:val="24"/>
        </w:rPr>
        <w:t xml:space="preserve"> </w:t>
      </w:r>
      <w:r w:rsidRPr="007B5752">
        <w:rPr>
          <w:rFonts w:ascii="Times New Roman" w:hAnsi="Times New Roman" w:cs="Times New Roman"/>
          <w:sz w:val="24"/>
          <w:szCs w:val="24"/>
        </w:rPr>
        <w:t>and</w:t>
      </w:r>
      <w:proofErr w:type="gramEnd"/>
      <w:r w:rsidRPr="007B5752">
        <w:rPr>
          <w:rFonts w:ascii="Times New Roman" w:hAnsi="Times New Roman" w:cs="Times New Roman"/>
          <w:sz w:val="24"/>
          <w:szCs w:val="24"/>
        </w:rPr>
        <w:t xml:space="preserve">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are implementation profiles that describe technically how the implementation will be done. XDS-I is an XDS implementation specifically for medical imaging</w:t>
      </w:r>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URL":"http://healthcareitsystems.com/2012/05/22/what-is-the-difference-between-xds-xds-a-xds-b-and-xds-i/","accessed":{"date-parts":[["2019","2","17"]]},"author":[{"dropping-particle":"","family":"dkorolyk","given":"","non-dropping-particle":"","parse-names":false,"suffix":""}],"id":"ITEM-1","issued":{"date-parts":[["2012"]]},"title":"What Is The Difference Between XDS,XDS.a,XDS.b and XDS-I?","type":"webpage"},"uris":["http://www.mendeley.com/documents/?uuid=da680ac2-5c4f-3af3-ac1c-8214208a80c5"]}],"mendeley":{"formattedCitation":"[23]","plainTextFormattedCitation":"[23]","previouslyFormattedCitation":"[23]"},"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[23]</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In IHE IT Infrastructure Technical Framework Vol.1 latest published in 2018 declared that term XDS within the ITI Technical Framework refers generically to any flavor of XDS, currently only </w:t>
      </w:r>
      <w:proofErr w:type="spellStart"/>
      <w:r w:rsidRPr="007B5752">
        <w:rPr>
          <w:rFonts w:ascii="Times New Roman" w:hAnsi="Times New Roman" w:cs="Times New Roman"/>
          <w:sz w:val="24"/>
          <w:szCs w:val="24"/>
        </w:rPr>
        <w:t>XDS.b</w:t>
      </w:r>
      <w:proofErr w:type="spellEnd"/>
      <w:r w:rsidR="00824867">
        <w:rPr>
          <w:rFonts w:ascii="Times New Roman" w:hAnsi="Times New Roman" w:cs="Times New Roman"/>
          <w:sz w:val="24"/>
          <w:szCs w:val="24"/>
        </w:rPr>
        <w:t xml:space="preserve"> </w:t>
      </w:r>
      <w:r w:rsidR="00824867" w:rsidRPr="007B5752">
        <w:rPr>
          <w:rFonts w:ascii="Times New Roman" w:hAnsi="Times New Roman" w:cs="Times New Roman"/>
          <w:sz w:val="24"/>
          <w:szCs w:val="24"/>
        </w:rPr>
        <w:fldChar w:fldCharType="begin" w:fldLock="1"/>
      </w:r>
      <w:r w:rsidR="00824867">
        <w:rPr>
          <w:rFonts w:ascii="Times New Roman" w:hAnsi="Times New Roman" w:cs="Times New Roman"/>
          <w:sz w:val="24"/>
          <w:szCs w:val="24"/>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00824867" w:rsidRPr="007B5752">
        <w:rPr>
          <w:rFonts w:ascii="Times New Roman" w:hAnsi="Times New Roman" w:cs="Times New Roman"/>
          <w:sz w:val="24"/>
          <w:szCs w:val="24"/>
        </w:rPr>
        <w:fldChar w:fldCharType="separate"/>
      </w:r>
      <w:r w:rsidR="00824867" w:rsidRPr="00572A37">
        <w:rPr>
          <w:rFonts w:ascii="Times New Roman" w:hAnsi="Times New Roman" w:cs="Times New Roman"/>
          <w:noProof/>
          <w:sz w:val="24"/>
          <w:szCs w:val="24"/>
        </w:rPr>
        <w:t>[22]</w:t>
      </w:r>
      <w:r w:rsidR="00824867"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w:t>
      </w:r>
      <w:r w:rsidR="00CF0014" w:rsidRPr="007B5752">
        <w:rPr>
          <w:rFonts w:ascii="Times New Roman" w:hAnsi="Times New Roman" w:cs="Times New Roman"/>
          <w:sz w:val="24"/>
          <w:szCs w:val="24"/>
        </w:rPr>
        <w:t>The</w:t>
      </w:r>
      <w:r w:rsidR="0064332C" w:rsidRPr="007B5752">
        <w:rPr>
          <w:rFonts w:ascii="Times New Roman" w:hAnsi="Times New Roman" w:cs="Times New Roman"/>
          <w:sz w:val="24"/>
          <w:szCs w:val="24"/>
        </w:rPr>
        <w:t xml:space="preserve"> main goal of </w:t>
      </w:r>
      <w:proofErr w:type="spellStart"/>
      <w:r w:rsidR="0064332C" w:rsidRPr="007B5752">
        <w:rPr>
          <w:rFonts w:ascii="Times New Roman" w:hAnsi="Times New Roman" w:cs="Times New Roman"/>
          <w:sz w:val="24"/>
          <w:szCs w:val="24"/>
        </w:rPr>
        <w:t>XDS.b</w:t>
      </w:r>
      <w:proofErr w:type="spellEnd"/>
      <w:r w:rsidR="0064332C" w:rsidRPr="007B5752">
        <w:rPr>
          <w:rFonts w:ascii="Times New Roman" w:hAnsi="Times New Roman" w:cs="Times New Roman"/>
          <w:sz w:val="24"/>
          <w:szCs w:val="24"/>
        </w:rPr>
        <w:t xml:space="preserve"> profile is to allow XDS Affinity Domain members to share health docu</w:t>
      </w:r>
      <w:r w:rsidR="00CF0014" w:rsidRPr="007B5752">
        <w:rPr>
          <w:rFonts w:ascii="Times New Roman" w:hAnsi="Times New Roman" w:cs="Times New Roman"/>
          <w:sz w:val="24"/>
          <w:szCs w:val="24"/>
        </w:rPr>
        <w:t>ment via XDS Document Registry. That mean,</w:t>
      </w:r>
      <w:r w:rsidR="0064332C" w:rsidRPr="007B5752">
        <w:rPr>
          <w:rFonts w:ascii="Times New Roman" w:hAnsi="Times New Roman" w:cs="Times New Roman"/>
          <w:sz w:val="24"/>
          <w:szCs w:val="24"/>
        </w:rPr>
        <w:t xml:space="preserve"> its process mainly about </w:t>
      </w:r>
      <w:proofErr w:type="gramStart"/>
      <w:r w:rsidR="0064332C" w:rsidRPr="007B5752">
        <w:rPr>
          <w:rFonts w:ascii="Times New Roman" w:hAnsi="Times New Roman" w:cs="Times New Roman"/>
          <w:sz w:val="24"/>
          <w:szCs w:val="24"/>
        </w:rPr>
        <w:t>make</w:t>
      </w:r>
      <w:proofErr w:type="gramEnd"/>
      <w:r w:rsidR="0064332C" w:rsidRPr="007B5752">
        <w:rPr>
          <w:rFonts w:ascii="Times New Roman" w:hAnsi="Times New Roman" w:cs="Times New Roman"/>
          <w:sz w:val="24"/>
          <w:szCs w:val="24"/>
        </w:rPr>
        <w:t xml:space="preserve"> metadata of document within XDS Document Repository available on XDS Document Registry entry.</w:t>
      </w:r>
      <w:r w:rsidR="00403839" w:rsidRPr="007B5752">
        <w:rPr>
          <w:rFonts w:ascii="Times New Roman" w:hAnsi="Times New Roman" w:cs="Times New Roman"/>
          <w:sz w:val="24"/>
          <w:szCs w:val="24"/>
        </w:rPr>
        <w:t xml:space="preserve"> This allow any XDS Document Consumer to visit XDS Document Registry and seek for the document they need, before </w:t>
      </w:r>
      <w:proofErr w:type="gramStart"/>
      <w:r w:rsidR="00403839" w:rsidRPr="007B5752">
        <w:rPr>
          <w:rFonts w:ascii="Times New Roman" w:hAnsi="Times New Roman" w:cs="Times New Roman"/>
          <w:sz w:val="24"/>
          <w:szCs w:val="24"/>
        </w:rPr>
        <w:t>retrieve</w:t>
      </w:r>
      <w:proofErr w:type="gramEnd"/>
      <w:r w:rsidR="00403839" w:rsidRPr="007B5752">
        <w:rPr>
          <w:rFonts w:ascii="Times New Roman" w:hAnsi="Times New Roman" w:cs="Times New Roman"/>
          <w:sz w:val="24"/>
          <w:szCs w:val="24"/>
        </w:rPr>
        <w:t xml:space="preserve"> it from the XDS Document Repository </w:t>
      </w:r>
      <w:r w:rsidR="00403839" w:rsidRPr="00497CD9">
        <w:rPr>
          <w:rFonts w:ascii="Times New Roman" w:hAnsi="Times New Roman" w:cs="Times New Roman"/>
          <w:spacing w:val="-4"/>
          <w:sz w:val="24"/>
          <w:szCs w:val="24"/>
        </w:rPr>
        <w:t>that the document belong to</w:t>
      </w:r>
      <w:r w:rsidR="00403839" w:rsidRPr="007B5752">
        <w:rPr>
          <w:rFonts w:ascii="Times New Roman" w:hAnsi="Times New Roman" w:cs="Times New Roman"/>
          <w:sz w:val="24"/>
          <w:szCs w:val="24"/>
        </w:rPr>
        <w:t>.</w:t>
      </w:r>
    </w:p>
    <w:p w14:paraId="1C7E5DAA" w14:textId="78362928" w:rsidR="00580BFC" w:rsidRPr="007B5752" w:rsidRDefault="0013465C"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The process overview of Cross-Enterprise Document Sharing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is described in </w:t>
      </w:r>
      <w:r w:rsidRPr="007B5752">
        <w:rPr>
          <w:rFonts w:ascii="Times New Roman" w:hAnsi="Times New Roman" w:cs="Times New Roman"/>
          <w:sz w:val="24"/>
          <w:szCs w:val="24"/>
        </w:rPr>
        <w:fldChar w:fldCharType="begin"/>
      </w:r>
      <w:r w:rsidRPr="007B5752">
        <w:rPr>
          <w:rFonts w:ascii="Times New Roman" w:hAnsi="Times New Roman" w:cs="Times New Roman"/>
          <w:sz w:val="24"/>
          <w:szCs w:val="24"/>
        </w:rPr>
        <w:instrText xml:space="preserve"> REF _Ref7291759 \h </w:instrText>
      </w:r>
      <w:r w:rsidR="006A7D30" w:rsidRPr="007B5752">
        <w:rPr>
          <w:rFonts w:ascii="Times New Roman" w:hAnsi="Times New Roman" w:cs="Times New Roman"/>
          <w:sz w:val="24"/>
          <w:szCs w:val="24"/>
        </w:rPr>
        <w:instrText xml:space="preserve"> \* MERGEFORMAT </w:instrText>
      </w:r>
      <w:r w:rsidRPr="007B5752">
        <w:rPr>
          <w:rFonts w:ascii="Times New Roman" w:hAnsi="Times New Roman" w:cs="Times New Roman"/>
          <w:sz w:val="24"/>
          <w:szCs w:val="24"/>
        </w:rPr>
      </w:r>
      <w:r w:rsidRPr="007B5752">
        <w:rPr>
          <w:rFonts w:ascii="Times New Roman" w:hAnsi="Times New Roman" w:cs="Times New Roman"/>
          <w:sz w:val="24"/>
          <w:szCs w:val="24"/>
        </w:rPr>
        <w:fldChar w:fldCharType="separate"/>
      </w:r>
      <w:ins w:id="1248" w:author="Petnathean Julled" w:date="2021-07-09T21:18:00Z">
        <w:r w:rsidR="00454CE9" w:rsidRPr="00454CE9">
          <w:rPr>
            <w:rFonts w:ascii="Times New Roman" w:hAnsi="Times New Roman" w:cs="Times New Roman"/>
            <w:sz w:val="24"/>
            <w:szCs w:val="24"/>
            <w:rPrChange w:id="1249" w:author="Petnathean Julled" w:date="2021-07-09T21:18:00Z">
              <w:rPr/>
            </w:rPrChange>
          </w:rPr>
          <w:t xml:space="preserve">Figure </w:t>
        </w:r>
        <w:r w:rsidR="00454CE9" w:rsidRPr="00454CE9">
          <w:rPr>
            <w:rFonts w:ascii="Times New Roman" w:hAnsi="Times New Roman" w:cs="Times New Roman"/>
            <w:noProof/>
            <w:sz w:val="24"/>
            <w:szCs w:val="24"/>
            <w:rPrChange w:id="1250" w:author="Petnathean Julled" w:date="2021-07-09T21:18:00Z">
              <w:rPr>
                <w:noProof/>
              </w:rPr>
            </w:rPrChange>
          </w:rPr>
          <w:t>2</w:t>
        </w:r>
        <w:r w:rsidR="00454CE9" w:rsidRPr="00454CE9">
          <w:rPr>
            <w:rFonts w:ascii="Times New Roman" w:hAnsi="Times New Roman" w:cs="Times New Roman"/>
            <w:noProof/>
            <w:sz w:val="24"/>
            <w:szCs w:val="24"/>
            <w:rPrChange w:id="1251" w:author="Petnathean Julled" w:date="2021-07-09T21:18:00Z">
              <w:rPr/>
            </w:rPrChange>
          </w:rPr>
          <w:noBreakHyphen/>
        </w:r>
        <w:r w:rsidR="00454CE9" w:rsidRPr="00454CE9">
          <w:rPr>
            <w:rFonts w:ascii="Times New Roman" w:hAnsi="Times New Roman" w:cs="Times New Roman"/>
            <w:noProof/>
            <w:sz w:val="24"/>
            <w:szCs w:val="24"/>
            <w:rPrChange w:id="1252" w:author="Petnathean Julled" w:date="2021-07-09T21:18:00Z">
              <w:rPr>
                <w:noProof/>
              </w:rPr>
            </w:rPrChange>
          </w:rPr>
          <w:t>2</w:t>
        </w:r>
      </w:ins>
      <w:del w:id="1253" w:author="Petnathean Julled" w:date="2021-07-09T11:13:00Z">
        <w:r w:rsidR="00856E89" w:rsidRPr="00856E89" w:rsidDel="00437758">
          <w:rPr>
            <w:rFonts w:ascii="Times New Roman" w:hAnsi="Times New Roman" w:cs="Times New Roman"/>
            <w:sz w:val="24"/>
            <w:szCs w:val="24"/>
          </w:rPr>
          <w:delText xml:space="preserve">Figure </w:delText>
        </w:r>
        <w:r w:rsidR="00856E89" w:rsidRPr="00856E89" w:rsidDel="00437758">
          <w:rPr>
            <w:rFonts w:ascii="Times New Roman" w:hAnsi="Times New Roman" w:cs="Times New Roman"/>
            <w:noProof/>
            <w:sz w:val="24"/>
            <w:szCs w:val="24"/>
          </w:rPr>
          <w:delText>2</w:delText>
        </w:r>
        <w:r w:rsidR="00856E89" w:rsidRPr="00856E89" w:rsidDel="00437758">
          <w:rPr>
            <w:rFonts w:ascii="Times New Roman" w:hAnsi="Times New Roman" w:cs="Times New Roman"/>
            <w:noProof/>
            <w:sz w:val="24"/>
            <w:szCs w:val="24"/>
          </w:rPr>
          <w:noBreakHyphen/>
          <w:delText>2</w:delText>
        </w:r>
      </w:del>
      <w:r w:rsidRPr="007B5752">
        <w:rPr>
          <w:rFonts w:ascii="Times New Roman" w:hAnsi="Times New Roman" w:cs="Times New Roman"/>
          <w:sz w:val="24"/>
          <w:szCs w:val="24"/>
        </w:rPr>
        <w:fldChar w:fldCharType="end"/>
      </w:r>
      <w:r w:rsidRPr="007B5752">
        <w:rPr>
          <w:rFonts w:ascii="Times New Roman" w:hAnsi="Times New Roman" w:cs="Times New Roman"/>
          <w:sz w:val="24"/>
          <w:szCs w:val="24"/>
        </w:rPr>
        <w:t xml:space="preserve">. The figure also showed sequence of process along with involving XDS actors and XDS transaction format. </w:t>
      </w:r>
      <w:r w:rsidR="00403839" w:rsidRPr="007B5752">
        <w:rPr>
          <w:rFonts w:ascii="Times New Roman" w:hAnsi="Times New Roman" w:cs="Times New Roman"/>
          <w:sz w:val="24"/>
          <w:szCs w:val="24"/>
        </w:rPr>
        <w:t>At the beginning, each health document will be created from its sources along with its metadata attributes. These sources will be called ‘XDS Document Source</w:t>
      </w:r>
      <w:r w:rsidR="00C35565" w:rsidRPr="007B5752">
        <w:rPr>
          <w:rFonts w:ascii="Times New Roman" w:hAnsi="Times New Roman" w:cs="Times New Roman"/>
          <w:sz w:val="24"/>
          <w:szCs w:val="24"/>
        </w:rPr>
        <w:t xml:space="preserve"> actor</w:t>
      </w:r>
      <w:r w:rsidR="00403839" w:rsidRPr="007B5752">
        <w:rPr>
          <w:rFonts w:ascii="Times New Roman" w:hAnsi="Times New Roman" w:cs="Times New Roman"/>
          <w:sz w:val="24"/>
          <w:szCs w:val="24"/>
        </w:rPr>
        <w:t>’</w:t>
      </w:r>
      <w:r w:rsidR="00C35565" w:rsidRPr="007B5752">
        <w:rPr>
          <w:rFonts w:ascii="Times New Roman" w:hAnsi="Times New Roman" w:cs="Times New Roman"/>
          <w:sz w:val="24"/>
          <w:szCs w:val="24"/>
        </w:rPr>
        <w:t xml:space="preserve"> which can be any machine involved in healthcare service</w:t>
      </w:r>
      <w:r w:rsidR="00AB600B">
        <w:rPr>
          <w:rFonts w:ascii="Times New Roman" w:hAnsi="Times New Roman" w:cs="Times New Roman"/>
          <w:sz w:val="24"/>
          <w:szCs w:val="24"/>
        </w:rPr>
        <w:t>,</w:t>
      </w:r>
      <w:r w:rsidR="00C35565" w:rsidRPr="007B5752">
        <w:rPr>
          <w:rFonts w:ascii="Times New Roman" w:hAnsi="Times New Roman" w:cs="Times New Roman"/>
          <w:sz w:val="24"/>
          <w:szCs w:val="24"/>
        </w:rPr>
        <w:t xml:space="preserve"> </w:t>
      </w:r>
      <w:r w:rsidR="00AB600B">
        <w:rPr>
          <w:rFonts w:ascii="Times New Roman" w:hAnsi="Times New Roman" w:cs="Times New Roman"/>
          <w:sz w:val="24"/>
          <w:szCs w:val="24"/>
        </w:rPr>
        <w:t>f</w:t>
      </w:r>
      <w:r w:rsidR="00C35565" w:rsidRPr="007B5752">
        <w:rPr>
          <w:rFonts w:ascii="Times New Roman" w:hAnsi="Times New Roman" w:cs="Times New Roman"/>
          <w:sz w:val="24"/>
          <w:szCs w:val="24"/>
        </w:rPr>
        <w:t xml:space="preserve">or </w:t>
      </w:r>
      <w:proofErr w:type="gramStart"/>
      <w:r w:rsidR="00C35565" w:rsidRPr="007B5752">
        <w:rPr>
          <w:rFonts w:ascii="Times New Roman" w:hAnsi="Times New Roman" w:cs="Times New Roman"/>
          <w:sz w:val="24"/>
          <w:szCs w:val="24"/>
        </w:rPr>
        <w:t>example</w:t>
      </w:r>
      <w:r w:rsidR="00AB600B">
        <w:rPr>
          <w:rFonts w:ascii="Times New Roman" w:hAnsi="Times New Roman" w:cs="Times New Roman"/>
          <w:sz w:val="24"/>
          <w:szCs w:val="24"/>
        </w:rPr>
        <w:t>;</w:t>
      </w:r>
      <w:proofErr w:type="gramEnd"/>
      <w:r w:rsidR="00C35565" w:rsidRPr="007B5752">
        <w:rPr>
          <w:rFonts w:ascii="Times New Roman" w:hAnsi="Times New Roman" w:cs="Times New Roman"/>
          <w:sz w:val="24"/>
          <w:szCs w:val="24"/>
        </w:rPr>
        <w:t xml:space="preserve"> CT scanner, laptop in each physician office, or central computer in medical lab. Next, these created documents along with its metadata will be sent to data storage</w:t>
      </w:r>
      <w:r w:rsidR="00E03986" w:rsidRPr="007B5752">
        <w:rPr>
          <w:rFonts w:ascii="Times New Roman" w:hAnsi="Times New Roman" w:cs="Times New Roman"/>
          <w:sz w:val="24"/>
          <w:szCs w:val="24"/>
        </w:rPr>
        <w:t xml:space="preserve"> which act as document repository</w:t>
      </w:r>
      <w:r w:rsidR="00C35565" w:rsidRPr="007B5752">
        <w:rPr>
          <w:rFonts w:ascii="Times New Roman" w:hAnsi="Times New Roman" w:cs="Times New Roman"/>
          <w:sz w:val="24"/>
          <w:szCs w:val="24"/>
        </w:rPr>
        <w:t>.</w:t>
      </w:r>
      <w:r w:rsidR="00E03986" w:rsidRPr="007B5752">
        <w:rPr>
          <w:rFonts w:ascii="Times New Roman" w:hAnsi="Times New Roman" w:cs="Times New Roman"/>
          <w:sz w:val="24"/>
          <w:szCs w:val="24"/>
        </w:rPr>
        <w:t xml:space="preserve"> These repositories will be called ‘XDS Document Repository actor’ which usually be </w:t>
      </w:r>
      <w:proofErr w:type="gramStart"/>
      <w:r w:rsidR="00E03986" w:rsidRPr="007B5752">
        <w:rPr>
          <w:rFonts w:ascii="Times New Roman" w:hAnsi="Times New Roman" w:cs="Times New Roman"/>
          <w:sz w:val="24"/>
          <w:szCs w:val="24"/>
        </w:rPr>
        <w:t>some kind of computer</w:t>
      </w:r>
      <w:proofErr w:type="gramEnd"/>
      <w:r w:rsidR="00E03986" w:rsidRPr="007B5752">
        <w:rPr>
          <w:rFonts w:ascii="Times New Roman" w:hAnsi="Times New Roman" w:cs="Times New Roman"/>
          <w:sz w:val="24"/>
          <w:szCs w:val="24"/>
        </w:rPr>
        <w:t xml:space="preserve"> or server that was assigned to keep medical document available for use.</w:t>
      </w:r>
      <w:r w:rsidR="00F82623" w:rsidRPr="007B5752">
        <w:rPr>
          <w:rFonts w:ascii="Times New Roman" w:hAnsi="Times New Roman" w:cs="Times New Roman"/>
          <w:sz w:val="24"/>
          <w:szCs w:val="24"/>
        </w:rPr>
        <w:t xml:space="preserve"> According to </w:t>
      </w:r>
      <w:proofErr w:type="spellStart"/>
      <w:r w:rsidR="00F82623" w:rsidRPr="007B5752">
        <w:rPr>
          <w:rFonts w:ascii="Times New Roman" w:hAnsi="Times New Roman" w:cs="Times New Roman"/>
          <w:sz w:val="24"/>
          <w:szCs w:val="24"/>
        </w:rPr>
        <w:t>XDS.b</w:t>
      </w:r>
      <w:proofErr w:type="spellEnd"/>
      <w:r w:rsidR="00F82623" w:rsidRPr="007B5752">
        <w:rPr>
          <w:rFonts w:ascii="Times New Roman" w:hAnsi="Times New Roman" w:cs="Times New Roman"/>
          <w:sz w:val="24"/>
          <w:szCs w:val="24"/>
        </w:rPr>
        <w:t xml:space="preserve"> profile, XDS Document Source will send document metadata in the format of Provi</w:t>
      </w:r>
      <w:r w:rsidR="00171FD3" w:rsidRPr="007B5752">
        <w:rPr>
          <w:rFonts w:ascii="Times New Roman" w:hAnsi="Times New Roman" w:cs="Times New Roman"/>
          <w:sz w:val="24"/>
          <w:szCs w:val="24"/>
        </w:rPr>
        <w:t>de and Register Document Set-b (ITI-41)</w:t>
      </w:r>
      <w:r w:rsidR="00F82623" w:rsidRPr="007B5752">
        <w:rPr>
          <w:rFonts w:ascii="Times New Roman" w:hAnsi="Times New Roman" w:cs="Times New Roman"/>
          <w:sz w:val="24"/>
          <w:szCs w:val="24"/>
        </w:rPr>
        <w:t xml:space="preserve"> format.</w:t>
      </w:r>
      <w:r w:rsidR="00E03986" w:rsidRPr="007B5752">
        <w:rPr>
          <w:rFonts w:ascii="Times New Roman" w:hAnsi="Times New Roman" w:cs="Times New Roman"/>
          <w:sz w:val="24"/>
          <w:szCs w:val="24"/>
        </w:rPr>
        <w:t xml:space="preserve"> In some case, XDS Document Source and XDS Document Repository may integrated together. </w:t>
      </w:r>
      <w:r w:rsidR="00051658" w:rsidRPr="007B5752">
        <w:rPr>
          <w:rFonts w:ascii="Times New Roman" w:hAnsi="Times New Roman" w:cs="Times New Roman"/>
          <w:sz w:val="24"/>
          <w:szCs w:val="24"/>
        </w:rPr>
        <w:t xml:space="preserve">This </w:t>
      </w:r>
      <w:r w:rsidR="0017444E">
        <w:rPr>
          <w:rFonts w:ascii="Times New Roman" w:hAnsi="Times New Roman" w:cs="Times New Roman"/>
          <w:sz w:val="24"/>
          <w:szCs w:val="24"/>
        </w:rPr>
        <w:t>is</w:t>
      </w:r>
      <w:r w:rsidR="00051658" w:rsidRPr="007B5752">
        <w:rPr>
          <w:rFonts w:ascii="Times New Roman" w:hAnsi="Times New Roman" w:cs="Times New Roman"/>
          <w:sz w:val="24"/>
          <w:szCs w:val="24"/>
        </w:rPr>
        <w:t xml:space="preserve"> called ‘XDS Integrated Document Source Repository actor’. The XDS Integrated Document Source Repository function</w:t>
      </w:r>
      <w:r w:rsidR="0017444E">
        <w:rPr>
          <w:rFonts w:ascii="Times New Roman" w:hAnsi="Times New Roman" w:cs="Times New Roman"/>
          <w:sz w:val="24"/>
          <w:szCs w:val="24"/>
        </w:rPr>
        <w:t>s</w:t>
      </w:r>
      <w:r w:rsidR="00051658" w:rsidRPr="007B5752">
        <w:rPr>
          <w:rFonts w:ascii="Times New Roman" w:hAnsi="Times New Roman" w:cs="Times New Roman"/>
          <w:sz w:val="24"/>
          <w:szCs w:val="24"/>
        </w:rPr>
        <w:t xml:space="preserve"> the same</w:t>
      </w:r>
      <w:r w:rsidR="00403839" w:rsidRPr="007B5752">
        <w:rPr>
          <w:rFonts w:ascii="Times New Roman" w:hAnsi="Times New Roman" w:cs="Times New Roman"/>
          <w:sz w:val="24"/>
          <w:szCs w:val="24"/>
        </w:rPr>
        <w:t xml:space="preserve"> </w:t>
      </w:r>
      <w:r w:rsidR="00051658" w:rsidRPr="007B5752">
        <w:rPr>
          <w:rFonts w:ascii="Times New Roman" w:hAnsi="Times New Roman" w:cs="Times New Roman"/>
          <w:sz w:val="24"/>
          <w:szCs w:val="24"/>
        </w:rPr>
        <w:t xml:space="preserve">way as XDS Document Source and XDS Document Repository will do </w:t>
      </w:r>
      <w:proofErr w:type="gramStart"/>
      <w:r w:rsidR="00051658" w:rsidRPr="007B5752">
        <w:rPr>
          <w:rFonts w:ascii="Times New Roman" w:hAnsi="Times New Roman" w:cs="Times New Roman"/>
          <w:sz w:val="24"/>
          <w:szCs w:val="24"/>
        </w:rPr>
        <w:t>but,</w:t>
      </w:r>
      <w:proofErr w:type="gramEnd"/>
      <w:r w:rsidR="00051658" w:rsidRPr="007B5752">
        <w:rPr>
          <w:rFonts w:ascii="Times New Roman" w:hAnsi="Times New Roman" w:cs="Times New Roman"/>
          <w:sz w:val="24"/>
          <w:szCs w:val="24"/>
        </w:rPr>
        <w:t xml:space="preserve"> combined together. </w:t>
      </w:r>
    </w:p>
    <w:p w14:paraId="36DC030C" w14:textId="4E807F3C" w:rsidR="00580BFC" w:rsidRPr="007B5752" w:rsidRDefault="00051658"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After the document and its metadata was sent to XDS Document Repository, the repository will index and make the document available for usage. At the same time, XDS Document Repository register</w:t>
      </w:r>
      <w:r w:rsidR="0017444E">
        <w:rPr>
          <w:rFonts w:ascii="Times New Roman" w:hAnsi="Times New Roman" w:cs="Times New Roman"/>
          <w:sz w:val="24"/>
          <w:szCs w:val="24"/>
        </w:rPr>
        <w:t>s</w:t>
      </w:r>
      <w:r w:rsidRPr="007B5752">
        <w:rPr>
          <w:rFonts w:ascii="Times New Roman" w:hAnsi="Times New Roman" w:cs="Times New Roman"/>
          <w:sz w:val="24"/>
          <w:szCs w:val="24"/>
        </w:rPr>
        <w:t xml:space="preserve"> metadata along with identifier and locator of the repository itself to local document registry.</w:t>
      </w:r>
      <w:r w:rsidR="00F82623" w:rsidRPr="007B5752">
        <w:rPr>
          <w:rFonts w:ascii="Times New Roman" w:hAnsi="Times New Roman" w:cs="Times New Roman"/>
          <w:sz w:val="24"/>
          <w:szCs w:val="24"/>
          <w:cs/>
        </w:rPr>
        <w:t xml:space="preserve"> </w:t>
      </w:r>
      <w:r w:rsidR="00F82623" w:rsidRPr="007B5752">
        <w:rPr>
          <w:rFonts w:ascii="Times New Roman" w:hAnsi="Times New Roman" w:cs="Times New Roman"/>
          <w:sz w:val="24"/>
          <w:szCs w:val="24"/>
        </w:rPr>
        <w:t xml:space="preserve">The message transaction in this process will </w:t>
      </w:r>
      <w:r w:rsidR="00F82623" w:rsidRPr="007B5752">
        <w:rPr>
          <w:rFonts w:ascii="Times New Roman" w:hAnsi="Times New Roman" w:cs="Times New Roman"/>
          <w:sz w:val="24"/>
          <w:szCs w:val="24"/>
        </w:rPr>
        <w:lastRenderedPageBreak/>
        <w:t>follow for</w:t>
      </w:r>
      <w:r w:rsidR="00171FD3" w:rsidRPr="007B5752">
        <w:rPr>
          <w:rFonts w:ascii="Times New Roman" w:hAnsi="Times New Roman" w:cs="Times New Roman"/>
          <w:sz w:val="24"/>
          <w:szCs w:val="24"/>
        </w:rPr>
        <w:t>mat of Register Document Set-b (</w:t>
      </w:r>
      <w:r w:rsidR="00F82623" w:rsidRPr="007B5752">
        <w:rPr>
          <w:rFonts w:ascii="Times New Roman" w:hAnsi="Times New Roman" w:cs="Times New Roman"/>
          <w:sz w:val="24"/>
          <w:szCs w:val="24"/>
        </w:rPr>
        <w:t>ITI-42</w:t>
      </w:r>
      <w:r w:rsidR="00171FD3" w:rsidRPr="007B5752">
        <w:rPr>
          <w:rFonts w:ascii="Times New Roman" w:hAnsi="Times New Roman" w:cs="Times New Roman"/>
          <w:sz w:val="24"/>
          <w:szCs w:val="24"/>
        </w:rPr>
        <w:t>)</w:t>
      </w:r>
      <w:r w:rsidR="009F03D0" w:rsidRPr="007B5752">
        <w:rPr>
          <w:rFonts w:ascii="Times New Roman" w:hAnsi="Times New Roman" w:cs="Times New Roman"/>
          <w:sz w:val="24"/>
          <w:szCs w:val="24"/>
        </w:rPr>
        <w:t>.</w:t>
      </w:r>
      <w:r w:rsidRPr="007B5752">
        <w:rPr>
          <w:rFonts w:ascii="Times New Roman" w:hAnsi="Times New Roman" w:cs="Times New Roman"/>
          <w:sz w:val="24"/>
          <w:szCs w:val="24"/>
        </w:rPr>
        <w:t xml:space="preserve"> The document registry will be called ‘XDS Document Registry actor’. XDS Document Registry is software or machine that keep</w:t>
      </w:r>
      <w:r w:rsidR="00DC6E77" w:rsidRPr="007B5752">
        <w:rPr>
          <w:rFonts w:ascii="Times New Roman" w:hAnsi="Times New Roman" w:cs="Times New Roman"/>
          <w:sz w:val="24"/>
          <w:szCs w:val="24"/>
        </w:rPr>
        <w:t xml:space="preserve"> all document metadata and its corresponding repository from all connected repositories available for discovery. Commonly, XDS Document Registry should be database that keep document metadata from all connected repositories available for discovery through database query.</w:t>
      </w:r>
      <w:r w:rsidR="000C05DB" w:rsidRPr="007B5752">
        <w:rPr>
          <w:rFonts w:ascii="Times New Roman" w:hAnsi="Times New Roman" w:cs="Times New Roman"/>
          <w:sz w:val="24"/>
          <w:szCs w:val="24"/>
        </w:rPr>
        <w:t xml:space="preserve"> However, there are no restriction from </w:t>
      </w:r>
      <w:proofErr w:type="spellStart"/>
      <w:r w:rsidR="000C05DB" w:rsidRPr="007B5752">
        <w:rPr>
          <w:rFonts w:ascii="Times New Roman" w:hAnsi="Times New Roman" w:cs="Times New Roman"/>
          <w:sz w:val="24"/>
          <w:szCs w:val="24"/>
        </w:rPr>
        <w:t>XDS.b</w:t>
      </w:r>
      <w:proofErr w:type="spellEnd"/>
      <w:r w:rsidR="000C05DB" w:rsidRPr="007B5752">
        <w:rPr>
          <w:rFonts w:ascii="Times New Roman" w:hAnsi="Times New Roman" w:cs="Times New Roman"/>
          <w:sz w:val="24"/>
          <w:szCs w:val="24"/>
        </w:rPr>
        <w:t xml:space="preserve"> profile for method to keep these data and how to discover each document metadata using specified document metadata attributes. There </w:t>
      </w:r>
      <w:proofErr w:type="gramStart"/>
      <w:r w:rsidR="000C05DB" w:rsidRPr="007B5752">
        <w:rPr>
          <w:rFonts w:ascii="Times New Roman" w:hAnsi="Times New Roman" w:cs="Times New Roman"/>
          <w:sz w:val="24"/>
          <w:szCs w:val="24"/>
        </w:rPr>
        <w:t>are</w:t>
      </w:r>
      <w:proofErr w:type="gramEnd"/>
      <w:r w:rsidR="000C05DB" w:rsidRPr="007B5752">
        <w:rPr>
          <w:rFonts w:ascii="Times New Roman" w:hAnsi="Times New Roman" w:cs="Times New Roman"/>
          <w:sz w:val="24"/>
          <w:szCs w:val="24"/>
        </w:rPr>
        <w:t xml:space="preserve"> just requirement that require XDS Document Registry to be able to accept value of specified document attributes from XDS Document Consumer and return the matched document to the consumer. </w:t>
      </w:r>
    </w:p>
    <w:p w14:paraId="316DB75B" w14:textId="2687E377" w:rsidR="00325F0B" w:rsidRPr="007B5752" w:rsidRDefault="000C05DB" w:rsidP="007B5752">
      <w:pPr>
        <w:pStyle w:val="ListParagraph"/>
        <w:spacing w:line="360" w:lineRule="auto"/>
        <w:ind w:left="0" w:firstLine="720"/>
        <w:jc w:val="thaiDistribute"/>
        <w:rPr>
          <w:rFonts w:ascii="Times New Roman" w:hAnsi="Times New Roman" w:cs="Times New Roman"/>
          <w:sz w:val="24"/>
          <w:szCs w:val="24"/>
          <w:cs/>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w:t>
      </w:r>
      <w:r w:rsidR="00D7390A" w:rsidRPr="007B5752">
        <w:rPr>
          <w:rFonts w:ascii="Times New Roman" w:hAnsi="Times New Roman" w:cs="Times New Roman"/>
          <w:sz w:val="24"/>
          <w:szCs w:val="24"/>
        </w:rPr>
        <w:t>‘</w:t>
      </w:r>
      <w:r w:rsidRPr="007B5752">
        <w:rPr>
          <w:rFonts w:ascii="Times New Roman" w:hAnsi="Times New Roman" w:cs="Times New Roman"/>
          <w:sz w:val="24"/>
          <w:szCs w:val="24"/>
        </w:rPr>
        <w:t>XDS Document Consumer</w:t>
      </w:r>
      <w:r w:rsidR="00D7390A" w:rsidRPr="007B5752">
        <w:rPr>
          <w:rFonts w:ascii="Times New Roman" w:hAnsi="Times New Roman" w:cs="Times New Roman"/>
          <w:sz w:val="24"/>
          <w:szCs w:val="24"/>
        </w:rPr>
        <w:t xml:space="preserve"> actor’</w:t>
      </w:r>
      <w:r w:rsidRPr="007B5752">
        <w:rPr>
          <w:rFonts w:ascii="Times New Roman" w:hAnsi="Times New Roman" w:cs="Times New Roman"/>
          <w:sz w:val="24"/>
          <w:szCs w:val="24"/>
        </w:rPr>
        <w:t xml:space="preserve"> can be any kind of software or machine that allow user like healthcare employees to access health </w:t>
      </w:r>
      <w:r w:rsidR="002231AB" w:rsidRPr="007B5752">
        <w:rPr>
          <w:rFonts w:ascii="Times New Roman" w:hAnsi="Times New Roman" w:cs="Times New Roman"/>
          <w:sz w:val="24"/>
          <w:szCs w:val="24"/>
        </w:rPr>
        <w:t xml:space="preserve">document </w:t>
      </w:r>
      <w:r w:rsidRPr="007B5752">
        <w:rPr>
          <w:rFonts w:ascii="Times New Roman" w:hAnsi="Times New Roman" w:cs="Times New Roman"/>
          <w:sz w:val="24"/>
          <w:szCs w:val="24"/>
        </w:rPr>
        <w:t>or medical document they need.</w:t>
      </w:r>
      <w:r w:rsidR="00772B15" w:rsidRPr="007B5752">
        <w:rPr>
          <w:rFonts w:ascii="Times New Roman" w:hAnsi="Times New Roman" w:cs="Times New Roman"/>
          <w:sz w:val="24"/>
          <w:szCs w:val="24"/>
        </w:rPr>
        <w:t xml:space="preserve"> There </w:t>
      </w:r>
      <w:proofErr w:type="gramStart"/>
      <w:r w:rsidR="00772B15" w:rsidRPr="007B5752">
        <w:rPr>
          <w:rFonts w:ascii="Times New Roman" w:hAnsi="Times New Roman" w:cs="Times New Roman"/>
          <w:sz w:val="24"/>
          <w:szCs w:val="24"/>
        </w:rPr>
        <w:t>are</w:t>
      </w:r>
      <w:proofErr w:type="gramEnd"/>
      <w:r w:rsidR="00772B15" w:rsidRPr="007B5752">
        <w:rPr>
          <w:rFonts w:ascii="Times New Roman" w:hAnsi="Times New Roman" w:cs="Times New Roman"/>
          <w:sz w:val="24"/>
          <w:szCs w:val="24"/>
        </w:rPr>
        <w:t xml:space="preserve"> no restriction in </w:t>
      </w:r>
      <w:proofErr w:type="spellStart"/>
      <w:r w:rsidR="00772B15" w:rsidRPr="007B5752">
        <w:rPr>
          <w:rFonts w:ascii="Times New Roman" w:hAnsi="Times New Roman" w:cs="Times New Roman"/>
          <w:sz w:val="24"/>
          <w:szCs w:val="24"/>
        </w:rPr>
        <w:t>XDS.b</w:t>
      </w:r>
      <w:proofErr w:type="spellEnd"/>
      <w:r w:rsidR="00772B15" w:rsidRPr="007B5752">
        <w:rPr>
          <w:rFonts w:ascii="Times New Roman" w:hAnsi="Times New Roman" w:cs="Times New Roman"/>
          <w:sz w:val="24"/>
          <w:szCs w:val="24"/>
        </w:rPr>
        <w:t xml:space="preserve"> profile that specified XDS Document Consumer actor to be different software or machine from other actors. XDS Document Consumer actor will just require user to specify value of known document metadata attributes which will allow XDS Document Repository to search for matching document metadata in its database. After received document attributes value from its user, XDS Document Consumer actor will send the specified attributes to XDS Document Registry.</w:t>
      </w:r>
      <w:r w:rsidR="00EA6924" w:rsidRPr="007B5752">
        <w:rPr>
          <w:rFonts w:ascii="Times New Roman" w:hAnsi="Times New Roman" w:cs="Times New Roman"/>
          <w:sz w:val="24"/>
          <w:szCs w:val="24"/>
        </w:rPr>
        <w:t xml:space="preserve"> This message transaction will follow f</w:t>
      </w:r>
      <w:r w:rsidR="00171FD3" w:rsidRPr="007B5752">
        <w:rPr>
          <w:rFonts w:ascii="Times New Roman" w:hAnsi="Times New Roman" w:cs="Times New Roman"/>
          <w:sz w:val="24"/>
          <w:szCs w:val="24"/>
        </w:rPr>
        <w:t>ormat of Registry Stored Query (ITI-18)</w:t>
      </w:r>
      <w:r w:rsidR="00EA6924" w:rsidRPr="007B5752">
        <w:rPr>
          <w:rFonts w:ascii="Times New Roman" w:hAnsi="Times New Roman" w:cs="Times New Roman"/>
          <w:sz w:val="24"/>
          <w:szCs w:val="24"/>
        </w:rPr>
        <w:t>.</w:t>
      </w:r>
      <w:r w:rsidR="00772B15" w:rsidRPr="007B5752">
        <w:rPr>
          <w:rFonts w:ascii="Times New Roman" w:hAnsi="Times New Roman" w:cs="Times New Roman"/>
          <w:sz w:val="24"/>
          <w:szCs w:val="24"/>
        </w:rPr>
        <w:t xml:space="preserve"> Then, XDS Document Registry process received attributes by search for matching document metadata and return full document metadata which it found to XDS Document Consumer. </w:t>
      </w:r>
      <w:r w:rsidR="005001F2" w:rsidRPr="007B5752">
        <w:rPr>
          <w:rFonts w:ascii="Times New Roman" w:hAnsi="Times New Roman" w:cs="Times New Roman"/>
          <w:sz w:val="24"/>
          <w:szCs w:val="24"/>
        </w:rPr>
        <w:t>XDS Document Consumer actor show founded result to its user.</w:t>
      </w:r>
      <w:r w:rsidR="002A543D" w:rsidRPr="007B5752">
        <w:rPr>
          <w:rFonts w:ascii="Times New Roman" w:hAnsi="Times New Roman" w:cs="Times New Roman"/>
          <w:sz w:val="24"/>
          <w:szCs w:val="24"/>
        </w:rPr>
        <w:t xml:space="preserve"> The user </w:t>
      </w:r>
      <w:proofErr w:type="gramStart"/>
      <w:r w:rsidR="002A543D" w:rsidRPr="007B5752">
        <w:rPr>
          <w:rFonts w:ascii="Times New Roman" w:hAnsi="Times New Roman" w:cs="Times New Roman"/>
          <w:sz w:val="24"/>
          <w:szCs w:val="24"/>
        </w:rPr>
        <w:t>pick</w:t>
      </w:r>
      <w:proofErr w:type="gramEnd"/>
      <w:r w:rsidR="002A543D" w:rsidRPr="007B5752">
        <w:rPr>
          <w:rFonts w:ascii="Times New Roman" w:hAnsi="Times New Roman" w:cs="Times New Roman"/>
          <w:sz w:val="24"/>
          <w:szCs w:val="24"/>
        </w:rPr>
        <w:t xml:space="preserve"> the right document they need and issue to XDS Document Repository corresponding to the document for document retrieval via XDS Document Consumer actor.</w:t>
      </w:r>
      <w:r w:rsidR="00EA6924" w:rsidRPr="007B5752">
        <w:rPr>
          <w:rFonts w:ascii="Times New Roman" w:hAnsi="Times New Roman" w:cs="Times New Roman"/>
          <w:sz w:val="24"/>
          <w:szCs w:val="24"/>
        </w:rPr>
        <w:t xml:space="preserve"> XDS Document Consumer will send document retrieval request transaction in the for</w:t>
      </w:r>
      <w:r w:rsidR="00171FD3" w:rsidRPr="007B5752">
        <w:rPr>
          <w:rFonts w:ascii="Times New Roman" w:hAnsi="Times New Roman" w:cs="Times New Roman"/>
          <w:sz w:val="24"/>
          <w:szCs w:val="24"/>
        </w:rPr>
        <w:t>mat of Retrieve Document Set-b (ITI-43)</w:t>
      </w:r>
      <w:r w:rsidR="00EA6924" w:rsidRPr="007B5752">
        <w:rPr>
          <w:rFonts w:ascii="Times New Roman" w:hAnsi="Times New Roman" w:cs="Times New Roman"/>
          <w:sz w:val="24"/>
          <w:szCs w:val="24"/>
        </w:rPr>
        <w:t>.</w:t>
      </w:r>
      <w:r w:rsidR="000F1A85" w:rsidRPr="007B5752">
        <w:rPr>
          <w:rFonts w:ascii="Times New Roman" w:hAnsi="Times New Roman" w:cs="Times New Roman"/>
          <w:sz w:val="24"/>
          <w:szCs w:val="24"/>
        </w:rPr>
        <w:t xml:space="preserve"> After XDS Document Repository received document retrieval request from XDS Document Consumer, the repository will seek for the specified document and return the document to XDS Document Consumer.</w:t>
      </w:r>
      <w:r w:rsidR="00C7561B" w:rsidRPr="007B5752">
        <w:rPr>
          <w:rFonts w:ascii="Times New Roman" w:hAnsi="Times New Roman" w:cs="Times New Roman"/>
          <w:sz w:val="24"/>
          <w:szCs w:val="24"/>
        </w:rPr>
        <w:t xml:space="preserve"> XDS Document Consumer actor will make the retrieved document available for user to use.</w:t>
      </w:r>
    </w:p>
    <w:p w14:paraId="591FE949" w14:textId="77777777" w:rsidR="003A26E0" w:rsidRPr="007B5752" w:rsidRDefault="003A26E0" w:rsidP="007B5752">
      <w:pPr>
        <w:pStyle w:val="ListParagraph"/>
        <w:keepNext/>
        <w:spacing w:line="360" w:lineRule="auto"/>
        <w:ind w:left="0"/>
        <w:jc w:val="thaiDistribute"/>
        <w:rPr>
          <w:rFonts w:ascii="Times New Roman" w:hAnsi="Times New Roman" w:cs="Times New Roman"/>
          <w:sz w:val="24"/>
          <w:szCs w:val="24"/>
        </w:rPr>
      </w:pPr>
      <w:r w:rsidRPr="007B5752">
        <w:rPr>
          <w:rFonts w:ascii="Times New Roman" w:hAnsi="Times New Roman" w:cs="Times New Roman"/>
          <w:noProof/>
          <w:sz w:val="24"/>
          <w:szCs w:val="24"/>
        </w:rPr>
        <w:lastRenderedPageBreak/>
        <w:drawing>
          <wp:inline distT="0" distB="0" distL="0" distR="0" wp14:anchorId="64FB1D4B" wp14:editId="2445D44C">
            <wp:extent cx="5574877" cy="3286125"/>
            <wp:effectExtent l="0" t="0" r="698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7"/>
                    <a:srcRect l="7710" t="12573" r="18228" b="9765"/>
                    <a:stretch/>
                  </pic:blipFill>
                  <pic:spPr>
                    <a:xfrm>
                      <a:off x="0" y="0"/>
                      <a:ext cx="5588387" cy="3294088"/>
                    </a:xfrm>
                    <a:prstGeom prst="rect">
                      <a:avLst/>
                    </a:prstGeom>
                  </pic:spPr>
                </pic:pic>
              </a:graphicData>
            </a:graphic>
          </wp:inline>
        </w:drawing>
      </w:r>
    </w:p>
    <w:p w14:paraId="5CEA55C7" w14:textId="18DBC925" w:rsidR="003A26E0" w:rsidRDefault="003A26E0" w:rsidP="00FB772F">
      <w:pPr>
        <w:pStyle w:val="Caption"/>
        <w:jc w:val="center"/>
        <w:rPr>
          <w:i/>
          <w:iCs/>
          <w:noProof/>
        </w:rPr>
      </w:pPr>
      <w:bookmarkStart w:id="1254" w:name="_Ref7291759"/>
      <w:bookmarkStart w:id="1255" w:name="_Toc74189600"/>
      <w:bookmarkStart w:id="1256" w:name="_Ref7291652"/>
      <w:r w:rsidRPr="00695B3C">
        <w:t xml:space="preserve">Figure </w:t>
      </w:r>
      <w:ins w:id="1257" w:author="Petnathean Julled" w:date="2021-07-09T17:21:00Z">
        <w:r w:rsidR="0064710A">
          <w:fldChar w:fldCharType="begin"/>
        </w:r>
        <w:r w:rsidR="0064710A">
          <w:instrText xml:space="preserve"> STYLEREF 1 \s </w:instrText>
        </w:r>
      </w:ins>
      <w:r w:rsidR="0064710A">
        <w:fldChar w:fldCharType="separate"/>
      </w:r>
      <w:r w:rsidR="00454CE9">
        <w:rPr>
          <w:noProof/>
        </w:rPr>
        <w:t>2</w:t>
      </w:r>
      <w:ins w:id="125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259" w:author="Petnathean Julled" w:date="2021-07-09T21:18:00Z">
        <w:r w:rsidR="00454CE9">
          <w:rPr>
            <w:noProof/>
          </w:rPr>
          <w:t>2</w:t>
        </w:r>
      </w:ins>
      <w:ins w:id="1260" w:author="Petnathean Julled" w:date="2021-07-09T17:21:00Z">
        <w:r w:rsidR="0064710A">
          <w:fldChar w:fldCharType="end"/>
        </w:r>
      </w:ins>
      <w:del w:id="126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2</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254"/>
      <w:r w:rsidRPr="00695B3C">
        <w:rPr>
          <w:noProof/>
        </w:rPr>
        <w:t xml:space="preserve"> </w:t>
      </w:r>
      <w:bookmarkStart w:id="1262" w:name="_Ref74190808"/>
      <w:r w:rsidRPr="00695B3C">
        <w:rPr>
          <w:noProof/>
        </w:rPr>
        <w:t xml:space="preserve">Cross-Enterprise Document Sharing - b Diagram </w:t>
      </w:r>
      <w:r w:rsidRPr="00695B3C">
        <w:rPr>
          <w:i/>
          <w:iCs/>
          <w:noProof/>
        </w:rPr>
        <w:fldChar w:fldCharType="begin" w:fldLock="1"/>
      </w:r>
      <w:r w:rsidR="00572A37">
        <w:rPr>
          <w:noProof/>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[22]","plainTextFormattedCitation":"[22]","previouslyFormattedCitation":"[22]"},"properties":{"noteIndex":0},"schema":"https://github.com/citation-style-language/schema/raw/master/csl-citation.json"}</w:instrText>
      </w:r>
      <w:r w:rsidRPr="00695B3C">
        <w:rPr>
          <w:i/>
          <w:iCs/>
          <w:noProof/>
        </w:rPr>
        <w:fldChar w:fldCharType="separate"/>
      </w:r>
      <w:r w:rsidR="00572A37" w:rsidRPr="00572A37">
        <w:rPr>
          <w:noProof/>
        </w:rPr>
        <w:t>[22]</w:t>
      </w:r>
      <w:bookmarkEnd w:id="1255"/>
      <w:r w:rsidRPr="00695B3C">
        <w:rPr>
          <w:i/>
          <w:iCs/>
          <w:noProof/>
        </w:rPr>
        <w:fldChar w:fldCharType="end"/>
      </w:r>
      <w:bookmarkEnd w:id="1256"/>
      <w:bookmarkEnd w:id="1262"/>
    </w:p>
    <w:p w14:paraId="49CF36AE" w14:textId="77777777" w:rsidR="004B4F40" w:rsidRPr="004B4F40" w:rsidRDefault="004B4F40" w:rsidP="004B4F40"/>
    <w:p w14:paraId="24E9AB8E" w14:textId="7F8EB61F" w:rsidR="00695F0C" w:rsidRPr="00BA27B5" w:rsidRDefault="001A52B5" w:rsidP="007B5752">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sidR="006E4122">
        <w:rPr>
          <w:rFonts w:ascii="Times New Roman" w:hAnsi="Times New Roman" w:cs="Times New Roman"/>
          <w:b/>
          <w:bCs/>
          <w:sz w:val="24"/>
          <w:szCs w:val="24"/>
        </w:rPr>
        <w:t>1</w:t>
      </w:r>
      <w:r w:rsidR="00BA27B5" w:rsidRPr="00BA27B5">
        <w:rPr>
          <w:rFonts w:ascii="Times New Roman" w:hAnsi="Times New Roman" w:cs="Times New Roman"/>
          <w:b/>
          <w:bCs/>
          <w:sz w:val="24"/>
          <w:szCs w:val="24"/>
          <w:cs/>
        </w:rPr>
        <w:t>.5</w:t>
      </w:r>
      <w:r w:rsidR="00695F0C" w:rsidRPr="00BA27B5">
        <w:rPr>
          <w:rFonts w:ascii="Times New Roman" w:hAnsi="Times New Roman" w:cs="Times New Roman"/>
          <w:b/>
          <w:bCs/>
          <w:sz w:val="24"/>
          <w:szCs w:val="24"/>
        </w:rPr>
        <w:t xml:space="preserve"> </w:t>
      </w:r>
      <w:bookmarkStart w:id="1263" w:name="CHAPTERII_215"/>
      <w:r w:rsidR="00695F0C" w:rsidRPr="00BA27B5">
        <w:rPr>
          <w:rFonts w:ascii="Times New Roman" w:hAnsi="Times New Roman" w:cs="Times New Roman"/>
          <w:b/>
          <w:bCs/>
          <w:sz w:val="24"/>
          <w:szCs w:val="24"/>
        </w:rPr>
        <w:t>XDS Transaction Format Types</w:t>
      </w:r>
      <w:bookmarkEnd w:id="1263"/>
    </w:p>
    <w:p w14:paraId="33672E85" w14:textId="77777777" w:rsidR="007832FE" w:rsidRPr="007B5752" w:rsidRDefault="007832FE"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 xml:space="preserve">In </w:t>
      </w:r>
      <w:proofErr w:type="spellStart"/>
      <w:r w:rsidRPr="007B5752">
        <w:rPr>
          <w:rFonts w:ascii="Times New Roman" w:hAnsi="Times New Roman" w:cs="Times New Roman"/>
          <w:sz w:val="24"/>
          <w:szCs w:val="24"/>
        </w:rPr>
        <w:t>XDS.b</w:t>
      </w:r>
      <w:proofErr w:type="spellEnd"/>
      <w:r w:rsidRPr="007B5752">
        <w:rPr>
          <w:rFonts w:ascii="Times New Roman" w:hAnsi="Times New Roman" w:cs="Times New Roman"/>
          <w:sz w:val="24"/>
          <w:szCs w:val="24"/>
        </w:rPr>
        <w:t xml:space="preserve"> profile, all messaging transaction will be in the form of XML format with schema depend on each </w:t>
      </w:r>
      <w:proofErr w:type="gramStart"/>
      <w:r w:rsidRPr="007B5752">
        <w:rPr>
          <w:rFonts w:ascii="Times New Roman" w:hAnsi="Times New Roman" w:cs="Times New Roman"/>
          <w:sz w:val="24"/>
          <w:szCs w:val="24"/>
        </w:rPr>
        <w:t>types</w:t>
      </w:r>
      <w:proofErr w:type="gramEnd"/>
      <w:r w:rsidRPr="007B5752">
        <w:rPr>
          <w:rFonts w:ascii="Times New Roman" w:hAnsi="Times New Roman" w:cs="Times New Roman"/>
          <w:sz w:val="24"/>
          <w:szCs w:val="24"/>
        </w:rPr>
        <w:t xml:space="preserve"> of transaction. Types of XDS transaction format vary upon involving actor</w:t>
      </w:r>
      <w:r w:rsidR="00DF37EC" w:rsidRPr="007B5752">
        <w:rPr>
          <w:rFonts w:ascii="Times New Roman" w:hAnsi="Times New Roman" w:cs="Times New Roman"/>
          <w:sz w:val="24"/>
          <w:szCs w:val="24"/>
        </w:rPr>
        <w:t>s</w:t>
      </w:r>
      <w:r w:rsidRPr="007B5752">
        <w:rPr>
          <w:rFonts w:ascii="Times New Roman" w:hAnsi="Times New Roman" w:cs="Times New Roman"/>
          <w:sz w:val="24"/>
          <w:szCs w:val="24"/>
        </w:rPr>
        <w:t xml:space="preserve"> and its purpose.</w:t>
      </w:r>
    </w:p>
    <w:p w14:paraId="1870662E" w14:textId="22AD5860"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.1 Provide</w:t>
      </w:r>
      <w:r w:rsidR="00171FD3" w:rsidRPr="00185743">
        <w:rPr>
          <w:rFonts w:ascii="Times New Roman" w:hAnsi="Times New Roman" w:cs="Times New Roman"/>
          <w:sz w:val="24"/>
          <w:szCs w:val="24"/>
        </w:rPr>
        <w:t xml:space="preserve"> and Register Document Set – b (ITI-41)</w:t>
      </w:r>
    </w:p>
    <w:p w14:paraId="2B0CBF97" w14:textId="164BCF10" w:rsidR="007832FE" w:rsidRPr="007B5752" w:rsidRDefault="007832FE"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Provide </w:t>
      </w:r>
      <w:r w:rsidR="00171FD3" w:rsidRPr="007B5752">
        <w:rPr>
          <w:rFonts w:ascii="Times New Roman" w:hAnsi="Times New Roman" w:cs="Times New Roman"/>
          <w:sz w:val="24"/>
          <w:szCs w:val="24"/>
        </w:rPr>
        <w:t xml:space="preserve">and Register </w:t>
      </w:r>
      <w:proofErr w:type="spellStart"/>
      <w:r w:rsidR="00171FD3" w:rsidRPr="007B5752">
        <w:rPr>
          <w:rFonts w:ascii="Times New Roman" w:hAnsi="Times New Roman" w:cs="Times New Roman"/>
          <w:sz w:val="24"/>
          <w:szCs w:val="24"/>
        </w:rPr>
        <w:t>Doccument</w:t>
      </w:r>
      <w:proofErr w:type="spellEnd"/>
      <w:r w:rsidR="00171FD3" w:rsidRPr="007B5752">
        <w:rPr>
          <w:rFonts w:ascii="Times New Roman" w:hAnsi="Times New Roman" w:cs="Times New Roman"/>
          <w:sz w:val="24"/>
          <w:szCs w:val="24"/>
        </w:rPr>
        <w:t xml:space="preserve"> Set – b (ITI-41)</w:t>
      </w:r>
      <w:r w:rsidRPr="007B5752">
        <w:rPr>
          <w:rFonts w:ascii="Times New Roman" w:hAnsi="Times New Roman" w:cs="Times New Roman"/>
          <w:sz w:val="24"/>
          <w:szCs w:val="24"/>
        </w:rPr>
        <w:t xml:space="preserve"> trans</w:t>
      </w:r>
      <w:r w:rsidR="00F053A9" w:rsidRPr="007B5752">
        <w:rPr>
          <w:rFonts w:ascii="Times New Roman" w:hAnsi="Times New Roman" w:cs="Times New Roman"/>
          <w:sz w:val="24"/>
          <w:szCs w:val="24"/>
        </w:rPr>
        <w:t xml:space="preserve">action format </w:t>
      </w:r>
      <w:r w:rsidR="00D40AED" w:rsidRPr="007B5752">
        <w:rPr>
          <w:rFonts w:ascii="Times New Roman" w:hAnsi="Times New Roman" w:cs="Times New Roman"/>
          <w:sz w:val="24"/>
          <w:szCs w:val="24"/>
        </w:rPr>
        <w:t>defines</w:t>
      </w:r>
      <w:r w:rsidR="00F053A9" w:rsidRPr="007B5752">
        <w:rPr>
          <w:rFonts w:ascii="Times New Roman" w:hAnsi="Times New Roman" w:cs="Times New Roman"/>
          <w:sz w:val="24"/>
          <w:szCs w:val="24"/>
        </w:rPr>
        <w:t xml:space="preserve"> XML schema</w:t>
      </w:r>
      <w:r w:rsidRPr="007B5752">
        <w:rPr>
          <w:rFonts w:ascii="Times New Roman" w:hAnsi="Times New Roman" w:cs="Times New Roman"/>
          <w:sz w:val="24"/>
          <w:szCs w:val="24"/>
        </w:rPr>
        <w:t xml:space="preserve"> for message that send</w:t>
      </w:r>
      <w:r w:rsidR="00D40AED">
        <w:rPr>
          <w:rFonts w:ascii="Times New Roman" w:hAnsi="Times New Roman" w:cs="Times New Roman"/>
          <w:sz w:val="24"/>
          <w:szCs w:val="24"/>
        </w:rPr>
        <w:t>s</w:t>
      </w:r>
      <w:r w:rsidR="00F053A9" w:rsidRPr="007B5752">
        <w:rPr>
          <w:rFonts w:ascii="Times New Roman" w:hAnsi="Times New Roman" w:cs="Times New Roman"/>
          <w:sz w:val="24"/>
          <w:szCs w:val="24"/>
        </w:rPr>
        <w:t xml:space="preserve"> metadata of document</w:t>
      </w:r>
      <w:r w:rsidRPr="007B5752">
        <w:rPr>
          <w:rFonts w:ascii="Times New Roman" w:hAnsi="Times New Roman" w:cs="Times New Roman"/>
          <w:sz w:val="24"/>
          <w:szCs w:val="24"/>
        </w:rPr>
        <w:t xml:space="preserve"> from XDS Document Source actor to XDS Document Repository actor</w:t>
      </w:r>
      <w:r w:rsidR="00F053A9" w:rsidRPr="007B5752">
        <w:rPr>
          <w:rFonts w:ascii="Times New Roman" w:hAnsi="Times New Roman" w:cs="Times New Roman"/>
          <w:sz w:val="24"/>
          <w:szCs w:val="24"/>
        </w:rPr>
        <w:t xml:space="preserve"> for store into document repository</w:t>
      </w:r>
      <w:r w:rsidRPr="007B5752">
        <w:rPr>
          <w:rFonts w:ascii="Times New Roman" w:hAnsi="Times New Roman" w:cs="Times New Roman"/>
          <w:sz w:val="24"/>
          <w:szCs w:val="24"/>
        </w:rPr>
        <w:t>.</w:t>
      </w:r>
      <w:r w:rsidR="006232C7" w:rsidRPr="007B5752">
        <w:rPr>
          <w:rFonts w:ascii="Times New Roman" w:hAnsi="Times New Roman" w:cs="Times New Roman"/>
          <w:sz w:val="24"/>
          <w:szCs w:val="24"/>
        </w:rPr>
        <w:t xml:space="preserve"> This type of transaction mainly require</w:t>
      </w:r>
      <w:r w:rsidR="00D40AED">
        <w:rPr>
          <w:rFonts w:ascii="Times New Roman" w:hAnsi="Times New Roman" w:cs="Times New Roman"/>
          <w:sz w:val="24"/>
          <w:szCs w:val="24"/>
        </w:rPr>
        <w:t>s</w:t>
      </w:r>
      <w:r w:rsidR="006232C7" w:rsidRPr="007B5752">
        <w:rPr>
          <w:rFonts w:ascii="Times New Roman" w:hAnsi="Times New Roman" w:cs="Times New Roman"/>
          <w:sz w:val="24"/>
          <w:szCs w:val="24"/>
        </w:rPr>
        <w:t xml:space="preserve"> XDS Document Source to include all available metadata attributes of created document for other XDS actor.</w:t>
      </w:r>
      <w:r w:rsidR="00694053" w:rsidRPr="007B5752">
        <w:rPr>
          <w:rFonts w:ascii="Times New Roman" w:hAnsi="Times New Roman" w:cs="Times New Roman"/>
          <w:sz w:val="24"/>
          <w:szCs w:val="24"/>
        </w:rPr>
        <w:t xml:space="preserve"> XDS Document Repository actor </w:t>
      </w:r>
      <w:r w:rsidR="00D40AED" w:rsidRPr="007B5752">
        <w:rPr>
          <w:rFonts w:ascii="Times New Roman" w:hAnsi="Times New Roman" w:cs="Times New Roman"/>
          <w:sz w:val="24"/>
          <w:szCs w:val="24"/>
        </w:rPr>
        <w:t>would</w:t>
      </w:r>
      <w:r w:rsidR="00694053" w:rsidRPr="007B5752">
        <w:rPr>
          <w:rFonts w:ascii="Times New Roman" w:hAnsi="Times New Roman" w:cs="Times New Roman"/>
          <w:sz w:val="24"/>
          <w:szCs w:val="24"/>
        </w:rPr>
        <w:t xml:space="preserve"> need to acknowledge to XDS Document Source if it successfully received document and its metadata.</w:t>
      </w:r>
    </w:p>
    <w:p w14:paraId="231EC545" w14:textId="5CA15BB4"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171FD3" w:rsidRPr="00185743">
        <w:rPr>
          <w:rFonts w:ascii="Times New Roman" w:hAnsi="Times New Roman" w:cs="Times New Roman"/>
          <w:sz w:val="24"/>
          <w:szCs w:val="24"/>
        </w:rPr>
        <w:t>.2 Register Document Set – b (ITI-42)</w:t>
      </w:r>
    </w:p>
    <w:p w14:paraId="6E82B17E" w14:textId="20993F2D" w:rsidR="009527CF"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Document Set – b (ITI-42)</w:t>
      </w:r>
      <w:r w:rsidR="009527CF" w:rsidRPr="007B5752">
        <w:rPr>
          <w:rFonts w:ascii="Times New Roman" w:hAnsi="Times New Roman" w:cs="Times New Roman"/>
          <w:sz w:val="24"/>
          <w:szCs w:val="24"/>
        </w:rPr>
        <w:t xml:space="preserve"> </w:t>
      </w:r>
      <w:r w:rsidR="00D40AED" w:rsidRPr="007B5752">
        <w:rPr>
          <w:rFonts w:ascii="Times New Roman" w:hAnsi="Times New Roman" w:cs="Times New Roman"/>
          <w:sz w:val="24"/>
          <w:szCs w:val="24"/>
        </w:rPr>
        <w:t>defines</w:t>
      </w:r>
      <w:r w:rsidR="009527CF" w:rsidRPr="007B5752">
        <w:rPr>
          <w:rFonts w:ascii="Times New Roman" w:hAnsi="Times New Roman" w:cs="Times New Roman"/>
          <w:sz w:val="24"/>
          <w:szCs w:val="24"/>
        </w:rPr>
        <w:t xml:space="preserve"> XML schema for message that send</w:t>
      </w:r>
      <w:r w:rsidR="00D40AED">
        <w:rPr>
          <w:rFonts w:ascii="Times New Roman" w:hAnsi="Times New Roman" w:cs="Times New Roman"/>
          <w:sz w:val="24"/>
          <w:szCs w:val="24"/>
        </w:rPr>
        <w:t>s</w:t>
      </w:r>
      <w:r w:rsidR="009527CF" w:rsidRPr="007B5752">
        <w:rPr>
          <w:rFonts w:ascii="Times New Roman" w:hAnsi="Times New Roman" w:cs="Times New Roman"/>
          <w:sz w:val="24"/>
          <w:szCs w:val="24"/>
        </w:rPr>
        <w:t xml:space="preserve"> metadata of available document in repository from XDS Document Repository actor to XDS Document Registry actor to register the document into document registry entry.</w:t>
      </w:r>
      <w:r w:rsidR="00034E18" w:rsidRPr="007B5752">
        <w:rPr>
          <w:rFonts w:ascii="Times New Roman" w:hAnsi="Times New Roman" w:cs="Times New Roman"/>
          <w:sz w:val="24"/>
          <w:szCs w:val="24"/>
        </w:rPr>
        <w:t xml:space="preserve"> Main purpose of this type of transaction is to pass document metadata stored in </w:t>
      </w:r>
      <w:r w:rsidR="00034E18" w:rsidRPr="007B5752">
        <w:rPr>
          <w:rFonts w:ascii="Times New Roman" w:hAnsi="Times New Roman" w:cs="Times New Roman"/>
          <w:sz w:val="24"/>
          <w:szCs w:val="24"/>
        </w:rPr>
        <w:lastRenderedPageBreak/>
        <w:t>repository to XDS Document Regis</w:t>
      </w:r>
      <w:r w:rsidR="0041271D" w:rsidRPr="007B5752">
        <w:rPr>
          <w:rFonts w:ascii="Times New Roman" w:hAnsi="Times New Roman" w:cs="Times New Roman"/>
          <w:sz w:val="24"/>
          <w:szCs w:val="24"/>
        </w:rPr>
        <w:t>try actor addition</w:t>
      </w:r>
      <w:r w:rsidR="00034E18" w:rsidRPr="007B5752">
        <w:rPr>
          <w:rFonts w:ascii="Times New Roman" w:hAnsi="Times New Roman" w:cs="Times New Roman"/>
          <w:sz w:val="24"/>
          <w:szCs w:val="24"/>
        </w:rPr>
        <w:t xml:space="preserve"> with attributes about the repository.</w:t>
      </w:r>
      <w:r w:rsidR="007B39E1" w:rsidRPr="007B5752">
        <w:rPr>
          <w:rFonts w:ascii="Times New Roman" w:hAnsi="Times New Roman" w:cs="Times New Roman"/>
          <w:sz w:val="24"/>
          <w:szCs w:val="24"/>
        </w:rPr>
        <w:t xml:space="preserve"> XDS Document Registry actor will need to respond back to XDS Document Repository actor when received the transaction and register it to document registry entry.</w:t>
      </w:r>
    </w:p>
    <w:p w14:paraId="26E02F47" w14:textId="55B1BF95" w:rsidR="00695F0C" w:rsidRPr="00185743" w:rsidRDefault="001A52B5" w:rsidP="007B5752">
      <w:pPr>
        <w:pStyle w:val="ListParagraph"/>
        <w:spacing w:line="360" w:lineRule="auto"/>
        <w:jc w:val="thaiDistribute"/>
        <w:rPr>
          <w:rFonts w:ascii="Times New Roman" w:hAnsi="Times New Roman" w:cs="Times New Roman"/>
          <w:sz w:val="24"/>
          <w:szCs w:val="24"/>
        </w:rPr>
      </w:pPr>
      <w:r w:rsidRPr="00185743">
        <w:rPr>
          <w:rFonts w:ascii="Times New Roman" w:hAnsi="Times New Roman" w:cs="Times New Roman"/>
          <w:sz w:val="24"/>
          <w:szCs w:val="24"/>
        </w:rPr>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 xml:space="preserve">.3 Registry Stored Query </w:t>
      </w:r>
      <w:r w:rsidR="00171FD3" w:rsidRPr="00185743">
        <w:rPr>
          <w:rFonts w:ascii="Times New Roman" w:hAnsi="Times New Roman" w:cs="Times New Roman"/>
          <w:sz w:val="24"/>
          <w:szCs w:val="24"/>
        </w:rPr>
        <w:t>(ITI-18)</w:t>
      </w:r>
    </w:p>
    <w:p w14:paraId="01827E0E" w14:textId="46EF2966" w:rsidR="00773B9E" w:rsidRPr="007B5752" w:rsidRDefault="00171FD3" w:rsidP="007B5752">
      <w:pPr>
        <w:pStyle w:val="ListParagraph"/>
        <w:spacing w:line="360" w:lineRule="auto"/>
        <w:ind w:left="0" w:firstLine="720"/>
        <w:jc w:val="thaiDistribute"/>
        <w:rPr>
          <w:rFonts w:ascii="Times New Roman" w:hAnsi="Times New Roman" w:cs="Times New Roman"/>
          <w:sz w:val="24"/>
          <w:szCs w:val="24"/>
        </w:rPr>
      </w:pPr>
      <w:r w:rsidRPr="007B5752">
        <w:rPr>
          <w:rFonts w:ascii="Times New Roman" w:hAnsi="Times New Roman" w:cs="Times New Roman"/>
          <w:sz w:val="24"/>
          <w:szCs w:val="24"/>
        </w:rPr>
        <w:t>Register Stored Query (ITI-18)</w:t>
      </w:r>
      <w:r w:rsidR="00E37421" w:rsidRPr="007B5752">
        <w:rPr>
          <w:rFonts w:ascii="Times New Roman" w:hAnsi="Times New Roman" w:cs="Times New Roman"/>
          <w:sz w:val="24"/>
          <w:szCs w:val="24"/>
        </w:rPr>
        <w:t xml:space="preserve"> is general XML schema format that used by one actor to query for data from </w:t>
      </w:r>
      <w:proofErr w:type="gramStart"/>
      <w:r w:rsidR="00E37421" w:rsidRPr="007B5752">
        <w:rPr>
          <w:rFonts w:ascii="Times New Roman" w:hAnsi="Times New Roman" w:cs="Times New Roman"/>
          <w:sz w:val="24"/>
          <w:szCs w:val="24"/>
        </w:rPr>
        <w:t>other</w:t>
      </w:r>
      <w:proofErr w:type="gramEnd"/>
      <w:r w:rsidR="00E37421" w:rsidRPr="007B5752">
        <w:rPr>
          <w:rFonts w:ascii="Times New Roman" w:hAnsi="Times New Roman" w:cs="Times New Roman"/>
          <w:sz w:val="24"/>
          <w:szCs w:val="24"/>
        </w:rPr>
        <w:t xml:space="preserve"> actor in</w:t>
      </w:r>
      <w:r w:rsidR="002F640A" w:rsidRPr="007B5752">
        <w:rPr>
          <w:rFonts w:ascii="Times New Roman" w:hAnsi="Times New Roman" w:cs="Times New Roman"/>
          <w:sz w:val="24"/>
          <w:szCs w:val="24"/>
        </w:rPr>
        <w:t xml:space="preserve"> entire</w:t>
      </w:r>
      <w:r w:rsidR="00E37421" w:rsidRPr="007B5752">
        <w:rPr>
          <w:rFonts w:ascii="Times New Roman" w:hAnsi="Times New Roman" w:cs="Times New Roman"/>
          <w:sz w:val="24"/>
          <w:szCs w:val="24"/>
        </w:rPr>
        <w:t xml:space="preserve"> IHE IT Infrastructure Framework.</w:t>
      </w:r>
      <w:r w:rsidR="00913691" w:rsidRPr="007B5752">
        <w:rPr>
          <w:rFonts w:ascii="Times New Roman" w:hAnsi="Times New Roman" w:cs="Times New Roman"/>
          <w:sz w:val="24"/>
          <w:szCs w:val="24"/>
        </w:rPr>
        <w:t xml:space="preserve"> In this work, the transaction will be used by XDS Document Consumer actor to request</w:t>
      </w:r>
      <w:r w:rsidR="00D22281" w:rsidRPr="007B5752">
        <w:rPr>
          <w:rFonts w:ascii="Times New Roman" w:hAnsi="Times New Roman" w:cs="Times New Roman"/>
          <w:sz w:val="24"/>
          <w:szCs w:val="24"/>
        </w:rPr>
        <w:t xml:space="preserve"> for document metadata it seek from XDS Document Registry actor.</w:t>
      </w:r>
      <w:r w:rsidR="00607C07" w:rsidRPr="007B5752">
        <w:rPr>
          <w:rFonts w:ascii="Times New Roman" w:hAnsi="Times New Roman" w:cs="Times New Roman"/>
          <w:sz w:val="24"/>
          <w:szCs w:val="24"/>
        </w:rPr>
        <w:t xml:space="preserve"> Any document metadata attributes known by XDS Document Consumer will be included in the transaction. XDS Document Registry will use specified metadata attributes to search for matching document metadata inside document registry entry.</w:t>
      </w:r>
      <w:r w:rsidR="0001063B" w:rsidRPr="007B5752">
        <w:rPr>
          <w:rFonts w:ascii="Times New Roman" w:hAnsi="Times New Roman" w:cs="Times New Roman"/>
          <w:sz w:val="24"/>
          <w:szCs w:val="24"/>
        </w:rPr>
        <w:t xml:space="preserve"> XDS Document Registry will need to respond to XDS Document Consumer actor that it received the request. XDS Document Registry also need</w:t>
      </w:r>
      <w:r w:rsidR="00B4253D">
        <w:rPr>
          <w:rFonts w:ascii="Times New Roman" w:hAnsi="Times New Roman" w:cs="Times New Roman"/>
          <w:sz w:val="24"/>
          <w:szCs w:val="24"/>
        </w:rPr>
        <w:t>s</w:t>
      </w:r>
      <w:r w:rsidR="0001063B" w:rsidRPr="007B5752">
        <w:rPr>
          <w:rFonts w:ascii="Times New Roman" w:hAnsi="Times New Roman" w:cs="Times New Roman"/>
          <w:sz w:val="24"/>
          <w:szCs w:val="24"/>
        </w:rPr>
        <w:t xml:space="preserve"> to return search result to XDS Document Consumer.</w:t>
      </w:r>
    </w:p>
    <w:p w14:paraId="062A889A" w14:textId="33504ABB" w:rsidR="00695F0C" w:rsidRPr="00185743" w:rsidRDefault="001A52B5" w:rsidP="007B5752">
      <w:pPr>
        <w:pStyle w:val="ListParagraph"/>
        <w:spacing w:line="360" w:lineRule="auto"/>
        <w:ind w:left="0"/>
        <w:jc w:val="thaiDistribute"/>
        <w:rPr>
          <w:rFonts w:ascii="Times New Roman" w:hAnsi="Times New Roman" w:cs="Times New Roman"/>
          <w:sz w:val="24"/>
          <w:szCs w:val="24"/>
        </w:rPr>
      </w:pPr>
      <w:r w:rsidRPr="00185743">
        <w:rPr>
          <w:rFonts w:ascii="Times New Roman" w:hAnsi="Times New Roman" w:cs="Times New Roman"/>
          <w:sz w:val="24"/>
          <w:szCs w:val="24"/>
        </w:rPr>
        <w:tab/>
        <w:t>2.</w:t>
      </w:r>
      <w:r w:rsidR="006E4122">
        <w:rPr>
          <w:rFonts w:ascii="Times New Roman" w:hAnsi="Times New Roman" w:cs="Times New Roman"/>
          <w:sz w:val="24"/>
          <w:szCs w:val="24"/>
        </w:rPr>
        <w:t>1</w:t>
      </w:r>
      <w:r w:rsidR="00580BFC" w:rsidRPr="00185743">
        <w:rPr>
          <w:rFonts w:ascii="Times New Roman" w:hAnsi="Times New Roman" w:cs="Times New Roman"/>
          <w:sz w:val="24"/>
          <w:szCs w:val="24"/>
        </w:rPr>
        <w:t>.</w:t>
      </w:r>
      <w:r w:rsidR="00185743" w:rsidRPr="00185743">
        <w:rPr>
          <w:rFonts w:ascii="Times New Roman" w:hAnsi="Times New Roman" w:cs="Times New Roman"/>
          <w:sz w:val="24"/>
          <w:szCs w:val="24"/>
          <w:cs/>
        </w:rPr>
        <w:t>5</w:t>
      </w:r>
      <w:r w:rsidR="00695F0C" w:rsidRPr="00185743">
        <w:rPr>
          <w:rFonts w:ascii="Times New Roman" w:hAnsi="Times New Roman" w:cs="Times New Roman"/>
          <w:sz w:val="24"/>
          <w:szCs w:val="24"/>
        </w:rPr>
        <w:t>.4 Retrieve Document S</w:t>
      </w:r>
      <w:r w:rsidR="00171FD3" w:rsidRPr="00185743">
        <w:rPr>
          <w:rFonts w:ascii="Times New Roman" w:hAnsi="Times New Roman" w:cs="Times New Roman"/>
          <w:sz w:val="24"/>
          <w:szCs w:val="24"/>
        </w:rPr>
        <w:t>et (ITI-43)</w:t>
      </w:r>
    </w:p>
    <w:p w14:paraId="28C72130" w14:textId="79EDFEA4" w:rsidR="0030269B" w:rsidRPr="007B5752" w:rsidRDefault="00171FD3"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Retrieve Document Set (ITI-43)</w:t>
      </w:r>
      <w:r w:rsidR="0030269B" w:rsidRPr="007B5752">
        <w:rPr>
          <w:rFonts w:ascii="Times New Roman" w:hAnsi="Times New Roman" w:cs="Times New Roman"/>
          <w:sz w:val="24"/>
          <w:szCs w:val="24"/>
        </w:rPr>
        <w:t xml:space="preserve"> define XML schema for XDS Document Consumer to request document retrieval from XDS Document Repository. Different to other transactions involved in </w:t>
      </w:r>
      <w:proofErr w:type="spellStart"/>
      <w:r w:rsidR="0030269B" w:rsidRPr="007B5752">
        <w:rPr>
          <w:rFonts w:ascii="Times New Roman" w:hAnsi="Times New Roman" w:cs="Times New Roman"/>
          <w:sz w:val="24"/>
          <w:szCs w:val="24"/>
        </w:rPr>
        <w:t>XDS.b</w:t>
      </w:r>
      <w:proofErr w:type="spellEnd"/>
      <w:r w:rsidR="0030269B" w:rsidRPr="007B5752">
        <w:rPr>
          <w:rFonts w:ascii="Times New Roman" w:hAnsi="Times New Roman" w:cs="Times New Roman"/>
          <w:sz w:val="24"/>
          <w:szCs w:val="24"/>
        </w:rPr>
        <w:t xml:space="preserve"> profile, Retrieve Document Set transaction only contain few essential attributes to allow retrieval of document from document repository. XDS Document Repository will need to acknowledge to XDS Document Consumer when received the transaction before return the requested document.</w:t>
      </w:r>
    </w:p>
    <w:p w14:paraId="0F45FB97" w14:textId="50FD61D9" w:rsidR="0063766C" w:rsidRPr="007B5752" w:rsidRDefault="001A52B5" w:rsidP="007B5752">
      <w:pPr>
        <w:pStyle w:val="ListParagraph"/>
        <w:spacing w:line="360" w:lineRule="auto"/>
        <w:ind w:left="0"/>
        <w:jc w:val="thaiDistribute"/>
        <w:rPr>
          <w:rFonts w:ascii="Times New Roman" w:hAnsi="Times New Roman" w:cs="Times New Roman"/>
          <w:b/>
          <w:bCs/>
          <w:sz w:val="24"/>
          <w:szCs w:val="24"/>
        </w:rPr>
      </w:pPr>
      <w:r w:rsidRPr="007B5752">
        <w:rPr>
          <w:rFonts w:ascii="Times New Roman" w:hAnsi="Times New Roman" w:cs="Times New Roman"/>
          <w:b/>
          <w:bCs/>
          <w:sz w:val="24"/>
          <w:szCs w:val="24"/>
        </w:rPr>
        <w:tab/>
        <w:t>2.</w:t>
      </w:r>
      <w:r w:rsidR="006E4122">
        <w:rPr>
          <w:rFonts w:ascii="Times New Roman" w:hAnsi="Times New Roman" w:cs="Times New Roman"/>
          <w:b/>
          <w:bCs/>
          <w:sz w:val="24"/>
          <w:szCs w:val="24"/>
        </w:rPr>
        <w:t>1</w:t>
      </w:r>
      <w:r w:rsidR="00580BFC" w:rsidRPr="007B5752">
        <w:rPr>
          <w:rFonts w:ascii="Times New Roman" w:hAnsi="Times New Roman" w:cs="Times New Roman"/>
          <w:b/>
          <w:bCs/>
          <w:sz w:val="24"/>
          <w:szCs w:val="24"/>
        </w:rPr>
        <w:t>.</w:t>
      </w:r>
      <w:r w:rsidR="002C64EB">
        <w:rPr>
          <w:rFonts w:ascii="Times New Roman" w:hAnsi="Times New Roman" w:cs="Times New Roman"/>
          <w:b/>
          <w:bCs/>
          <w:sz w:val="24"/>
          <w:szCs w:val="24"/>
        </w:rPr>
        <w:t>6</w:t>
      </w:r>
      <w:r w:rsidR="0063766C" w:rsidRPr="007B5752">
        <w:rPr>
          <w:rFonts w:ascii="Times New Roman" w:hAnsi="Times New Roman" w:cs="Times New Roman"/>
          <w:b/>
          <w:bCs/>
          <w:sz w:val="24"/>
          <w:szCs w:val="24"/>
        </w:rPr>
        <w:t xml:space="preserve"> </w:t>
      </w:r>
      <w:bookmarkStart w:id="1264" w:name="CHAPTERII_216"/>
      <w:r w:rsidR="0063766C" w:rsidRPr="007B5752">
        <w:rPr>
          <w:rFonts w:ascii="Times New Roman" w:hAnsi="Times New Roman" w:cs="Times New Roman"/>
          <w:b/>
          <w:bCs/>
          <w:sz w:val="24"/>
          <w:szCs w:val="24"/>
        </w:rPr>
        <w:t xml:space="preserve">Transaction Object Type and </w:t>
      </w:r>
      <w:r w:rsidR="002C64EB">
        <w:rPr>
          <w:rFonts w:ascii="Times New Roman" w:hAnsi="Times New Roman" w:cs="Times New Roman"/>
          <w:b/>
          <w:bCs/>
          <w:sz w:val="24"/>
          <w:szCs w:val="24"/>
        </w:rPr>
        <w:t>M</w:t>
      </w:r>
      <w:r w:rsidR="00BC0A08">
        <w:rPr>
          <w:rFonts w:ascii="Times New Roman" w:hAnsi="Times New Roman" w:cs="Times New Roman"/>
          <w:b/>
          <w:bCs/>
          <w:sz w:val="24"/>
          <w:szCs w:val="24"/>
        </w:rPr>
        <w:t>etadata</w:t>
      </w:r>
      <w:r w:rsidR="002C64EB">
        <w:rPr>
          <w:rFonts w:ascii="Times New Roman" w:hAnsi="Times New Roman" w:cs="Times New Roman"/>
          <w:b/>
          <w:bCs/>
          <w:sz w:val="24"/>
          <w:szCs w:val="24"/>
        </w:rPr>
        <w:t xml:space="preserve"> </w:t>
      </w:r>
      <w:r w:rsidR="0063766C" w:rsidRPr="007B5752">
        <w:rPr>
          <w:rFonts w:ascii="Times New Roman" w:hAnsi="Times New Roman" w:cs="Times New Roman"/>
          <w:b/>
          <w:bCs/>
          <w:sz w:val="24"/>
          <w:szCs w:val="24"/>
        </w:rPr>
        <w:t>Attributes</w:t>
      </w:r>
      <w:bookmarkEnd w:id="1264"/>
    </w:p>
    <w:p w14:paraId="0AD18FEC" w14:textId="479AA642" w:rsidR="003A511B" w:rsidRPr="007B5752" w:rsidRDefault="003A511B" w:rsidP="007B5752">
      <w:pPr>
        <w:pStyle w:val="ListParagraph"/>
        <w:spacing w:line="360" w:lineRule="auto"/>
        <w:ind w:left="0"/>
        <w:jc w:val="thaiDistribute"/>
        <w:rPr>
          <w:rFonts w:ascii="Times New Roman" w:hAnsi="Times New Roman" w:cs="Times New Roman"/>
          <w:sz w:val="24"/>
          <w:szCs w:val="24"/>
        </w:rPr>
      </w:pPr>
      <w:r w:rsidRPr="007B5752">
        <w:rPr>
          <w:rFonts w:ascii="Times New Roman" w:hAnsi="Times New Roman" w:cs="Times New Roman"/>
          <w:sz w:val="24"/>
          <w:szCs w:val="24"/>
        </w:rPr>
        <w:tab/>
        <w:t xml:space="preserve">In each transaction, there are set of </w:t>
      </w:r>
      <w:r w:rsidR="00A97F26">
        <w:rPr>
          <w:rFonts w:ascii="Times New Roman" w:hAnsi="Times New Roman"/>
          <w:sz w:val="24"/>
          <w:szCs w:val="24"/>
        </w:rPr>
        <w:t>meta</w:t>
      </w:r>
      <w:r w:rsidRPr="007B5752">
        <w:rPr>
          <w:rFonts w:ascii="Times New Roman" w:hAnsi="Times New Roman" w:cs="Times New Roman"/>
          <w:sz w:val="24"/>
          <w:szCs w:val="24"/>
        </w:rPr>
        <w:t xml:space="preserve">data attributes that represent the document. These </w:t>
      </w:r>
      <w:r w:rsidR="00A97F26">
        <w:rPr>
          <w:rFonts w:ascii="Times New Roman" w:hAnsi="Times New Roman" w:cs="Times New Roman"/>
          <w:sz w:val="24"/>
          <w:szCs w:val="24"/>
        </w:rPr>
        <w:t>metadata</w:t>
      </w:r>
      <w:r w:rsidRPr="007B5752">
        <w:rPr>
          <w:rFonts w:ascii="Times New Roman" w:hAnsi="Times New Roman" w:cs="Times New Roman"/>
          <w:sz w:val="24"/>
          <w:szCs w:val="24"/>
        </w:rPr>
        <w:t xml:space="preserve"> attributes are categorized to three sections. </w:t>
      </w:r>
      <w:proofErr w:type="spellStart"/>
      <w:r w:rsidRPr="007B5752">
        <w:rPr>
          <w:rFonts w:ascii="Times New Roman" w:hAnsi="Times New Roman" w:cs="Times New Roman"/>
          <w:sz w:val="24"/>
          <w:szCs w:val="24"/>
        </w:rPr>
        <w:t>SubmissionSet</w:t>
      </w:r>
      <w:proofErr w:type="spellEnd"/>
      <w:r w:rsidRPr="007B5752">
        <w:rPr>
          <w:rFonts w:ascii="Times New Roman" w:hAnsi="Times New Roman" w:cs="Times New Roman"/>
          <w:sz w:val="24"/>
          <w:szCs w:val="24"/>
        </w:rPr>
        <w:t xml:space="preserve"> </w:t>
      </w:r>
      <w:r w:rsidR="00F53902">
        <w:rPr>
          <w:rFonts w:ascii="Times New Roman" w:hAnsi="Times New Roman" w:cs="Times New Roman"/>
          <w:sz w:val="24"/>
          <w:szCs w:val="24"/>
        </w:rPr>
        <w:t>(</w:t>
      </w:r>
      <w:r w:rsidR="00856E89">
        <w:rPr>
          <w:rFonts w:ascii="Times New Roman" w:hAnsi="Times New Roman" w:cs="Times New Roman"/>
          <w:sz w:val="24"/>
          <w:szCs w:val="24"/>
        </w:rPr>
        <w:fldChar w:fldCharType="begin"/>
      </w:r>
      <w:r w:rsidR="00856E89">
        <w:rPr>
          <w:rFonts w:ascii="Times New Roman" w:hAnsi="Times New Roman" w:cs="Times New Roman"/>
          <w:sz w:val="24"/>
          <w:szCs w:val="24"/>
        </w:rPr>
        <w:instrText xml:space="preserve"> REF _Ref74285375 \h </w:instrText>
      </w:r>
      <w:r w:rsidR="00856E89">
        <w:rPr>
          <w:rFonts w:ascii="Times New Roman" w:hAnsi="Times New Roman" w:cs="Times New Roman"/>
          <w:sz w:val="24"/>
          <w:szCs w:val="24"/>
        </w:rPr>
      </w:r>
      <w:r w:rsidR="00856E89">
        <w:rPr>
          <w:rFonts w:ascii="Times New Roman" w:hAnsi="Times New Roman" w:cs="Times New Roman"/>
          <w:sz w:val="24"/>
          <w:szCs w:val="24"/>
        </w:rPr>
        <w:fldChar w:fldCharType="separate"/>
      </w:r>
      <w:r w:rsidR="00454CE9">
        <w:t xml:space="preserve">Table </w:t>
      </w:r>
      <w:r w:rsidR="00454CE9">
        <w:rPr>
          <w:noProof/>
        </w:rPr>
        <w:t>2</w:t>
      </w:r>
      <w:r w:rsidR="00454CE9">
        <w:noBreakHyphen/>
      </w:r>
      <w:r w:rsidR="00454CE9">
        <w:rPr>
          <w:noProof/>
        </w:rPr>
        <w:t>1</w:t>
      </w:r>
      <w:r w:rsidR="00856E89">
        <w:rPr>
          <w:rFonts w:ascii="Times New Roman" w:hAnsi="Times New Roman" w:cs="Times New Roman"/>
          <w:sz w:val="24"/>
          <w:szCs w:val="24"/>
        </w:rPr>
        <w:fldChar w:fldCharType="end"/>
      </w:r>
      <w:r w:rsidR="00F53902">
        <w:rPr>
          <w:rFonts w:ascii="Times New Roman" w:hAnsi="Times New Roman" w:cs="Times New Roman"/>
          <w:sz w:val="24"/>
          <w:szCs w:val="24"/>
        </w:rPr>
        <w:t xml:space="preserve">) </w:t>
      </w:r>
      <w:r w:rsidRPr="007B5752">
        <w:rPr>
          <w:rFonts w:ascii="Times New Roman" w:hAnsi="Times New Roman" w:cs="Times New Roman"/>
          <w:sz w:val="24"/>
          <w:szCs w:val="24"/>
        </w:rPr>
        <w:t>represent information associated with submission of document since it was created by the source. Folder</w:t>
      </w:r>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_Ref72933640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ins w:id="1265" w:author="Petnathean Julled" w:date="2021-07-09T21:18:00Z">
        <w:r w:rsidR="00454CE9" w:rsidRPr="00F95571">
          <w:t xml:space="preserve">Table </w:t>
        </w:r>
        <w:r w:rsidR="00454CE9">
          <w:rPr>
            <w:noProof/>
          </w:rPr>
          <w:t>2</w:t>
        </w:r>
        <w:r w:rsidR="00454CE9">
          <w:noBreakHyphen/>
        </w:r>
        <w:r w:rsidR="00454CE9">
          <w:rPr>
            <w:noProof/>
          </w:rPr>
          <w:t>2</w:t>
        </w:r>
      </w:ins>
      <w:del w:id="1266" w:author="Petnathean Julled" w:date="2021-07-09T11:13:00Z">
        <w:r w:rsidR="00856E89" w:rsidRPr="00F95571" w:rsidDel="00437758">
          <w:delText xml:space="preserve">Table </w:delText>
        </w:r>
        <w:r w:rsidR="00856E89" w:rsidDel="00437758">
          <w:rPr>
            <w:noProof/>
          </w:rPr>
          <w:delText>2</w:delText>
        </w:r>
        <w:r w:rsidR="00856E89" w:rsidDel="00437758">
          <w:noBreakHyphen/>
        </w:r>
        <w:r w:rsidR="00856E89" w:rsidDel="00437758">
          <w:rPr>
            <w:noProof/>
          </w:rPr>
          <w:delText>2</w:delText>
        </w:r>
      </w:del>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 group that the document </w:t>
      </w:r>
      <w:r w:rsidR="00F53902" w:rsidRPr="007B5752">
        <w:rPr>
          <w:rFonts w:ascii="Times New Roman" w:hAnsi="Times New Roman" w:cs="Times New Roman"/>
          <w:sz w:val="24"/>
          <w:szCs w:val="24"/>
        </w:rPr>
        <w:t>belongs</w:t>
      </w:r>
      <w:r w:rsidRPr="007B5752">
        <w:rPr>
          <w:rFonts w:ascii="Times New Roman" w:hAnsi="Times New Roman" w:cs="Times New Roman"/>
          <w:sz w:val="24"/>
          <w:szCs w:val="24"/>
        </w:rPr>
        <w:t xml:space="preserve"> to. </w:t>
      </w:r>
      <w:proofErr w:type="spellStart"/>
      <w:r w:rsidRPr="007B5752">
        <w:rPr>
          <w:rFonts w:ascii="Times New Roman" w:hAnsi="Times New Roman" w:cs="Times New Roman"/>
          <w:sz w:val="24"/>
          <w:szCs w:val="24"/>
        </w:rPr>
        <w:t>DocumentEntry</w:t>
      </w:r>
      <w:proofErr w:type="spellEnd"/>
      <w:r w:rsidR="00F53902">
        <w:rPr>
          <w:rFonts w:ascii="Times New Roman" w:hAnsi="Times New Roman" w:cs="Times New Roman"/>
          <w:sz w:val="24"/>
          <w:szCs w:val="24"/>
        </w:rPr>
        <w:t xml:space="preserve"> (</w:t>
      </w:r>
      <w:r w:rsidR="00F53902">
        <w:rPr>
          <w:rFonts w:ascii="Times New Roman" w:hAnsi="Times New Roman" w:cs="Times New Roman"/>
          <w:sz w:val="24"/>
          <w:szCs w:val="24"/>
        </w:rPr>
        <w:fldChar w:fldCharType="begin"/>
      </w:r>
      <w:r w:rsidR="00F53902">
        <w:rPr>
          <w:rFonts w:ascii="Times New Roman" w:hAnsi="Times New Roman" w:cs="Times New Roman"/>
          <w:sz w:val="24"/>
          <w:szCs w:val="24"/>
        </w:rPr>
        <w:instrText xml:space="preserve"> REF _Ref72933659 \h </w:instrText>
      </w:r>
      <w:r w:rsidR="00F53902">
        <w:rPr>
          <w:rFonts w:ascii="Times New Roman" w:hAnsi="Times New Roman" w:cs="Times New Roman"/>
          <w:sz w:val="24"/>
          <w:szCs w:val="24"/>
        </w:rPr>
      </w:r>
      <w:r w:rsidR="00F53902">
        <w:rPr>
          <w:rFonts w:ascii="Times New Roman" w:hAnsi="Times New Roman" w:cs="Times New Roman"/>
          <w:sz w:val="24"/>
          <w:szCs w:val="24"/>
        </w:rPr>
        <w:fldChar w:fldCharType="separate"/>
      </w:r>
      <w:ins w:id="1267" w:author="Petnathean Julled" w:date="2021-07-09T21:18:00Z">
        <w:r w:rsidR="00454CE9" w:rsidRPr="003E35EF">
          <w:t xml:space="preserve">Table </w:t>
        </w:r>
        <w:r w:rsidR="00454CE9">
          <w:rPr>
            <w:noProof/>
          </w:rPr>
          <w:t>2</w:t>
        </w:r>
        <w:r w:rsidR="00454CE9">
          <w:noBreakHyphen/>
        </w:r>
        <w:r w:rsidR="00454CE9">
          <w:rPr>
            <w:noProof/>
          </w:rPr>
          <w:t>3</w:t>
        </w:r>
      </w:ins>
      <w:del w:id="1268" w:author="Petnathean Julled" w:date="2021-07-09T11:13:00Z">
        <w:r w:rsidR="00856E89" w:rsidRPr="003E35EF" w:rsidDel="00437758">
          <w:delText xml:space="preserve">Table </w:delText>
        </w:r>
        <w:r w:rsidR="00856E89" w:rsidDel="00437758">
          <w:rPr>
            <w:noProof/>
          </w:rPr>
          <w:delText>2</w:delText>
        </w:r>
        <w:r w:rsidR="00856E89" w:rsidDel="00437758">
          <w:noBreakHyphen/>
        </w:r>
        <w:r w:rsidR="00856E89" w:rsidDel="00437758">
          <w:rPr>
            <w:noProof/>
          </w:rPr>
          <w:delText>3</w:delText>
        </w:r>
      </w:del>
      <w:r w:rsidR="00F53902">
        <w:rPr>
          <w:rFonts w:ascii="Times New Roman" w:hAnsi="Times New Roman" w:cs="Times New Roman"/>
          <w:sz w:val="24"/>
          <w:szCs w:val="24"/>
        </w:rPr>
        <w:fldChar w:fldCharType="end"/>
      </w:r>
      <w:r w:rsidR="00F53902">
        <w:rPr>
          <w:rFonts w:ascii="Times New Roman" w:hAnsi="Times New Roman" w:cs="Times New Roman"/>
          <w:sz w:val="24"/>
          <w:szCs w:val="24"/>
        </w:rPr>
        <w:t>)</w:t>
      </w:r>
      <w:r w:rsidRPr="007B5752">
        <w:rPr>
          <w:rFonts w:ascii="Times New Roman" w:hAnsi="Times New Roman" w:cs="Times New Roman"/>
          <w:sz w:val="24"/>
          <w:szCs w:val="24"/>
        </w:rPr>
        <w:t xml:space="preserve"> represent</w:t>
      </w:r>
      <w:r w:rsidR="007E34EF" w:rsidRPr="007B5752">
        <w:rPr>
          <w:rFonts w:ascii="Times New Roman" w:hAnsi="Times New Roman" w:cs="Times New Roman"/>
          <w:sz w:val="24"/>
          <w:szCs w:val="24"/>
        </w:rPr>
        <w:t xml:space="preserve"> the document itself.</w:t>
      </w:r>
    </w:p>
    <w:p w14:paraId="05EAE93F" w14:textId="77777777" w:rsidR="004C30DD" w:rsidRPr="006A7D30" w:rsidRDefault="004C30DD" w:rsidP="00737723">
      <w:pPr>
        <w:pStyle w:val="ListParagraph"/>
        <w:spacing w:line="360" w:lineRule="auto"/>
        <w:ind w:left="0"/>
        <w:rPr>
          <w:rFonts w:ascii="Times New Roman" w:hAnsi="Times New Roman" w:cs="Times New Roman"/>
          <w:szCs w:val="24"/>
        </w:rPr>
      </w:pPr>
    </w:p>
    <w:p w14:paraId="2002D654" w14:textId="2A4FC6B8" w:rsidR="004C30DD" w:rsidRDefault="004C30DD" w:rsidP="00737723">
      <w:pPr>
        <w:pStyle w:val="ListParagraph"/>
        <w:spacing w:line="360" w:lineRule="auto"/>
        <w:ind w:left="0"/>
        <w:rPr>
          <w:rFonts w:ascii="Times New Roman" w:hAnsi="Times New Roman" w:cs="Times New Roman"/>
          <w:szCs w:val="24"/>
        </w:rPr>
      </w:pPr>
    </w:p>
    <w:p w14:paraId="51875211" w14:textId="77777777" w:rsidR="006E4122" w:rsidRPr="006A7D30" w:rsidRDefault="006E4122" w:rsidP="00737723">
      <w:pPr>
        <w:pStyle w:val="ListParagraph"/>
        <w:spacing w:line="360" w:lineRule="auto"/>
        <w:ind w:left="0"/>
        <w:rPr>
          <w:rFonts w:ascii="Times New Roman" w:hAnsi="Times New Roman" w:cs="Times New Roman"/>
          <w:szCs w:val="24"/>
        </w:rPr>
      </w:pPr>
    </w:p>
    <w:p w14:paraId="12D35323" w14:textId="77777777" w:rsidR="004B4F40" w:rsidRDefault="004B4F40"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40BBBACD" w14:textId="75E84664" w:rsidR="00D628FF" w:rsidRPr="00D628FF" w:rsidRDefault="001A52B5" w:rsidP="00D628FF">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t>2.</w:t>
      </w:r>
      <w:r w:rsidR="006E4122">
        <w:rPr>
          <w:rFonts w:ascii="Times New Roman" w:hAnsi="Times New Roman" w:cs="Times New Roman"/>
          <w:sz w:val="24"/>
          <w:szCs w:val="24"/>
        </w:rPr>
        <w:t>1</w:t>
      </w:r>
      <w:r w:rsidR="001A25E2"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.1 </w:t>
      </w:r>
      <w:proofErr w:type="spellStart"/>
      <w:r w:rsidR="009E41BE" w:rsidRPr="00A24A12">
        <w:rPr>
          <w:rFonts w:ascii="Times New Roman" w:hAnsi="Times New Roman" w:cs="Times New Roman"/>
          <w:sz w:val="24"/>
          <w:szCs w:val="24"/>
        </w:rPr>
        <w:t>SubmissionSet</w:t>
      </w:r>
      <w:proofErr w:type="spellEnd"/>
    </w:p>
    <w:p w14:paraId="4FD2698F" w14:textId="291A9680" w:rsidR="00D628FF" w:rsidRDefault="00D628FF" w:rsidP="00D628FF">
      <w:pPr>
        <w:pStyle w:val="Caption"/>
        <w:keepNext/>
        <w:jc w:val="center"/>
      </w:pPr>
      <w:bookmarkStart w:id="1269" w:name="_Ref74285375"/>
      <w:bookmarkStart w:id="1270" w:name="_Ref74285432"/>
      <w:r>
        <w:t xml:space="preserve">Table </w:t>
      </w:r>
      <w:ins w:id="1271" w:author="Petnathean Julled" w:date="2021-07-08T06:41:00Z">
        <w:r w:rsidR="00571732">
          <w:fldChar w:fldCharType="begin"/>
        </w:r>
        <w:r w:rsidR="00571732">
          <w:instrText xml:space="preserve"> STYLEREF 1 \s </w:instrText>
        </w:r>
      </w:ins>
      <w:r w:rsidR="00571732">
        <w:fldChar w:fldCharType="separate"/>
      </w:r>
      <w:r w:rsidR="00454CE9">
        <w:rPr>
          <w:noProof/>
        </w:rPr>
        <w:t>2</w:t>
      </w:r>
      <w:ins w:id="1272" w:author="Petnathean Julled" w:date="2021-07-08T06:41:00Z">
        <w:r w:rsidR="00571732">
          <w:fldChar w:fldCharType="end"/>
        </w:r>
        <w:r w:rsidR="00571732">
          <w:noBreakHyphen/>
        </w:r>
        <w:r w:rsidR="00571732">
          <w:fldChar w:fldCharType="begin"/>
        </w:r>
        <w:r w:rsidR="00571732">
          <w:instrText xml:space="preserve"> SEQ Table \* ARABIC \s 1 </w:instrText>
        </w:r>
      </w:ins>
      <w:r w:rsidR="00571732">
        <w:fldChar w:fldCharType="separate"/>
      </w:r>
      <w:ins w:id="1273" w:author="Petnathean Julled" w:date="2021-07-09T21:18:00Z">
        <w:r w:rsidR="00454CE9">
          <w:rPr>
            <w:noProof/>
          </w:rPr>
          <w:t>1</w:t>
        </w:r>
      </w:ins>
      <w:ins w:id="1274" w:author="Petnathean Julled" w:date="2021-07-08T06:41:00Z">
        <w:r w:rsidR="00571732">
          <w:fldChar w:fldCharType="end"/>
        </w:r>
      </w:ins>
      <w:del w:id="1275" w:author="Petnathean Julled" w:date="2021-07-08T06:27:00Z">
        <w:r w:rsidR="00131FC8" w:rsidDel="00A86EC6">
          <w:fldChar w:fldCharType="begin"/>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Del="00A86EC6">
          <w:noBreakHyphen/>
        </w:r>
        <w:r w:rsidR="00131FC8" w:rsidDel="00A86EC6">
          <w:fldChar w:fldCharType="begin"/>
        </w:r>
        <w:r w:rsidR="00131FC8" w:rsidDel="00A86EC6">
          <w:delInstrText xml:space="preserve"> SEQ Table \* ARABIC \s 1 </w:delInstrText>
        </w:r>
        <w:r w:rsidR="00131FC8" w:rsidDel="00A86EC6">
          <w:fldChar w:fldCharType="separate"/>
        </w:r>
        <w:r w:rsidR="00856E89" w:rsidDel="00A86EC6">
          <w:rPr>
            <w:noProof/>
          </w:rPr>
          <w:delText>1</w:delText>
        </w:r>
        <w:r w:rsidR="00131FC8" w:rsidDel="00A86EC6">
          <w:rPr>
            <w:noProof/>
          </w:rPr>
          <w:fldChar w:fldCharType="end"/>
        </w:r>
      </w:del>
      <w:bookmarkEnd w:id="1269"/>
      <w:r>
        <w:t xml:space="preserve"> </w:t>
      </w:r>
      <w:bookmarkStart w:id="1276" w:name="_Ref74285425"/>
      <w:proofErr w:type="spellStart"/>
      <w:r w:rsidRPr="00E06463">
        <w:t>SubmissionSet</w:t>
      </w:r>
      <w:proofErr w:type="spellEnd"/>
      <w:r w:rsidRPr="00E06463">
        <w:t xml:space="preserve"> Metadata Attributes</w:t>
      </w:r>
      <w:bookmarkEnd w:id="1270"/>
      <w:bookmarkEnd w:id="1276"/>
    </w:p>
    <w:tbl>
      <w:tblPr>
        <w:tblStyle w:val="TableGrid"/>
        <w:tblpPr w:leftFromText="180" w:rightFromText="180" w:vertAnchor="text" w:horzAnchor="margin" w:tblpY="119"/>
        <w:tblW w:w="8352" w:type="dxa"/>
        <w:tblLook w:val="04A0" w:firstRow="1" w:lastRow="0" w:firstColumn="1" w:lastColumn="0" w:noHBand="0" w:noVBand="1"/>
      </w:tblPr>
      <w:tblGrid>
        <w:gridCol w:w="2121"/>
        <w:gridCol w:w="6231"/>
      </w:tblGrid>
      <w:tr w:rsidR="00F118D6" w:rsidRPr="006A7D30" w14:paraId="4CF6A328" w14:textId="77777777" w:rsidTr="00BC7B53">
        <w:trPr>
          <w:trHeight w:val="70"/>
        </w:trPr>
        <w:tc>
          <w:tcPr>
            <w:tcW w:w="2121" w:type="dxa"/>
            <w:hideMark/>
          </w:tcPr>
          <w:p w14:paraId="05E7A74D" w14:textId="77777777" w:rsidR="00F118D6" w:rsidRPr="006A7D30" w:rsidRDefault="00F118D6" w:rsidP="00F118D6">
            <w:pPr>
              <w:pStyle w:val="ListParagraph"/>
              <w:spacing w:line="360" w:lineRule="auto"/>
              <w:ind w:left="0"/>
              <w:rPr>
                <w:b/>
                <w:bCs/>
                <w:sz w:val="20"/>
                <w:szCs w:val="22"/>
              </w:rPr>
            </w:pPr>
            <w:proofErr w:type="spellStart"/>
            <w:r w:rsidRPr="006A7D30">
              <w:rPr>
                <w:b/>
                <w:bCs/>
                <w:sz w:val="20"/>
                <w:szCs w:val="22"/>
              </w:rPr>
              <w:t>SubmissionSet</w:t>
            </w:r>
            <w:proofErr w:type="spellEnd"/>
            <w:r w:rsidRPr="006A7D30">
              <w:rPr>
                <w:b/>
                <w:bCs/>
                <w:sz w:val="20"/>
                <w:szCs w:val="22"/>
              </w:rPr>
              <w:t xml:space="preserve"> Metadata Attributes</w:t>
            </w:r>
          </w:p>
        </w:tc>
        <w:tc>
          <w:tcPr>
            <w:tcW w:w="6231" w:type="dxa"/>
            <w:hideMark/>
          </w:tcPr>
          <w:p w14:paraId="2309E082"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09382C7A" w14:textId="77777777" w:rsidTr="00BC7B53">
        <w:trPr>
          <w:trHeight w:val="584"/>
        </w:trPr>
        <w:tc>
          <w:tcPr>
            <w:tcW w:w="2121" w:type="dxa"/>
            <w:hideMark/>
          </w:tcPr>
          <w:p w14:paraId="2CDE1DC2" w14:textId="77777777" w:rsidR="00F118D6" w:rsidRPr="006A7D30" w:rsidRDefault="00F118D6" w:rsidP="00F118D6">
            <w:pPr>
              <w:pStyle w:val="ListParagraph"/>
              <w:spacing w:line="360" w:lineRule="auto"/>
              <w:ind w:left="0"/>
              <w:rPr>
                <w:sz w:val="20"/>
                <w:szCs w:val="22"/>
              </w:rPr>
            </w:pPr>
            <w:r w:rsidRPr="006A7D30">
              <w:rPr>
                <w:sz w:val="20"/>
                <w:szCs w:val="22"/>
              </w:rPr>
              <w:t>author</w:t>
            </w:r>
          </w:p>
        </w:tc>
        <w:tc>
          <w:tcPr>
            <w:tcW w:w="6231" w:type="dxa"/>
            <w:hideMark/>
          </w:tcPr>
          <w:p w14:paraId="6028685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humans and/or machines that authored the </w:t>
            </w:r>
            <w:proofErr w:type="spellStart"/>
            <w:r w:rsidRPr="006A7D30">
              <w:rPr>
                <w:sz w:val="20"/>
                <w:szCs w:val="22"/>
              </w:rPr>
              <w:t>SubmissionSet</w:t>
            </w:r>
            <w:proofErr w:type="spellEnd"/>
            <w:r w:rsidRPr="006A7D30">
              <w:rPr>
                <w:sz w:val="20"/>
                <w:szCs w:val="22"/>
              </w:rPr>
              <w:t xml:space="preserve">.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w:t>
            </w:r>
            <w:proofErr w:type="spellStart"/>
            <w:r w:rsidRPr="006A7D30">
              <w:rPr>
                <w:sz w:val="20"/>
                <w:szCs w:val="22"/>
              </w:rPr>
              <w:t>authorTelecommunication</w:t>
            </w:r>
            <w:proofErr w:type="spellEnd"/>
            <w:r w:rsidRPr="006A7D30">
              <w:rPr>
                <w:sz w:val="20"/>
                <w:szCs w:val="22"/>
              </w:rPr>
              <w:t>.</w:t>
            </w:r>
          </w:p>
        </w:tc>
      </w:tr>
      <w:tr w:rsidR="00F118D6" w:rsidRPr="006A7D30" w14:paraId="587E21FD" w14:textId="77777777" w:rsidTr="00BC7B53">
        <w:trPr>
          <w:trHeight w:val="227"/>
        </w:trPr>
        <w:tc>
          <w:tcPr>
            <w:tcW w:w="2121" w:type="dxa"/>
            <w:hideMark/>
          </w:tcPr>
          <w:p w14:paraId="4B0EE76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1" w:type="dxa"/>
            <w:hideMark/>
          </w:tcPr>
          <w:p w14:paraId="15CF9B1B"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SubmissionSet</w:t>
            </w:r>
            <w:proofErr w:type="spellEnd"/>
            <w:r w:rsidRPr="006A7D30">
              <w:rPr>
                <w:sz w:val="20"/>
                <w:szCs w:val="22"/>
              </w:rPr>
              <w:t>.</w:t>
            </w:r>
          </w:p>
        </w:tc>
      </w:tr>
      <w:tr w:rsidR="00F118D6" w:rsidRPr="006A7D30" w14:paraId="215DF05B" w14:textId="77777777" w:rsidTr="00BC7B53">
        <w:trPr>
          <w:trHeight w:val="160"/>
        </w:trPr>
        <w:tc>
          <w:tcPr>
            <w:tcW w:w="2121" w:type="dxa"/>
            <w:hideMark/>
          </w:tcPr>
          <w:p w14:paraId="79EAD62D"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1" w:type="dxa"/>
            <w:hideMark/>
          </w:tcPr>
          <w:p w14:paraId="4127726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Comments associated with the </w:t>
            </w:r>
            <w:proofErr w:type="spellStart"/>
            <w:r w:rsidRPr="006A7D30">
              <w:rPr>
                <w:sz w:val="20"/>
                <w:szCs w:val="22"/>
              </w:rPr>
              <w:t>SubmissionSet</w:t>
            </w:r>
            <w:proofErr w:type="spellEnd"/>
            <w:r w:rsidRPr="006A7D30">
              <w:rPr>
                <w:sz w:val="20"/>
                <w:szCs w:val="22"/>
              </w:rPr>
              <w:t>.</w:t>
            </w:r>
          </w:p>
        </w:tc>
      </w:tr>
      <w:tr w:rsidR="00F118D6" w:rsidRPr="006A7D30" w14:paraId="45FC25FF" w14:textId="77777777" w:rsidTr="00BC7B53">
        <w:trPr>
          <w:trHeight w:val="364"/>
        </w:trPr>
        <w:tc>
          <w:tcPr>
            <w:tcW w:w="2121" w:type="dxa"/>
            <w:hideMark/>
          </w:tcPr>
          <w:p w14:paraId="2BDA9958"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contentTypeCode</w:t>
            </w:r>
            <w:proofErr w:type="spellEnd"/>
          </w:p>
        </w:tc>
        <w:tc>
          <w:tcPr>
            <w:tcW w:w="6231" w:type="dxa"/>
            <w:hideMark/>
          </w:tcPr>
          <w:p w14:paraId="7C3986F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code specifying the type of clinical activity that resulted in placing the associated content in the </w:t>
            </w:r>
            <w:proofErr w:type="spellStart"/>
            <w:r w:rsidRPr="006A7D30">
              <w:rPr>
                <w:sz w:val="20"/>
                <w:szCs w:val="22"/>
              </w:rPr>
              <w:t>SubmissionSet</w:t>
            </w:r>
            <w:proofErr w:type="spellEnd"/>
            <w:r w:rsidRPr="006A7D30">
              <w:rPr>
                <w:sz w:val="20"/>
                <w:szCs w:val="22"/>
              </w:rPr>
              <w:t>.</w:t>
            </w:r>
          </w:p>
        </w:tc>
      </w:tr>
      <w:tr w:rsidR="00F118D6" w:rsidRPr="006A7D30" w14:paraId="27D8B781" w14:textId="77777777" w:rsidTr="00BC7B53">
        <w:trPr>
          <w:trHeight w:val="232"/>
        </w:trPr>
        <w:tc>
          <w:tcPr>
            <w:tcW w:w="2121" w:type="dxa"/>
            <w:hideMark/>
          </w:tcPr>
          <w:p w14:paraId="754A872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1" w:type="dxa"/>
            <w:hideMark/>
          </w:tcPr>
          <w:p w14:paraId="47306D2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2A4BE83F" w14:textId="77777777" w:rsidTr="00BC7B53">
        <w:trPr>
          <w:trHeight w:val="166"/>
        </w:trPr>
        <w:tc>
          <w:tcPr>
            <w:tcW w:w="2121" w:type="dxa"/>
            <w:hideMark/>
          </w:tcPr>
          <w:p w14:paraId="4004A2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1" w:type="dxa"/>
            <w:hideMark/>
          </w:tcPr>
          <w:p w14:paraId="0CCCDD21"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0A4CDB19" w14:textId="77777777" w:rsidTr="00BC7B53">
        <w:trPr>
          <w:trHeight w:val="228"/>
        </w:trPr>
        <w:tc>
          <w:tcPr>
            <w:tcW w:w="2121" w:type="dxa"/>
            <w:hideMark/>
          </w:tcPr>
          <w:p w14:paraId="3D1987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intendedRecipient</w:t>
            </w:r>
            <w:proofErr w:type="spellEnd"/>
          </w:p>
        </w:tc>
        <w:tc>
          <w:tcPr>
            <w:tcW w:w="6231" w:type="dxa"/>
            <w:hideMark/>
          </w:tcPr>
          <w:p w14:paraId="17754E63"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organizations or persons for whom the </w:t>
            </w:r>
            <w:proofErr w:type="spellStart"/>
            <w:r w:rsidRPr="006A7D30">
              <w:rPr>
                <w:sz w:val="20"/>
                <w:szCs w:val="22"/>
              </w:rPr>
              <w:t>SubmissionSet</w:t>
            </w:r>
            <w:proofErr w:type="spellEnd"/>
            <w:r w:rsidRPr="006A7D30">
              <w:rPr>
                <w:sz w:val="20"/>
                <w:szCs w:val="22"/>
              </w:rPr>
              <w:t xml:space="preserve"> is intended.</w:t>
            </w:r>
          </w:p>
        </w:tc>
      </w:tr>
      <w:tr w:rsidR="00F118D6" w:rsidRPr="006A7D30" w14:paraId="4F16B50C" w14:textId="77777777" w:rsidTr="00BC7B53">
        <w:trPr>
          <w:trHeight w:val="445"/>
        </w:trPr>
        <w:tc>
          <w:tcPr>
            <w:tcW w:w="2121" w:type="dxa"/>
            <w:hideMark/>
          </w:tcPr>
          <w:p w14:paraId="417E0B39"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1" w:type="dxa"/>
            <w:hideMark/>
          </w:tcPr>
          <w:p w14:paraId="1B816BF1" w14:textId="77777777" w:rsidR="00F118D6" w:rsidRPr="006A7D30" w:rsidRDefault="00F118D6" w:rsidP="00F118D6">
            <w:pPr>
              <w:pStyle w:val="ListParagraph"/>
              <w:spacing w:line="360" w:lineRule="auto"/>
              <w:ind w:left="0"/>
              <w:rPr>
                <w:sz w:val="20"/>
                <w:szCs w:val="22"/>
                <w:cs/>
              </w:rPr>
            </w:pPr>
            <w:r w:rsidRPr="006A7D30">
              <w:rPr>
                <w:sz w:val="20"/>
                <w:szCs w:val="22"/>
              </w:rPr>
              <w:t xml:space="preserve">A flag that the associated </w:t>
            </w:r>
            <w:proofErr w:type="spellStart"/>
            <w:r w:rsidRPr="006A7D30">
              <w:rPr>
                <w:sz w:val="20"/>
                <w:szCs w:val="22"/>
              </w:rPr>
              <w:t>SubmissionSet</w:t>
            </w:r>
            <w:proofErr w:type="spellEnd"/>
            <w:r w:rsidRPr="006A7D30">
              <w:rPr>
                <w:sz w:val="20"/>
                <w:szCs w:val="22"/>
              </w:rPr>
              <w:t xml:space="preserve"> was created using the less rigorous metadata requirements as defined for the Metadata-Limited Document Source.</w:t>
            </w:r>
          </w:p>
        </w:tc>
      </w:tr>
      <w:tr w:rsidR="00F118D6" w:rsidRPr="006A7D30" w14:paraId="61E22152" w14:textId="77777777" w:rsidTr="00BC7B53">
        <w:trPr>
          <w:trHeight w:val="584"/>
        </w:trPr>
        <w:tc>
          <w:tcPr>
            <w:tcW w:w="2121" w:type="dxa"/>
            <w:hideMark/>
          </w:tcPr>
          <w:p w14:paraId="352C658D" w14:textId="77777777" w:rsidR="00F118D6" w:rsidRPr="006A7D30" w:rsidRDefault="00F118D6" w:rsidP="00F118D6">
            <w:pPr>
              <w:pStyle w:val="ListParagraph"/>
              <w:spacing w:line="360" w:lineRule="auto"/>
              <w:ind w:left="0"/>
              <w:rPr>
                <w:sz w:val="20"/>
                <w:szCs w:val="22"/>
              </w:rPr>
            </w:pPr>
            <w:proofErr w:type="spellStart"/>
            <w:r w:rsidRPr="006A7D30">
              <w:rPr>
                <w:sz w:val="20"/>
                <w:szCs w:val="22"/>
              </w:rPr>
              <w:t>patientId</w:t>
            </w:r>
            <w:proofErr w:type="spellEnd"/>
          </w:p>
        </w:tc>
        <w:tc>
          <w:tcPr>
            <w:tcW w:w="6231" w:type="dxa"/>
            <w:hideMark/>
          </w:tcPr>
          <w:p w14:paraId="0340A40C"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w:t>
            </w:r>
            <w:proofErr w:type="spellStart"/>
            <w:r w:rsidRPr="006A7D30">
              <w:rPr>
                <w:sz w:val="20"/>
                <w:szCs w:val="22"/>
              </w:rPr>
              <w:t>SubmissionSet</w:t>
            </w:r>
            <w:proofErr w:type="spellEnd"/>
            <w:r w:rsidRPr="006A7D30">
              <w:rPr>
                <w:sz w:val="20"/>
                <w:szCs w:val="22"/>
              </w:rPr>
              <w:t>.</w:t>
            </w:r>
          </w:p>
        </w:tc>
      </w:tr>
      <w:tr w:rsidR="00F118D6" w:rsidRPr="006A7D30" w14:paraId="1593AB94" w14:textId="77777777" w:rsidTr="00BC7B53">
        <w:trPr>
          <w:trHeight w:val="584"/>
        </w:trPr>
        <w:tc>
          <w:tcPr>
            <w:tcW w:w="2121" w:type="dxa"/>
            <w:hideMark/>
          </w:tcPr>
          <w:p w14:paraId="3B25332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sourceId</w:t>
            </w:r>
            <w:proofErr w:type="spellEnd"/>
          </w:p>
        </w:tc>
        <w:tc>
          <w:tcPr>
            <w:tcW w:w="6231" w:type="dxa"/>
            <w:hideMark/>
          </w:tcPr>
          <w:p w14:paraId="1D27A939" w14:textId="77777777" w:rsidR="00F118D6" w:rsidRPr="006A7D30" w:rsidRDefault="00F118D6" w:rsidP="00F118D6">
            <w:pPr>
              <w:pStyle w:val="ListParagraph"/>
              <w:spacing w:line="360" w:lineRule="auto"/>
              <w:ind w:left="0"/>
              <w:rPr>
                <w:sz w:val="20"/>
                <w:szCs w:val="22"/>
                <w:cs/>
              </w:rPr>
            </w:pPr>
            <w:r w:rsidRPr="006A7D30">
              <w:rPr>
                <w:sz w:val="20"/>
                <w:szCs w:val="22"/>
              </w:rPr>
              <w:t xml:space="preserve">Identifier of the entity that contributed the </w:t>
            </w:r>
            <w:proofErr w:type="spellStart"/>
            <w:r w:rsidRPr="006A7D30">
              <w:rPr>
                <w:sz w:val="20"/>
                <w:szCs w:val="22"/>
              </w:rPr>
              <w:t>SubmissionSet</w:t>
            </w:r>
            <w:proofErr w:type="spellEnd"/>
            <w:r w:rsidRPr="006A7D30">
              <w:rPr>
                <w:sz w:val="20"/>
                <w:szCs w:val="22"/>
              </w:rPr>
              <w:t>.</w:t>
            </w:r>
          </w:p>
        </w:tc>
      </w:tr>
      <w:tr w:rsidR="00F118D6" w:rsidRPr="006A7D30" w14:paraId="3EAC3A3A" w14:textId="77777777" w:rsidTr="00BC7B53">
        <w:trPr>
          <w:trHeight w:val="584"/>
        </w:trPr>
        <w:tc>
          <w:tcPr>
            <w:tcW w:w="2121" w:type="dxa"/>
            <w:hideMark/>
          </w:tcPr>
          <w:p w14:paraId="5D2A054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submissionTime</w:t>
            </w:r>
            <w:proofErr w:type="spellEnd"/>
          </w:p>
        </w:tc>
        <w:tc>
          <w:tcPr>
            <w:tcW w:w="6231" w:type="dxa"/>
            <w:hideMark/>
          </w:tcPr>
          <w:p w14:paraId="3018B38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Point in time at the creating entity when the </w:t>
            </w:r>
            <w:proofErr w:type="spellStart"/>
            <w:r w:rsidRPr="006A7D30">
              <w:rPr>
                <w:sz w:val="20"/>
                <w:szCs w:val="22"/>
              </w:rPr>
              <w:t>SubmissionSet</w:t>
            </w:r>
            <w:proofErr w:type="spellEnd"/>
            <w:r w:rsidRPr="006A7D30">
              <w:rPr>
                <w:sz w:val="20"/>
                <w:szCs w:val="22"/>
              </w:rPr>
              <w:t xml:space="preserve"> was created</w:t>
            </w:r>
          </w:p>
        </w:tc>
      </w:tr>
      <w:tr w:rsidR="00F118D6" w:rsidRPr="006A7D30" w14:paraId="50533949" w14:textId="77777777" w:rsidTr="00BC7B53">
        <w:trPr>
          <w:trHeight w:val="584"/>
        </w:trPr>
        <w:tc>
          <w:tcPr>
            <w:tcW w:w="2121" w:type="dxa"/>
            <w:hideMark/>
          </w:tcPr>
          <w:p w14:paraId="7042AA65"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1" w:type="dxa"/>
            <w:hideMark/>
          </w:tcPr>
          <w:p w14:paraId="488FD10A"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title of the </w:t>
            </w:r>
            <w:proofErr w:type="spellStart"/>
            <w:r w:rsidRPr="006A7D30">
              <w:rPr>
                <w:sz w:val="20"/>
                <w:szCs w:val="22"/>
              </w:rPr>
              <w:t>SubmissionSet</w:t>
            </w:r>
            <w:proofErr w:type="spellEnd"/>
            <w:r w:rsidRPr="006A7D30">
              <w:rPr>
                <w:sz w:val="20"/>
                <w:szCs w:val="22"/>
              </w:rPr>
              <w:t>.</w:t>
            </w:r>
          </w:p>
        </w:tc>
      </w:tr>
      <w:tr w:rsidR="00F118D6" w:rsidRPr="006A7D30" w14:paraId="74200046" w14:textId="77777777" w:rsidTr="00BC7B53">
        <w:trPr>
          <w:trHeight w:val="584"/>
        </w:trPr>
        <w:tc>
          <w:tcPr>
            <w:tcW w:w="2121" w:type="dxa"/>
            <w:hideMark/>
          </w:tcPr>
          <w:p w14:paraId="23C97864"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1" w:type="dxa"/>
            <w:hideMark/>
          </w:tcPr>
          <w:p w14:paraId="031C6A20" w14:textId="77777777" w:rsidR="00F118D6" w:rsidRPr="006A7D30" w:rsidRDefault="00F118D6" w:rsidP="00F118D6">
            <w:pPr>
              <w:pStyle w:val="ListParagraph"/>
              <w:spacing w:line="360" w:lineRule="auto"/>
              <w:ind w:left="0"/>
              <w:rPr>
                <w:sz w:val="20"/>
                <w:szCs w:val="22"/>
                <w:cs/>
              </w:rPr>
            </w:pPr>
            <w:r w:rsidRPr="006A7D30">
              <w:rPr>
                <w:sz w:val="20"/>
                <w:szCs w:val="22"/>
              </w:rPr>
              <w:t xml:space="preserve">Globally unique identifier for the </w:t>
            </w:r>
            <w:proofErr w:type="spellStart"/>
            <w:r w:rsidRPr="006A7D30">
              <w:rPr>
                <w:sz w:val="20"/>
                <w:szCs w:val="22"/>
              </w:rPr>
              <w:t>SubmissionSet</w:t>
            </w:r>
            <w:proofErr w:type="spellEnd"/>
            <w:r w:rsidRPr="006A7D30">
              <w:rPr>
                <w:sz w:val="20"/>
                <w:szCs w:val="22"/>
              </w:rPr>
              <w:t xml:space="preserve"> assigned by the creating entity.</w:t>
            </w:r>
          </w:p>
        </w:tc>
      </w:tr>
    </w:tbl>
    <w:p w14:paraId="01740486" w14:textId="77777777" w:rsidR="00CB5085" w:rsidRDefault="00CB5085"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B13B157" w14:textId="2BE16888"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.2 Folder</w:t>
      </w:r>
    </w:p>
    <w:p w14:paraId="5617A4DD" w14:textId="2A0BD106" w:rsidR="00F95571" w:rsidRPr="00F95571" w:rsidRDefault="00F95571" w:rsidP="00D628FF">
      <w:pPr>
        <w:pStyle w:val="Caption"/>
        <w:jc w:val="center"/>
        <w:rPr>
          <w:i/>
          <w:iCs/>
        </w:rPr>
      </w:pPr>
      <w:bookmarkStart w:id="1277" w:name="_Ref72933640"/>
      <w:bookmarkStart w:id="1278" w:name="_Ref69266323"/>
      <w:bookmarkStart w:id="1279" w:name="_Toc74189250"/>
      <w:r w:rsidRPr="00F95571">
        <w:t xml:space="preserve">Table </w:t>
      </w:r>
      <w:ins w:id="1280" w:author="Petnathean Julled" w:date="2021-07-08T06:41:00Z">
        <w:r w:rsidR="00571732">
          <w:fldChar w:fldCharType="begin"/>
        </w:r>
        <w:r w:rsidR="00571732">
          <w:instrText xml:space="preserve"> STYLEREF 1 \s </w:instrText>
        </w:r>
      </w:ins>
      <w:r w:rsidR="00571732">
        <w:fldChar w:fldCharType="separate"/>
      </w:r>
      <w:r w:rsidR="00454CE9">
        <w:rPr>
          <w:noProof/>
        </w:rPr>
        <w:t>2</w:t>
      </w:r>
      <w:ins w:id="1281" w:author="Petnathean Julled" w:date="2021-07-08T06:41:00Z">
        <w:r w:rsidR="00571732">
          <w:fldChar w:fldCharType="end"/>
        </w:r>
        <w:r w:rsidR="00571732">
          <w:noBreakHyphen/>
        </w:r>
        <w:r w:rsidR="00571732">
          <w:fldChar w:fldCharType="begin"/>
        </w:r>
        <w:r w:rsidR="00571732">
          <w:instrText xml:space="preserve"> SEQ Table \* ARABIC \s 1 </w:instrText>
        </w:r>
      </w:ins>
      <w:r w:rsidR="00571732">
        <w:fldChar w:fldCharType="separate"/>
      </w:r>
      <w:ins w:id="1282" w:author="Petnathean Julled" w:date="2021-07-09T21:18:00Z">
        <w:r w:rsidR="00454CE9">
          <w:rPr>
            <w:noProof/>
          </w:rPr>
          <w:t>2</w:t>
        </w:r>
      </w:ins>
      <w:ins w:id="1283" w:author="Petnathean Julled" w:date="2021-07-08T06:41:00Z">
        <w:r w:rsidR="00571732">
          <w:fldChar w:fldCharType="end"/>
        </w:r>
      </w:ins>
      <w:del w:id="1284" w:author="Petnathean Julled" w:date="2021-07-08T06:27:00Z">
        <w:r w:rsidR="00131FC8" w:rsidDel="00A86EC6">
          <w:fldChar w:fldCharType="begin"/>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R="00D628FF" w:rsidDel="00A86EC6">
          <w:noBreakHyphen/>
        </w:r>
        <w:r w:rsidR="00131FC8" w:rsidDel="00A86EC6">
          <w:fldChar w:fldCharType="begin"/>
        </w:r>
        <w:r w:rsidR="00131FC8" w:rsidDel="00A86EC6">
          <w:delInstrText xml:space="preserve"> SEQ Table \* ARABIC \s 1 </w:delInstrText>
        </w:r>
        <w:r w:rsidR="00131FC8" w:rsidDel="00A86EC6">
          <w:fldChar w:fldCharType="separate"/>
        </w:r>
        <w:r w:rsidR="00856E89" w:rsidDel="00A86EC6">
          <w:rPr>
            <w:noProof/>
          </w:rPr>
          <w:delText>2</w:delText>
        </w:r>
        <w:r w:rsidR="00131FC8" w:rsidDel="00A86EC6">
          <w:rPr>
            <w:noProof/>
          </w:rPr>
          <w:fldChar w:fldCharType="end"/>
        </w:r>
      </w:del>
      <w:bookmarkEnd w:id="1277"/>
      <w:r w:rsidRPr="00F95571">
        <w:t xml:space="preserve"> </w:t>
      </w:r>
      <w:bookmarkStart w:id="1285" w:name="_Ref69266313"/>
      <w:r w:rsidRPr="00F95571">
        <w:t>Folder Metadata Attributes</w:t>
      </w:r>
      <w:bookmarkEnd w:id="1278"/>
      <w:bookmarkEnd w:id="1279"/>
      <w:bookmarkEnd w:id="1285"/>
    </w:p>
    <w:tbl>
      <w:tblPr>
        <w:tblStyle w:val="TableGrid"/>
        <w:tblpPr w:leftFromText="180" w:rightFromText="180" w:vertAnchor="text" w:horzAnchor="margin" w:tblpY="5"/>
        <w:tblW w:w="8352" w:type="dxa"/>
        <w:tblLayout w:type="fixed"/>
        <w:tblLook w:val="04A0" w:firstRow="1" w:lastRow="0" w:firstColumn="1" w:lastColumn="0" w:noHBand="0" w:noVBand="1"/>
      </w:tblPr>
      <w:tblGrid>
        <w:gridCol w:w="2122"/>
        <w:gridCol w:w="6230"/>
      </w:tblGrid>
      <w:tr w:rsidR="00F118D6" w:rsidRPr="006A7D30" w14:paraId="2A374746" w14:textId="77777777" w:rsidTr="00F118D6">
        <w:trPr>
          <w:trHeight w:val="325"/>
        </w:trPr>
        <w:tc>
          <w:tcPr>
            <w:tcW w:w="2122" w:type="dxa"/>
            <w:hideMark/>
          </w:tcPr>
          <w:p w14:paraId="1D874C9F" w14:textId="77777777" w:rsidR="00F118D6" w:rsidRPr="006A7D30" w:rsidRDefault="00F118D6" w:rsidP="00F118D6">
            <w:pPr>
              <w:pStyle w:val="ListParagraph"/>
              <w:spacing w:line="360" w:lineRule="auto"/>
              <w:ind w:left="0"/>
              <w:rPr>
                <w:sz w:val="20"/>
                <w:szCs w:val="22"/>
              </w:rPr>
            </w:pPr>
            <w:r w:rsidRPr="006A7D30">
              <w:rPr>
                <w:b/>
                <w:bCs/>
                <w:sz w:val="20"/>
                <w:szCs w:val="22"/>
              </w:rPr>
              <w:t>Folder Metadata Attributes</w:t>
            </w:r>
          </w:p>
        </w:tc>
        <w:tc>
          <w:tcPr>
            <w:tcW w:w="6230" w:type="dxa"/>
            <w:hideMark/>
          </w:tcPr>
          <w:p w14:paraId="6A932675" w14:textId="77777777" w:rsidR="00F118D6" w:rsidRPr="006A7D30" w:rsidRDefault="00F118D6" w:rsidP="00F118D6">
            <w:pPr>
              <w:pStyle w:val="ListParagraph"/>
              <w:spacing w:line="360" w:lineRule="auto"/>
              <w:ind w:left="0"/>
              <w:rPr>
                <w:sz w:val="20"/>
                <w:szCs w:val="22"/>
                <w:cs/>
              </w:rPr>
            </w:pPr>
            <w:r w:rsidRPr="006A7D30">
              <w:rPr>
                <w:b/>
                <w:bCs/>
                <w:sz w:val="20"/>
                <w:szCs w:val="22"/>
              </w:rPr>
              <w:t>Description</w:t>
            </w:r>
          </w:p>
        </w:tc>
      </w:tr>
      <w:tr w:rsidR="00F118D6" w:rsidRPr="006A7D30" w14:paraId="30C5CB5E" w14:textId="77777777" w:rsidTr="00F118D6">
        <w:trPr>
          <w:trHeight w:val="193"/>
        </w:trPr>
        <w:tc>
          <w:tcPr>
            <w:tcW w:w="2122" w:type="dxa"/>
            <w:hideMark/>
          </w:tcPr>
          <w:p w14:paraId="25B60A12"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availabilityStatus</w:t>
            </w:r>
            <w:proofErr w:type="spellEnd"/>
          </w:p>
        </w:tc>
        <w:tc>
          <w:tcPr>
            <w:tcW w:w="6230" w:type="dxa"/>
            <w:hideMark/>
          </w:tcPr>
          <w:p w14:paraId="53AD0C82" w14:textId="77777777" w:rsidR="00F118D6" w:rsidRPr="006A7D30" w:rsidRDefault="00F118D6" w:rsidP="00F118D6">
            <w:pPr>
              <w:pStyle w:val="ListParagraph"/>
              <w:spacing w:line="360" w:lineRule="auto"/>
              <w:ind w:left="0"/>
              <w:rPr>
                <w:sz w:val="20"/>
                <w:szCs w:val="22"/>
                <w:cs/>
              </w:rPr>
            </w:pPr>
            <w:r w:rsidRPr="006A7D30">
              <w:rPr>
                <w:sz w:val="20"/>
                <w:szCs w:val="22"/>
              </w:rPr>
              <w:t>The lifecycle status of the Folder.</w:t>
            </w:r>
          </w:p>
        </w:tc>
      </w:tr>
      <w:tr w:rsidR="00F118D6" w:rsidRPr="006A7D30" w14:paraId="7F03F01A" w14:textId="77777777" w:rsidTr="00F118D6">
        <w:trPr>
          <w:trHeight w:val="270"/>
        </w:trPr>
        <w:tc>
          <w:tcPr>
            <w:tcW w:w="2122" w:type="dxa"/>
            <w:hideMark/>
          </w:tcPr>
          <w:p w14:paraId="2F179D75"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codeList</w:t>
            </w:r>
            <w:proofErr w:type="spellEnd"/>
          </w:p>
        </w:tc>
        <w:tc>
          <w:tcPr>
            <w:tcW w:w="6230" w:type="dxa"/>
            <w:hideMark/>
          </w:tcPr>
          <w:p w14:paraId="38004FD8"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set of codes specifying the type of clinical activities that resulted in placing </w:t>
            </w:r>
            <w:proofErr w:type="spellStart"/>
            <w:r w:rsidRPr="006A7D30">
              <w:rPr>
                <w:sz w:val="20"/>
                <w:szCs w:val="22"/>
              </w:rPr>
              <w:t>DocumentEntry</w:t>
            </w:r>
            <w:proofErr w:type="spellEnd"/>
            <w:r w:rsidRPr="006A7D30">
              <w:rPr>
                <w:sz w:val="20"/>
                <w:szCs w:val="22"/>
              </w:rPr>
              <w:t xml:space="preserve"> objects in the Folder.</w:t>
            </w:r>
          </w:p>
        </w:tc>
      </w:tr>
      <w:tr w:rsidR="00F118D6" w:rsidRPr="006A7D30" w14:paraId="5A4D58DC" w14:textId="77777777" w:rsidTr="00F118D6">
        <w:trPr>
          <w:trHeight w:val="138"/>
        </w:trPr>
        <w:tc>
          <w:tcPr>
            <w:tcW w:w="2122" w:type="dxa"/>
            <w:hideMark/>
          </w:tcPr>
          <w:p w14:paraId="551EFF18" w14:textId="77777777" w:rsidR="00F118D6" w:rsidRPr="006A7D30" w:rsidRDefault="00F118D6" w:rsidP="00F118D6">
            <w:pPr>
              <w:pStyle w:val="ListParagraph"/>
              <w:spacing w:line="360" w:lineRule="auto"/>
              <w:ind w:left="0"/>
              <w:rPr>
                <w:sz w:val="20"/>
                <w:szCs w:val="22"/>
                <w:cs/>
              </w:rPr>
            </w:pPr>
            <w:r w:rsidRPr="006A7D30">
              <w:rPr>
                <w:sz w:val="20"/>
                <w:szCs w:val="22"/>
              </w:rPr>
              <w:t>comments</w:t>
            </w:r>
          </w:p>
        </w:tc>
        <w:tc>
          <w:tcPr>
            <w:tcW w:w="6230" w:type="dxa"/>
            <w:hideMark/>
          </w:tcPr>
          <w:p w14:paraId="212D1A0E" w14:textId="77777777" w:rsidR="00F118D6" w:rsidRPr="006A7D30" w:rsidRDefault="00F118D6" w:rsidP="00F118D6">
            <w:pPr>
              <w:pStyle w:val="ListParagraph"/>
              <w:spacing w:line="360" w:lineRule="auto"/>
              <w:ind w:left="0"/>
              <w:rPr>
                <w:sz w:val="20"/>
                <w:szCs w:val="22"/>
                <w:cs/>
              </w:rPr>
            </w:pPr>
            <w:r w:rsidRPr="006A7D30">
              <w:rPr>
                <w:sz w:val="20"/>
                <w:szCs w:val="22"/>
              </w:rPr>
              <w:t>Comments associated with the Folder.</w:t>
            </w:r>
          </w:p>
        </w:tc>
      </w:tr>
      <w:tr w:rsidR="00F118D6" w:rsidRPr="006A7D30" w14:paraId="48E1EB95" w14:textId="77777777" w:rsidTr="00F118D6">
        <w:trPr>
          <w:trHeight w:val="70"/>
        </w:trPr>
        <w:tc>
          <w:tcPr>
            <w:tcW w:w="2122" w:type="dxa"/>
            <w:hideMark/>
          </w:tcPr>
          <w:p w14:paraId="6456DE9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entryUUID</w:t>
            </w:r>
            <w:proofErr w:type="spellEnd"/>
          </w:p>
        </w:tc>
        <w:tc>
          <w:tcPr>
            <w:tcW w:w="6230" w:type="dxa"/>
            <w:hideMark/>
          </w:tcPr>
          <w:p w14:paraId="73A62B8E"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used to manage the entry.</w:t>
            </w:r>
          </w:p>
        </w:tc>
      </w:tr>
      <w:tr w:rsidR="00F118D6" w:rsidRPr="006A7D30" w14:paraId="30BD046A" w14:textId="77777777" w:rsidTr="00F118D6">
        <w:trPr>
          <w:trHeight w:val="134"/>
        </w:trPr>
        <w:tc>
          <w:tcPr>
            <w:tcW w:w="2122" w:type="dxa"/>
            <w:hideMark/>
          </w:tcPr>
          <w:p w14:paraId="1E179CD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homeCommunityId</w:t>
            </w:r>
            <w:proofErr w:type="spellEnd"/>
          </w:p>
        </w:tc>
        <w:tc>
          <w:tcPr>
            <w:tcW w:w="6230" w:type="dxa"/>
            <w:hideMark/>
          </w:tcPr>
          <w:p w14:paraId="0AE93C5A" w14:textId="77777777" w:rsidR="00F118D6" w:rsidRPr="006A7D30" w:rsidRDefault="00F118D6" w:rsidP="00F118D6">
            <w:pPr>
              <w:pStyle w:val="ListParagraph"/>
              <w:spacing w:line="360" w:lineRule="auto"/>
              <w:ind w:left="0"/>
              <w:rPr>
                <w:sz w:val="20"/>
                <w:szCs w:val="22"/>
                <w:cs/>
              </w:rPr>
            </w:pPr>
            <w:r w:rsidRPr="006A7D30">
              <w:rPr>
                <w:sz w:val="20"/>
                <w:szCs w:val="22"/>
              </w:rPr>
              <w:t>A globally unique identifier for a community.</w:t>
            </w:r>
          </w:p>
        </w:tc>
      </w:tr>
      <w:tr w:rsidR="00F118D6" w:rsidRPr="006A7D30" w14:paraId="41EEFEC4" w14:textId="77777777" w:rsidTr="00F118D6">
        <w:trPr>
          <w:trHeight w:val="70"/>
        </w:trPr>
        <w:tc>
          <w:tcPr>
            <w:tcW w:w="2122" w:type="dxa"/>
            <w:hideMark/>
          </w:tcPr>
          <w:p w14:paraId="5E5F276E"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lastUpdateTime</w:t>
            </w:r>
            <w:proofErr w:type="spellEnd"/>
          </w:p>
        </w:tc>
        <w:tc>
          <w:tcPr>
            <w:tcW w:w="6230" w:type="dxa"/>
            <w:hideMark/>
          </w:tcPr>
          <w:p w14:paraId="03788766" w14:textId="77777777" w:rsidR="00F118D6" w:rsidRPr="006A7D30" w:rsidRDefault="00F118D6" w:rsidP="00F118D6">
            <w:pPr>
              <w:pStyle w:val="ListParagraph"/>
              <w:spacing w:line="360" w:lineRule="auto"/>
              <w:ind w:left="0"/>
              <w:rPr>
                <w:sz w:val="20"/>
                <w:szCs w:val="22"/>
                <w:cs/>
              </w:rPr>
            </w:pPr>
            <w:r w:rsidRPr="006A7D30">
              <w:rPr>
                <w:sz w:val="20"/>
                <w:szCs w:val="22"/>
              </w:rPr>
              <w:t>Most recent point in time that the Folder has been modified.</w:t>
            </w:r>
          </w:p>
        </w:tc>
      </w:tr>
      <w:tr w:rsidR="00F118D6" w:rsidRPr="006A7D30" w14:paraId="70F1F988" w14:textId="77777777" w:rsidTr="00F118D6">
        <w:trPr>
          <w:trHeight w:val="584"/>
        </w:trPr>
        <w:tc>
          <w:tcPr>
            <w:tcW w:w="2122" w:type="dxa"/>
            <w:hideMark/>
          </w:tcPr>
          <w:p w14:paraId="08B06D37"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limitedMetadata</w:t>
            </w:r>
            <w:proofErr w:type="spellEnd"/>
          </w:p>
        </w:tc>
        <w:tc>
          <w:tcPr>
            <w:tcW w:w="6230" w:type="dxa"/>
            <w:hideMark/>
          </w:tcPr>
          <w:p w14:paraId="735A7972" w14:textId="77777777" w:rsidR="00F118D6" w:rsidRPr="006A7D30" w:rsidRDefault="00F118D6" w:rsidP="00F118D6">
            <w:pPr>
              <w:pStyle w:val="ListParagraph"/>
              <w:spacing w:line="360" w:lineRule="auto"/>
              <w:ind w:left="0"/>
              <w:rPr>
                <w:sz w:val="20"/>
                <w:szCs w:val="22"/>
                <w:cs/>
              </w:rPr>
            </w:pPr>
            <w:r w:rsidRPr="006A7D30">
              <w:rPr>
                <w:sz w:val="20"/>
                <w:szCs w:val="22"/>
              </w:rPr>
              <w:t>A flag that the associated Folder was created using the less rigorous metadata requirements as defined for the Metadata-Limited Document Source.</w:t>
            </w:r>
          </w:p>
        </w:tc>
      </w:tr>
      <w:tr w:rsidR="00F118D6" w:rsidRPr="006A7D30" w14:paraId="49BEBC37" w14:textId="77777777" w:rsidTr="00F118D6">
        <w:trPr>
          <w:trHeight w:val="131"/>
        </w:trPr>
        <w:tc>
          <w:tcPr>
            <w:tcW w:w="2122" w:type="dxa"/>
            <w:hideMark/>
          </w:tcPr>
          <w:p w14:paraId="0DFEBEA3"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patientId</w:t>
            </w:r>
            <w:proofErr w:type="spellEnd"/>
          </w:p>
        </w:tc>
        <w:tc>
          <w:tcPr>
            <w:tcW w:w="6230" w:type="dxa"/>
            <w:hideMark/>
          </w:tcPr>
          <w:p w14:paraId="00E419CF" w14:textId="77777777" w:rsidR="00F118D6" w:rsidRPr="006A7D30" w:rsidRDefault="00F118D6" w:rsidP="00F118D6">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primary subject of care of the Folder.</w:t>
            </w:r>
          </w:p>
        </w:tc>
      </w:tr>
      <w:tr w:rsidR="00F118D6" w:rsidRPr="006A7D30" w14:paraId="7A7034F2" w14:textId="77777777" w:rsidTr="00F118D6">
        <w:trPr>
          <w:trHeight w:val="193"/>
        </w:trPr>
        <w:tc>
          <w:tcPr>
            <w:tcW w:w="2122" w:type="dxa"/>
            <w:hideMark/>
          </w:tcPr>
          <w:p w14:paraId="354775A8" w14:textId="77777777" w:rsidR="00F118D6" w:rsidRPr="006A7D30" w:rsidRDefault="00F118D6" w:rsidP="00F118D6">
            <w:pPr>
              <w:pStyle w:val="ListParagraph"/>
              <w:spacing w:line="360" w:lineRule="auto"/>
              <w:ind w:left="0"/>
              <w:rPr>
                <w:sz w:val="20"/>
                <w:szCs w:val="22"/>
                <w:cs/>
              </w:rPr>
            </w:pPr>
            <w:r w:rsidRPr="006A7D30">
              <w:rPr>
                <w:sz w:val="20"/>
                <w:szCs w:val="22"/>
              </w:rPr>
              <w:t>title</w:t>
            </w:r>
          </w:p>
        </w:tc>
        <w:tc>
          <w:tcPr>
            <w:tcW w:w="6230" w:type="dxa"/>
            <w:hideMark/>
          </w:tcPr>
          <w:p w14:paraId="11796DA6" w14:textId="77777777" w:rsidR="00F118D6" w:rsidRPr="006A7D30" w:rsidRDefault="00F118D6" w:rsidP="00F118D6">
            <w:pPr>
              <w:pStyle w:val="ListParagraph"/>
              <w:spacing w:line="360" w:lineRule="auto"/>
              <w:ind w:left="0"/>
              <w:rPr>
                <w:sz w:val="20"/>
                <w:szCs w:val="22"/>
                <w:cs/>
              </w:rPr>
            </w:pPr>
            <w:r w:rsidRPr="006A7D30">
              <w:rPr>
                <w:sz w:val="20"/>
                <w:szCs w:val="22"/>
              </w:rPr>
              <w:t>The title of the Folder</w:t>
            </w:r>
          </w:p>
        </w:tc>
      </w:tr>
      <w:tr w:rsidR="00F118D6" w:rsidRPr="006A7D30" w14:paraId="0DB3617B" w14:textId="77777777" w:rsidTr="00F118D6">
        <w:trPr>
          <w:trHeight w:val="269"/>
        </w:trPr>
        <w:tc>
          <w:tcPr>
            <w:tcW w:w="2122" w:type="dxa"/>
            <w:hideMark/>
          </w:tcPr>
          <w:p w14:paraId="3DAC183B" w14:textId="77777777" w:rsidR="00F118D6" w:rsidRPr="006A7D30" w:rsidRDefault="00F118D6" w:rsidP="00F118D6">
            <w:pPr>
              <w:pStyle w:val="ListParagraph"/>
              <w:spacing w:line="360" w:lineRule="auto"/>
              <w:ind w:left="0"/>
              <w:rPr>
                <w:sz w:val="20"/>
                <w:szCs w:val="22"/>
                <w:cs/>
              </w:rPr>
            </w:pPr>
            <w:proofErr w:type="spellStart"/>
            <w:r w:rsidRPr="006A7D30">
              <w:rPr>
                <w:sz w:val="20"/>
                <w:szCs w:val="22"/>
              </w:rPr>
              <w:t>uniqueId</w:t>
            </w:r>
            <w:proofErr w:type="spellEnd"/>
          </w:p>
        </w:tc>
        <w:tc>
          <w:tcPr>
            <w:tcW w:w="6230" w:type="dxa"/>
            <w:hideMark/>
          </w:tcPr>
          <w:p w14:paraId="0E2A7411" w14:textId="77777777" w:rsidR="00F118D6" w:rsidRPr="006A7D30" w:rsidRDefault="00F118D6" w:rsidP="00F118D6">
            <w:pPr>
              <w:pStyle w:val="ListParagraph"/>
              <w:spacing w:line="360" w:lineRule="auto"/>
              <w:ind w:left="0"/>
              <w:rPr>
                <w:sz w:val="20"/>
                <w:szCs w:val="22"/>
                <w:cs/>
              </w:rPr>
            </w:pPr>
            <w:r w:rsidRPr="006A7D30">
              <w:rPr>
                <w:sz w:val="20"/>
                <w:szCs w:val="22"/>
              </w:rPr>
              <w:t>Globally unique identifier for the Folder.</w:t>
            </w:r>
          </w:p>
        </w:tc>
      </w:tr>
    </w:tbl>
    <w:p w14:paraId="35AF7317" w14:textId="77777777" w:rsidR="00F118D6" w:rsidRPr="006A7D30" w:rsidRDefault="009E41BE" w:rsidP="00737723">
      <w:pPr>
        <w:pStyle w:val="ListParagraph"/>
        <w:spacing w:line="360" w:lineRule="auto"/>
        <w:ind w:left="0"/>
        <w:rPr>
          <w:rFonts w:ascii="Times New Roman" w:hAnsi="Times New Roman" w:cs="Times New Roman"/>
          <w:szCs w:val="24"/>
        </w:rPr>
      </w:pPr>
      <w:r w:rsidRPr="006A7D30">
        <w:rPr>
          <w:rFonts w:ascii="Times New Roman" w:hAnsi="Times New Roman" w:cs="Times New Roman"/>
          <w:szCs w:val="24"/>
        </w:rPr>
        <w:tab/>
      </w:r>
    </w:p>
    <w:p w14:paraId="6966D578" w14:textId="77777777" w:rsidR="004C30DD" w:rsidRPr="006A7D30" w:rsidRDefault="004C30DD" w:rsidP="00737723">
      <w:pPr>
        <w:pStyle w:val="ListParagraph"/>
        <w:spacing w:line="360" w:lineRule="auto"/>
        <w:ind w:left="0"/>
        <w:rPr>
          <w:rFonts w:ascii="Times New Roman" w:hAnsi="Times New Roman" w:cs="Times New Roman"/>
          <w:szCs w:val="24"/>
        </w:rPr>
      </w:pPr>
    </w:p>
    <w:p w14:paraId="5C2F089A" w14:textId="77777777" w:rsidR="00D628FF" w:rsidRDefault="00D628FF" w:rsidP="0073772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br w:type="page"/>
      </w:r>
    </w:p>
    <w:p w14:paraId="5C78B5EB" w14:textId="650A6E1C" w:rsidR="009E41BE" w:rsidRPr="00A24A12" w:rsidRDefault="00F118D6" w:rsidP="00737723">
      <w:pPr>
        <w:pStyle w:val="ListParagraph"/>
        <w:spacing w:line="360" w:lineRule="auto"/>
        <w:ind w:left="0"/>
        <w:rPr>
          <w:rFonts w:ascii="Times New Roman" w:hAnsi="Times New Roman" w:cs="Times New Roman"/>
          <w:sz w:val="24"/>
          <w:szCs w:val="24"/>
        </w:rPr>
      </w:pPr>
      <w:r w:rsidRPr="00A24A12">
        <w:rPr>
          <w:rFonts w:ascii="Times New Roman" w:hAnsi="Times New Roman" w:cs="Times New Roman"/>
          <w:sz w:val="24"/>
          <w:szCs w:val="24"/>
        </w:rPr>
        <w:lastRenderedPageBreak/>
        <w:tab/>
      </w:r>
      <w:r w:rsidR="001A52B5" w:rsidRPr="00A24A12">
        <w:rPr>
          <w:rFonts w:ascii="Times New Roman" w:hAnsi="Times New Roman" w:cs="Times New Roman"/>
          <w:sz w:val="24"/>
          <w:szCs w:val="24"/>
        </w:rPr>
        <w:t>2.</w:t>
      </w:r>
      <w:r w:rsidR="00B66AA7">
        <w:rPr>
          <w:rFonts w:ascii="Times New Roman" w:hAnsi="Times New Roman" w:cs="Times New Roman"/>
          <w:sz w:val="24"/>
          <w:szCs w:val="24"/>
        </w:rPr>
        <w:t>2</w:t>
      </w:r>
      <w:r w:rsidR="00580BFC" w:rsidRPr="00A24A12">
        <w:rPr>
          <w:rFonts w:ascii="Times New Roman" w:hAnsi="Times New Roman" w:cs="Times New Roman"/>
          <w:sz w:val="24"/>
          <w:szCs w:val="24"/>
        </w:rPr>
        <w:t>.</w:t>
      </w:r>
      <w:r w:rsidR="00B66AA7">
        <w:rPr>
          <w:rFonts w:ascii="Times New Roman" w:hAnsi="Times New Roman" w:cs="Times New Roman"/>
          <w:sz w:val="24"/>
          <w:szCs w:val="24"/>
        </w:rPr>
        <w:t>6</w:t>
      </w:r>
      <w:r w:rsidR="009E41BE" w:rsidRPr="00A24A12">
        <w:rPr>
          <w:rFonts w:ascii="Times New Roman" w:hAnsi="Times New Roman" w:cs="Times New Roman"/>
          <w:sz w:val="24"/>
          <w:szCs w:val="24"/>
        </w:rPr>
        <w:t xml:space="preserve">.3 </w:t>
      </w:r>
      <w:proofErr w:type="spellStart"/>
      <w:r w:rsidR="009E41BE" w:rsidRPr="00A24A12">
        <w:rPr>
          <w:rFonts w:ascii="Times New Roman" w:hAnsi="Times New Roman" w:cs="Times New Roman"/>
          <w:sz w:val="24"/>
          <w:szCs w:val="24"/>
        </w:rPr>
        <w:t>DocumentEntry</w:t>
      </w:r>
      <w:proofErr w:type="spellEnd"/>
    </w:p>
    <w:p w14:paraId="2C65A1D8" w14:textId="259E05DE" w:rsidR="003E35EF" w:rsidRPr="003E35EF" w:rsidRDefault="003E35EF" w:rsidP="00D628FF">
      <w:pPr>
        <w:pStyle w:val="Caption"/>
        <w:jc w:val="center"/>
        <w:rPr>
          <w:i/>
          <w:iCs/>
        </w:rPr>
      </w:pPr>
      <w:bookmarkStart w:id="1286" w:name="_Ref72933659"/>
      <w:bookmarkStart w:id="1287" w:name="_Ref69266329"/>
      <w:bookmarkStart w:id="1288" w:name="_Toc74189251"/>
      <w:r w:rsidRPr="003E35EF">
        <w:t xml:space="preserve">Table </w:t>
      </w:r>
      <w:ins w:id="1289" w:author="Petnathean Julled" w:date="2021-07-08T06:41:00Z">
        <w:r w:rsidR="00571732">
          <w:fldChar w:fldCharType="begin"/>
        </w:r>
        <w:r w:rsidR="00571732">
          <w:instrText xml:space="preserve"> STYLEREF 1 \s </w:instrText>
        </w:r>
      </w:ins>
      <w:r w:rsidR="00571732">
        <w:fldChar w:fldCharType="separate"/>
      </w:r>
      <w:r w:rsidR="00454CE9">
        <w:rPr>
          <w:noProof/>
        </w:rPr>
        <w:t>2</w:t>
      </w:r>
      <w:ins w:id="1290" w:author="Petnathean Julled" w:date="2021-07-08T06:41:00Z">
        <w:r w:rsidR="00571732">
          <w:fldChar w:fldCharType="end"/>
        </w:r>
        <w:r w:rsidR="00571732">
          <w:noBreakHyphen/>
        </w:r>
        <w:r w:rsidR="00571732">
          <w:fldChar w:fldCharType="begin"/>
        </w:r>
        <w:r w:rsidR="00571732">
          <w:instrText xml:space="preserve"> SEQ Table \* ARABIC \s 1 </w:instrText>
        </w:r>
      </w:ins>
      <w:r w:rsidR="00571732">
        <w:fldChar w:fldCharType="separate"/>
      </w:r>
      <w:ins w:id="1291" w:author="Petnathean Julled" w:date="2021-07-09T21:18:00Z">
        <w:r w:rsidR="00454CE9">
          <w:rPr>
            <w:noProof/>
          </w:rPr>
          <w:t>3</w:t>
        </w:r>
      </w:ins>
      <w:ins w:id="1292" w:author="Petnathean Julled" w:date="2021-07-08T06:41:00Z">
        <w:r w:rsidR="00571732">
          <w:fldChar w:fldCharType="end"/>
        </w:r>
      </w:ins>
      <w:del w:id="1293" w:author="Petnathean Julled" w:date="2021-07-08T06:27:00Z">
        <w:r w:rsidR="00131FC8" w:rsidDel="00A86EC6">
          <w:fldChar w:fldCharType="begin"/>
        </w:r>
        <w:r w:rsidR="00131FC8" w:rsidDel="00A86EC6">
          <w:delInstrText xml:space="preserve"> STYLEREF 1 \s </w:delInstrText>
        </w:r>
        <w:r w:rsidR="00131FC8" w:rsidDel="00A86EC6">
          <w:fldChar w:fldCharType="separate"/>
        </w:r>
        <w:r w:rsidR="00856E89" w:rsidDel="00A86EC6">
          <w:rPr>
            <w:noProof/>
          </w:rPr>
          <w:delText>2</w:delText>
        </w:r>
        <w:r w:rsidR="00131FC8" w:rsidDel="00A86EC6">
          <w:rPr>
            <w:noProof/>
          </w:rPr>
          <w:fldChar w:fldCharType="end"/>
        </w:r>
        <w:r w:rsidR="00D628FF" w:rsidDel="00A86EC6">
          <w:noBreakHyphen/>
        </w:r>
        <w:r w:rsidR="00131FC8" w:rsidDel="00A86EC6">
          <w:fldChar w:fldCharType="begin"/>
        </w:r>
        <w:r w:rsidR="00131FC8" w:rsidDel="00A86EC6">
          <w:delInstrText xml:space="preserve"> SEQ Table \* ARABIC \s 1 </w:delInstrText>
        </w:r>
        <w:r w:rsidR="00131FC8" w:rsidDel="00A86EC6">
          <w:fldChar w:fldCharType="separate"/>
        </w:r>
        <w:r w:rsidR="00856E89" w:rsidDel="00A86EC6">
          <w:rPr>
            <w:noProof/>
          </w:rPr>
          <w:delText>3</w:delText>
        </w:r>
        <w:r w:rsidR="00131FC8" w:rsidDel="00A86EC6">
          <w:rPr>
            <w:noProof/>
          </w:rPr>
          <w:fldChar w:fldCharType="end"/>
        </w:r>
      </w:del>
      <w:bookmarkEnd w:id="1286"/>
      <w:r w:rsidRPr="003E35EF">
        <w:t xml:space="preserve"> </w:t>
      </w:r>
      <w:bookmarkStart w:id="1294" w:name="_Ref69266317"/>
      <w:proofErr w:type="spellStart"/>
      <w:r w:rsidRPr="003E35EF">
        <w:t>DocumentEntry</w:t>
      </w:r>
      <w:proofErr w:type="spellEnd"/>
      <w:r w:rsidRPr="003E35EF">
        <w:t xml:space="preserve"> Metadata Attributes</w:t>
      </w:r>
      <w:bookmarkEnd w:id="1287"/>
      <w:bookmarkEnd w:id="1288"/>
      <w:bookmarkEnd w:id="1294"/>
    </w:p>
    <w:tbl>
      <w:tblPr>
        <w:tblStyle w:val="TableGrid"/>
        <w:tblW w:w="8500" w:type="dxa"/>
        <w:jc w:val="center"/>
        <w:tblLook w:val="04A0" w:firstRow="1" w:lastRow="0" w:firstColumn="1" w:lastColumn="0" w:noHBand="0" w:noVBand="1"/>
      </w:tblPr>
      <w:tblGrid>
        <w:gridCol w:w="2263"/>
        <w:gridCol w:w="6237"/>
      </w:tblGrid>
      <w:tr w:rsidR="00564271" w:rsidRPr="006A7D30" w14:paraId="6885969C" w14:textId="77777777" w:rsidTr="004C30DD">
        <w:trPr>
          <w:trHeight w:val="338"/>
          <w:jc w:val="center"/>
        </w:trPr>
        <w:tc>
          <w:tcPr>
            <w:tcW w:w="2263" w:type="dxa"/>
            <w:hideMark/>
          </w:tcPr>
          <w:p w14:paraId="1DE7E9F7" w14:textId="77777777" w:rsidR="00564271" w:rsidRPr="006A7D30" w:rsidRDefault="00564271" w:rsidP="005B0681">
            <w:pPr>
              <w:pStyle w:val="ListParagraph"/>
              <w:spacing w:line="360" w:lineRule="auto"/>
              <w:ind w:left="0"/>
              <w:rPr>
                <w:sz w:val="20"/>
                <w:szCs w:val="22"/>
              </w:rPr>
            </w:pPr>
            <w:proofErr w:type="spellStart"/>
            <w:r w:rsidRPr="006A7D30">
              <w:rPr>
                <w:b/>
                <w:bCs/>
                <w:sz w:val="20"/>
                <w:szCs w:val="22"/>
              </w:rPr>
              <w:t>DocumentEntry</w:t>
            </w:r>
            <w:proofErr w:type="spellEnd"/>
            <w:r w:rsidRPr="006A7D30">
              <w:rPr>
                <w:b/>
                <w:bCs/>
                <w:sz w:val="20"/>
                <w:szCs w:val="22"/>
              </w:rPr>
              <w:t xml:space="preserve"> Metadata Attributes</w:t>
            </w:r>
          </w:p>
        </w:tc>
        <w:tc>
          <w:tcPr>
            <w:tcW w:w="6237" w:type="dxa"/>
            <w:hideMark/>
          </w:tcPr>
          <w:p w14:paraId="65076A4A" w14:textId="77777777" w:rsidR="00564271" w:rsidRPr="006A7D30" w:rsidRDefault="00564271" w:rsidP="005B0681">
            <w:pPr>
              <w:pStyle w:val="ListParagraph"/>
              <w:spacing w:line="360" w:lineRule="auto"/>
              <w:ind w:left="0"/>
              <w:rPr>
                <w:sz w:val="20"/>
                <w:szCs w:val="22"/>
                <w:cs/>
              </w:rPr>
            </w:pPr>
            <w:r w:rsidRPr="006A7D30">
              <w:rPr>
                <w:b/>
                <w:bCs/>
                <w:sz w:val="20"/>
                <w:szCs w:val="22"/>
              </w:rPr>
              <w:t>Description</w:t>
            </w:r>
          </w:p>
        </w:tc>
      </w:tr>
      <w:tr w:rsidR="00564271" w:rsidRPr="006A7D30" w14:paraId="08AE1258" w14:textId="77777777" w:rsidTr="004C30DD">
        <w:trPr>
          <w:trHeight w:val="584"/>
          <w:jc w:val="center"/>
        </w:trPr>
        <w:tc>
          <w:tcPr>
            <w:tcW w:w="2263" w:type="dxa"/>
            <w:hideMark/>
          </w:tcPr>
          <w:p w14:paraId="67EFD6EE" w14:textId="77777777" w:rsidR="00564271" w:rsidRPr="006A7D30" w:rsidRDefault="00564271" w:rsidP="00564271">
            <w:pPr>
              <w:pStyle w:val="ListParagraph"/>
              <w:spacing w:line="360" w:lineRule="auto"/>
              <w:ind w:left="0"/>
              <w:rPr>
                <w:sz w:val="20"/>
                <w:szCs w:val="22"/>
                <w:cs/>
              </w:rPr>
            </w:pPr>
            <w:r w:rsidRPr="006A7D30">
              <w:rPr>
                <w:sz w:val="20"/>
                <w:szCs w:val="22"/>
              </w:rPr>
              <w:t>author</w:t>
            </w:r>
          </w:p>
        </w:tc>
        <w:tc>
          <w:tcPr>
            <w:tcW w:w="6237" w:type="dxa"/>
            <w:hideMark/>
          </w:tcPr>
          <w:p w14:paraId="771556C1"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humans and/or machines that authored the document. This attribute contains the sub-attributes: </w:t>
            </w:r>
            <w:proofErr w:type="spellStart"/>
            <w:r w:rsidRPr="006A7D30">
              <w:rPr>
                <w:sz w:val="20"/>
                <w:szCs w:val="22"/>
              </w:rPr>
              <w:t>authorInstitution</w:t>
            </w:r>
            <w:proofErr w:type="spellEnd"/>
            <w:r w:rsidRPr="006A7D30">
              <w:rPr>
                <w:sz w:val="20"/>
                <w:szCs w:val="22"/>
              </w:rPr>
              <w:t xml:space="preserve">, </w:t>
            </w:r>
            <w:proofErr w:type="spellStart"/>
            <w:r w:rsidRPr="006A7D30">
              <w:rPr>
                <w:sz w:val="20"/>
                <w:szCs w:val="22"/>
              </w:rPr>
              <w:t>authorPerson</w:t>
            </w:r>
            <w:proofErr w:type="spellEnd"/>
            <w:r w:rsidRPr="006A7D30">
              <w:rPr>
                <w:sz w:val="20"/>
                <w:szCs w:val="22"/>
              </w:rPr>
              <w:t xml:space="preserve">, </w:t>
            </w:r>
            <w:proofErr w:type="spellStart"/>
            <w:r w:rsidRPr="006A7D30">
              <w:rPr>
                <w:sz w:val="20"/>
                <w:szCs w:val="22"/>
              </w:rPr>
              <w:t>authorRole</w:t>
            </w:r>
            <w:proofErr w:type="spellEnd"/>
            <w:r w:rsidRPr="006A7D30">
              <w:rPr>
                <w:sz w:val="20"/>
                <w:szCs w:val="22"/>
              </w:rPr>
              <w:t xml:space="preserve">, </w:t>
            </w:r>
            <w:proofErr w:type="spellStart"/>
            <w:r w:rsidRPr="006A7D30">
              <w:rPr>
                <w:sz w:val="20"/>
                <w:szCs w:val="22"/>
              </w:rPr>
              <w:t>authorSpecialty</w:t>
            </w:r>
            <w:proofErr w:type="spellEnd"/>
            <w:r w:rsidRPr="006A7D30">
              <w:rPr>
                <w:sz w:val="20"/>
                <w:szCs w:val="22"/>
              </w:rPr>
              <w:t xml:space="preserve"> and </w:t>
            </w:r>
            <w:proofErr w:type="spellStart"/>
            <w:r w:rsidRPr="006A7D30">
              <w:rPr>
                <w:sz w:val="20"/>
                <w:szCs w:val="22"/>
              </w:rPr>
              <w:t>authorTelecommunication</w:t>
            </w:r>
            <w:proofErr w:type="spellEnd"/>
            <w:r w:rsidRPr="006A7D30">
              <w:rPr>
                <w:sz w:val="20"/>
                <w:szCs w:val="22"/>
              </w:rPr>
              <w:t>.</w:t>
            </w:r>
          </w:p>
        </w:tc>
      </w:tr>
      <w:tr w:rsidR="00564271" w:rsidRPr="006A7D30" w14:paraId="0E488031" w14:textId="77777777" w:rsidTr="004C30DD">
        <w:trPr>
          <w:trHeight w:val="382"/>
          <w:jc w:val="center"/>
        </w:trPr>
        <w:tc>
          <w:tcPr>
            <w:tcW w:w="2263" w:type="dxa"/>
            <w:hideMark/>
          </w:tcPr>
          <w:p w14:paraId="1902608F"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availabilityStatus</w:t>
            </w:r>
            <w:proofErr w:type="spellEnd"/>
          </w:p>
        </w:tc>
        <w:tc>
          <w:tcPr>
            <w:tcW w:w="6237" w:type="dxa"/>
            <w:hideMark/>
          </w:tcPr>
          <w:p w14:paraId="0B3F1655" w14:textId="77777777" w:rsidR="00564271" w:rsidRPr="006A7D30" w:rsidRDefault="00564271" w:rsidP="00564271">
            <w:pPr>
              <w:pStyle w:val="ListParagraph"/>
              <w:spacing w:line="360" w:lineRule="auto"/>
              <w:ind w:left="0"/>
              <w:rPr>
                <w:sz w:val="20"/>
                <w:szCs w:val="22"/>
                <w:cs/>
              </w:rPr>
            </w:pPr>
            <w:r w:rsidRPr="006A7D30">
              <w:rPr>
                <w:sz w:val="20"/>
                <w:szCs w:val="22"/>
              </w:rPr>
              <w:t xml:space="preserve">The lifecycle status of the </w:t>
            </w:r>
            <w:proofErr w:type="spellStart"/>
            <w:r w:rsidRPr="006A7D30">
              <w:rPr>
                <w:sz w:val="20"/>
                <w:szCs w:val="22"/>
              </w:rPr>
              <w:t>DocumentEntry</w:t>
            </w:r>
            <w:proofErr w:type="spellEnd"/>
          </w:p>
        </w:tc>
      </w:tr>
      <w:tr w:rsidR="00564271" w:rsidRPr="006A7D30" w14:paraId="7DC20BA2" w14:textId="77777777" w:rsidTr="004C30DD">
        <w:trPr>
          <w:trHeight w:val="584"/>
          <w:jc w:val="center"/>
        </w:trPr>
        <w:tc>
          <w:tcPr>
            <w:tcW w:w="2263" w:type="dxa"/>
            <w:hideMark/>
          </w:tcPr>
          <w:p w14:paraId="0E6A8BF4"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classCode</w:t>
            </w:r>
            <w:proofErr w:type="spellEnd"/>
          </w:p>
        </w:tc>
        <w:tc>
          <w:tcPr>
            <w:tcW w:w="6237" w:type="dxa"/>
            <w:hideMark/>
          </w:tcPr>
          <w:p w14:paraId="2887D34D"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high-level use classification of the document type (e.g., Report, Summary, Images, Treatment Plan, Patient Preferences, Workflow).</w:t>
            </w:r>
          </w:p>
        </w:tc>
      </w:tr>
      <w:tr w:rsidR="00564271" w:rsidRPr="006A7D30" w14:paraId="312443C4" w14:textId="77777777" w:rsidTr="004C30DD">
        <w:trPr>
          <w:trHeight w:val="269"/>
          <w:jc w:val="center"/>
        </w:trPr>
        <w:tc>
          <w:tcPr>
            <w:tcW w:w="2263" w:type="dxa"/>
            <w:hideMark/>
          </w:tcPr>
          <w:p w14:paraId="18453DD1" w14:textId="77777777" w:rsidR="00564271" w:rsidRPr="006A7D30" w:rsidRDefault="00564271" w:rsidP="00564271">
            <w:pPr>
              <w:pStyle w:val="ListParagraph"/>
              <w:spacing w:line="360" w:lineRule="auto"/>
              <w:ind w:left="0"/>
              <w:rPr>
                <w:sz w:val="20"/>
                <w:szCs w:val="22"/>
                <w:cs/>
              </w:rPr>
            </w:pPr>
            <w:r w:rsidRPr="006A7D30">
              <w:rPr>
                <w:sz w:val="20"/>
                <w:szCs w:val="22"/>
              </w:rPr>
              <w:t>comment</w:t>
            </w:r>
          </w:p>
        </w:tc>
        <w:tc>
          <w:tcPr>
            <w:tcW w:w="6237" w:type="dxa"/>
            <w:hideMark/>
          </w:tcPr>
          <w:p w14:paraId="3361270F" w14:textId="77777777" w:rsidR="00564271" w:rsidRPr="006A7D30" w:rsidRDefault="00564271" w:rsidP="00564271">
            <w:pPr>
              <w:pStyle w:val="ListParagraph"/>
              <w:spacing w:line="360" w:lineRule="auto"/>
              <w:ind w:left="0"/>
              <w:rPr>
                <w:sz w:val="20"/>
                <w:szCs w:val="22"/>
                <w:cs/>
              </w:rPr>
            </w:pPr>
            <w:r w:rsidRPr="006A7D30">
              <w:rPr>
                <w:sz w:val="20"/>
                <w:szCs w:val="22"/>
              </w:rPr>
              <w:t>Comments associated with the document.</w:t>
            </w:r>
          </w:p>
        </w:tc>
      </w:tr>
      <w:tr w:rsidR="00564271" w:rsidRPr="006A7D30" w14:paraId="4B242FA0" w14:textId="77777777" w:rsidTr="004C30DD">
        <w:trPr>
          <w:trHeight w:val="345"/>
          <w:jc w:val="center"/>
        </w:trPr>
        <w:tc>
          <w:tcPr>
            <w:tcW w:w="2263" w:type="dxa"/>
            <w:hideMark/>
          </w:tcPr>
          <w:p w14:paraId="57487D7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confidentialityCode</w:t>
            </w:r>
            <w:proofErr w:type="spellEnd"/>
          </w:p>
        </w:tc>
        <w:tc>
          <w:tcPr>
            <w:tcW w:w="6237" w:type="dxa"/>
            <w:hideMark/>
          </w:tcPr>
          <w:p w14:paraId="1301E7BE" w14:textId="77777777" w:rsidR="00564271" w:rsidRPr="006A7D30" w:rsidRDefault="00564271" w:rsidP="00564271">
            <w:pPr>
              <w:pStyle w:val="ListParagraph"/>
              <w:spacing w:line="360" w:lineRule="auto"/>
              <w:ind w:left="0"/>
              <w:rPr>
                <w:sz w:val="20"/>
                <w:szCs w:val="22"/>
                <w:cs/>
              </w:rPr>
            </w:pPr>
            <w:r w:rsidRPr="006A7D30">
              <w:rPr>
                <w:sz w:val="20"/>
                <w:szCs w:val="22"/>
              </w:rPr>
              <w:t>The code specifying the level of confidentiality of the documented.</w:t>
            </w:r>
          </w:p>
        </w:tc>
      </w:tr>
      <w:tr w:rsidR="00564271" w:rsidRPr="006A7D30" w14:paraId="04BA9265" w14:textId="77777777" w:rsidTr="004C30DD">
        <w:trPr>
          <w:trHeight w:val="273"/>
          <w:jc w:val="center"/>
        </w:trPr>
        <w:tc>
          <w:tcPr>
            <w:tcW w:w="2263" w:type="dxa"/>
            <w:hideMark/>
          </w:tcPr>
          <w:p w14:paraId="4643F187"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creationTime</w:t>
            </w:r>
            <w:proofErr w:type="spellEnd"/>
          </w:p>
        </w:tc>
        <w:tc>
          <w:tcPr>
            <w:tcW w:w="6237" w:type="dxa"/>
            <w:hideMark/>
          </w:tcPr>
          <w:p w14:paraId="3795B12B" w14:textId="77777777" w:rsidR="00564271" w:rsidRPr="006A7D30" w:rsidRDefault="00564271" w:rsidP="00564271">
            <w:pPr>
              <w:pStyle w:val="ListParagraph"/>
              <w:spacing w:line="360" w:lineRule="auto"/>
              <w:ind w:left="0"/>
              <w:rPr>
                <w:sz w:val="20"/>
                <w:szCs w:val="22"/>
                <w:cs/>
              </w:rPr>
            </w:pPr>
            <w:r w:rsidRPr="006A7D30">
              <w:rPr>
                <w:sz w:val="20"/>
                <w:szCs w:val="22"/>
              </w:rPr>
              <w:t>The time the author created the document.</w:t>
            </w:r>
          </w:p>
        </w:tc>
      </w:tr>
      <w:tr w:rsidR="00564271" w:rsidRPr="006A7D30" w14:paraId="5B0B057B" w14:textId="77777777" w:rsidTr="004C30DD">
        <w:trPr>
          <w:trHeight w:val="273"/>
          <w:jc w:val="center"/>
        </w:trPr>
        <w:tc>
          <w:tcPr>
            <w:tcW w:w="2263" w:type="dxa"/>
            <w:hideMark/>
          </w:tcPr>
          <w:p w14:paraId="048EE305"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entryUUID</w:t>
            </w:r>
            <w:proofErr w:type="spellEnd"/>
          </w:p>
        </w:tc>
        <w:tc>
          <w:tcPr>
            <w:tcW w:w="6237" w:type="dxa"/>
            <w:hideMark/>
          </w:tcPr>
          <w:p w14:paraId="78A7DE60" w14:textId="77777777" w:rsidR="00564271" w:rsidRPr="006A7D30" w:rsidRDefault="00564271" w:rsidP="00564271">
            <w:pPr>
              <w:pStyle w:val="ListParagraph"/>
              <w:spacing w:line="360" w:lineRule="auto"/>
              <w:ind w:left="0"/>
              <w:rPr>
                <w:sz w:val="20"/>
                <w:szCs w:val="22"/>
                <w:cs/>
              </w:rPr>
            </w:pPr>
            <w:r w:rsidRPr="006A7D30">
              <w:rPr>
                <w:sz w:val="20"/>
                <w:szCs w:val="22"/>
              </w:rPr>
              <w:t>A globally unique identifier used to manage the entry.</w:t>
            </w:r>
          </w:p>
        </w:tc>
      </w:tr>
      <w:tr w:rsidR="00564271" w:rsidRPr="006A7D30" w14:paraId="77EF6925" w14:textId="77777777" w:rsidTr="004C30DD">
        <w:trPr>
          <w:trHeight w:val="584"/>
          <w:jc w:val="center"/>
        </w:trPr>
        <w:tc>
          <w:tcPr>
            <w:tcW w:w="2263" w:type="dxa"/>
            <w:hideMark/>
          </w:tcPr>
          <w:p w14:paraId="50DE1C38" w14:textId="77777777" w:rsidR="00564271" w:rsidRPr="006A7D30" w:rsidRDefault="00564271" w:rsidP="00564271">
            <w:pPr>
              <w:pStyle w:val="ListParagraph"/>
              <w:spacing w:line="360" w:lineRule="auto"/>
              <w:ind w:left="0"/>
              <w:rPr>
                <w:sz w:val="20"/>
                <w:szCs w:val="22"/>
                <w:cs/>
              </w:rPr>
            </w:pPr>
            <w:proofErr w:type="spellStart"/>
            <w:r w:rsidRPr="006A7D30">
              <w:rPr>
                <w:sz w:val="20"/>
                <w:szCs w:val="22"/>
              </w:rPr>
              <w:t>eventCodeList</w:t>
            </w:r>
            <w:proofErr w:type="spellEnd"/>
          </w:p>
        </w:tc>
        <w:tc>
          <w:tcPr>
            <w:tcW w:w="6237" w:type="dxa"/>
            <w:hideMark/>
          </w:tcPr>
          <w:p w14:paraId="73ED76B1" w14:textId="77777777" w:rsidR="00564271" w:rsidRPr="006A7D30" w:rsidRDefault="00564271" w:rsidP="00564271">
            <w:pPr>
              <w:pStyle w:val="ListParagraph"/>
              <w:spacing w:line="360" w:lineRule="auto"/>
              <w:ind w:left="0"/>
              <w:rPr>
                <w:sz w:val="20"/>
                <w:szCs w:val="22"/>
                <w:cs/>
              </w:rPr>
            </w:pPr>
            <w:r w:rsidRPr="006A7D30">
              <w:rPr>
                <w:sz w:val="20"/>
                <w:szCs w:val="22"/>
              </w:rPr>
              <w:t>This list of codes represents the main clinical acts, such as a colonoscopy or an appendectomy, being documented.</w:t>
            </w:r>
          </w:p>
        </w:tc>
      </w:tr>
      <w:tr w:rsidR="007A6ECF" w:rsidRPr="006A7D30" w14:paraId="5176B074" w14:textId="77777777" w:rsidTr="004C30DD">
        <w:tblPrEx>
          <w:jc w:val="left"/>
        </w:tblPrEx>
        <w:trPr>
          <w:trHeight w:val="269"/>
        </w:trPr>
        <w:tc>
          <w:tcPr>
            <w:tcW w:w="2263" w:type="dxa"/>
            <w:hideMark/>
          </w:tcPr>
          <w:p w14:paraId="36A1B298" w14:textId="77777777" w:rsidR="007A6ECF" w:rsidRPr="006A7D30" w:rsidRDefault="007A6ECF" w:rsidP="007A6ECF">
            <w:pPr>
              <w:pStyle w:val="ListParagraph"/>
              <w:spacing w:line="360" w:lineRule="auto"/>
              <w:ind w:left="0"/>
              <w:rPr>
                <w:sz w:val="20"/>
                <w:szCs w:val="22"/>
              </w:rPr>
            </w:pPr>
            <w:proofErr w:type="spellStart"/>
            <w:r w:rsidRPr="006A7D30">
              <w:rPr>
                <w:sz w:val="20"/>
                <w:szCs w:val="22"/>
              </w:rPr>
              <w:t>formatCode</w:t>
            </w:r>
            <w:proofErr w:type="spellEnd"/>
          </w:p>
        </w:tc>
        <w:tc>
          <w:tcPr>
            <w:tcW w:w="6237" w:type="dxa"/>
            <w:hideMark/>
          </w:tcPr>
          <w:p w14:paraId="744D3853" w14:textId="77777777" w:rsidR="007A6ECF" w:rsidRPr="006A7D30" w:rsidRDefault="007A6ECF" w:rsidP="007A6ECF">
            <w:pPr>
              <w:pStyle w:val="ListParagraph"/>
              <w:spacing w:line="360" w:lineRule="auto"/>
              <w:ind w:left="0"/>
              <w:rPr>
                <w:sz w:val="20"/>
                <w:szCs w:val="22"/>
                <w:cs/>
              </w:rPr>
            </w:pPr>
            <w:r w:rsidRPr="006A7D30">
              <w:rPr>
                <w:sz w:val="20"/>
                <w:szCs w:val="22"/>
              </w:rPr>
              <w:t>The code specifying the detailed technical format of the document.</w:t>
            </w:r>
          </w:p>
        </w:tc>
      </w:tr>
      <w:tr w:rsidR="007A6ECF" w:rsidRPr="006A7D30" w14:paraId="04EF4CB3" w14:textId="77777777" w:rsidTr="004C30DD">
        <w:tblPrEx>
          <w:jc w:val="left"/>
        </w:tblPrEx>
        <w:trPr>
          <w:trHeight w:val="217"/>
        </w:trPr>
        <w:tc>
          <w:tcPr>
            <w:tcW w:w="2263" w:type="dxa"/>
            <w:hideMark/>
          </w:tcPr>
          <w:p w14:paraId="515C25FC" w14:textId="77777777" w:rsidR="007A6ECF" w:rsidRPr="006A7D30" w:rsidRDefault="007A6ECF" w:rsidP="007A6ECF">
            <w:pPr>
              <w:pStyle w:val="ListParagraph"/>
              <w:spacing w:line="360" w:lineRule="auto"/>
              <w:ind w:left="0"/>
              <w:rPr>
                <w:sz w:val="20"/>
                <w:szCs w:val="22"/>
                <w:cs/>
              </w:rPr>
            </w:pPr>
            <w:r w:rsidRPr="006A7D30">
              <w:rPr>
                <w:sz w:val="20"/>
                <w:szCs w:val="22"/>
              </w:rPr>
              <w:t>hash</w:t>
            </w:r>
          </w:p>
        </w:tc>
        <w:tc>
          <w:tcPr>
            <w:tcW w:w="6237" w:type="dxa"/>
            <w:hideMark/>
          </w:tcPr>
          <w:p w14:paraId="572A1833" w14:textId="77777777" w:rsidR="007A6ECF" w:rsidRPr="006A7D30" w:rsidRDefault="007A6ECF" w:rsidP="007A6ECF">
            <w:pPr>
              <w:pStyle w:val="ListParagraph"/>
              <w:spacing w:line="360" w:lineRule="auto"/>
              <w:ind w:left="0"/>
              <w:rPr>
                <w:sz w:val="20"/>
                <w:szCs w:val="22"/>
                <w:cs/>
              </w:rPr>
            </w:pPr>
            <w:r w:rsidRPr="006A7D30">
              <w:rPr>
                <w:sz w:val="20"/>
                <w:szCs w:val="22"/>
              </w:rPr>
              <w:t>The hash of the contents of the document.</w:t>
            </w:r>
          </w:p>
        </w:tc>
      </w:tr>
      <w:tr w:rsidR="007A6ECF" w:rsidRPr="006A7D30" w14:paraId="5FA217EF" w14:textId="77777777" w:rsidTr="004C30DD">
        <w:tblPrEx>
          <w:jc w:val="left"/>
        </w:tblPrEx>
        <w:trPr>
          <w:trHeight w:val="278"/>
        </w:trPr>
        <w:tc>
          <w:tcPr>
            <w:tcW w:w="2263" w:type="dxa"/>
            <w:hideMark/>
          </w:tcPr>
          <w:p w14:paraId="6B5E1F4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healthcareFacility</w:t>
            </w:r>
            <w:proofErr w:type="spellEnd"/>
            <w:r w:rsidRPr="006A7D30">
              <w:rPr>
                <w:sz w:val="20"/>
                <w:szCs w:val="22"/>
              </w:rPr>
              <w:t xml:space="preserve"> </w:t>
            </w:r>
            <w:proofErr w:type="spellStart"/>
            <w:r w:rsidRPr="006A7D30">
              <w:rPr>
                <w:sz w:val="20"/>
                <w:szCs w:val="22"/>
              </w:rPr>
              <w:t>TypeCode</w:t>
            </w:r>
            <w:proofErr w:type="spellEnd"/>
          </w:p>
        </w:tc>
        <w:tc>
          <w:tcPr>
            <w:tcW w:w="6237" w:type="dxa"/>
            <w:hideMark/>
          </w:tcPr>
          <w:p w14:paraId="14E2E619" w14:textId="77777777" w:rsidR="007A6ECF" w:rsidRPr="006A7D30" w:rsidRDefault="007A6ECF" w:rsidP="007A6ECF">
            <w:pPr>
              <w:pStyle w:val="ListParagraph"/>
              <w:spacing w:line="360" w:lineRule="auto"/>
              <w:ind w:left="0"/>
              <w:rPr>
                <w:sz w:val="20"/>
                <w:szCs w:val="22"/>
                <w:cs/>
              </w:rPr>
            </w:pPr>
            <w:r w:rsidRPr="006A7D30">
              <w:rPr>
                <w:sz w:val="20"/>
                <w:szCs w:val="22"/>
              </w:rPr>
              <w:t>This code represents the type of organizational setting of the clinical encounter during which the documented act occurred.</w:t>
            </w:r>
          </w:p>
        </w:tc>
      </w:tr>
      <w:tr w:rsidR="007A6ECF" w:rsidRPr="006A7D30" w14:paraId="73A5B5A7" w14:textId="77777777" w:rsidTr="004C30DD">
        <w:tblPrEx>
          <w:jc w:val="left"/>
        </w:tblPrEx>
        <w:trPr>
          <w:trHeight w:val="288"/>
        </w:trPr>
        <w:tc>
          <w:tcPr>
            <w:tcW w:w="2263" w:type="dxa"/>
            <w:hideMark/>
          </w:tcPr>
          <w:p w14:paraId="687D1745"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homeCommunityId</w:t>
            </w:r>
            <w:proofErr w:type="spellEnd"/>
          </w:p>
        </w:tc>
        <w:tc>
          <w:tcPr>
            <w:tcW w:w="6237" w:type="dxa"/>
            <w:hideMark/>
          </w:tcPr>
          <w:p w14:paraId="21F29E0A" w14:textId="77777777" w:rsidR="007A6ECF" w:rsidRPr="006A7D30" w:rsidRDefault="007A6ECF" w:rsidP="007A6ECF">
            <w:pPr>
              <w:pStyle w:val="ListParagraph"/>
              <w:spacing w:line="360" w:lineRule="auto"/>
              <w:ind w:left="0"/>
              <w:rPr>
                <w:sz w:val="20"/>
                <w:szCs w:val="22"/>
                <w:cs/>
              </w:rPr>
            </w:pPr>
            <w:r w:rsidRPr="006A7D30">
              <w:rPr>
                <w:sz w:val="20"/>
                <w:szCs w:val="22"/>
              </w:rPr>
              <w:t>A globally unique identifier for a community.</w:t>
            </w:r>
          </w:p>
        </w:tc>
      </w:tr>
      <w:tr w:rsidR="007A6ECF" w:rsidRPr="006A7D30" w14:paraId="62B15645" w14:textId="77777777" w:rsidTr="004C30DD">
        <w:tblPrEx>
          <w:jc w:val="left"/>
        </w:tblPrEx>
        <w:trPr>
          <w:trHeight w:val="222"/>
        </w:trPr>
        <w:tc>
          <w:tcPr>
            <w:tcW w:w="2263" w:type="dxa"/>
            <w:hideMark/>
          </w:tcPr>
          <w:p w14:paraId="3736C79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languageCode</w:t>
            </w:r>
            <w:proofErr w:type="spellEnd"/>
          </w:p>
        </w:tc>
        <w:tc>
          <w:tcPr>
            <w:tcW w:w="6237" w:type="dxa"/>
            <w:hideMark/>
          </w:tcPr>
          <w:p w14:paraId="4B930847" w14:textId="77777777" w:rsidR="007A6ECF" w:rsidRPr="006A7D30" w:rsidRDefault="007A6ECF" w:rsidP="007A6ECF">
            <w:pPr>
              <w:pStyle w:val="ListParagraph"/>
              <w:spacing w:line="360" w:lineRule="auto"/>
              <w:ind w:left="0"/>
              <w:rPr>
                <w:sz w:val="20"/>
                <w:szCs w:val="22"/>
                <w:cs/>
              </w:rPr>
            </w:pPr>
            <w:r w:rsidRPr="006A7D30">
              <w:rPr>
                <w:sz w:val="20"/>
                <w:szCs w:val="22"/>
              </w:rPr>
              <w:t>Specifies the human language of character data in a document.</w:t>
            </w:r>
          </w:p>
        </w:tc>
      </w:tr>
      <w:tr w:rsidR="007A6ECF" w:rsidRPr="006A7D30" w14:paraId="13748E33" w14:textId="77777777" w:rsidTr="004C30DD">
        <w:tblPrEx>
          <w:jc w:val="left"/>
        </w:tblPrEx>
        <w:trPr>
          <w:trHeight w:val="284"/>
        </w:trPr>
        <w:tc>
          <w:tcPr>
            <w:tcW w:w="2263" w:type="dxa"/>
            <w:hideMark/>
          </w:tcPr>
          <w:p w14:paraId="48478409"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legalAuthenticator</w:t>
            </w:r>
            <w:proofErr w:type="spellEnd"/>
          </w:p>
        </w:tc>
        <w:tc>
          <w:tcPr>
            <w:tcW w:w="6237" w:type="dxa"/>
            <w:hideMark/>
          </w:tcPr>
          <w:p w14:paraId="7AA1277B" w14:textId="77777777" w:rsidR="007A6ECF" w:rsidRPr="006A7D30" w:rsidRDefault="007A6ECF" w:rsidP="007A6ECF">
            <w:pPr>
              <w:pStyle w:val="ListParagraph"/>
              <w:spacing w:line="360" w:lineRule="auto"/>
              <w:ind w:left="0"/>
              <w:rPr>
                <w:sz w:val="20"/>
                <w:szCs w:val="22"/>
                <w:cs/>
              </w:rPr>
            </w:pPr>
            <w:r w:rsidRPr="006A7D30">
              <w:rPr>
                <w:sz w:val="20"/>
                <w:szCs w:val="22"/>
              </w:rPr>
              <w:t xml:space="preserve">Represents a participant within an </w:t>
            </w:r>
            <w:proofErr w:type="spellStart"/>
            <w:r w:rsidRPr="006A7D30">
              <w:rPr>
                <w:sz w:val="20"/>
                <w:szCs w:val="22"/>
              </w:rPr>
              <w:t>authorInstitution</w:t>
            </w:r>
            <w:proofErr w:type="spellEnd"/>
            <w:r w:rsidRPr="006A7D30">
              <w:rPr>
                <w:sz w:val="20"/>
                <w:szCs w:val="22"/>
              </w:rPr>
              <w:t xml:space="preserve"> who has legally authenticated or attested the document.</w:t>
            </w:r>
          </w:p>
        </w:tc>
      </w:tr>
      <w:tr w:rsidR="007A6ECF" w:rsidRPr="006A7D30" w14:paraId="358C1F72" w14:textId="77777777" w:rsidTr="004C30DD">
        <w:tblPrEx>
          <w:jc w:val="left"/>
        </w:tblPrEx>
        <w:trPr>
          <w:trHeight w:val="294"/>
        </w:trPr>
        <w:tc>
          <w:tcPr>
            <w:tcW w:w="2263" w:type="dxa"/>
            <w:hideMark/>
          </w:tcPr>
          <w:p w14:paraId="797FFF62"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lastRenderedPageBreak/>
              <w:t>limitedMetadata</w:t>
            </w:r>
            <w:proofErr w:type="spellEnd"/>
          </w:p>
        </w:tc>
        <w:tc>
          <w:tcPr>
            <w:tcW w:w="6237" w:type="dxa"/>
            <w:hideMark/>
          </w:tcPr>
          <w:p w14:paraId="3E755008" w14:textId="77777777" w:rsidR="007A6ECF" w:rsidRPr="006A7D30" w:rsidRDefault="007A6ECF" w:rsidP="007A6ECF">
            <w:pPr>
              <w:pStyle w:val="ListParagraph"/>
              <w:spacing w:line="360" w:lineRule="auto"/>
              <w:ind w:left="0"/>
              <w:rPr>
                <w:sz w:val="20"/>
                <w:szCs w:val="22"/>
                <w:cs/>
              </w:rPr>
            </w:pPr>
            <w:r w:rsidRPr="006A7D30">
              <w:rPr>
                <w:sz w:val="20"/>
                <w:szCs w:val="22"/>
              </w:rPr>
              <w:t xml:space="preserve">Indicates whether the </w:t>
            </w:r>
            <w:proofErr w:type="spellStart"/>
            <w:r w:rsidRPr="006A7D30">
              <w:rPr>
                <w:sz w:val="20"/>
                <w:szCs w:val="22"/>
              </w:rPr>
              <w:t>DocumentEntry</w:t>
            </w:r>
            <w:proofErr w:type="spellEnd"/>
            <w:r w:rsidRPr="006A7D30">
              <w:rPr>
                <w:sz w:val="20"/>
                <w:szCs w:val="22"/>
              </w:rPr>
              <w:t xml:space="preserve"> was created using the less rigorous requirements of metadata as defined for the Metadata-Limited Document Source.</w:t>
            </w:r>
          </w:p>
        </w:tc>
      </w:tr>
      <w:tr w:rsidR="007A6ECF" w:rsidRPr="006A7D30" w14:paraId="74874AA1" w14:textId="77777777" w:rsidTr="004C30DD">
        <w:tblPrEx>
          <w:jc w:val="left"/>
        </w:tblPrEx>
        <w:trPr>
          <w:trHeight w:val="252"/>
        </w:trPr>
        <w:tc>
          <w:tcPr>
            <w:tcW w:w="2263" w:type="dxa"/>
            <w:hideMark/>
          </w:tcPr>
          <w:p w14:paraId="5B9F1867" w14:textId="77777777" w:rsidR="007A6ECF" w:rsidRPr="006A7D30" w:rsidRDefault="007A6ECF" w:rsidP="007A6ECF">
            <w:pPr>
              <w:pStyle w:val="ListParagraph"/>
              <w:spacing w:line="360" w:lineRule="auto"/>
              <w:ind w:left="0"/>
              <w:rPr>
                <w:sz w:val="20"/>
                <w:szCs w:val="22"/>
                <w:cs/>
              </w:rPr>
            </w:pPr>
            <w:proofErr w:type="spellStart"/>
            <w:r w:rsidRPr="006A7D30">
              <w:rPr>
                <w:sz w:val="20"/>
                <w:szCs w:val="22"/>
              </w:rPr>
              <w:t>mimeType</w:t>
            </w:r>
            <w:proofErr w:type="spellEnd"/>
          </w:p>
        </w:tc>
        <w:tc>
          <w:tcPr>
            <w:tcW w:w="6237" w:type="dxa"/>
            <w:hideMark/>
          </w:tcPr>
          <w:p w14:paraId="017805E8" w14:textId="77777777" w:rsidR="007A6ECF" w:rsidRPr="006A7D30" w:rsidRDefault="007A6ECF" w:rsidP="007A6ECF">
            <w:pPr>
              <w:pStyle w:val="ListParagraph"/>
              <w:spacing w:line="360" w:lineRule="auto"/>
              <w:ind w:left="0"/>
              <w:rPr>
                <w:sz w:val="20"/>
                <w:szCs w:val="22"/>
                <w:cs/>
              </w:rPr>
            </w:pPr>
            <w:r w:rsidRPr="006A7D30">
              <w:rPr>
                <w:sz w:val="20"/>
                <w:szCs w:val="22"/>
              </w:rPr>
              <w:t>MIME type of the document.</w:t>
            </w:r>
          </w:p>
        </w:tc>
      </w:tr>
      <w:tr w:rsidR="00EA5497" w:rsidRPr="006A7D30" w14:paraId="31C0986A" w14:textId="77777777" w:rsidTr="004C30DD">
        <w:tblPrEx>
          <w:jc w:val="left"/>
        </w:tblPrEx>
        <w:trPr>
          <w:trHeight w:val="584"/>
        </w:trPr>
        <w:tc>
          <w:tcPr>
            <w:tcW w:w="2263" w:type="dxa"/>
            <w:hideMark/>
          </w:tcPr>
          <w:p w14:paraId="0546E8EC" w14:textId="77777777" w:rsidR="00EA5497" w:rsidRPr="006A7D30" w:rsidRDefault="00EA5497" w:rsidP="00EA5497">
            <w:pPr>
              <w:pStyle w:val="ListParagraph"/>
              <w:spacing w:line="360" w:lineRule="auto"/>
              <w:ind w:left="0"/>
              <w:rPr>
                <w:sz w:val="20"/>
                <w:szCs w:val="22"/>
              </w:rPr>
            </w:pPr>
            <w:proofErr w:type="spellStart"/>
            <w:r w:rsidRPr="006A7D30">
              <w:rPr>
                <w:sz w:val="20"/>
                <w:szCs w:val="22"/>
              </w:rPr>
              <w:t>objectType</w:t>
            </w:r>
            <w:proofErr w:type="spellEnd"/>
          </w:p>
        </w:tc>
        <w:tc>
          <w:tcPr>
            <w:tcW w:w="6237" w:type="dxa"/>
            <w:hideMark/>
          </w:tcPr>
          <w:p w14:paraId="0C624A14"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type of </w:t>
            </w:r>
            <w:proofErr w:type="spellStart"/>
            <w:r w:rsidRPr="006A7D30">
              <w:rPr>
                <w:sz w:val="20"/>
                <w:szCs w:val="22"/>
              </w:rPr>
              <w:t>DocumentEntry</w:t>
            </w:r>
            <w:proofErr w:type="spellEnd"/>
            <w:r w:rsidRPr="006A7D30">
              <w:rPr>
                <w:sz w:val="20"/>
                <w:szCs w:val="22"/>
              </w:rPr>
              <w:t xml:space="preserve"> (e.g., On-Demand </w:t>
            </w:r>
            <w:proofErr w:type="spellStart"/>
            <w:r w:rsidRPr="006A7D30">
              <w:rPr>
                <w:sz w:val="20"/>
                <w:szCs w:val="22"/>
              </w:rPr>
              <w:t>DocumentEntry</w:t>
            </w:r>
            <w:proofErr w:type="spellEnd"/>
            <w:r w:rsidRPr="006A7D30">
              <w:rPr>
                <w:sz w:val="20"/>
                <w:szCs w:val="22"/>
              </w:rPr>
              <w:t>).</w:t>
            </w:r>
          </w:p>
        </w:tc>
      </w:tr>
      <w:tr w:rsidR="00EA5497" w:rsidRPr="006A7D30" w14:paraId="6559ED3F" w14:textId="77777777" w:rsidTr="004C30DD">
        <w:tblPrEx>
          <w:jc w:val="left"/>
        </w:tblPrEx>
        <w:trPr>
          <w:trHeight w:val="584"/>
        </w:trPr>
        <w:tc>
          <w:tcPr>
            <w:tcW w:w="2263" w:type="dxa"/>
            <w:hideMark/>
          </w:tcPr>
          <w:p w14:paraId="44A3E85C"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patientId</w:t>
            </w:r>
            <w:proofErr w:type="spellEnd"/>
          </w:p>
        </w:tc>
        <w:tc>
          <w:tcPr>
            <w:tcW w:w="6237" w:type="dxa"/>
            <w:hideMark/>
          </w:tcPr>
          <w:p w14:paraId="5F15E0B2" w14:textId="77777777" w:rsidR="00EA5497" w:rsidRPr="006A7D30" w:rsidRDefault="00EA5497" w:rsidP="00EA5497">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patientId</w:t>
            </w:r>
            <w:proofErr w:type="spellEnd"/>
            <w:r w:rsidRPr="006A7D30">
              <w:rPr>
                <w:sz w:val="20"/>
                <w:szCs w:val="22"/>
              </w:rPr>
              <w:t xml:space="preserve"> represents the subject of care of the document.</w:t>
            </w:r>
          </w:p>
        </w:tc>
      </w:tr>
      <w:tr w:rsidR="00EA5497" w:rsidRPr="006A7D30" w14:paraId="3E2AB65E" w14:textId="77777777" w:rsidTr="004C30DD">
        <w:tblPrEx>
          <w:jc w:val="left"/>
        </w:tblPrEx>
        <w:trPr>
          <w:trHeight w:val="584"/>
        </w:trPr>
        <w:tc>
          <w:tcPr>
            <w:tcW w:w="2263" w:type="dxa"/>
            <w:hideMark/>
          </w:tcPr>
          <w:p w14:paraId="45EF68E5"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practiceSettingCode</w:t>
            </w:r>
            <w:proofErr w:type="spellEnd"/>
          </w:p>
        </w:tc>
        <w:tc>
          <w:tcPr>
            <w:tcW w:w="6237" w:type="dxa"/>
            <w:hideMark/>
          </w:tcPr>
          <w:p w14:paraId="0C97FF52" w14:textId="77777777" w:rsidR="00EA5497" w:rsidRPr="006A7D30" w:rsidRDefault="00EA5497" w:rsidP="00EA5497">
            <w:pPr>
              <w:pStyle w:val="ListParagraph"/>
              <w:spacing w:line="360" w:lineRule="auto"/>
              <w:ind w:left="0"/>
              <w:rPr>
                <w:sz w:val="20"/>
                <w:szCs w:val="22"/>
                <w:cs/>
              </w:rPr>
            </w:pPr>
            <w:r w:rsidRPr="006A7D30">
              <w:rPr>
                <w:sz w:val="20"/>
                <w:szCs w:val="22"/>
              </w:rPr>
              <w:t>The code specifying the clinical specialty where the act that resulted in the document was performed (e.g., Family Practice, Laboratory, Radiology).</w:t>
            </w:r>
          </w:p>
        </w:tc>
      </w:tr>
      <w:tr w:rsidR="00EA5497" w:rsidRPr="006A7D30" w14:paraId="6F33E8BE" w14:textId="77777777" w:rsidTr="004C30DD">
        <w:tblPrEx>
          <w:jc w:val="left"/>
        </w:tblPrEx>
        <w:trPr>
          <w:trHeight w:val="270"/>
        </w:trPr>
        <w:tc>
          <w:tcPr>
            <w:tcW w:w="2263" w:type="dxa"/>
            <w:hideMark/>
          </w:tcPr>
          <w:p w14:paraId="07A31C3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referenceIdList</w:t>
            </w:r>
            <w:proofErr w:type="spellEnd"/>
          </w:p>
        </w:tc>
        <w:tc>
          <w:tcPr>
            <w:tcW w:w="6237" w:type="dxa"/>
            <w:hideMark/>
          </w:tcPr>
          <w:p w14:paraId="177E9C03" w14:textId="77777777" w:rsidR="00EA5497" w:rsidRPr="006A7D30" w:rsidRDefault="00EA5497" w:rsidP="00EA5497">
            <w:pPr>
              <w:pStyle w:val="ListParagraph"/>
              <w:spacing w:line="360" w:lineRule="auto"/>
              <w:ind w:left="0"/>
              <w:rPr>
                <w:sz w:val="20"/>
                <w:szCs w:val="22"/>
              </w:rPr>
            </w:pPr>
            <w:r w:rsidRPr="006A7D30">
              <w:rPr>
                <w:sz w:val="20"/>
                <w:szCs w:val="22"/>
              </w:rPr>
              <w:t>A list of Identifiers related to the document</w:t>
            </w:r>
          </w:p>
        </w:tc>
      </w:tr>
      <w:tr w:rsidR="00EA5497" w:rsidRPr="006A7D30" w14:paraId="28771C32" w14:textId="77777777" w:rsidTr="004C30DD">
        <w:tblPrEx>
          <w:jc w:val="left"/>
        </w:tblPrEx>
        <w:trPr>
          <w:trHeight w:val="584"/>
        </w:trPr>
        <w:tc>
          <w:tcPr>
            <w:tcW w:w="2263" w:type="dxa"/>
            <w:hideMark/>
          </w:tcPr>
          <w:p w14:paraId="3574B011"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repositoryUniqueId</w:t>
            </w:r>
            <w:proofErr w:type="spellEnd"/>
          </w:p>
        </w:tc>
        <w:tc>
          <w:tcPr>
            <w:tcW w:w="6237" w:type="dxa"/>
            <w:hideMark/>
          </w:tcPr>
          <w:p w14:paraId="58935D82" w14:textId="77777777" w:rsidR="00EA5497" w:rsidRPr="006A7D30" w:rsidRDefault="00EA5497" w:rsidP="00EA5497">
            <w:pPr>
              <w:pStyle w:val="ListParagraph"/>
              <w:spacing w:line="360" w:lineRule="auto"/>
              <w:ind w:left="0"/>
              <w:rPr>
                <w:sz w:val="20"/>
                <w:szCs w:val="22"/>
                <w:cs/>
              </w:rPr>
            </w:pPr>
            <w:r w:rsidRPr="006A7D30">
              <w:rPr>
                <w:sz w:val="20"/>
                <w:szCs w:val="22"/>
              </w:rPr>
              <w:t>The globally unique identifier of the repository where the document can be accessed.</w:t>
            </w:r>
          </w:p>
        </w:tc>
      </w:tr>
      <w:tr w:rsidR="00EA5497" w:rsidRPr="006A7D30" w14:paraId="718D44DC" w14:textId="77777777" w:rsidTr="004C30DD">
        <w:tblPrEx>
          <w:jc w:val="left"/>
        </w:tblPrEx>
        <w:trPr>
          <w:trHeight w:val="246"/>
        </w:trPr>
        <w:tc>
          <w:tcPr>
            <w:tcW w:w="2263" w:type="dxa"/>
            <w:hideMark/>
          </w:tcPr>
          <w:p w14:paraId="7C816714"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serviceStartTime</w:t>
            </w:r>
            <w:proofErr w:type="spellEnd"/>
          </w:p>
        </w:tc>
        <w:tc>
          <w:tcPr>
            <w:tcW w:w="6237" w:type="dxa"/>
            <w:hideMark/>
          </w:tcPr>
          <w:p w14:paraId="0B5C5DF5" w14:textId="77777777" w:rsidR="00EA5497" w:rsidRPr="006A7D30" w:rsidRDefault="00EA5497" w:rsidP="00EA5497">
            <w:pPr>
              <w:pStyle w:val="ListParagraph"/>
              <w:spacing w:line="360" w:lineRule="auto"/>
              <w:ind w:left="0"/>
              <w:rPr>
                <w:sz w:val="20"/>
                <w:szCs w:val="22"/>
                <w:cs/>
              </w:rPr>
            </w:pPr>
            <w:r w:rsidRPr="006A7D30">
              <w:rPr>
                <w:sz w:val="20"/>
                <w:szCs w:val="22"/>
              </w:rPr>
              <w:t>The start time of the service being documented.</w:t>
            </w:r>
          </w:p>
        </w:tc>
      </w:tr>
      <w:tr w:rsidR="00EA5497" w:rsidRPr="006A7D30" w14:paraId="0DB6C3CA" w14:textId="77777777" w:rsidTr="004C30DD">
        <w:tblPrEx>
          <w:jc w:val="left"/>
        </w:tblPrEx>
        <w:trPr>
          <w:trHeight w:val="166"/>
        </w:trPr>
        <w:tc>
          <w:tcPr>
            <w:tcW w:w="2263" w:type="dxa"/>
            <w:hideMark/>
          </w:tcPr>
          <w:p w14:paraId="5397A95A" w14:textId="77777777" w:rsidR="00EA5497" w:rsidRPr="006A7D30" w:rsidRDefault="00EA5497" w:rsidP="00EA5497">
            <w:pPr>
              <w:pStyle w:val="ListParagraph"/>
              <w:spacing w:line="360" w:lineRule="auto"/>
              <w:ind w:left="0"/>
              <w:rPr>
                <w:sz w:val="20"/>
                <w:szCs w:val="22"/>
                <w:cs/>
              </w:rPr>
            </w:pPr>
            <w:proofErr w:type="spellStart"/>
            <w:r w:rsidRPr="006A7D30">
              <w:rPr>
                <w:sz w:val="20"/>
                <w:szCs w:val="22"/>
              </w:rPr>
              <w:t>serviceStopTime</w:t>
            </w:r>
            <w:proofErr w:type="spellEnd"/>
          </w:p>
        </w:tc>
        <w:tc>
          <w:tcPr>
            <w:tcW w:w="6237" w:type="dxa"/>
            <w:hideMark/>
          </w:tcPr>
          <w:p w14:paraId="7C48BE3A" w14:textId="77777777" w:rsidR="00EA5497" w:rsidRPr="006A7D30" w:rsidRDefault="00EA5497" w:rsidP="00EA5497">
            <w:pPr>
              <w:pStyle w:val="ListParagraph"/>
              <w:spacing w:line="360" w:lineRule="auto"/>
              <w:ind w:left="0"/>
              <w:rPr>
                <w:sz w:val="20"/>
                <w:szCs w:val="22"/>
                <w:cs/>
              </w:rPr>
            </w:pPr>
            <w:r w:rsidRPr="006A7D30">
              <w:rPr>
                <w:sz w:val="20"/>
                <w:szCs w:val="22"/>
              </w:rPr>
              <w:t>The stop time of the service being documented.</w:t>
            </w:r>
          </w:p>
        </w:tc>
      </w:tr>
      <w:tr w:rsidR="00EA5497" w:rsidRPr="006A7D30" w14:paraId="33F4A59D" w14:textId="77777777" w:rsidTr="004C30DD">
        <w:tblPrEx>
          <w:jc w:val="left"/>
        </w:tblPrEx>
        <w:trPr>
          <w:trHeight w:val="255"/>
        </w:trPr>
        <w:tc>
          <w:tcPr>
            <w:tcW w:w="2263" w:type="dxa"/>
            <w:hideMark/>
          </w:tcPr>
          <w:p w14:paraId="3781D4A8" w14:textId="77777777" w:rsidR="00EA5497" w:rsidRPr="006A7D30" w:rsidRDefault="00EA5497" w:rsidP="00EA5497">
            <w:pPr>
              <w:pStyle w:val="ListParagraph"/>
              <w:spacing w:line="360" w:lineRule="auto"/>
              <w:ind w:left="0"/>
              <w:rPr>
                <w:sz w:val="20"/>
                <w:szCs w:val="22"/>
                <w:cs/>
              </w:rPr>
            </w:pPr>
            <w:r w:rsidRPr="006A7D30">
              <w:rPr>
                <w:sz w:val="20"/>
                <w:szCs w:val="22"/>
              </w:rPr>
              <w:t>size</w:t>
            </w:r>
          </w:p>
        </w:tc>
        <w:tc>
          <w:tcPr>
            <w:tcW w:w="6237" w:type="dxa"/>
            <w:hideMark/>
          </w:tcPr>
          <w:p w14:paraId="0AC7F452" w14:textId="77777777" w:rsidR="00EA5497" w:rsidRPr="006A7D30" w:rsidRDefault="00EA5497" w:rsidP="00EA5497">
            <w:pPr>
              <w:pStyle w:val="ListParagraph"/>
              <w:spacing w:line="360" w:lineRule="auto"/>
              <w:ind w:left="0"/>
              <w:rPr>
                <w:sz w:val="20"/>
                <w:szCs w:val="22"/>
                <w:cs/>
              </w:rPr>
            </w:pPr>
            <w:r w:rsidRPr="006A7D30">
              <w:rPr>
                <w:sz w:val="20"/>
                <w:szCs w:val="22"/>
              </w:rPr>
              <w:t>Size in bytes of the document.</w:t>
            </w:r>
          </w:p>
        </w:tc>
      </w:tr>
      <w:tr w:rsidR="002A2C25" w:rsidRPr="006A7D30" w14:paraId="5247ADB0" w14:textId="77777777" w:rsidTr="004C30DD">
        <w:tblPrEx>
          <w:jc w:val="left"/>
        </w:tblPrEx>
        <w:trPr>
          <w:trHeight w:val="584"/>
        </w:trPr>
        <w:tc>
          <w:tcPr>
            <w:tcW w:w="2263" w:type="dxa"/>
            <w:hideMark/>
          </w:tcPr>
          <w:p w14:paraId="4B8237E0" w14:textId="77777777" w:rsidR="002A2C25" w:rsidRPr="006A7D30" w:rsidRDefault="002A2C25" w:rsidP="002A2C25">
            <w:pPr>
              <w:pStyle w:val="ListParagraph"/>
              <w:spacing w:line="360" w:lineRule="auto"/>
              <w:ind w:left="0"/>
              <w:rPr>
                <w:sz w:val="20"/>
                <w:szCs w:val="22"/>
              </w:rPr>
            </w:pPr>
            <w:proofErr w:type="spellStart"/>
            <w:r w:rsidRPr="006A7D30">
              <w:rPr>
                <w:sz w:val="20"/>
                <w:szCs w:val="22"/>
              </w:rPr>
              <w:t>sourcePatientId</w:t>
            </w:r>
            <w:proofErr w:type="spellEnd"/>
          </w:p>
        </w:tc>
        <w:tc>
          <w:tcPr>
            <w:tcW w:w="6237" w:type="dxa"/>
            <w:hideMark/>
          </w:tcPr>
          <w:p w14:paraId="5DA65CEC" w14:textId="77777777" w:rsidR="002A2C25" w:rsidRPr="006A7D30" w:rsidRDefault="002A2C25" w:rsidP="002A2C25">
            <w:pPr>
              <w:pStyle w:val="ListParagraph"/>
              <w:spacing w:line="360" w:lineRule="auto"/>
              <w:ind w:left="0"/>
              <w:rPr>
                <w:sz w:val="20"/>
                <w:szCs w:val="22"/>
                <w:cs/>
              </w:rPr>
            </w:pPr>
            <w:r w:rsidRPr="006A7D30">
              <w:rPr>
                <w:sz w:val="20"/>
                <w:szCs w:val="22"/>
              </w:rPr>
              <w:t xml:space="preserve">The </w:t>
            </w:r>
            <w:proofErr w:type="spellStart"/>
            <w:r w:rsidRPr="006A7D30">
              <w:rPr>
                <w:sz w:val="20"/>
                <w:szCs w:val="22"/>
              </w:rPr>
              <w:t>sourcePatientId</w:t>
            </w:r>
            <w:proofErr w:type="spellEnd"/>
            <w:r w:rsidRPr="006A7D30">
              <w:rPr>
                <w:sz w:val="20"/>
                <w:szCs w:val="22"/>
              </w:rPr>
              <w:t xml:space="preserve"> represents the subject of care’s medical record identifier (e.g., Patient Id) in the local patient identifier domain of the creating entity.</w:t>
            </w:r>
          </w:p>
        </w:tc>
      </w:tr>
      <w:tr w:rsidR="002A2C25" w:rsidRPr="006A7D30" w14:paraId="5CC590D8" w14:textId="77777777" w:rsidTr="004C30DD">
        <w:tblPrEx>
          <w:jc w:val="left"/>
        </w:tblPrEx>
        <w:trPr>
          <w:trHeight w:val="584"/>
        </w:trPr>
        <w:tc>
          <w:tcPr>
            <w:tcW w:w="2263" w:type="dxa"/>
            <w:hideMark/>
          </w:tcPr>
          <w:p w14:paraId="22DF1E9E"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sourcePatientInfo</w:t>
            </w:r>
            <w:proofErr w:type="spellEnd"/>
          </w:p>
        </w:tc>
        <w:tc>
          <w:tcPr>
            <w:tcW w:w="6237" w:type="dxa"/>
            <w:hideMark/>
          </w:tcPr>
          <w:p w14:paraId="64A65988" w14:textId="77777777" w:rsidR="002A2C25" w:rsidRPr="006A7D30" w:rsidRDefault="002A2C25" w:rsidP="002A2C25">
            <w:pPr>
              <w:pStyle w:val="ListParagraph"/>
              <w:spacing w:line="360" w:lineRule="auto"/>
              <w:ind w:left="0"/>
              <w:rPr>
                <w:sz w:val="20"/>
                <w:szCs w:val="22"/>
                <w:cs/>
              </w:rPr>
            </w:pPr>
            <w:r w:rsidRPr="006A7D30">
              <w:rPr>
                <w:sz w:val="20"/>
                <w:szCs w:val="22"/>
              </w:rPr>
              <w:t>This attribute contains demographic information of the source patient to whose medical record this document belongs.</w:t>
            </w:r>
          </w:p>
        </w:tc>
      </w:tr>
      <w:tr w:rsidR="002A2C25" w:rsidRPr="006A7D30" w14:paraId="7109C673" w14:textId="77777777" w:rsidTr="004C30DD">
        <w:tblPrEx>
          <w:jc w:val="left"/>
        </w:tblPrEx>
        <w:trPr>
          <w:trHeight w:val="240"/>
        </w:trPr>
        <w:tc>
          <w:tcPr>
            <w:tcW w:w="2263" w:type="dxa"/>
            <w:hideMark/>
          </w:tcPr>
          <w:p w14:paraId="22529187" w14:textId="77777777" w:rsidR="002A2C25" w:rsidRPr="006A7D30" w:rsidRDefault="002A2C25" w:rsidP="002A2C25">
            <w:pPr>
              <w:pStyle w:val="ListParagraph"/>
              <w:spacing w:line="360" w:lineRule="auto"/>
              <w:ind w:left="0"/>
              <w:rPr>
                <w:sz w:val="20"/>
                <w:szCs w:val="22"/>
                <w:cs/>
              </w:rPr>
            </w:pPr>
            <w:r w:rsidRPr="006A7D30">
              <w:rPr>
                <w:sz w:val="20"/>
                <w:szCs w:val="22"/>
              </w:rPr>
              <w:t>title</w:t>
            </w:r>
          </w:p>
        </w:tc>
        <w:tc>
          <w:tcPr>
            <w:tcW w:w="6237" w:type="dxa"/>
            <w:hideMark/>
          </w:tcPr>
          <w:p w14:paraId="54A5A077" w14:textId="77777777" w:rsidR="002A2C25" w:rsidRPr="006A7D30" w:rsidRDefault="002A2C25" w:rsidP="002A2C25">
            <w:pPr>
              <w:pStyle w:val="ListParagraph"/>
              <w:spacing w:line="360" w:lineRule="auto"/>
              <w:ind w:left="0"/>
              <w:rPr>
                <w:sz w:val="20"/>
                <w:szCs w:val="22"/>
                <w:cs/>
              </w:rPr>
            </w:pPr>
            <w:r w:rsidRPr="006A7D30">
              <w:rPr>
                <w:sz w:val="20"/>
                <w:szCs w:val="22"/>
              </w:rPr>
              <w:t>The title of the document.</w:t>
            </w:r>
          </w:p>
        </w:tc>
      </w:tr>
      <w:tr w:rsidR="002A2C25" w:rsidRPr="006A7D30" w14:paraId="3DB52F81" w14:textId="77777777" w:rsidTr="004C30DD">
        <w:tblPrEx>
          <w:jc w:val="left"/>
        </w:tblPrEx>
        <w:trPr>
          <w:trHeight w:val="584"/>
        </w:trPr>
        <w:tc>
          <w:tcPr>
            <w:tcW w:w="2263" w:type="dxa"/>
            <w:hideMark/>
          </w:tcPr>
          <w:p w14:paraId="1F0F2616"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typeCode</w:t>
            </w:r>
            <w:proofErr w:type="spellEnd"/>
          </w:p>
        </w:tc>
        <w:tc>
          <w:tcPr>
            <w:tcW w:w="6237" w:type="dxa"/>
            <w:hideMark/>
          </w:tcPr>
          <w:p w14:paraId="2334DAA8" w14:textId="77777777" w:rsidR="002A2C25" w:rsidRPr="006A7D30" w:rsidRDefault="002A2C25" w:rsidP="002A2C25">
            <w:pPr>
              <w:pStyle w:val="ListParagraph"/>
              <w:spacing w:line="360" w:lineRule="auto"/>
              <w:ind w:left="0"/>
              <w:rPr>
                <w:sz w:val="20"/>
                <w:szCs w:val="22"/>
                <w:cs/>
              </w:rPr>
            </w:pPr>
            <w:r w:rsidRPr="006A7D30">
              <w:rPr>
                <w:sz w:val="20"/>
                <w:szCs w:val="22"/>
              </w:rPr>
              <w:t>The code specifying the precise type of document from the user perspective (e.g., LOINC code).</w:t>
            </w:r>
          </w:p>
        </w:tc>
      </w:tr>
      <w:tr w:rsidR="002A2C25" w:rsidRPr="006A7D30" w14:paraId="56AF669C" w14:textId="77777777" w:rsidTr="004C30DD">
        <w:tblPrEx>
          <w:jc w:val="left"/>
        </w:tblPrEx>
        <w:trPr>
          <w:trHeight w:val="169"/>
        </w:trPr>
        <w:tc>
          <w:tcPr>
            <w:tcW w:w="2263" w:type="dxa"/>
            <w:hideMark/>
          </w:tcPr>
          <w:p w14:paraId="6AEC44D9" w14:textId="77777777" w:rsidR="002A2C25" w:rsidRPr="006A7D30" w:rsidRDefault="002A2C25" w:rsidP="002A2C25">
            <w:pPr>
              <w:pStyle w:val="ListParagraph"/>
              <w:spacing w:line="360" w:lineRule="auto"/>
              <w:ind w:left="0"/>
              <w:rPr>
                <w:sz w:val="20"/>
                <w:szCs w:val="22"/>
                <w:cs/>
              </w:rPr>
            </w:pPr>
            <w:proofErr w:type="spellStart"/>
            <w:r w:rsidRPr="006A7D30">
              <w:rPr>
                <w:sz w:val="20"/>
                <w:szCs w:val="22"/>
              </w:rPr>
              <w:t>uniqueId</w:t>
            </w:r>
            <w:proofErr w:type="spellEnd"/>
          </w:p>
        </w:tc>
        <w:tc>
          <w:tcPr>
            <w:tcW w:w="6237" w:type="dxa"/>
            <w:hideMark/>
          </w:tcPr>
          <w:p w14:paraId="051A22A2" w14:textId="77777777" w:rsidR="002A2C25" w:rsidRPr="006A7D30" w:rsidRDefault="002A2C25" w:rsidP="002A2C25">
            <w:pPr>
              <w:pStyle w:val="ListParagraph"/>
              <w:spacing w:line="360" w:lineRule="auto"/>
              <w:ind w:left="0"/>
              <w:rPr>
                <w:sz w:val="20"/>
                <w:szCs w:val="22"/>
                <w:cs/>
              </w:rPr>
            </w:pPr>
            <w:r w:rsidRPr="006A7D30">
              <w:rPr>
                <w:sz w:val="20"/>
                <w:szCs w:val="22"/>
              </w:rPr>
              <w:t>Globally unique identifier assigned to the document by its creator.</w:t>
            </w:r>
          </w:p>
        </w:tc>
      </w:tr>
      <w:tr w:rsidR="002A2C25" w:rsidRPr="006A7D30" w14:paraId="1773F2B8" w14:textId="77777777" w:rsidTr="004C30DD">
        <w:tblPrEx>
          <w:jc w:val="left"/>
        </w:tblPrEx>
        <w:trPr>
          <w:trHeight w:val="246"/>
        </w:trPr>
        <w:tc>
          <w:tcPr>
            <w:tcW w:w="2263" w:type="dxa"/>
            <w:hideMark/>
          </w:tcPr>
          <w:p w14:paraId="22004CA2" w14:textId="77777777" w:rsidR="002A2C25" w:rsidRPr="006A7D30" w:rsidRDefault="002A2C25" w:rsidP="002A2C25">
            <w:pPr>
              <w:pStyle w:val="ListParagraph"/>
              <w:spacing w:line="360" w:lineRule="auto"/>
              <w:ind w:left="0"/>
              <w:rPr>
                <w:sz w:val="20"/>
                <w:szCs w:val="22"/>
                <w:cs/>
              </w:rPr>
            </w:pPr>
            <w:r w:rsidRPr="006A7D30">
              <w:rPr>
                <w:sz w:val="20"/>
                <w:szCs w:val="22"/>
              </w:rPr>
              <w:t>URI</w:t>
            </w:r>
          </w:p>
        </w:tc>
        <w:tc>
          <w:tcPr>
            <w:tcW w:w="6237" w:type="dxa"/>
            <w:hideMark/>
          </w:tcPr>
          <w:p w14:paraId="0088B427" w14:textId="77777777" w:rsidR="002A2C25" w:rsidRPr="006A7D30" w:rsidRDefault="002A2C25" w:rsidP="002A2C25">
            <w:pPr>
              <w:pStyle w:val="ListParagraph"/>
              <w:spacing w:line="360" w:lineRule="auto"/>
              <w:ind w:left="0"/>
              <w:rPr>
                <w:sz w:val="20"/>
                <w:szCs w:val="22"/>
                <w:cs/>
              </w:rPr>
            </w:pPr>
            <w:r w:rsidRPr="006A7D30">
              <w:rPr>
                <w:sz w:val="20"/>
                <w:szCs w:val="22"/>
              </w:rPr>
              <w:t>The URI for the document.</w:t>
            </w:r>
          </w:p>
        </w:tc>
      </w:tr>
    </w:tbl>
    <w:p w14:paraId="56333950" w14:textId="77777777" w:rsidR="0036677B" w:rsidRPr="006A7D30" w:rsidRDefault="0036677B" w:rsidP="00737723">
      <w:pPr>
        <w:pStyle w:val="ListParagraph"/>
        <w:spacing w:line="360" w:lineRule="auto"/>
        <w:ind w:left="0"/>
        <w:rPr>
          <w:rFonts w:ascii="Times New Roman" w:hAnsi="Times New Roman" w:cs="Times New Roman"/>
          <w:szCs w:val="24"/>
        </w:rPr>
      </w:pPr>
    </w:p>
    <w:p w14:paraId="57D22683" w14:textId="1369F362" w:rsidR="004B4F40" w:rsidRDefault="004B4F40" w:rsidP="00737723">
      <w:pPr>
        <w:pStyle w:val="ListParagraph"/>
        <w:spacing w:line="360" w:lineRule="auto"/>
        <w:ind w:left="0"/>
        <w:rPr>
          <w:rFonts w:ascii="Times New Roman" w:hAnsi="Times New Roman" w:cs="Times New Roman"/>
          <w:b/>
          <w:bCs/>
          <w:sz w:val="28"/>
          <w:szCs w:val="32"/>
        </w:rPr>
      </w:pPr>
    </w:p>
    <w:p w14:paraId="597FE3D0" w14:textId="56E2DA00" w:rsidR="000F43E9" w:rsidRDefault="0017069B" w:rsidP="00737723">
      <w:pPr>
        <w:pStyle w:val="ListParagraph"/>
        <w:spacing w:line="360" w:lineRule="auto"/>
        <w:ind w:left="0"/>
        <w:rPr>
          <w:rFonts w:ascii="Times New Roman" w:hAnsi="Times New Roman" w:cs="Times New Roman"/>
          <w:b/>
          <w:bCs/>
          <w:sz w:val="28"/>
          <w:szCs w:val="32"/>
        </w:rPr>
      </w:pPr>
      <w:r w:rsidRPr="006A7D30">
        <w:rPr>
          <w:rFonts w:ascii="Times New Roman" w:hAnsi="Times New Roman" w:cs="Times New Roman"/>
          <w:b/>
          <w:bCs/>
          <w:sz w:val="28"/>
          <w:szCs w:val="32"/>
        </w:rPr>
        <w:lastRenderedPageBreak/>
        <w:t>2.</w:t>
      </w:r>
      <w:r w:rsidR="00466D0E">
        <w:rPr>
          <w:rFonts w:ascii="Times New Roman" w:hAnsi="Times New Roman" w:cs="Times New Roman"/>
          <w:b/>
          <w:bCs/>
          <w:sz w:val="28"/>
          <w:szCs w:val="32"/>
        </w:rPr>
        <w:t>2</w:t>
      </w:r>
      <w:r w:rsidR="00CB551C" w:rsidRPr="006A7D30">
        <w:rPr>
          <w:rFonts w:ascii="Times New Roman" w:hAnsi="Times New Roman" w:cs="Times New Roman"/>
          <w:b/>
          <w:bCs/>
          <w:sz w:val="28"/>
          <w:szCs w:val="32"/>
        </w:rPr>
        <w:t xml:space="preserve"> </w:t>
      </w:r>
      <w:bookmarkStart w:id="1295" w:name="CHAPTERII_22"/>
      <w:r w:rsidR="00CB551C" w:rsidRPr="006A7D30">
        <w:rPr>
          <w:rFonts w:ascii="Times New Roman" w:hAnsi="Times New Roman" w:cs="Times New Roman"/>
          <w:b/>
          <w:bCs/>
          <w:sz w:val="28"/>
          <w:szCs w:val="32"/>
        </w:rPr>
        <w:t>Blockchain Technology</w:t>
      </w:r>
      <w:bookmarkEnd w:id="1295"/>
    </w:p>
    <w:p w14:paraId="4D0B917B" w14:textId="78ED177C" w:rsidR="00E85ED8" w:rsidRPr="00E85ED8" w:rsidRDefault="00E85ED8" w:rsidP="00E85ED8">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1</w:t>
      </w:r>
      <w:r w:rsidRPr="00BA27B5">
        <w:rPr>
          <w:rFonts w:ascii="Times New Roman" w:hAnsi="Times New Roman" w:cs="Times New Roman"/>
          <w:b/>
          <w:bCs/>
          <w:sz w:val="24"/>
          <w:szCs w:val="24"/>
        </w:rPr>
        <w:t xml:space="preserve"> </w:t>
      </w:r>
      <w:bookmarkStart w:id="1296" w:name="CHAPTERII_221"/>
      <w:r>
        <w:rPr>
          <w:rFonts w:ascii="Times New Roman" w:hAnsi="Times New Roman" w:cs="Times New Roman"/>
          <w:b/>
          <w:bCs/>
          <w:sz w:val="24"/>
          <w:szCs w:val="24"/>
        </w:rPr>
        <w:t>Definition of Blockchain</w:t>
      </w:r>
      <w:bookmarkEnd w:id="1296"/>
    </w:p>
    <w:p w14:paraId="1A53961B" w14:textId="23493CFF" w:rsidR="00784FF7" w:rsidRPr="00A24A12" w:rsidRDefault="00CB551C" w:rsidP="00A24A12">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114A11" w:rsidRPr="00A24A12">
        <w:rPr>
          <w:rFonts w:ascii="Times New Roman" w:hAnsi="Times New Roman" w:cs="Times New Roman"/>
          <w:sz w:val="24"/>
          <w:szCs w:val="24"/>
        </w:rPr>
        <w:t xml:space="preserve">Blockchain is a list of records, or “blocks”, that are linked to one another and cryptographically secured </w:t>
      </w:r>
      <w:r w:rsidR="00114A11"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{"citationItems":[{"id":"ITEM-1","itemData":{"author":[{"dropping-particle":"","family":"Luke","given":"Max N.","non-dropping-particle":"","parse-names":false,"suffix":""},{"dropping-particle":"","family":"Lee","given":"Stephen J.","non-dropping-particle":"","parse-names":false,"suffix":""},{"dropping-particle":"","family":"Pekarek","given":"Zdenek","non-dropping-particle":"","parse-names":false,"suffix":""},{"dropping-particle":"","family":"Dimitrova","given":"Anna","non-dropping-particle":"","parse-names":false,"suffix":""}],"id":"ITEM-1","issued":{"date-parts":[["2018"]]},"page":"1-36","title":"Blockchain in Electricity: a Critical Review of Progress to Date","type":"article-journal"},"uris":["http://www.mendeley.com/documents/?uuid=4691dbd8-3a24-4d3e-921b-c6175795a6da"]}],"mendeley":{"formattedCitation":"[24]","plainTextFormattedCitation":"[24]","previouslyFormattedCitation":"[24]"},"properties":{"noteIndex":0},"schema":"https://github.com/citation-style-language/schema/raw/master/csl-citation.json"}</w:instrText>
      </w:r>
      <w:r w:rsidR="00114A11"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[24]</w:t>
      </w:r>
      <w:r w:rsidR="00114A11" w:rsidRPr="00A24A12">
        <w:rPr>
          <w:rFonts w:ascii="Times New Roman" w:hAnsi="Times New Roman" w:cs="Times New Roman"/>
          <w:sz w:val="24"/>
          <w:szCs w:val="24"/>
        </w:rPr>
        <w:fldChar w:fldCharType="end"/>
      </w:r>
      <w:r w:rsidR="00114A11" w:rsidRPr="00A24A12">
        <w:rPr>
          <w:rFonts w:ascii="Times New Roman" w:hAnsi="Times New Roman" w:cs="Times New Roman"/>
          <w:sz w:val="24"/>
          <w:szCs w:val="24"/>
        </w:rPr>
        <w:t>.</w:t>
      </w:r>
      <w:r w:rsidR="00797408" w:rsidRPr="00A24A12">
        <w:rPr>
          <w:rFonts w:ascii="Times New Roman" w:hAnsi="Times New Roman" w:cs="Times New Roman"/>
          <w:sz w:val="24"/>
          <w:szCs w:val="24"/>
        </w:rPr>
        <w:t xml:space="preserve"> Blockchain </w:t>
      </w:r>
      <w:r w:rsidR="00A70561" w:rsidRPr="00A24A12">
        <w:rPr>
          <w:rFonts w:ascii="Times New Roman" w:hAnsi="Times New Roman" w:cs="Times New Roman"/>
          <w:sz w:val="24"/>
          <w:szCs w:val="24"/>
        </w:rPr>
        <w:t>is a technology that allows data to be stored and exchanged on a peer-to-peer basis. Structurally, Blockchain data can be consulted, shared and secured thanks to consensus-based algorithms</w:t>
      </w:r>
      <w:r w:rsidR="009E302D" w:rsidRPr="00A24A12">
        <w:rPr>
          <w:rFonts w:ascii="Times New Roman" w:hAnsi="Times New Roman" w:cs="Times New Roman"/>
          <w:sz w:val="24"/>
          <w:szCs w:val="24"/>
        </w:rPr>
        <w:t xml:space="preserve">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{"citationItems":[{"id":"ITEM-1","itemData":{"author":[{"dropping-particle":"","family":"PwC","given":"","non-dropping-particle":"","parse-names":false,"suffix":""}],"id":"ITEM-1","issued":{"date-parts":[["0"]]},"title":"a Catalyst for New Approaches in Insurance","type":"article-journal"},"uris":["http://www.mendeley.com/documents/?uuid=83d29672-12fa-48ad-a8d0-181788c0e8b6"]}],"mendeley":{"formattedCitation":"[25]","plainTextFormattedCitation":"[25]","previouslyFormattedCitation":"[25]"},"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[25]</w:t>
      </w:r>
      <w:r w:rsidR="009E302D" w:rsidRPr="00A24A12">
        <w:rPr>
          <w:rFonts w:ascii="Times New Roman" w:hAnsi="Times New Roman" w:cs="Times New Roman"/>
          <w:sz w:val="24"/>
          <w:szCs w:val="24"/>
        </w:rPr>
        <w:fldChar w:fldCharType="end"/>
      </w:r>
      <w:r w:rsidR="00A70561" w:rsidRPr="00A24A12">
        <w:rPr>
          <w:rFonts w:ascii="Times New Roman" w:hAnsi="Times New Roman" w:cs="Times New Roman"/>
          <w:sz w:val="24"/>
          <w:szCs w:val="24"/>
        </w:rPr>
        <w:t>.</w:t>
      </w:r>
      <w:r w:rsidR="009E302D" w:rsidRPr="00A24A12">
        <w:rPr>
          <w:rFonts w:ascii="Times New Roman" w:hAnsi="Times New Roman" w:cs="Times New Roman"/>
          <w:sz w:val="24"/>
          <w:szCs w:val="24"/>
        </w:rPr>
        <w:t xml:space="preserve"> Blockchain is a sequence of blocks, which holds a complete list of transaction records like conventional public ledger </w:t>
      </w:r>
      <w:r w:rsidR="009E302D"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mendeley":{"formattedCitation":"[26]","plainTextFormattedCitation":"[26]","previouslyFormattedCitation":"[26]"},"properties":{"noteIndex":0},"schema":"https://github.com/citation-style-language/schema/raw/master/csl-citation.json"}</w:instrText>
      </w:r>
      <w:r w:rsidR="009E302D"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[26]</w:t>
      </w:r>
      <w:r w:rsidR="009E302D" w:rsidRPr="00A24A12">
        <w:rPr>
          <w:rFonts w:ascii="Times New Roman" w:hAnsi="Times New Roman" w:cs="Times New Roman"/>
          <w:sz w:val="24"/>
          <w:szCs w:val="24"/>
        </w:rPr>
        <w:fldChar w:fldCharType="end"/>
      </w:r>
      <w:r w:rsidR="009E302D" w:rsidRPr="00A24A12">
        <w:rPr>
          <w:rFonts w:ascii="Times New Roman" w:hAnsi="Times New Roman" w:cs="Times New Roman"/>
          <w:sz w:val="24"/>
          <w:szCs w:val="24"/>
        </w:rPr>
        <w:t>.</w:t>
      </w:r>
      <w:r w:rsidR="007A7F47" w:rsidRPr="00A24A12">
        <w:rPr>
          <w:rFonts w:ascii="Times New Roman" w:hAnsi="Times New Roman" w:cs="Times New Roman"/>
          <w:sz w:val="24"/>
          <w:szCs w:val="24"/>
        </w:rPr>
        <w:t xml:space="preserve"> </w:t>
      </w:r>
      <w:r w:rsidR="008F46A0" w:rsidRPr="00A24A12">
        <w:rPr>
          <w:rFonts w:ascii="Times New Roman" w:hAnsi="Times New Roman" w:cs="Times New Roman"/>
          <w:sz w:val="24"/>
          <w:szCs w:val="24"/>
        </w:rPr>
        <w:t>Participants in a Blockchain network have records of every transaction and these records are stored locally on the computers of all participants in that Blockchain network. Any kind of regime or protocol change to a Blockchain network requires consensus between the users of the network.</w:t>
      </w:r>
      <w:r w:rsidR="008F46A0" w:rsidRPr="00A24A12">
        <w:rPr>
          <w:rFonts w:ascii="Times New Roman" w:hAnsi="Times New Roman" w:cs="Times New Roman"/>
          <w:sz w:val="24"/>
          <w:szCs w:val="24"/>
          <w:cs/>
        </w:rPr>
        <w:t xml:space="preserve"> </w:t>
      </w:r>
      <w:r w:rsidR="008F46A0" w:rsidRPr="00A24A12">
        <w:rPr>
          <w:rFonts w:ascii="Times New Roman" w:hAnsi="Times New Roman" w:cs="Times New Roman"/>
          <w:sz w:val="24"/>
          <w:szCs w:val="24"/>
        </w:rPr>
        <w:t>In 2008, the Blockchain idea was combined with several other technologies and computing concepts to create</w:t>
      </w:r>
      <w:r w:rsidR="00E30969" w:rsidRPr="00A24A12">
        <w:rPr>
          <w:rFonts w:ascii="Times New Roman" w:hAnsi="Times New Roman" w:cs="Times New Roman"/>
          <w:sz w:val="24"/>
          <w:szCs w:val="24"/>
        </w:rPr>
        <w:t xml:space="preserve"> modern cryptocurrencies which is electronic cash protected through cryptographic mechanisms instead of a central repository or authority.</w:t>
      </w:r>
    </w:p>
    <w:p w14:paraId="2C4DD709" w14:textId="44CF1905" w:rsidR="002958A2" w:rsidRPr="002958A2" w:rsidRDefault="00784FF7" w:rsidP="00A24A12">
      <w:pPr>
        <w:pStyle w:val="ListParagraph"/>
        <w:spacing w:line="360" w:lineRule="auto"/>
        <w:ind w:left="0"/>
        <w:jc w:val="thaiDistribute"/>
        <w:rPr>
          <w:rFonts w:ascii="Times New Roman" w:hAnsi="Times New Roman"/>
          <w:sz w:val="24"/>
          <w:szCs w:val="24"/>
          <w:cs/>
        </w:rPr>
      </w:pPr>
      <w:r w:rsidRPr="00A24A12">
        <w:rPr>
          <w:rFonts w:ascii="Times New Roman" w:hAnsi="Times New Roman" w:cs="Times New Roman"/>
          <w:sz w:val="24"/>
          <w:szCs w:val="24"/>
        </w:rPr>
        <w:tab/>
      </w:r>
      <w:r w:rsidR="009742E3" w:rsidRPr="009742E3">
        <w:rPr>
          <w:rFonts w:ascii="Times New Roman" w:hAnsi="Times New Roman" w:cs="Times New Roman"/>
          <w:sz w:val="24"/>
          <w:szCs w:val="24"/>
        </w:rPr>
        <w:t>This technology became widely known in 2009 with the launch of the Bitcoin network as the first widely known Blockchain network with its purpose as cryptocurrency, followed by multi-purpose Blockchains like Ethereum and many other platforms with their own application</w:t>
      </w:r>
      <w:r w:rsidR="00C02DFB">
        <w:rPr>
          <w:rFonts w:ascii="Times New Roman" w:hAnsi="Times New Roman" w:cs="Times New Roman"/>
          <w:sz w:val="24"/>
          <w:szCs w:val="24"/>
        </w:rPr>
        <w:t>s</w:t>
      </w:r>
      <w:r w:rsidR="009742E3" w:rsidRPr="009742E3">
        <w:rPr>
          <w:rFonts w:ascii="Times New Roman" w:hAnsi="Times New Roman" w:cs="Times New Roman"/>
          <w:sz w:val="24"/>
          <w:szCs w:val="24"/>
        </w:rPr>
        <w:t>. For cryptocurrency Blockchain like Bitcoin, the transfer of digital information that represents electronic cash takes place in a distributed system. Bitcoin users can digitally sign and transfer their rights to that information to another user and the Bitcoin Blockchain records this transaction into Blockchain's distributed ledger, make it available for public verification. Blockchain was designed to defy the concept of having a single centralized system as the host of the network whi</w:t>
      </w:r>
      <w:r w:rsidR="00C02DFB">
        <w:rPr>
          <w:rFonts w:ascii="Times New Roman" w:hAnsi="Times New Roman" w:cs="Times New Roman"/>
          <w:sz w:val="24"/>
          <w:szCs w:val="24"/>
        </w:rPr>
        <w:t>ch</w:t>
      </w:r>
      <w:r w:rsidR="009742E3" w:rsidRPr="009742E3">
        <w:rPr>
          <w:rFonts w:ascii="Times New Roman" w:hAnsi="Times New Roman" w:cs="Times New Roman"/>
          <w:sz w:val="24"/>
          <w:szCs w:val="24"/>
        </w:rPr>
        <w:t xml:space="preserve"> subsequently allow the concept of decentralization to take the place by having many members of the network to equally maintain the replicated distributed ledger. Combined with the cryptographically hashed "Block" and "Chain" concept, makes the Blockchain resilient to any attempts to alter information recorded in the distributed ledger. With the contribution of the Blockchain developer community, the technology now available for a variety of applications and being researched for a variety of further usage in many industries. </w:t>
      </w:r>
      <w:r w:rsidR="00BF7E9A" w:rsidRPr="00A24A12">
        <w:rPr>
          <w:rFonts w:ascii="Times New Roman" w:hAnsi="Times New Roman" w:cs="Times New Roman"/>
          <w:sz w:val="24"/>
          <w:szCs w:val="24"/>
        </w:rPr>
        <w:t xml:space="preserve"> </w:t>
      </w:r>
      <w:r w:rsidR="00BF7E9A"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F7E9A"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F7E9A" w:rsidRPr="00A24A12">
        <w:rPr>
          <w:rFonts w:ascii="Times New Roman" w:hAnsi="Times New Roman" w:cs="Times New Roman"/>
          <w:sz w:val="24"/>
          <w:szCs w:val="24"/>
        </w:rPr>
        <w:fldChar w:fldCharType="end"/>
      </w:r>
    </w:p>
    <w:p w14:paraId="386A253E" w14:textId="21D2A932" w:rsidR="00114A11" w:rsidRDefault="00851F07" w:rsidP="00A24A12">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According to the document “Blockchain Technology Overview”</w:t>
      </w:r>
      <w:r w:rsidR="00AB0B91">
        <w:rPr>
          <w:rFonts w:ascii="Times New Roman" w:hAnsi="Times New Roman" w:cs="Times New Roman"/>
          <w:sz w:val="24"/>
          <w:szCs w:val="24"/>
        </w:rPr>
        <w:t xml:space="preserve"> </w:t>
      </w:r>
      <w:r w:rsidR="00AB0B91">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AB0B91">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AB0B91">
        <w:rPr>
          <w:rFonts w:ascii="Times New Roman" w:hAnsi="Times New Roman" w:cs="Times New Roman"/>
          <w:sz w:val="24"/>
          <w:szCs w:val="24"/>
        </w:rPr>
        <w:fldChar w:fldCharType="end"/>
      </w:r>
      <w:r w:rsidRPr="00A24A12">
        <w:rPr>
          <w:rFonts w:ascii="Times New Roman" w:hAnsi="Times New Roman" w:cs="Times New Roman"/>
          <w:sz w:val="24"/>
          <w:szCs w:val="24"/>
        </w:rPr>
        <w:t xml:space="preserve"> which published by National Institute of Standards and Technology from U.S. Department of </w:t>
      </w:r>
      <w:r w:rsidRPr="00A24A12">
        <w:rPr>
          <w:rFonts w:ascii="Times New Roman" w:hAnsi="Times New Roman" w:cs="Times New Roman"/>
          <w:sz w:val="24"/>
          <w:szCs w:val="24"/>
        </w:rPr>
        <w:lastRenderedPageBreak/>
        <w:t>Commerce, Bloc</w:t>
      </w:r>
      <w:r w:rsidR="00937CED" w:rsidRPr="00A24A12">
        <w:rPr>
          <w:rFonts w:ascii="Times New Roman" w:hAnsi="Times New Roman" w:cs="Times New Roman"/>
          <w:sz w:val="24"/>
          <w:szCs w:val="24"/>
        </w:rPr>
        <w:t>kchain</w:t>
      </w:r>
      <w:r w:rsidRPr="00A24A12">
        <w:rPr>
          <w:rFonts w:ascii="Times New Roman" w:hAnsi="Times New Roman" w:cs="Times New Roman"/>
          <w:sz w:val="24"/>
          <w:szCs w:val="24"/>
        </w:rPr>
        <w:t xml:space="preserve"> can be informally define as: A distributed digital ledgers of cryptographically signed transactions that are grouped into blocks. Each block is cryptographically linked to the previous one (making it tamper evident) after validation and undergoing a consensus decision. As new blocks are added, older blocks become more difficult to modify (creating tamper resistance). New blocks are replicated across copies of the ledger within the network, and any conflicts are resolved automatically using established rules.</w:t>
      </w:r>
    </w:p>
    <w:p w14:paraId="70AE06B2" w14:textId="57BE2277" w:rsidR="00BC4E14" w:rsidRPr="00E85ED8" w:rsidRDefault="00BC4E14" w:rsidP="00BC4E14">
      <w:pPr>
        <w:pStyle w:val="ListParagraph"/>
        <w:spacing w:line="360" w:lineRule="auto"/>
        <w:jc w:val="thaiDistribute"/>
        <w:rPr>
          <w:rFonts w:ascii="Times New Roman" w:hAnsi="Times New Roman" w:cs="Times New Roman"/>
          <w:b/>
          <w:bCs/>
          <w:sz w:val="24"/>
          <w:szCs w:val="24"/>
        </w:rPr>
      </w:pPr>
      <w:r w:rsidRPr="00BA27B5">
        <w:rPr>
          <w:rFonts w:ascii="Times New Roman" w:hAnsi="Times New Roman" w:cs="Times New Roman"/>
          <w:b/>
          <w:bCs/>
          <w:sz w:val="24"/>
          <w:szCs w:val="24"/>
        </w:rPr>
        <w:t>2.</w:t>
      </w:r>
      <w:r>
        <w:rPr>
          <w:rFonts w:ascii="Times New Roman" w:hAnsi="Times New Roman" w:cs="Times New Roman"/>
          <w:b/>
          <w:bCs/>
          <w:sz w:val="24"/>
          <w:szCs w:val="24"/>
        </w:rPr>
        <w:t>2</w:t>
      </w:r>
      <w:r w:rsidRPr="00BA27B5">
        <w:rPr>
          <w:rFonts w:ascii="Times New Roman" w:hAnsi="Times New Roman" w:cs="Times New Roman"/>
          <w:b/>
          <w:bCs/>
          <w:sz w:val="24"/>
          <w:szCs w:val="24"/>
          <w:cs/>
        </w:rPr>
        <w:t>.</w:t>
      </w:r>
      <w:r>
        <w:rPr>
          <w:rFonts w:ascii="Times New Roman" w:hAnsi="Times New Roman" w:cs="Times New Roman"/>
          <w:b/>
          <w:bCs/>
          <w:sz w:val="24"/>
          <w:szCs w:val="24"/>
        </w:rPr>
        <w:t>2</w:t>
      </w:r>
      <w:r w:rsidRPr="00BA27B5">
        <w:rPr>
          <w:rFonts w:ascii="Times New Roman" w:hAnsi="Times New Roman" w:cs="Times New Roman"/>
          <w:b/>
          <w:bCs/>
          <w:sz w:val="24"/>
          <w:szCs w:val="24"/>
        </w:rPr>
        <w:t xml:space="preserve"> </w:t>
      </w:r>
      <w:bookmarkStart w:id="1297" w:name="CHAPTERII_222"/>
      <w:r>
        <w:rPr>
          <w:rFonts w:ascii="Times New Roman" w:hAnsi="Times New Roman" w:cs="Times New Roman"/>
          <w:b/>
          <w:bCs/>
          <w:sz w:val="24"/>
          <w:szCs w:val="24"/>
        </w:rPr>
        <w:t>Benefit of Blockchain</w:t>
      </w:r>
      <w:bookmarkEnd w:id="1297"/>
    </w:p>
    <w:p w14:paraId="7A5381F8" w14:textId="6E01B4C2" w:rsidR="00BC4E14" w:rsidRDefault="00BC4E14"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322DC8" w:rsidRPr="00322DC8">
        <w:rPr>
          <w:rFonts w:ascii="Times New Roman" w:hAnsi="Times New Roman" w:cs="Times New Roman"/>
          <w:sz w:val="24"/>
          <w:szCs w:val="24"/>
        </w:rPr>
        <w:t>Blockchain tampers evident and tamper-resistant digital ledgers implemented in a distributed fashion and usually without a central authority. At their basic level, they enable a community of users to record transactions in a shared ledger within that community, such that under normal operation of the Blockchain network no transactions can be changed once published</w:t>
      </w:r>
      <w:r w:rsidR="00BA0FEE" w:rsidRPr="00A24A12">
        <w:rPr>
          <w:rFonts w:ascii="Times New Roman" w:hAnsi="Times New Roman" w:cs="Times New Roman"/>
          <w:sz w:val="24"/>
          <w:szCs w:val="24"/>
        </w:rPr>
        <w:t xml:space="preserve"> </w:t>
      </w:r>
      <w:r w:rsidR="00BA0FEE" w:rsidRPr="00A24A12">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[27]","plainTextFormattedCitation":"[27]","previouslyFormattedCitation":"[27]"},"properties":{"noteIndex":0},"schema":"https://github.com/citation-style-language/schema/raw/master/csl-citation.json"}</w:instrText>
      </w:r>
      <w:r w:rsidR="00BA0FEE" w:rsidRPr="00A24A12">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[27]</w:t>
      </w:r>
      <w:r w:rsidR="00BA0FEE" w:rsidRPr="00A24A12">
        <w:rPr>
          <w:rFonts w:ascii="Times New Roman" w:hAnsi="Times New Roman" w:cs="Times New Roman"/>
          <w:sz w:val="24"/>
          <w:szCs w:val="24"/>
        </w:rPr>
        <w:fldChar w:fldCharType="end"/>
      </w:r>
      <w:r w:rsidR="00BA0FEE" w:rsidRPr="00A24A12">
        <w:rPr>
          <w:rFonts w:ascii="Times New Roman" w:hAnsi="Times New Roman" w:cs="Times New Roman"/>
          <w:sz w:val="24"/>
          <w:szCs w:val="24"/>
        </w:rPr>
        <w:t>.</w:t>
      </w:r>
    </w:p>
    <w:p w14:paraId="246CED83" w14:textId="07765AF3" w:rsidR="009E6047" w:rsidRPr="00744ED2" w:rsidRDefault="009E6047" w:rsidP="009E6047">
      <w:pPr>
        <w:pStyle w:val="ListParagraph"/>
        <w:spacing w:line="360" w:lineRule="auto"/>
        <w:ind w:left="0"/>
        <w:jc w:val="thaiDistribute"/>
        <w:rPr>
          <w:rFonts w:ascii="Times New Roman" w:hAnsi="Times New Roman" w:cs="Times New Roman"/>
          <w:b/>
          <w:bCs/>
          <w:sz w:val="24"/>
          <w:szCs w:val="24"/>
        </w:rPr>
      </w:pPr>
      <w:bookmarkStart w:id="1298" w:name="CHAPTERII_223"/>
      <w:r w:rsidRPr="00744ED2">
        <w:rPr>
          <w:rFonts w:ascii="Times New Roman" w:hAnsi="Times New Roman" w:cs="Times New Roman"/>
          <w:b/>
          <w:bCs/>
          <w:sz w:val="24"/>
          <w:szCs w:val="24"/>
        </w:rPr>
        <w:tab/>
        <w:t>2.</w:t>
      </w:r>
      <w:r>
        <w:rPr>
          <w:rFonts w:ascii="Times New Roman" w:hAnsi="Times New Roman" w:cs="Times New Roman"/>
          <w:b/>
          <w:bCs/>
          <w:sz w:val="24"/>
          <w:szCs w:val="24"/>
        </w:rPr>
        <w:t>2</w:t>
      </w:r>
      <w:r w:rsidRPr="00744ED2">
        <w:rPr>
          <w:rFonts w:ascii="Times New Roman" w:hAnsi="Times New Roman" w:cs="Times New Roman"/>
          <w:b/>
          <w:bCs/>
          <w:sz w:val="24"/>
          <w:szCs w:val="24"/>
        </w:rPr>
        <w:t>.</w:t>
      </w:r>
      <w:r>
        <w:rPr>
          <w:rFonts w:ascii="Times New Roman" w:hAnsi="Times New Roman" w:cs="Times New Roman"/>
          <w:b/>
          <w:bCs/>
          <w:sz w:val="24"/>
          <w:szCs w:val="24"/>
        </w:rPr>
        <w:t>3</w:t>
      </w:r>
      <w:r w:rsidRPr="00744ED2">
        <w:rPr>
          <w:rFonts w:ascii="Times New Roman" w:hAnsi="Times New Roman" w:cs="Times New Roman"/>
          <w:b/>
          <w:bCs/>
          <w:sz w:val="24"/>
          <w:szCs w:val="24"/>
        </w:rPr>
        <w:t xml:space="preserve"> Blockchain Characteristics</w:t>
      </w:r>
    </w:p>
    <w:bookmarkEnd w:id="1298"/>
    <w:p w14:paraId="01E0701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Key characteristics of the Blockchain can be vary depend on its setup and environment of usage. According to many sources, key characteristics of the Blockchain may be summarized as followed:</w:t>
      </w:r>
    </w:p>
    <w:p w14:paraId="1A38F05C" w14:textId="2D62492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.1 Decentralization</w:t>
      </w:r>
    </w:p>
    <w:p w14:paraId="1569B046" w14:textId="77777777" w:rsidR="009E6047" w:rsidRDefault="009E6047" w:rsidP="009E6047">
      <w:pPr>
        <w:pStyle w:val="ListParagraph"/>
        <w:spacing w:line="360" w:lineRule="auto"/>
        <w:ind w:left="0"/>
        <w:jc w:val="thaiDistribute"/>
        <w:rPr>
          <w:rFonts w:ascii="Times New Roman" w:hAnsi="Times New Roman"/>
          <w:sz w:val="24"/>
          <w:szCs w:val="24"/>
        </w:rPr>
      </w:pPr>
      <w:r w:rsidRPr="00A24A12">
        <w:rPr>
          <w:rFonts w:ascii="Times New Roman" w:hAnsi="Times New Roman" w:cs="Times New Roman"/>
          <w:sz w:val="24"/>
          <w:szCs w:val="24"/>
        </w:rPr>
        <w:tab/>
        <w:t>Decentralization is the foundation of Blockchain technology as response to problem of centralized system. In centralized system, especially centralized database, there is a chance that the database got compromised by hacker. Other than rely on backup data, there are very few options to deal with the incident. This makes the compromised database become single point of failure which prevent follower system to operate. Decentralization of data was proposed to scatter the chance of single database from getting compromise. This makes decentralized database network have more resistant against incident threatening centralized data. Even hit by incident that aim</w:t>
      </w:r>
      <w:r>
        <w:rPr>
          <w:rFonts w:ascii="Times New Roman" w:hAnsi="Times New Roman" w:cs="Times New Roman"/>
          <w:sz w:val="24"/>
          <w:szCs w:val="24"/>
        </w:rPr>
        <w:t>s</w:t>
      </w:r>
      <w:r w:rsidRPr="00A24A12">
        <w:rPr>
          <w:rFonts w:ascii="Times New Roman" w:hAnsi="Times New Roman" w:cs="Times New Roman"/>
          <w:sz w:val="24"/>
          <w:szCs w:val="24"/>
        </w:rPr>
        <w:t xml:space="preserve"> to compromise the data. If at least half of decentralized network survived the incident, the data survive</w:t>
      </w:r>
      <w:r>
        <w:rPr>
          <w:rFonts w:ascii="Times New Roman" w:hAnsi="Times New Roman" w:cs="Times New Roman"/>
          <w:sz w:val="24"/>
          <w:szCs w:val="24"/>
        </w:rPr>
        <w:t>s</w:t>
      </w:r>
      <w:r w:rsidRPr="00A24A12">
        <w:rPr>
          <w:rFonts w:ascii="Times New Roman" w:hAnsi="Times New Roman" w:cs="Times New Roman"/>
          <w:sz w:val="24"/>
          <w:szCs w:val="24"/>
        </w:rPr>
        <w:t xml:space="preserve"> the attack.</w:t>
      </w:r>
    </w:p>
    <w:p w14:paraId="129C366A" w14:textId="3A0569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.2 Immutab</w:t>
      </w:r>
      <w:r>
        <w:rPr>
          <w:rFonts w:ascii="Times New Roman" w:hAnsi="Times New Roman" w:cs="Times New Roman"/>
          <w:sz w:val="24"/>
          <w:szCs w:val="24"/>
        </w:rPr>
        <w:t>le</w:t>
      </w:r>
    </w:p>
    <w:p w14:paraId="0DE030D7"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cs/>
        </w:rPr>
      </w:pPr>
      <w:r w:rsidRPr="00A24A12">
        <w:rPr>
          <w:rFonts w:ascii="Times New Roman" w:hAnsi="Times New Roman" w:cs="Times New Roman"/>
          <w:sz w:val="24"/>
          <w:szCs w:val="24"/>
        </w:rPr>
        <w:tab/>
        <w:t>With utilization of cryptographically hashed chain combined with decentralized network, the Blockchain technology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on Blockchain cannot be deleted or modified. If there are any modification made to content of </w:t>
      </w:r>
      <w:r w:rsidRPr="00A24A12">
        <w:rPr>
          <w:rFonts w:ascii="Times New Roman" w:hAnsi="Times New Roman" w:cs="Times New Roman"/>
          <w:sz w:val="24"/>
          <w:szCs w:val="24"/>
        </w:rPr>
        <w:lastRenderedPageBreak/>
        <w:t>published data, it will cause change on the hash chain and detected the network. Any action that causes change to hash chain will be negate by majority of the network. This mean if anyone want to temper with published data on Blockchain, they will need to compromise the entire network at once. Any survived node has chance to notify the abnormal to the entire network.</w:t>
      </w:r>
    </w:p>
    <w:p w14:paraId="6CBE61A6" w14:textId="40846538"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.3 Transparency</w:t>
      </w:r>
    </w:p>
    <w:p w14:paraId="5EB50A53"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As the foundation of Blockchain is to have all participant nodes have the exact same copy of Blockchain ledger, it passively gives transparency to published data. It is impossible for anyone to secretly hide something inside Blockchain without let other participants in the Blockchain network know.</w:t>
      </w:r>
    </w:p>
    <w:p w14:paraId="6259F714" w14:textId="3DC41C3D"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.4 Distributed</w:t>
      </w:r>
    </w:p>
    <w:p w14:paraId="3068ADCE"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Blockchain ha</w:t>
      </w:r>
      <w:r>
        <w:rPr>
          <w:rFonts w:ascii="Times New Roman" w:hAnsi="Times New Roman" w:cs="Times New Roman"/>
          <w:sz w:val="24"/>
          <w:szCs w:val="24"/>
        </w:rPr>
        <w:t>s</w:t>
      </w:r>
      <w:r w:rsidRPr="00A24A12">
        <w:rPr>
          <w:rFonts w:ascii="Times New Roman" w:hAnsi="Times New Roman" w:cs="Times New Roman"/>
          <w:sz w:val="24"/>
          <w:szCs w:val="24"/>
        </w:rPr>
        <w:t xml:space="preserve"> distributed characteristic by design. All nodes will have the same Blockchain ledger. Any content</w:t>
      </w:r>
      <w:r>
        <w:rPr>
          <w:rFonts w:ascii="Times New Roman" w:hAnsi="Times New Roman" w:cs="Times New Roman"/>
          <w:sz w:val="24"/>
          <w:szCs w:val="24"/>
        </w:rPr>
        <w:t>s</w:t>
      </w:r>
      <w:r w:rsidRPr="00A24A12">
        <w:rPr>
          <w:rFonts w:ascii="Times New Roman" w:hAnsi="Times New Roman" w:cs="Times New Roman"/>
          <w:sz w:val="24"/>
          <w:szCs w:val="24"/>
        </w:rPr>
        <w:t xml:space="preserve"> published to Blockchain ledger are passively distributed to all Blockchain node. With consensus algorithm, it requires that the publishing content</w:t>
      </w:r>
      <w:r w:rsidRPr="00A24A12">
        <w:rPr>
          <w:rFonts w:ascii="Times New Roman" w:hAnsi="Times New Roman" w:cs="Times New Roman"/>
          <w:sz w:val="24"/>
          <w:szCs w:val="24"/>
          <w:cs/>
        </w:rPr>
        <w:t xml:space="preserve"> </w:t>
      </w:r>
      <w:r w:rsidRPr="00A24A12">
        <w:rPr>
          <w:rFonts w:ascii="Times New Roman" w:hAnsi="Times New Roman" w:cs="Times New Roman"/>
          <w:sz w:val="24"/>
          <w:szCs w:val="24"/>
        </w:rPr>
        <w:t>either sent to all nodes before accepting to publish or being accepted then send to all node, to complete consensus. So, Blockchain ensure</w:t>
      </w:r>
      <w:r>
        <w:rPr>
          <w:rFonts w:ascii="Times New Roman" w:hAnsi="Times New Roman" w:cs="Times New Roman"/>
          <w:sz w:val="24"/>
          <w:szCs w:val="24"/>
        </w:rPr>
        <w:t>s</w:t>
      </w:r>
      <w:r w:rsidRPr="00A24A12">
        <w:rPr>
          <w:rFonts w:ascii="Times New Roman" w:hAnsi="Times New Roman" w:cs="Times New Roman"/>
          <w:sz w:val="24"/>
          <w:szCs w:val="24"/>
        </w:rPr>
        <w:t xml:space="preserve"> that any data published to the chain are distributed to all connected nodes.</w:t>
      </w:r>
    </w:p>
    <w:p w14:paraId="3AE0951F" w14:textId="2032C4A5"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3</w:t>
      </w:r>
      <w:r w:rsidRPr="00A24A12">
        <w:rPr>
          <w:rFonts w:ascii="Times New Roman" w:hAnsi="Times New Roman" w:cs="Times New Roman"/>
          <w:sz w:val="24"/>
          <w:szCs w:val="24"/>
        </w:rPr>
        <w:t>.5 Trust</w:t>
      </w:r>
      <w:r>
        <w:rPr>
          <w:rFonts w:ascii="Times New Roman" w:hAnsi="Times New Roman" w:cs="Times New Roman"/>
          <w:sz w:val="24"/>
          <w:szCs w:val="24"/>
        </w:rPr>
        <w:t>ed</w:t>
      </w:r>
    </w:p>
    <w:p w14:paraId="54C5A592"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In public network where anyone can participate or in permissioned network where participants are not completely trust each other, trust is the main factor that define usability of decentralized network. Along with Blockchain technology, consensus solve the issue about trust by eliminate the chance of any single node participate in Blockchain to have absolute control over publishing data when certain condition is met. It can rely either on randomness or specially designed algorithm depend on each consensus method. When none of any single node can have absolute control over publishing data on the Blockchain, made it extreme</w:t>
      </w:r>
      <w:r>
        <w:rPr>
          <w:rFonts w:ascii="Times New Roman" w:hAnsi="Times New Roman" w:cs="Times New Roman"/>
          <w:sz w:val="24"/>
          <w:szCs w:val="24"/>
        </w:rPr>
        <w:t>ly</w:t>
      </w:r>
      <w:r w:rsidRPr="00A24A12">
        <w:rPr>
          <w:rFonts w:ascii="Times New Roman" w:hAnsi="Times New Roman" w:cs="Times New Roman"/>
          <w:sz w:val="24"/>
          <w:szCs w:val="24"/>
        </w:rPr>
        <w:t xml:space="preserve"> difficult for someone to temper with target data. Many consensus methods ensure that it will much more expensive for anyone to attempt on tempering with publishing data when compared to benefit they can get. This passively establish</w:t>
      </w:r>
      <w:r>
        <w:rPr>
          <w:rFonts w:ascii="Times New Roman" w:hAnsi="Times New Roman" w:cs="Times New Roman"/>
          <w:sz w:val="24"/>
          <w:szCs w:val="24"/>
        </w:rPr>
        <w:t>es</w:t>
      </w:r>
      <w:r w:rsidRPr="00A24A12">
        <w:rPr>
          <w:rFonts w:ascii="Times New Roman" w:hAnsi="Times New Roman" w:cs="Times New Roman"/>
          <w:sz w:val="24"/>
          <w:szCs w:val="24"/>
        </w:rPr>
        <w:t xml:space="preserve"> trust between all participant nodes.</w:t>
      </w:r>
    </w:p>
    <w:p w14:paraId="3D6DADAD" w14:textId="56C5D6FC" w:rsidR="009E6047" w:rsidRDefault="009E6047" w:rsidP="009E6047">
      <w:pPr>
        <w:pStyle w:val="ListParagraph"/>
        <w:spacing w:line="360" w:lineRule="auto"/>
        <w:ind w:left="0"/>
        <w:jc w:val="thaiDistribute"/>
        <w:rPr>
          <w:rFonts w:ascii="Times New Roman" w:hAnsi="Times New Roman" w:cs="Times New Roman"/>
          <w:sz w:val="24"/>
          <w:szCs w:val="24"/>
        </w:rPr>
      </w:pPr>
    </w:p>
    <w:p w14:paraId="7ED56A25" w14:textId="5C55FD28" w:rsidR="00175F39" w:rsidRDefault="00175F39" w:rsidP="009E6047">
      <w:pPr>
        <w:pStyle w:val="ListParagraph"/>
        <w:spacing w:line="360" w:lineRule="auto"/>
        <w:ind w:left="0"/>
        <w:jc w:val="thaiDistribute"/>
        <w:rPr>
          <w:rFonts w:ascii="Times New Roman" w:hAnsi="Times New Roman" w:cs="Times New Roman"/>
          <w:sz w:val="24"/>
          <w:szCs w:val="24"/>
        </w:rPr>
      </w:pPr>
    </w:p>
    <w:p w14:paraId="69DDE123" w14:textId="77777777" w:rsidR="00175F39" w:rsidRPr="00A24A12" w:rsidRDefault="00175F39" w:rsidP="009E6047">
      <w:pPr>
        <w:pStyle w:val="ListParagraph"/>
        <w:spacing w:line="360" w:lineRule="auto"/>
        <w:ind w:left="0"/>
        <w:jc w:val="thaiDistribute"/>
        <w:rPr>
          <w:rFonts w:ascii="Times New Roman" w:hAnsi="Times New Roman" w:cs="Times New Roman"/>
          <w:sz w:val="24"/>
          <w:szCs w:val="24"/>
        </w:rPr>
      </w:pPr>
    </w:p>
    <w:p w14:paraId="33ACA54F" w14:textId="313F7EA5" w:rsidR="009E6047" w:rsidRDefault="009E6047" w:rsidP="009E6047">
      <w:pPr>
        <w:pStyle w:val="ListParagraph"/>
        <w:spacing w:line="360" w:lineRule="auto"/>
        <w:ind w:left="0"/>
        <w:jc w:val="thaiDistribute"/>
        <w:rPr>
          <w:rFonts w:ascii="Times New Roman" w:hAnsi="Times New Roman" w:cs="Times New Roman"/>
          <w:b/>
          <w:bCs/>
          <w:sz w:val="24"/>
          <w:szCs w:val="24"/>
        </w:rPr>
      </w:pPr>
      <w:r w:rsidRPr="00B40FCD">
        <w:rPr>
          <w:rFonts w:ascii="Times New Roman" w:hAnsi="Times New Roman"/>
          <w:b/>
          <w:bCs/>
          <w:sz w:val="24"/>
          <w:szCs w:val="24"/>
          <w:cs/>
        </w:rPr>
        <w:lastRenderedPageBreak/>
        <w:tab/>
      </w:r>
      <w:bookmarkStart w:id="1299" w:name="CHAPTERII_224"/>
      <w:r w:rsidRPr="00B40FCD">
        <w:rPr>
          <w:rFonts w:ascii="Times New Roman" w:hAnsi="Times New Roman" w:cs="Times New Roman"/>
          <w:b/>
          <w:bCs/>
          <w:sz w:val="24"/>
          <w:szCs w:val="24"/>
        </w:rPr>
        <w:t>2.</w:t>
      </w:r>
      <w:r>
        <w:rPr>
          <w:rFonts w:ascii="Times New Roman" w:hAnsi="Times New Roman" w:cs="Times New Roman"/>
          <w:b/>
          <w:bCs/>
          <w:sz w:val="24"/>
          <w:szCs w:val="24"/>
        </w:rPr>
        <w:t>2</w:t>
      </w:r>
      <w:r w:rsidRPr="00B40FCD">
        <w:rPr>
          <w:rFonts w:ascii="Times New Roman" w:hAnsi="Times New Roman" w:cs="Times New Roman"/>
          <w:b/>
          <w:bCs/>
          <w:sz w:val="24"/>
          <w:szCs w:val="24"/>
        </w:rPr>
        <w:t>.</w:t>
      </w:r>
      <w:r>
        <w:rPr>
          <w:rFonts w:ascii="Times New Roman" w:hAnsi="Times New Roman" w:cs="Times New Roman"/>
          <w:b/>
          <w:bCs/>
          <w:sz w:val="24"/>
          <w:szCs w:val="24"/>
        </w:rPr>
        <w:t>4</w:t>
      </w:r>
      <w:r w:rsidRPr="00B40FCD">
        <w:rPr>
          <w:rFonts w:ascii="Times New Roman" w:hAnsi="Times New Roman" w:cs="Times New Roman"/>
          <w:b/>
          <w:bCs/>
          <w:sz w:val="24"/>
          <w:szCs w:val="24"/>
        </w:rPr>
        <w:t xml:space="preserve"> Blockchain Types</w:t>
      </w:r>
      <w:r>
        <w:rPr>
          <w:rFonts w:ascii="Times New Roman" w:hAnsi="Times New Roman" w:cs="Times New Roman"/>
          <w:b/>
          <w:bCs/>
          <w:sz w:val="24"/>
          <w:szCs w:val="24"/>
        </w:rPr>
        <w:t xml:space="preserve"> </w:t>
      </w:r>
      <w:bookmarkEnd w:id="1299"/>
    </w:p>
    <w:p w14:paraId="014E8AEA" w14:textId="77777777" w:rsidR="009E6047" w:rsidRPr="00BA5A0F"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b/>
          <w:bCs/>
          <w:sz w:val="24"/>
          <w:szCs w:val="24"/>
        </w:rPr>
        <w:tab/>
      </w:r>
      <w:r w:rsidRPr="007928F0">
        <w:rPr>
          <w:rFonts w:ascii="Times New Roman" w:hAnsi="Times New Roman" w:cs="Times New Roman"/>
          <w:sz w:val="24"/>
          <w:szCs w:val="24"/>
        </w:rPr>
        <w:t xml:space="preserve">When considering the scope of participants who can participate in a specific Blockchain network, Blockchain can be categorized into </w:t>
      </w:r>
      <w:r>
        <w:rPr>
          <w:rFonts w:ascii="Times New Roman" w:hAnsi="Times New Roman" w:cs="Times New Roman"/>
          <w:sz w:val="24"/>
          <w:szCs w:val="24"/>
        </w:rPr>
        <w:t>three</w:t>
      </w:r>
      <w:r w:rsidRPr="007928F0">
        <w:rPr>
          <w:rFonts w:ascii="Times New Roman" w:hAnsi="Times New Roman" w:cs="Times New Roman"/>
          <w:sz w:val="24"/>
          <w:szCs w:val="24"/>
        </w:rPr>
        <w:t xml:space="preserve"> types of Blockchain network</w:t>
      </w:r>
      <w:r>
        <w:rPr>
          <w:rFonts w:ascii="Times New Roman" w:hAnsi="Times New Roman" w:cs="Times New Roman"/>
          <w:sz w:val="24"/>
          <w:szCs w:val="24"/>
        </w:rPr>
        <w:t>s</w:t>
      </w:r>
      <w:r w:rsidRPr="007928F0">
        <w:rPr>
          <w:rFonts w:ascii="Times New Roman" w:hAnsi="Times New Roman" w:cs="Times New Roman"/>
          <w:sz w:val="24"/>
          <w:szCs w:val="24"/>
        </w:rPr>
        <w:t>.</w:t>
      </w:r>
      <w:r>
        <w:rPr>
          <w:rFonts w:ascii="Times New Roman" w:hAnsi="Times New Roman" w:cs="Times New Roman"/>
          <w:sz w:val="24"/>
          <w:szCs w:val="24"/>
        </w:rPr>
        <w:t xml:space="preserve"> </w:t>
      </w:r>
    </w:p>
    <w:p w14:paraId="3D33E3DD" w14:textId="1F5F507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.1 Public </w:t>
      </w:r>
      <w:r>
        <w:rPr>
          <w:rFonts w:ascii="Times New Roman" w:hAnsi="Times New Roman" w:cs="Times New Roman"/>
          <w:sz w:val="24"/>
          <w:szCs w:val="24"/>
        </w:rPr>
        <w:t>Chain</w:t>
      </w:r>
    </w:p>
    <w:p w14:paraId="0AB95940"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16E42">
        <w:rPr>
          <w:rFonts w:ascii="Times New Roman" w:hAnsi="Times New Roman" w:cs="Times New Roman"/>
          <w:sz w:val="24"/>
          <w:szCs w:val="24"/>
        </w:rPr>
        <w:t xml:space="preserve">Public Blockchain is the type that allows anyone to participate in the network either participating as client/user node or miner/validator node. This type of Blockchain mostly has no specific rule, policy, or agreement for participants to enter the network. </w:t>
      </w:r>
      <w:r w:rsidRPr="00B96F56">
        <w:rPr>
          <w:rFonts w:ascii="Times New Roman" w:hAnsi="Times New Roman" w:cs="Times New Roman"/>
          <w:sz w:val="24"/>
          <w:szCs w:val="24"/>
        </w:rPr>
        <w:t>The type is suited best with the network environment where its data is not required to be kept confidential from the public.</w:t>
      </w:r>
    </w:p>
    <w:p w14:paraId="03A1A187" w14:textId="340981A4"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 xml:space="preserve">.2 Private </w:t>
      </w:r>
      <w:r>
        <w:rPr>
          <w:rFonts w:ascii="Times New Roman" w:hAnsi="Times New Roman" w:cs="Times New Roman"/>
          <w:sz w:val="24"/>
          <w:szCs w:val="24"/>
        </w:rPr>
        <w:t>Chain</w:t>
      </w:r>
    </w:p>
    <w:p w14:paraId="6ABE7123" w14:textId="77777777" w:rsidR="009E6047" w:rsidRPr="00723CF6"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093DAF">
        <w:rPr>
          <w:rFonts w:ascii="Times New Roman" w:hAnsi="Times New Roman" w:cs="Times New Roman"/>
          <w:sz w:val="24"/>
          <w:szCs w:val="24"/>
        </w:rPr>
        <w:t>Private Blockchain is the type that allows only a limited number of members to participate. This type was invented to be more compatible with the environment that participant nodes are members of a specific organization or community where the Blockchain ledger may record confidential information limited only to participants.</w:t>
      </w:r>
    </w:p>
    <w:p w14:paraId="2707354A" w14:textId="77613B43" w:rsidR="009E6047" w:rsidRDefault="009E6047" w:rsidP="009E6047">
      <w:pPr>
        <w:pStyle w:val="ListParagraph"/>
        <w:spacing w:line="360" w:lineRule="auto"/>
        <w:ind w:left="0"/>
        <w:jc w:val="thaiDistribute"/>
        <w:rPr>
          <w:rFonts w:ascii="Times New Roman" w:hAnsi="Times New Roman" w:cs="Times New Roman"/>
          <w:sz w:val="24"/>
          <w:szCs w:val="24"/>
        </w:rPr>
      </w:pPr>
      <w:r w:rsidRPr="00723CF6">
        <w:rPr>
          <w:rFonts w:ascii="Times New Roman" w:hAnsi="Times New Roman" w:cs="Times New Roman"/>
          <w:sz w:val="24"/>
          <w:szCs w:val="24"/>
        </w:rPr>
        <w:tab/>
        <w:t>2.</w:t>
      </w:r>
      <w:r>
        <w:rPr>
          <w:rFonts w:ascii="Times New Roman" w:hAnsi="Times New Roman" w:cs="Times New Roman"/>
          <w:sz w:val="24"/>
          <w:szCs w:val="24"/>
        </w:rPr>
        <w:t>2</w:t>
      </w:r>
      <w:r w:rsidRPr="00723CF6">
        <w:rPr>
          <w:rFonts w:ascii="Times New Roman" w:hAnsi="Times New Roman" w:cs="Times New Roman"/>
          <w:sz w:val="24"/>
          <w:szCs w:val="24"/>
        </w:rPr>
        <w:t>.</w:t>
      </w:r>
      <w:r>
        <w:rPr>
          <w:rFonts w:ascii="Times New Roman" w:hAnsi="Times New Roman" w:cs="Times New Roman"/>
          <w:sz w:val="24"/>
          <w:szCs w:val="24"/>
        </w:rPr>
        <w:t>4</w:t>
      </w:r>
      <w:r w:rsidRPr="00723CF6">
        <w:rPr>
          <w:rFonts w:ascii="Times New Roman" w:hAnsi="Times New Roman" w:cs="Times New Roman"/>
          <w:sz w:val="24"/>
          <w:szCs w:val="24"/>
        </w:rPr>
        <w:t>.3 Permissioned</w:t>
      </w:r>
      <w:r>
        <w:rPr>
          <w:rFonts w:ascii="Times New Roman" w:hAnsi="Times New Roman" w:cs="Times New Roman"/>
          <w:sz w:val="24"/>
          <w:szCs w:val="24"/>
        </w:rPr>
        <w:t xml:space="preserve"> Chain</w:t>
      </w:r>
    </w:p>
    <w:p w14:paraId="5A942F1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C50AF">
        <w:rPr>
          <w:rFonts w:ascii="Times New Roman" w:hAnsi="Times New Roman" w:cs="Times New Roman"/>
          <w:sz w:val="24"/>
          <w:szCs w:val="24"/>
        </w:rPr>
        <w:t>Permissioned Blockchain is the type that allows only selected members of a specific community or affinity domain to participate, and it is also known as consortium Blockchain. Permissioned Chain is different from Private Chain in terms of scalability. As the private chain was limited for pre-selected members, the permission chain may further extend its member to a larger group of members via policy or agreement accepted by original participants. At the same time, the permission chain will not allow anyone to participate in the network as the Blockchain ledger may contain confidential information limited to the accepted group of participants.</w:t>
      </w:r>
    </w:p>
    <w:p w14:paraId="01DFBC6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7F4BB1F3" w14:textId="7F1755E7" w:rsidR="009E6047" w:rsidRPr="00A24A12" w:rsidRDefault="009E6047" w:rsidP="009E6047">
      <w:pPr>
        <w:pStyle w:val="ListParagraph"/>
        <w:spacing w:line="360" w:lineRule="auto"/>
        <w:ind w:left="0"/>
        <w:jc w:val="thaiDistribute"/>
        <w:rPr>
          <w:rFonts w:ascii="Times New Roman" w:hAnsi="Times New Roman" w:cs="Times New Roman"/>
          <w:b/>
          <w:bCs/>
          <w:sz w:val="24"/>
          <w:szCs w:val="24"/>
        </w:rPr>
      </w:pPr>
      <w:r w:rsidRPr="00A24A12">
        <w:rPr>
          <w:rFonts w:ascii="Times New Roman" w:hAnsi="Times New Roman" w:cs="Times New Roman"/>
          <w:b/>
          <w:bCs/>
          <w:sz w:val="24"/>
          <w:szCs w:val="24"/>
        </w:rPr>
        <w:tab/>
      </w:r>
      <w:bookmarkStart w:id="1300" w:name="CHAPTERII_225"/>
      <w:r w:rsidRPr="00A24A12">
        <w:rPr>
          <w:rFonts w:ascii="Times New Roman" w:hAnsi="Times New Roman" w:cs="Times New Roman"/>
          <w:b/>
          <w:bCs/>
          <w:sz w:val="24"/>
          <w:szCs w:val="24"/>
        </w:rPr>
        <w:t>2.</w:t>
      </w:r>
      <w:r>
        <w:rPr>
          <w:rFonts w:ascii="Times New Roman" w:hAnsi="Times New Roman" w:cs="Times New Roman"/>
          <w:b/>
          <w:bCs/>
          <w:sz w:val="24"/>
          <w:szCs w:val="24"/>
        </w:rPr>
        <w:t>2</w:t>
      </w:r>
      <w:r w:rsidRPr="00A24A12">
        <w:rPr>
          <w:rFonts w:ascii="Times New Roman" w:hAnsi="Times New Roman" w:cs="Times New Roman"/>
          <w:b/>
          <w:bCs/>
          <w:sz w:val="24"/>
          <w:szCs w:val="24"/>
        </w:rPr>
        <w:t>.</w:t>
      </w:r>
      <w:r>
        <w:rPr>
          <w:rFonts w:ascii="Times New Roman" w:hAnsi="Times New Roman" w:cs="Times New Roman"/>
          <w:b/>
          <w:bCs/>
          <w:sz w:val="24"/>
          <w:szCs w:val="24"/>
        </w:rPr>
        <w:t>5 Blockchain Components</w:t>
      </w:r>
      <w:bookmarkEnd w:id="1300"/>
    </w:p>
    <w:p w14:paraId="15F6C51F" w14:textId="456379E1"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.1 Transaction and ‘Block’</w:t>
      </w:r>
    </w:p>
    <w:p w14:paraId="36F4FAD2"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Each of individual information represent change or cause of actions in information system are stored within Blockchain as “Transaction”. Several transactions being publish to Blockchain within the same time interval are put in the same “Block”. To form each single block, miner or validator need</w:t>
      </w:r>
      <w:r>
        <w:rPr>
          <w:rFonts w:ascii="Times New Roman" w:hAnsi="Times New Roman" w:cs="Times New Roman"/>
          <w:sz w:val="24"/>
          <w:szCs w:val="24"/>
        </w:rPr>
        <w:t>s</w:t>
      </w:r>
      <w:r w:rsidRPr="00A24A12">
        <w:rPr>
          <w:rFonts w:ascii="Times New Roman" w:hAnsi="Times New Roman" w:cs="Times New Roman"/>
          <w:sz w:val="24"/>
          <w:szCs w:val="24"/>
        </w:rPr>
        <w:t xml:space="preserve"> to hash transaction together. The resulting hash value represent</w:t>
      </w:r>
      <w:r>
        <w:rPr>
          <w:rFonts w:ascii="Times New Roman" w:hAnsi="Times New Roman" w:cs="Times New Roman"/>
          <w:sz w:val="24"/>
          <w:szCs w:val="24"/>
        </w:rPr>
        <w:t>s</w:t>
      </w:r>
      <w:r w:rsidRPr="00A24A12">
        <w:rPr>
          <w:rFonts w:ascii="Times New Roman" w:hAnsi="Times New Roman" w:cs="Times New Roman"/>
          <w:sz w:val="24"/>
          <w:szCs w:val="24"/>
        </w:rPr>
        <w:t xml:space="preserve"> integrity of each block. If there are any change apply to </w:t>
      </w:r>
      <w:r w:rsidRPr="00A24A12">
        <w:rPr>
          <w:rFonts w:ascii="Times New Roman" w:hAnsi="Times New Roman" w:cs="Times New Roman"/>
          <w:sz w:val="24"/>
          <w:szCs w:val="24"/>
        </w:rPr>
        <w:lastRenderedPageBreak/>
        <w:t>transaction in the block, it will cause hash value of the block to change. Format of block vary depend</w:t>
      </w:r>
      <w:r>
        <w:rPr>
          <w:rFonts w:ascii="Times New Roman" w:hAnsi="Times New Roman" w:cs="Times New Roman"/>
          <w:sz w:val="24"/>
          <w:szCs w:val="24"/>
        </w:rPr>
        <w:t>s</w:t>
      </w:r>
      <w:r w:rsidRPr="00A24A12">
        <w:rPr>
          <w:rFonts w:ascii="Times New Roman" w:hAnsi="Times New Roman" w:cs="Times New Roman"/>
          <w:sz w:val="24"/>
          <w:szCs w:val="24"/>
        </w:rPr>
        <w:t xml:space="preserve"> on each Blockchain platform and its use case. Some platforms may publish in a form of plaintext just to act as the source of truth for every participating node to look without constraint. Some platforms may bound transaction or block to unique address to extend variation in accessibility. Some platforms may encrypt block to maintain confidentiality of data. Transaction and Block are the key component which determine purpose and application of Blockchain. </w:t>
      </w:r>
    </w:p>
    <w:p w14:paraId="6F472BD8" w14:textId="1A229DC4"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.2 Cryptographically hashed ‘Chain’</w:t>
      </w:r>
    </w:p>
    <w:p w14:paraId="1869EA58" w14:textId="77777777"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Other than the concept of “Block”, The Blockchain concept also introduced the concept of “Chain. As integrity of each Block represent by its hash value, integrity of entire Blockchain represent by all hash value of all Block within “Chain”. The foundation of “Chain” concept is by chaining hash value of all blocks together. This can be done by include hash value of block formed in previous time interval into the current block to generate its hash value. Any changes made to any one single block will alter hash value of the entire chain that come after. This makes it harder to alter data that published within Blockchain. It requires anyone who want to alter the data to apply change to all block</w:t>
      </w:r>
      <w:r>
        <w:rPr>
          <w:rFonts w:ascii="Times New Roman" w:hAnsi="Times New Roman" w:cs="Times New Roman"/>
          <w:sz w:val="24"/>
          <w:szCs w:val="24"/>
        </w:rPr>
        <w:t>s</w:t>
      </w:r>
      <w:r w:rsidRPr="00A24A12">
        <w:rPr>
          <w:rFonts w:ascii="Times New Roman" w:hAnsi="Times New Roman" w:cs="Times New Roman"/>
          <w:sz w:val="24"/>
          <w:szCs w:val="24"/>
        </w:rPr>
        <w:t xml:space="preserve"> that come after the target block until the current one to make the change valid. Combined with decentralization characteristic of Blockchain network, this makes data exist in Blockchain nearly impossible to alter.</w:t>
      </w:r>
    </w:p>
    <w:p w14:paraId="324FE299" w14:textId="543707DC"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.3 Distributed network of participate ‘Node’</w:t>
      </w:r>
    </w:p>
    <w:p w14:paraId="3DB4DD00"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E0065A">
        <w:rPr>
          <w:rFonts w:ascii="Times New Roman" w:hAnsi="Times New Roman" w:cs="Times New Roman"/>
          <w:sz w:val="24"/>
          <w:szCs w:val="24"/>
        </w:rPr>
        <w:t>Any machine that participates in the Blockchain network is called “Node”. Nodes represent the population of each Blockchain network. Each node keeps the same copy of data in Blockchain which is the Blockchain ledger and always tends to in sync with each other via Blockchain-specific protocol depend on each platform. In the case of Ethereum, the platform utiliz</w:t>
      </w:r>
      <w:r>
        <w:rPr>
          <w:rFonts w:ascii="Times New Roman" w:hAnsi="Times New Roman" w:cs="Times New Roman"/>
          <w:sz w:val="24"/>
          <w:szCs w:val="24"/>
        </w:rPr>
        <w:t>e</w:t>
      </w:r>
      <w:r w:rsidRPr="00E0065A">
        <w:rPr>
          <w:rFonts w:ascii="Times New Roman" w:hAnsi="Times New Roman" w:cs="Times New Roman"/>
          <w:sz w:val="24"/>
          <w:szCs w:val="24"/>
        </w:rPr>
        <w:t xml:space="preserve"> devp2p protocol which allows each Ethereum node to connect with others at a peer-to-peer level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{"citationItems":[{"id":"ITEM-1","itemData":{"URL":"https://github.com/ethereum/devp2p","accessed":{"date-parts":[["2021","6","3"]]},"id":"ITEM-1","issued":{"date-parts":[["0"]]},"title":"ethereum/devp2p: Ethereum peer-to-peer networking specifications","type":"webpage"},"uris":["http://www.mendeley.com/documents/?uuid=58a50ace-a157-35d5-b2d0-a2d6650780e6"]}],"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szCs w:val="24"/>
        </w:rPr>
        <w:fldChar w:fldCharType="separate"/>
      </w:r>
      <w:r w:rsidRPr="00572A37">
        <w:rPr>
          <w:rFonts w:ascii="Times New Roman" w:hAnsi="Times New Roman" w:cs="Times New Roman"/>
          <w:noProof/>
          <w:sz w:val="24"/>
          <w:szCs w:val="24"/>
        </w:rPr>
        <w:t>[29]</w:t>
      </w:r>
      <w:r>
        <w:rPr>
          <w:rFonts w:ascii="Times New Roman" w:hAnsi="Times New Roman" w:cs="Times New Roman"/>
          <w:sz w:val="24"/>
          <w:szCs w:val="24"/>
        </w:rPr>
        <w:fldChar w:fldCharType="end"/>
      </w:r>
      <w:r w:rsidRPr="00E0065A">
        <w:rPr>
          <w:rFonts w:ascii="Times New Roman" w:hAnsi="Times New Roman" w:cs="Times New Roman"/>
          <w:sz w:val="24"/>
          <w:szCs w:val="24"/>
        </w:rPr>
        <w:t xml:space="preserve">. If there are any differences in data between nodes, the version of data </w:t>
      </w:r>
      <w:r>
        <w:rPr>
          <w:rFonts w:ascii="Times New Roman" w:hAnsi="Times New Roman" w:cs="Times New Roman"/>
          <w:sz w:val="24"/>
          <w:szCs w:val="24"/>
        </w:rPr>
        <w:t xml:space="preserve">is </w:t>
      </w:r>
      <w:r w:rsidRPr="00E0065A">
        <w:rPr>
          <w:rFonts w:ascii="Times New Roman" w:hAnsi="Times New Roman" w:cs="Times New Roman"/>
          <w:sz w:val="24"/>
          <w:szCs w:val="24"/>
        </w:rPr>
        <w:t>being held by a minority of participating nodes</w:t>
      </w:r>
      <w:r>
        <w:rPr>
          <w:rFonts w:ascii="Times New Roman" w:hAnsi="Times New Roman" w:cs="Times New Roman"/>
          <w:sz w:val="24"/>
          <w:szCs w:val="24"/>
        </w:rPr>
        <w:t>. They</w:t>
      </w:r>
      <w:r w:rsidRPr="00E0065A">
        <w:rPr>
          <w:rFonts w:ascii="Times New Roman" w:hAnsi="Times New Roman" w:cs="Times New Roman"/>
          <w:sz w:val="24"/>
          <w:szCs w:val="24"/>
        </w:rPr>
        <w:t xml:space="preserve"> will be clarified as false before rejected by the entire network and replaced by the right version accepted by the network. In each Blockchain network, some nodes may participate as "miners" or be elected as "validators" of the network at each different time interval. Miner/Validator nodes have a duty to perform the task which maintaining the consensus of the network. The Blockchain can be alive only if they are at least one </w:t>
      </w:r>
      <w:r w:rsidRPr="00E0065A">
        <w:rPr>
          <w:rFonts w:ascii="Times New Roman" w:hAnsi="Times New Roman" w:cs="Times New Roman"/>
          <w:sz w:val="24"/>
          <w:szCs w:val="24"/>
        </w:rPr>
        <w:lastRenderedPageBreak/>
        <w:t xml:space="preserve">participating node to maintain </w:t>
      </w:r>
      <w:r>
        <w:rPr>
          <w:rFonts w:ascii="Times New Roman" w:hAnsi="Times New Roman" w:cs="Times New Roman"/>
          <w:sz w:val="24"/>
          <w:szCs w:val="24"/>
        </w:rPr>
        <w:t>the Blockchain</w:t>
      </w:r>
      <w:r w:rsidRPr="00E0065A">
        <w:rPr>
          <w:rFonts w:ascii="Times New Roman" w:hAnsi="Times New Roman" w:cs="Times New Roman"/>
          <w:sz w:val="24"/>
          <w:szCs w:val="24"/>
        </w:rPr>
        <w:t>, while the strength of its characteristics depends on the number of participating nodes. In most cases, more participating nodes mean stronger Blockchain</w:t>
      </w:r>
      <w:r>
        <w:rPr>
          <w:rFonts w:ascii="Times New Roman" w:hAnsi="Times New Roman" w:cs="Times New Roman"/>
          <w:sz w:val="24"/>
          <w:szCs w:val="24"/>
        </w:rPr>
        <w:t>.</w:t>
      </w:r>
    </w:p>
    <w:p w14:paraId="5E8F2589"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p>
    <w:p w14:paraId="349FDF1F" w14:textId="77777777" w:rsidR="009E6047" w:rsidRDefault="009E6047" w:rsidP="009E6047">
      <w:pPr>
        <w:pStyle w:val="ListParagraph"/>
        <w:spacing w:line="360" w:lineRule="auto"/>
        <w:ind w:left="0"/>
        <w:jc w:val="center"/>
      </w:pPr>
      <w:r>
        <w:rPr>
          <w:noProof/>
        </w:rPr>
        <w:drawing>
          <wp:inline distT="0" distB="0" distL="0" distR="0" wp14:anchorId="75D6CABD" wp14:editId="4C2CBA7B">
            <wp:extent cx="2169994" cy="2101756"/>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9646" cy="2111104"/>
                    </a:xfrm>
                    <a:prstGeom prst="rect">
                      <a:avLst/>
                    </a:prstGeom>
                  </pic:spPr>
                </pic:pic>
              </a:graphicData>
            </a:graphic>
          </wp:inline>
        </w:drawing>
      </w:r>
    </w:p>
    <w:p w14:paraId="743F86BE" w14:textId="23689A84" w:rsidR="009E6047" w:rsidRDefault="009E6047" w:rsidP="009E6047">
      <w:pPr>
        <w:pStyle w:val="Caption"/>
        <w:jc w:val="center"/>
        <w:rPr>
          <w:i/>
          <w:iCs/>
        </w:rPr>
      </w:pPr>
      <w:bookmarkStart w:id="1301" w:name="_Ref74190571"/>
      <w:bookmarkStart w:id="1302" w:name="_Toc74189601"/>
      <w:bookmarkStart w:id="1303" w:name="_Ref74191028"/>
      <w:r w:rsidRPr="00CD53E5">
        <w:t xml:space="preserve">Figure </w:t>
      </w:r>
      <w:ins w:id="1304" w:author="Petnathean Julled" w:date="2021-07-09T17:21:00Z">
        <w:r w:rsidR="0064710A">
          <w:fldChar w:fldCharType="begin"/>
        </w:r>
        <w:r w:rsidR="0064710A">
          <w:instrText xml:space="preserve"> STYLEREF 1 \s </w:instrText>
        </w:r>
      </w:ins>
      <w:r w:rsidR="0064710A">
        <w:fldChar w:fldCharType="separate"/>
      </w:r>
      <w:r w:rsidR="00454CE9">
        <w:rPr>
          <w:noProof/>
        </w:rPr>
        <w:t>2</w:t>
      </w:r>
      <w:ins w:id="130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306" w:author="Petnathean Julled" w:date="2021-07-09T21:18:00Z">
        <w:r w:rsidR="00454CE9">
          <w:rPr>
            <w:noProof/>
          </w:rPr>
          <w:t>3</w:t>
        </w:r>
      </w:ins>
      <w:ins w:id="1307" w:author="Petnathean Julled" w:date="2021-07-09T17:21:00Z">
        <w:r w:rsidR="0064710A">
          <w:fldChar w:fldCharType="end"/>
        </w:r>
      </w:ins>
      <w:del w:id="1308" w:author="Petnathean Julled" w:date="2021-07-04T16:37:00Z">
        <w:r w:rsidR="00131FC8" w:rsidDel="00F60485">
          <w:fldChar w:fldCharType="begin"/>
        </w:r>
        <w:r w:rsidR="00131FC8" w:rsidDel="00F60485">
          <w:delInstrText xml:space="preserve"> STYLEREF 1 \s </w:delInstrText>
        </w:r>
        <w:r w:rsidR="00131FC8" w:rsidDel="00F60485">
          <w:fldChar w:fldCharType="separate"/>
        </w:r>
        <w:r w:rsidDel="00F60485">
          <w:rPr>
            <w:noProof/>
          </w:rPr>
          <w:delText>2</w:delText>
        </w:r>
        <w:r w:rsidR="00131FC8" w:rsidDel="00F60485">
          <w:rPr>
            <w:noProof/>
          </w:rPr>
          <w:fldChar w:fldCharType="end"/>
        </w:r>
        <w:r w:rsidDel="00F60485">
          <w:noBreakHyphen/>
        </w:r>
        <w:r w:rsidR="00131FC8" w:rsidDel="00F60485">
          <w:fldChar w:fldCharType="begin"/>
        </w:r>
        <w:r w:rsidR="00131FC8" w:rsidDel="00F60485">
          <w:delInstrText xml:space="preserve"> SEQ Figure \* ARABIC \s 1 </w:delInstrText>
        </w:r>
        <w:r w:rsidR="00131FC8" w:rsidDel="00F60485">
          <w:fldChar w:fldCharType="separate"/>
        </w:r>
        <w:r w:rsidDel="00F60485">
          <w:rPr>
            <w:noProof/>
          </w:rPr>
          <w:delText>3</w:delText>
        </w:r>
        <w:r w:rsidR="00131FC8" w:rsidDel="00F60485">
          <w:rPr>
            <w:noProof/>
          </w:rPr>
          <w:fldChar w:fldCharType="end"/>
        </w:r>
      </w:del>
      <w:bookmarkEnd w:id="1301"/>
      <w:r w:rsidRPr="00CD53E5">
        <w:t xml:space="preserve"> </w:t>
      </w:r>
      <w:bookmarkStart w:id="1309" w:name="_Ref74190815"/>
      <w:r w:rsidRPr="00CD53E5">
        <w:t>Blockchain network formed from the participation of Blockchain nodes</w:t>
      </w:r>
      <w:bookmarkEnd w:id="1302"/>
      <w:bookmarkEnd w:id="1303"/>
      <w:bookmarkEnd w:id="1309"/>
    </w:p>
    <w:p w14:paraId="44212919" w14:textId="77777777" w:rsidR="009E6047" w:rsidRPr="00CD53E5" w:rsidRDefault="009E6047" w:rsidP="009E6047"/>
    <w:p w14:paraId="47328A82" w14:textId="78EA430A" w:rsidR="009E6047" w:rsidRPr="00A24A12"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t>2.</w:t>
      </w:r>
      <w:r>
        <w:rPr>
          <w:rFonts w:ascii="Times New Roman" w:hAnsi="Times New Roman" w:cs="Times New Roman"/>
          <w:sz w:val="24"/>
          <w:szCs w:val="24"/>
        </w:rPr>
        <w:t>2</w:t>
      </w:r>
      <w:r w:rsidRPr="00A24A12">
        <w:rPr>
          <w:rFonts w:ascii="Times New Roman" w:hAnsi="Times New Roman" w:cs="Times New Roman"/>
          <w:sz w:val="24"/>
          <w:szCs w:val="24"/>
        </w:rPr>
        <w:t>.</w:t>
      </w:r>
      <w:r>
        <w:rPr>
          <w:rFonts w:ascii="Times New Roman" w:hAnsi="Times New Roman" w:cs="Times New Roman"/>
          <w:sz w:val="24"/>
          <w:szCs w:val="24"/>
        </w:rPr>
        <w:t>5</w:t>
      </w:r>
      <w:r w:rsidRPr="00A24A12">
        <w:rPr>
          <w:rFonts w:ascii="Times New Roman" w:hAnsi="Times New Roman" w:cs="Times New Roman"/>
          <w:sz w:val="24"/>
          <w:szCs w:val="24"/>
        </w:rPr>
        <w:t xml:space="preserve">.4 </w:t>
      </w:r>
      <w:r w:rsidRPr="00C25731">
        <w:rPr>
          <w:rFonts w:ascii="Times New Roman" w:hAnsi="Times New Roman" w:cs="Times New Roman"/>
          <w:sz w:val="24"/>
          <w:szCs w:val="24"/>
        </w:rPr>
        <w:t xml:space="preserve">Consensus </w:t>
      </w:r>
    </w:p>
    <w:p w14:paraId="78F882AD"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sidRPr="00A24A12">
        <w:rPr>
          <w:rFonts w:ascii="Times New Roman" w:hAnsi="Times New Roman" w:cs="Times New Roman"/>
          <w:sz w:val="24"/>
          <w:szCs w:val="24"/>
        </w:rPr>
        <w:tab/>
      </w:r>
      <w:r w:rsidRPr="00413746">
        <w:rPr>
          <w:rFonts w:ascii="Times New Roman" w:hAnsi="Times New Roman" w:cs="Times New Roman"/>
          <w:sz w:val="24"/>
          <w:szCs w:val="24"/>
        </w:rPr>
        <w:t xml:space="preserve">Each Blockchain network must have its own consensus within the network. Specifically, it is not just the consensus between the member but the built-in consensus mechanism within the communication protocol connects each member in the network. The consensus mechanism acts a vital role to ensure the integrity of the Blockchain ledger by ensuring that everyone in the network is holding the same copy of the Blockchain ledger and no one has full control over data adding to the Blockchain ledger or have the right to select which version of the Blockchain ledger for the network to maintain. There are many variations of consensus invented since the beginning of Blockchain technology. Each has its own method of investing resources to achieve complete consensus. The existing consensus concept at the time can be divided into </w:t>
      </w:r>
      <w:r>
        <w:rPr>
          <w:rFonts w:ascii="Times New Roman" w:hAnsi="Times New Roman" w:cs="Times New Roman"/>
          <w:sz w:val="24"/>
          <w:szCs w:val="24"/>
        </w:rPr>
        <w:t>three</w:t>
      </w:r>
      <w:r w:rsidRPr="00413746">
        <w:rPr>
          <w:rFonts w:ascii="Times New Roman" w:hAnsi="Times New Roman" w:cs="Times New Roman"/>
          <w:sz w:val="24"/>
          <w:szCs w:val="24"/>
        </w:rPr>
        <w:t xml:space="preserve"> ma</w:t>
      </w:r>
      <w:r>
        <w:rPr>
          <w:rFonts w:ascii="Times New Roman" w:hAnsi="Times New Roman" w:cs="Times New Roman"/>
          <w:sz w:val="24"/>
          <w:szCs w:val="24"/>
        </w:rPr>
        <w:t>jor</w:t>
      </w:r>
      <w:r w:rsidRPr="00413746">
        <w:rPr>
          <w:rFonts w:ascii="Times New Roman" w:hAnsi="Times New Roman" w:cs="Times New Roman"/>
          <w:sz w:val="24"/>
          <w:szCs w:val="24"/>
        </w:rPr>
        <w:t xml:space="preserve"> types based on the participation of Blockchain members who declared to act as maintainers of the Blockchain ledger.</w:t>
      </w:r>
    </w:p>
    <w:p w14:paraId="70BA24CD" w14:textId="5444C072"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2.2.5.4.1 Competition-based consensus</w:t>
      </w:r>
    </w:p>
    <w:p w14:paraId="3022B35A"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343062">
        <w:rPr>
          <w:rFonts w:ascii="Times New Roman" w:hAnsi="Times New Roman" w:cs="Times New Roman"/>
          <w:sz w:val="24"/>
          <w:szCs w:val="24"/>
        </w:rPr>
        <w:t>The type was the first to introduced along with the beginning of Bitcoin Blockchain which called "Proof of Work"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The competition-based consensus like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requires Blockchain maintainer node (which was called "miner") to invest </w:t>
      </w:r>
      <w:r w:rsidRPr="00343062">
        <w:rPr>
          <w:rFonts w:ascii="Times New Roman" w:hAnsi="Times New Roman" w:cs="Times New Roman"/>
          <w:sz w:val="24"/>
          <w:szCs w:val="24"/>
        </w:rPr>
        <w:lastRenderedPageBreak/>
        <w:t xml:space="preserve">computational resources on competing with other miners to solve the specific mathematical puzzle which only computational power can effectively solve. The first miner who can solve the puzzle will have the right to add the adding Block to the Blockchain ledger and receive a reward declared by the network which would compensate the investment. In the case of </w:t>
      </w:r>
      <w:proofErr w:type="spellStart"/>
      <w:r w:rsidRPr="00343062">
        <w:rPr>
          <w:rFonts w:ascii="Times New Roman" w:hAnsi="Times New Roman" w:cs="Times New Roman"/>
          <w:sz w:val="24"/>
          <w:szCs w:val="24"/>
        </w:rPr>
        <w:t>Po</w:t>
      </w:r>
      <w:r>
        <w:rPr>
          <w:rFonts w:ascii="Times New Roman" w:hAnsi="Times New Roman" w:cs="Times New Roman"/>
          <w:sz w:val="24"/>
          <w:szCs w:val="24"/>
        </w:rPr>
        <w:t>W</w:t>
      </w:r>
      <w:proofErr w:type="spellEnd"/>
      <w:r w:rsidRPr="00343062">
        <w:rPr>
          <w:rFonts w:ascii="Times New Roman" w:hAnsi="Times New Roman" w:cs="Times New Roman"/>
          <w:sz w:val="24"/>
          <w:szCs w:val="24"/>
        </w:rPr>
        <w:t xml:space="preserve">, a miner must randomly generate a correct "nonce" number that when hashing together with the hash value of the adding Block will result in a hash value with a </w:t>
      </w:r>
      <w:r>
        <w:rPr>
          <w:rFonts w:ascii="Times New Roman" w:hAnsi="Times New Roman" w:cs="Times New Roman"/>
          <w:sz w:val="24"/>
          <w:szCs w:val="24"/>
        </w:rPr>
        <w:t>digit</w:t>
      </w:r>
      <w:r w:rsidRPr="00343062">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343062">
        <w:rPr>
          <w:rFonts w:ascii="Times New Roman" w:hAnsi="Times New Roman" w:cs="Times New Roman"/>
          <w:sz w:val="24"/>
          <w:szCs w:val="24"/>
        </w:rPr>
        <w:t>'0' beginning specified by the network (such as 0x0000000abcd). This kind of puzzle ensures that the chance where malicious actors want to attempt malicious activity on the specific transactions on certain Blocks is at least possible. Combined with the increase in the number of miners entering the competition given that chance becomes nearly impossible to achieve. This consecutively ensures the integrity of the Blockchain ledger and gives transparency to Blockchain. The scenario of competition-based consensus suited best to Public Blockchain where anyone can participate in Blockchain. The more miner entering the competition means the more reliability and transparency for the Blockchain. Additionally, the reward-based nature of the concept can even further synergize the Blockchain to have more miners participate in the network. However, due to the competition will have major of computational power invested in achieving consensus, that means the environment where computational power is limited and precious to its member will not be compatible with this type of consensus.</w:t>
      </w:r>
    </w:p>
    <w:p w14:paraId="3E47464F" w14:textId="0E3B60CB"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t>2.2.5.4.2 Randomness-based consensus</w:t>
      </w:r>
    </w:p>
    <w:p w14:paraId="4F610A88" w14:textId="77777777"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 xml:space="preserve">The type was originally introduced as an alternative to a competition-based consensus like </w:t>
      </w:r>
      <w:proofErr w:type="spellStart"/>
      <w:r w:rsidRPr="00224A1D">
        <w:rPr>
          <w:rFonts w:ascii="Times New Roman" w:hAnsi="Times New Roman" w:cs="Times New Roman"/>
          <w:sz w:val="24"/>
          <w:szCs w:val="24"/>
        </w:rPr>
        <w:t>Po</w:t>
      </w:r>
      <w:r>
        <w:rPr>
          <w:rFonts w:ascii="Times New Roman" w:hAnsi="Times New Roman" w:cs="Times New Roman"/>
          <w:sz w:val="24"/>
          <w:szCs w:val="24"/>
        </w:rPr>
        <w:t>W</w:t>
      </w:r>
      <w:proofErr w:type="spellEnd"/>
      <w:r w:rsidRPr="00224A1D">
        <w:rPr>
          <w:rFonts w:ascii="Times New Roman" w:hAnsi="Times New Roman" w:cs="Times New Roman"/>
          <w:sz w:val="24"/>
          <w:szCs w:val="24"/>
        </w:rPr>
        <w:t xml:space="preserve"> and to address the problem where major computational power will be wasted in achieving consensus. The concept proposes utilizing randomness to aid in the selection of the Blockchain maintainer at a certain time. Widely known consensus mechanisms that can be categorized to this type are "Proof of Stake"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and "Proof of Authority"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which using pseudo-random algorithm combined with additional factor to determine for the node that has the right to add Block to the Blockchain ledger at a certain time (which would be called "validator). Both </w:t>
      </w:r>
      <w:proofErr w:type="spellStart"/>
      <w:r w:rsidRPr="00224A1D">
        <w:rPr>
          <w:rFonts w:ascii="Times New Roman" w:hAnsi="Times New Roman" w:cs="Times New Roman"/>
          <w:sz w:val="24"/>
          <w:szCs w:val="24"/>
        </w:rPr>
        <w:t>PoS</w:t>
      </w:r>
      <w:proofErr w:type="spellEnd"/>
      <w:r w:rsidRPr="00224A1D">
        <w:rPr>
          <w:rFonts w:ascii="Times New Roman" w:hAnsi="Times New Roman" w:cs="Times New Roman"/>
          <w:sz w:val="24"/>
          <w:szCs w:val="24"/>
        </w:rPr>
        <w:t xml:space="preserve"> and </w:t>
      </w:r>
      <w:proofErr w:type="spellStart"/>
      <w:r w:rsidRPr="00224A1D">
        <w:rPr>
          <w:rFonts w:ascii="Times New Roman" w:hAnsi="Times New Roman" w:cs="Times New Roman"/>
          <w:sz w:val="24"/>
          <w:szCs w:val="24"/>
        </w:rPr>
        <w:t>PoA</w:t>
      </w:r>
      <w:proofErr w:type="spellEnd"/>
      <w:r w:rsidRPr="00224A1D">
        <w:rPr>
          <w:rFonts w:ascii="Times New Roman" w:hAnsi="Times New Roman" w:cs="Times New Roman"/>
          <w:sz w:val="24"/>
          <w:szCs w:val="24"/>
        </w:rPr>
        <w:t xml:space="preserve"> require validator candidate to place "the bet" on "the stake" which would mostly be cryptocurrency circulating in the network. The one with a higher bet put on a stake will have a higher chance to be selected as the validator of the time. However, there is still a chance that </w:t>
      </w:r>
      <w:r w:rsidRPr="00224A1D">
        <w:rPr>
          <w:rFonts w:ascii="Times New Roman" w:hAnsi="Times New Roman" w:cs="Times New Roman"/>
          <w:sz w:val="24"/>
          <w:szCs w:val="24"/>
        </w:rPr>
        <w:lastRenderedPageBreak/>
        <w:t xml:space="preserve">the one with a lower bet can be selected as the validator instead. The one that has been selected as the validator will gain all the bet placed on the stake. That means each candidate needs to take an equal risk to gain and loss their available bet. This consecutively results as distributed right amongst the network similar sense to what achieved in competition-based consensus. </w:t>
      </w:r>
    </w:p>
    <w:p w14:paraId="5426F86B" w14:textId="7234E51A" w:rsidR="009E6047" w:rsidRDefault="009E6047" w:rsidP="009E6047">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224A1D">
        <w:rPr>
          <w:rFonts w:ascii="Times New Roman" w:hAnsi="Times New Roman" w:cs="Times New Roman"/>
          <w:sz w:val="24"/>
          <w:szCs w:val="24"/>
        </w:rPr>
        <w:t>As this type of consensus act as an alternative to competition-based consensus, that means the environment best suited with this type of consensus is where its member cannot effort to lose computational power in competition-based consensus altogether.</w:t>
      </w:r>
    </w:p>
    <w:p w14:paraId="7614FE27" w14:textId="2E57FA1D" w:rsidR="009E6047" w:rsidRPr="00343062" w:rsidRDefault="009E6047" w:rsidP="009E6047">
      <w:pPr>
        <w:pStyle w:val="ListParagraph"/>
        <w:spacing w:line="360" w:lineRule="auto"/>
        <w:ind w:left="0"/>
        <w:jc w:val="thaiDistribute"/>
        <w:rPr>
          <w:rFonts w:ascii="Times New Roman" w:hAnsi="Times New Roman"/>
          <w:sz w:val="24"/>
          <w:szCs w:val="24"/>
        </w:rPr>
      </w:pPr>
      <w:r>
        <w:rPr>
          <w:rFonts w:ascii="Times New Roman" w:hAnsi="Times New Roman" w:cs="Times New Roman"/>
          <w:sz w:val="24"/>
          <w:szCs w:val="24"/>
        </w:rPr>
        <w:tab/>
        <w:t>2.2.5.4.3 Majority-based consensus</w:t>
      </w:r>
    </w:p>
    <w:p w14:paraId="5280709C" w14:textId="0012F45B" w:rsidR="009E6047" w:rsidRPr="00A24A12" w:rsidRDefault="009E6047" w:rsidP="00A24A1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557FB">
        <w:rPr>
          <w:rFonts w:ascii="Times New Roman" w:hAnsi="Times New Roman" w:cs="Times New Roman"/>
          <w:sz w:val="24"/>
          <w:szCs w:val="24"/>
        </w:rPr>
        <w:t xml:space="preserve">This type of consensus was also introduced as another alternative to a competition-based consensus like </w:t>
      </w:r>
      <w:proofErr w:type="spellStart"/>
      <w:r w:rsidRPr="007557FB">
        <w:rPr>
          <w:rFonts w:ascii="Times New Roman" w:hAnsi="Times New Roman" w:cs="Times New Roman"/>
          <w:sz w:val="24"/>
          <w:szCs w:val="24"/>
        </w:rPr>
        <w:t>PoW</w:t>
      </w:r>
      <w:proofErr w:type="spellEnd"/>
      <w:r w:rsidRPr="007557FB">
        <w:rPr>
          <w:rFonts w:ascii="Times New Roman" w:hAnsi="Times New Roman" w:cs="Times New Roman"/>
          <w:sz w:val="24"/>
          <w:szCs w:val="24"/>
        </w:rPr>
        <w:t xml:space="preserve">. The original concept of this consensus type was originated from the "Practical-Byzantine False Tolerance" (PBFT) method. The method was invented for the traditional logic systems to determine for decision the system would take in the assumption that </w:t>
      </w:r>
      <w:proofErr w:type="gramStart"/>
      <w:r w:rsidRPr="007557FB">
        <w:rPr>
          <w:rFonts w:ascii="Times New Roman" w:hAnsi="Times New Roman" w:cs="Times New Roman"/>
          <w:sz w:val="24"/>
          <w:szCs w:val="24"/>
        </w:rPr>
        <w:t>the majority of</w:t>
      </w:r>
      <w:proofErr w:type="gramEnd"/>
      <w:r w:rsidRPr="007557FB">
        <w:rPr>
          <w:rFonts w:ascii="Times New Roman" w:hAnsi="Times New Roman" w:cs="Times New Roman"/>
          <w:sz w:val="24"/>
          <w:szCs w:val="24"/>
        </w:rPr>
        <w:t xml:space="preserve"> its members are on the "good side" and will take responsibility to help the system achieve the best decision. Implement to Blockchain, the consensus mechanism requires all participate node to act in a similar fashion to the validator. The network will only accept the adding Block to the Blockchain ledger when the adding version is the similar version in </w:t>
      </w:r>
      <w:proofErr w:type="gramStart"/>
      <w:r w:rsidRPr="007557FB">
        <w:rPr>
          <w:rFonts w:ascii="Times New Roman" w:hAnsi="Times New Roman" w:cs="Times New Roman"/>
          <w:sz w:val="24"/>
          <w:szCs w:val="24"/>
        </w:rPr>
        <w:t>a majority of</w:t>
      </w:r>
      <w:proofErr w:type="gramEnd"/>
      <w:r w:rsidRPr="007557FB">
        <w:rPr>
          <w:rFonts w:ascii="Times New Roman" w:hAnsi="Times New Roman" w:cs="Times New Roman"/>
          <w:sz w:val="24"/>
          <w:szCs w:val="24"/>
        </w:rPr>
        <w:t xml:space="preserve"> the network. This means it requires the adding Block to be the version that 2/3 of all member nodes propose to add to the Blockchain ledger. This eliminates the chance where malicious actor which assumed to be the minority of the network to attempt malicious activity on the adding Block. However, due to the majority-based nature of the type, it is only compatible with Blockchain types with only known members including P</w:t>
      </w:r>
      <w:r>
        <w:rPr>
          <w:rFonts w:ascii="Times New Roman" w:hAnsi="Times New Roman" w:cs="Times New Roman"/>
          <w:sz w:val="24"/>
          <w:szCs w:val="24"/>
        </w:rPr>
        <w:t>rivate</w:t>
      </w:r>
      <w:r w:rsidRPr="007557FB">
        <w:rPr>
          <w:rFonts w:ascii="Times New Roman" w:hAnsi="Times New Roman" w:cs="Times New Roman"/>
          <w:sz w:val="24"/>
          <w:szCs w:val="24"/>
        </w:rPr>
        <w:t xml:space="preserve"> and Permissioned Blockchain.</w:t>
      </w:r>
    </w:p>
    <w:p w14:paraId="69C68E79" w14:textId="77F26037" w:rsidR="00CB551C" w:rsidRPr="006A7D30" w:rsidRDefault="00580BFC" w:rsidP="00BA5A0F">
      <w:pPr>
        <w:spacing w:line="360" w:lineRule="auto"/>
        <w:rPr>
          <w:b/>
          <w:bCs/>
          <w:sz w:val="28"/>
        </w:rPr>
      </w:pPr>
      <w:r w:rsidRPr="006A7D30">
        <w:rPr>
          <w:b/>
          <w:bCs/>
          <w:sz w:val="28"/>
        </w:rPr>
        <w:t>2.</w:t>
      </w:r>
      <w:r w:rsidR="00BA4EEA">
        <w:rPr>
          <w:b/>
          <w:bCs/>
          <w:sz w:val="28"/>
        </w:rPr>
        <w:t>3</w:t>
      </w:r>
      <w:r w:rsidRPr="006A7D30">
        <w:rPr>
          <w:b/>
          <w:bCs/>
          <w:sz w:val="28"/>
        </w:rPr>
        <w:t xml:space="preserve"> </w:t>
      </w:r>
      <w:bookmarkStart w:id="1310" w:name="CHAPTERII_23"/>
      <w:r w:rsidR="00CB551C" w:rsidRPr="006A7D30">
        <w:rPr>
          <w:b/>
          <w:bCs/>
          <w:sz w:val="28"/>
        </w:rPr>
        <w:t>Ethereum</w:t>
      </w:r>
      <w:r w:rsidR="00A75F2D">
        <w:rPr>
          <w:b/>
          <w:bCs/>
          <w:sz w:val="28"/>
        </w:rPr>
        <w:t xml:space="preserve"> and Smart-Contract</w:t>
      </w:r>
      <w:bookmarkEnd w:id="1310"/>
    </w:p>
    <w:p w14:paraId="0154AF3F" w14:textId="3F438283" w:rsidR="001A1F39" w:rsidRDefault="001A1F39" w:rsidP="00EC2CCA">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4"/>
        </w:rPr>
        <w:tab/>
      </w:r>
      <w:r w:rsidR="00D8770A" w:rsidRPr="00D8770A">
        <w:rPr>
          <w:rFonts w:ascii="Times New Roman" w:hAnsi="Times New Roman" w:cs="Times New Roman"/>
          <w:sz w:val="24"/>
          <w:szCs w:val="24"/>
        </w:rPr>
        <w:t>Ethereum is one of the well-known open-source Blockchain platforms. The platform initially invented by the developer named Vitalik Buterin and further develop and maintain by the Ethereum community</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572A3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mendeley":{"formattedCitation":"[28]","plainTextFormattedCitation":"[28]","previouslyFormattedCitation":"[28]"},"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w:t>
      </w:r>
      <w:r w:rsidR="00F82E8E" w:rsidRPr="00EC2CCA">
        <w:rPr>
          <w:rFonts w:ascii="Times New Roman" w:hAnsi="Times New Roman" w:cs="Times New Roman"/>
          <w:sz w:val="24"/>
          <w:szCs w:val="24"/>
        </w:rPr>
        <w:t xml:space="preserve"> </w:t>
      </w:r>
      <w:r w:rsidR="00D8770A" w:rsidRPr="00D8770A">
        <w:rPr>
          <w:rFonts w:ascii="Times New Roman" w:hAnsi="Times New Roman" w:cs="Times New Roman"/>
          <w:sz w:val="24"/>
          <w:szCs w:val="24"/>
        </w:rPr>
        <w:t>The main approach of Ethereum Blockchain is about the use of Blockchain technology for applications other than cryptocurrency. The platform was the first to propose the concept of a ‘smart contract’ that enables programming over Blockchain technology.</w:t>
      </w:r>
    </w:p>
    <w:p w14:paraId="28D3BDF5" w14:textId="55CB5DD4" w:rsidR="00CB551C" w:rsidRPr="00EC2CCA" w:rsidRDefault="00580BFC" w:rsidP="00EC2CCA">
      <w:pPr>
        <w:pStyle w:val="ListParagraph"/>
        <w:spacing w:line="360" w:lineRule="auto"/>
        <w:ind w:left="0"/>
        <w:jc w:val="thaiDistribute"/>
        <w:rPr>
          <w:rFonts w:ascii="Times New Roman" w:hAnsi="Times New Roman" w:cs="Times New Roman"/>
          <w:b/>
          <w:bCs/>
          <w:sz w:val="24"/>
          <w:szCs w:val="24"/>
        </w:rPr>
      </w:pPr>
      <w:r w:rsidRPr="00EC2CCA">
        <w:rPr>
          <w:rFonts w:ascii="Times New Roman" w:hAnsi="Times New Roman" w:cs="Times New Roman"/>
          <w:b/>
          <w:bCs/>
          <w:sz w:val="24"/>
          <w:szCs w:val="24"/>
        </w:rPr>
        <w:lastRenderedPageBreak/>
        <w:tab/>
      </w:r>
      <w:bookmarkStart w:id="1311" w:name="CHAPTERII_231"/>
      <w:r w:rsidRPr="00EC2CCA">
        <w:rPr>
          <w:rFonts w:ascii="Times New Roman" w:hAnsi="Times New Roman" w:cs="Times New Roman"/>
          <w:b/>
          <w:bCs/>
          <w:sz w:val="24"/>
          <w:szCs w:val="24"/>
        </w:rPr>
        <w:t>2.</w:t>
      </w:r>
      <w:r w:rsidR="00E66868">
        <w:rPr>
          <w:rFonts w:ascii="Times New Roman" w:hAnsi="Times New Roman" w:cs="Times New Roman"/>
          <w:b/>
          <w:bCs/>
          <w:sz w:val="24"/>
          <w:szCs w:val="24"/>
        </w:rPr>
        <w:t>3</w:t>
      </w:r>
      <w:r w:rsidR="00114A11" w:rsidRPr="00EC2CCA">
        <w:rPr>
          <w:rFonts w:ascii="Times New Roman" w:hAnsi="Times New Roman" w:cs="Times New Roman"/>
          <w:b/>
          <w:bCs/>
          <w:sz w:val="24"/>
          <w:szCs w:val="24"/>
        </w:rPr>
        <w:t>.</w:t>
      </w:r>
      <w:r w:rsidR="009E6047">
        <w:rPr>
          <w:rFonts w:ascii="Times New Roman" w:hAnsi="Times New Roman" w:cs="Times New Roman"/>
          <w:b/>
          <w:bCs/>
          <w:sz w:val="24"/>
          <w:szCs w:val="24"/>
        </w:rPr>
        <w:t>1</w:t>
      </w:r>
      <w:r w:rsidR="00CB551C" w:rsidRPr="00EC2CCA">
        <w:rPr>
          <w:rFonts w:ascii="Times New Roman" w:hAnsi="Times New Roman" w:cs="Times New Roman"/>
          <w:b/>
          <w:bCs/>
          <w:sz w:val="24"/>
          <w:szCs w:val="24"/>
        </w:rPr>
        <w:t xml:space="preserve"> Smart Contract</w:t>
      </w:r>
      <w:bookmarkEnd w:id="1311"/>
    </w:p>
    <w:p w14:paraId="5E2B3113" w14:textId="11935BF1" w:rsidR="00D64851" w:rsidRDefault="00D64851"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The concept of smart contract was initially proposed by Ethereum</w:t>
      </w:r>
      <w:r w:rsidR="00666C5A">
        <w:rPr>
          <w:rFonts w:ascii="Times New Roman" w:hAnsi="Times New Roman" w:cs="Times New Roman"/>
          <w:sz w:val="24"/>
          <w:szCs w:val="24"/>
        </w:rPr>
        <w:t xml:space="preserve"> </w:t>
      </w:r>
      <w:r w:rsidR="00666C5A">
        <w:rPr>
          <w:rFonts w:ascii="Times New Roman" w:hAnsi="Times New Roman" w:cs="Times New Roman"/>
          <w:sz w:val="24"/>
          <w:szCs w:val="24"/>
        </w:rPr>
        <w:fldChar w:fldCharType="begin" w:fldLock="1"/>
      </w:r>
      <w:r w:rsidR="00387317">
        <w:rPr>
          <w:rFonts w:ascii="Times New Roman" w:hAnsi="Times New Roman" w:cs="Times New Roman"/>
          <w:sz w:val="24"/>
          <w:szCs w:val="24"/>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soliditylang.org/","accessed":{"date-parts":[["2021","6","3"]]},"id":"ITEM-2","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more.","type":"webpage"},"uris":["http://www.mendeley.com/documents/?uuid=4ff30e97-22e2-3a8c-8517-9cac393e90e8"]}],"mendeley":{"formattedCitation":"[28, 30]","plainTextFormattedCitation":"[28, 30]","previouslyFormattedCitation":"[28, 30]"},"properties":{"noteIndex":0},"schema":"https://github.com/citation-style-language/schema/raw/master/csl-citation.json"}</w:instrText>
      </w:r>
      <w:r w:rsidR="00666C5A">
        <w:rPr>
          <w:rFonts w:ascii="Times New Roman" w:hAnsi="Times New Roman" w:cs="Times New Roman"/>
          <w:sz w:val="24"/>
          <w:szCs w:val="24"/>
        </w:rPr>
        <w:fldChar w:fldCharType="separate"/>
      </w:r>
      <w:r w:rsidR="00572A37" w:rsidRPr="00572A37">
        <w:rPr>
          <w:rFonts w:ascii="Times New Roman" w:hAnsi="Times New Roman" w:cs="Times New Roman"/>
          <w:noProof/>
          <w:sz w:val="24"/>
          <w:szCs w:val="24"/>
        </w:rPr>
        <w:t>[28, 30]</w:t>
      </w:r>
      <w:r w:rsidR="00666C5A">
        <w:rPr>
          <w:rFonts w:ascii="Times New Roman" w:hAnsi="Times New Roman" w:cs="Times New Roman"/>
          <w:sz w:val="24"/>
          <w:szCs w:val="24"/>
        </w:rPr>
        <w:fldChar w:fldCharType="end"/>
      </w:r>
      <w:r w:rsidRPr="00EC2CCA">
        <w:rPr>
          <w:rFonts w:ascii="Times New Roman" w:hAnsi="Times New Roman" w:cs="Times New Roman"/>
          <w:sz w:val="24"/>
          <w:szCs w:val="24"/>
        </w:rPr>
        <w:t>. N</w:t>
      </w:r>
      <w:r w:rsidR="00F15C6A" w:rsidRPr="00EC2CCA">
        <w:rPr>
          <w:rFonts w:ascii="Times New Roman" w:hAnsi="Times New Roman" w:cs="Times New Roman"/>
          <w:sz w:val="24"/>
          <w:szCs w:val="24"/>
        </w:rPr>
        <w:t>ow the word ‘smart contract’</w:t>
      </w:r>
      <w:r w:rsidRPr="00EC2CCA">
        <w:rPr>
          <w:rFonts w:ascii="Times New Roman" w:hAnsi="Times New Roman" w:cs="Times New Roman"/>
          <w:sz w:val="24"/>
          <w:szCs w:val="24"/>
        </w:rPr>
        <w:t xml:space="preserve"> become common word to describe feature that allow</w:t>
      </w:r>
      <w:r w:rsidR="001517E0">
        <w:rPr>
          <w:rFonts w:ascii="Times New Roman" w:hAnsi="Times New Roman" w:cs="Times New Roman"/>
          <w:sz w:val="24"/>
          <w:szCs w:val="24"/>
        </w:rPr>
        <w:t>s</w:t>
      </w:r>
      <w:r w:rsidRPr="00EC2CCA">
        <w:rPr>
          <w:rFonts w:ascii="Times New Roman" w:hAnsi="Times New Roman" w:cs="Times New Roman"/>
          <w:sz w:val="24"/>
          <w:szCs w:val="24"/>
        </w:rPr>
        <w:t xml:space="preserve"> developer to design the content that publish</w:t>
      </w:r>
      <w:r w:rsidR="00D55CF4">
        <w:rPr>
          <w:rFonts w:ascii="Times New Roman" w:hAnsi="Times New Roman" w:cs="Times New Roman"/>
          <w:sz w:val="24"/>
          <w:szCs w:val="24"/>
        </w:rPr>
        <w:t>es</w:t>
      </w:r>
      <w:r w:rsidRPr="00EC2CCA">
        <w:rPr>
          <w:rFonts w:ascii="Times New Roman" w:hAnsi="Times New Roman" w:cs="Times New Roman"/>
          <w:sz w:val="24"/>
          <w:szCs w:val="24"/>
        </w:rPr>
        <w:t xml:space="preserve"> to Blockchain and its computational behavior.</w:t>
      </w:r>
      <w:r w:rsidR="00F15C6A" w:rsidRPr="00EC2CCA">
        <w:rPr>
          <w:rFonts w:ascii="Times New Roman" w:hAnsi="Times New Roman" w:cs="Times New Roman"/>
          <w:sz w:val="24"/>
          <w:szCs w:val="24"/>
        </w:rPr>
        <w:t xml:space="preserve"> In Ethereum, smart contract code</w:t>
      </w:r>
      <w:r w:rsidR="00D55CF4">
        <w:rPr>
          <w:rFonts w:ascii="Times New Roman" w:hAnsi="Times New Roman" w:cs="Times New Roman"/>
          <w:sz w:val="24"/>
          <w:szCs w:val="24"/>
        </w:rPr>
        <w:t xml:space="preserve"> is</w:t>
      </w:r>
      <w:r w:rsidR="00F15C6A" w:rsidRPr="00EC2CCA">
        <w:rPr>
          <w:rFonts w:ascii="Times New Roman" w:hAnsi="Times New Roman" w:cs="Times New Roman"/>
          <w:sz w:val="24"/>
          <w:szCs w:val="24"/>
        </w:rPr>
        <w:t xml:space="preserve"> written with Solidity programming language. Smart </w:t>
      </w:r>
      <w:r w:rsidR="00F520B1" w:rsidRPr="00EC2CCA">
        <w:rPr>
          <w:rFonts w:ascii="Times New Roman" w:hAnsi="Times New Roman" w:cs="Times New Roman"/>
          <w:sz w:val="24"/>
          <w:szCs w:val="24"/>
        </w:rPr>
        <w:t>contracts</w:t>
      </w:r>
      <w:r w:rsidR="00F15C6A" w:rsidRPr="00EC2CCA">
        <w:rPr>
          <w:rFonts w:ascii="Times New Roman" w:hAnsi="Times New Roman" w:cs="Times New Roman"/>
          <w:sz w:val="24"/>
          <w:szCs w:val="24"/>
        </w:rPr>
        <w:t xml:space="preserve"> define what behavior</w:t>
      </w:r>
      <w:r w:rsidR="00E33BF2" w:rsidRPr="00EC2CCA">
        <w:rPr>
          <w:rFonts w:ascii="Times New Roman" w:hAnsi="Times New Roman" w:cs="Times New Roman"/>
          <w:sz w:val="24"/>
          <w:szCs w:val="24"/>
        </w:rPr>
        <w:t xml:space="preserve"> the contract will do when open/view by user. Smart </w:t>
      </w:r>
      <w:r w:rsidR="00F520B1" w:rsidRPr="00EC2CCA">
        <w:rPr>
          <w:rFonts w:ascii="Times New Roman" w:hAnsi="Times New Roman" w:cs="Times New Roman"/>
          <w:sz w:val="24"/>
          <w:szCs w:val="24"/>
        </w:rPr>
        <w:t>contracts</w:t>
      </w:r>
      <w:r w:rsidR="00E33BF2" w:rsidRPr="00EC2CCA">
        <w:rPr>
          <w:rFonts w:ascii="Times New Roman" w:hAnsi="Times New Roman" w:cs="Times New Roman"/>
          <w:sz w:val="24"/>
          <w:szCs w:val="24"/>
        </w:rPr>
        <w:t xml:space="preserve"> rely on Ethereum Virtual-Machine (EVM) which allow host machine of Ethereum client to be able to execute smart contract Solidity code. EVM was designed to allow portability of Ethereum platform and always packed with Ethereum client.</w:t>
      </w:r>
      <w:r w:rsidR="007E61AC" w:rsidRPr="00EC2CCA">
        <w:rPr>
          <w:rFonts w:ascii="Times New Roman" w:hAnsi="Times New Roman" w:cs="Times New Roman"/>
          <w:sz w:val="24"/>
          <w:szCs w:val="24"/>
        </w:rPr>
        <w:t xml:space="preserve"> Now there are many interface tools developed by Ethereum community that allow Ethereum client</w:t>
      </w:r>
      <w:r w:rsidR="00E33BF2" w:rsidRPr="00EC2CCA">
        <w:rPr>
          <w:rFonts w:ascii="Times New Roman" w:hAnsi="Times New Roman" w:cs="Times New Roman"/>
          <w:sz w:val="24"/>
          <w:szCs w:val="24"/>
        </w:rPr>
        <w:t xml:space="preserve"> </w:t>
      </w:r>
      <w:r w:rsidR="007E61AC" w:rsidRPr="00EC2CCA">
        <w:rPr>
          <w:rFonts w:ascii="Times New Roman" w:hAnsi="Times New Roman" w:cs="Times New Roman"/>
          <w:sz w:val="24"/>
          <w:szCs w:val="24"/>
        </w:rPr>
        <w:t>to work with major programming languages. This further extend usage of smart contract to infinite possibilities.</w:t>
      </w:r>
    </w:p>
    <w:p w14:paraId="2B3EC2FB" w14:textId="0482CFDB" w:rsidR="00005783" w:rsidRDefault="005C0802" w:rsidP="00EC2CCA">
      <w:pPr>
        <w:pStyle w:val="ListParagraph"/>
        <w:spacing w:line="360" w:lineRule="auto"/>
        <w:ind w:left="0"/>
        <w:jc w:val="thaiDistribute"/>
        <w:rPr>
          <w:rFonts w:ascii="Times New Roman" w:hAnsi="Times New Roman" w:cs="Times New Roman"/>
          <w:sz w:val="24"/>
          <w:szCs w:val="24"/>
        </w:rPr>
      </w:pPr>
      <w:r w:rsidRPr="00EC2CCA">
        <w:rPr>
          <w:rFonts w:ascii="Times New Roman" w:hAnsi="Times New Roman" w:cs="Times New Roman"/>
          <w:sz w:val="24"/>
          <w:szCs w:val="24"/>
        </w:rPr>
        <w:tab/>
        <w:t xml:space="preserve">Solidity is </w:t>
      </w:r>
      <w:proofErr w:type="spellStart"/>
      <w:r w:rsidR="00F520B1">
        <w:rPr>
          <w:rFonts w:ascii="Times New Roman" w:hAnsi="Times New Roman" w:cs="Times New Roman"/>
          <w:sz w:val="24"/>
          <w:szCs w:val="24"/>
        </w:rPr>
        <w:t>J</w:t>
      </w:r>
      <w:r w:rsidRPr="00EC2CCA">
        <w:rPr>
          <w:rFonts w:ascii="Times New Roman" w:hAnsi="Times New Roman" w:cs="Times New Roman"/>
          <w:sz w:val="24"/>
          <w:szCs w:val="24"/>
        </w:rPr>
        <w:t>avascript</w:t>
      </w:r>
      <w:proofErr w:type="spellEnd"/>
      <w:r w:rsidRPr="00EC2CCA">
        <w:rPr>
          <w:rFonts w:ascii="Times New Roman" w:hAnsi="Times New Roman" w:cs="Times New Roman"/>
          <w:sz w:val="24"/>
          <w:szCs w:val="24"/>
        </w:rPr>
        <w:t xml:space="preserve">-like programming language that </w:t>
      </w:r>
      <w:r w:rsidR="0071321C">
        <w:rPr>
          <w:rFonts w:ascii="Times New Roman" w:hAnsi="Times New Roman" w:cs="Times New Roman"/>
          <w:sz w:val="24"/>
          <w:szCs w:val="24"/>
        </w:rPr>
        <w:t xml:space="preserve">is </w:t>
      </w:r>
      <w:r w:rsidRPr="00EC2CCA">
        <w:rPr>
          <w:rFonts w:ascii="Times New Roman" w:hAnsi="Times New Roman" w:cs="Times New Roman"/>
          <w:sz w:val="24"/>
          <w:szCs w:val="24"/>
        </w:rPr>
        <w:t>specifically design</w:t>
      </w:r>
      <w:r w:rsidR="0071321C">
        <w:rPr>
          <w:rFonts w:ascii="Times New Roman" w:hAnsi="Times New Roman" w:cs="Times New Roman"/>
          <w:sz w:val="24"/>
          <w:szCs w:val="24"/>
        </w:rPr>
        <w:t>ed</w:t>
      </w:r>
      <w:r w:rsidRPr="00EC2CCA">
        <w:rPr>
          <w:rFonts w:ascii="Times New Roman" w:hAnsi="Times New Roman" w:cs="Times New Roman"/>
          <w:sz w:val="24"/>
          <w:szCs w:val="24"/>
        </w:rPr>
        <w:t xml:space="preserve"> to use with Ethereum smart contract</w:t>
      </w:r>
      <w:r w:rsidR="009E6047">
        <w:rPr>
          <w:rFonts w:ascii="Times New Roman" w:hAnsi="Times New Roman" w:cs="Times New Roman"/>
          <w:sz w:val="24"/>
          <w:szCs w:val="24"/>
        </w:rPr>
        <w:t xml:space="preserve"> </w:t>
      </w:r>
      <w:r w:rsidR="009E6047">
        <w:rPr>
          <w:rFonts w:ascii="Times New Roman" w:hAnsi="Times New Roman" w:cs="Times New Roman"/>
          <w:sz w:val="24"/>
          <w:szCs w:val="24"/>
        </w:rPr>
        <w:fldChar w:fldCharType="begin" w:fldLock="1"/>
      </w:r>
      <w:r w:rsidR="009E6047">
        <w:rPr>
          <w:rFonts w:ascii="Times New Roman" w:hAnsi="Times New Roman" w:cs="Times New Roman"/>
          <w:sz w:val="24"/>
          <w:szCs w:val="24"/>
        </w:rPr>
        <w:instrText>ADDIN CSL_CITATION {"citationItems":[{"id":"ITEM-1","itemData":{"URL":"https://soliditylang.org/","accessed":{"date-parts":[["2021","6","3"]]},"id":"ITEM-1","issued":{"date-parts":[["0"]]},"title":"Solidity Programming Language | The Solidity language portal is a comprehensive information page for the Solidity programming language. It features documentation, binaries, blog, resources &amp; more.","type":"webpage"},"uris":["http://www.mendeley.com/documents/?uuid=4ff30e97-22e2-3a8c-8517-9cac393e90e8"]}],"mendeley":{"formattedCitation":"[30]","plainTextFormattedCitation":"[30]","previouslyFormattedCitation":"[30]"},"properties":{"noteIndex":0},"schema":"https://github.com/citation-style-language/schema/raw/master/csl-citation.json"}</w:instrText>
      </w:r>
      <w:r w:rsidR="009E6047">
        <w:rPr>
          <w:rFonts w:ascii="Times New Roman" w:hAnsi="Times New Roman" w:cs="Times New Roman"/>
          <w:sz w:val="24"/>
          <w:szCs w:val="24"/>
        </w:rPr>
        <w:fldChar w:fldCharType="separate"/>
      </w:r>
      <w:r w:rsidR="009E6047" w:rsidRPr="00572A37">
        <w:rPr>
          <w:rFonts w:ascii="Times New Roman" w:hAnsi="Times New Roman" w:cs="Times New Roman"/>
          <w:noProof/>
          <w:sz w:val="24"/>
          <w:szCs w:val="24"/>
        </w:rPr>
        <w:t>[30]</w:t>
      </w:r>
      <w:r w:rsidR="009E6047">
        <w:rPr>
          <w:rFonts w:ascii="Times New Roman" w:hAnsi="Times New Roman" w:cs="Times New Roman"/>
          <w:sz w:val="24"/>
          <w:szCs w:val="24"/>
        </w:rPr>
        <w:fldChar w:fldCharType="end"/>
      </w:r>
      <w:r w:rsidRPr="00EC2CCA">
        <w:rPr>
          <w:rFonts w:ascii="Times New Roman" w:hAnsi="Times New Roman" w:cs="Times New Roman"/>
          <w:sz w:val="24"/>
          <w:szCs w:val="24"/>
        </w:rPr>
        <w:t xml:space="preserve">. The main purpose of the programming language is to act as the middle between human-understandable language and computer language. It </w:t>
      </w:r>
      <w:r w:rsidR="00F520B1" w:rsidRPr="00EC2CCA">
        <w:rPr>
          <w:rFonts w:ascii="Times New Roman" w:hAnsi="Times New Roman" w:cs="Times New Roman"/>
          <w:sz w:val="24"/>
          <w:szCs w:val="24"/>
        </w:rPr>
        <w:t>reduces</w:t>
      </w:r>
      <w:r w:rsidRPr="00EC2CCA">
        <w:rPr>
          <w:rFonts w:ascii="Times New Roman" w:hAnsi="Times New Roman" w:cs="Times New Roman"/>
          <w:sz w:val="24"/>
          <w:szCs w:val="24"/>
        </w:rPr>
        <w:t xml:space="preserve"> difficulty for developer to design behavior of their smart contract on Ethereum Blockchain. The language is update and maintain by Ethereum community.</w:t>
      </w:r>
    </w:p>
    <w:p w14:paraId="1439D212" w14:textId="43084D2D" w:rsidR="00560417" w:rsidRPr="009E6047" w:rsidRDefault="00560417" w:rsidP="00EC2CCA">
      <w:pPr>
        <w:pStyle w:val="ListParagraph"/>
        <w:spacing w:line="360" w:lineRule="auto"/>
        <w:ind w:left="0"/>
        <w:jc w:val="thaiDistribute"/>
        <w:rPr>
          <w:rFonts w:ascii="Times New Roman" w:hAnsi="Times New Roman" w:cs="Times New Roman"/>
          <w:b/>
          <w:bCs/>
          <w:sz w:val="24"/>
          <w:szCs w:val="24"/>
        </w:rPr>
      </w:pPr>
      <w:r w:rsidRPr="00A15432">
        <w:rPr>
          <w:rFonts w:ascii="Times New Roman" w:hAnsi="Times New Roman" w:cs="Times New Roman"/>
          <w:color w:val="7F7F7F" w:themeColor="text1" w:themeTint="80"/>
          <w:sz w:val="24"/>
          <w:szCs w:val="24"/>
        </w:rPr>
        <w:tab/>
      </w:r>
      <w:bookmarkStart w:id="1312" w:name="CHAPTERII_232"/>
      <w:r w:rsidRPr="009E6047">
        <w:rPr>
          <w:rFonts w:ascii="Times New Roman" w:hAnsi="Times New Roman" w:cs="Times New Roman"/>
          <w:b/>
          <w:bCs/>
          <w:sz w:val="24"/>
          <w:szCs w:val="24"/>
        </w:rPr>
        <w:t>2.3.</w:t>
      </w:r>
      <w:r w:rsidR="009E6047" w:rsidRPr="009E6047">
        <w:rPr>
          <w:rFonts w:ascii="Times New Roman" w:hAnsi="Times New Roman" w:cs="Times New Roman"/>
          <w:b/>
          <w:bCs/>
          <w:sz w:val="24"/>
          <w:szCs w:val="24"/>
        </w:rPr>
        <w:t>2</w:t>
      </w:r>
      <w:r w:rsidRPr="009E6047">
        <w:rPr>
          <w:rFonts w:ascii="Times New Roman" w:hAnsi="Times New Roman" w:cs="Times New Roman"/>
          <w:b/>
          <w:bCs/>
          <w:sz w:val="24"/>
          <w:szCs w:val="24"/>
        </w:rPr>
        <w:t xml:space="preserve"> Quorum</w:t>
      </w:r>
      <w:r w:rsidR="00005783" w:rsidRPr="009E6047">
        <w:rPr>
          <w:rFonts w:ascii="Times New Roman" w:hAnsi="Times New Roman" w:cs="Times New Roman"/>
          <w:b/>
          <w:bCs/>
          <w:sz w:val="24"/>
          <w:szCs w:val="24"/>
        </w:rPr>
        <w:t xml:space="preserve"> </w:t>
      </w:r>
      <w:r w:rsidR="00005783" w:rsidRPr="009E6047">
        <w:rPr>
          <w:rFonts w:ascii="Times New Roman" w:hAnsi="Times New Roman" w:cs="Times New Roman"/>
          <w:b/>
          <w:bCs/>
          <w:sz w:val="24"/>
          <w:szCs w:val="24"/>
        </w:rPr>
        <w:fldChar w:fldCharType="begin" w:fldLock="1"/>
      </w:r>
      <w:r w:rsidR="008349FF" w:rsidRPr="009E6047">
        <w:rPr>
          <w:rFonts w:ascii="Times New Roman" w:hAnsi="Times New Roman" w:cs="Times New Roman"/>
          <w:b/>
          <w:bCs/>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id":"ITEM-2","itemData":{"abstract":"Advancing Blockchain Technology iconDownload Quorum /*media screen*/ .btn-danger, .btn-danger:hover, .btn-danger:focus, .btn-danger:active, .active.btn-danger, .open &gt; .btn-danger.dropdown-toggle { background-color: #f67900; border-radius: 10px; padding: 11px; border-color: #d26800; color: #ffffff; } div#1320553510217.headerBanner { height: 25%; } .qoverlaybox { -webkit-text-stroke-width: 1px; -webkit-text-stroke-color: #6f6f6f; text-shadow: -1px -1px 0 #6f6f6f, 1px -1px 0 #6f6f6f, -1px 1px 0 #6f6f6f, 1px 1px 0 #6f6f6f; } .qboverlaybox { -webkit-text-stroke-width: 2px; -webkit-text-stroke-color: white; text-shadow: -2px -2px 0 #fff, 2px -2px 0 #fff, -2px 2px 0 #fff, 2px 2px 0 #fff; }","author":[{"dropping-particle":"","family":"Morgan","given":"J P","non-dropping-particle":"","parse-names":false,"suffix":""}],"id":"ITEM-2","issued":{"date-parts":[["2017"]]},"title":"Quorum | J.P. Morgan","type":"article"},"uris":["http://www.mendeley.com/documents/?uuid=8789f216-803d-3ef4-90c6-529a6033f627"]}],"mendeley":{"formattedCitation":"[31, 32]","plainTextFormattedCitation":"[31, 32]","previouslyFormattedCitation":"[31, 32]"},"properties":{"noteIndex":0},"schema":"https://github.com/citation-style-language/schema/raw/master/csl-citation.json"}</w:instrText>
      </w:r>
      <w:r w:rsidR="00005783" w:rsidRPr="009E6047">
        <w:rPr>
          <w:rFonts w:ascii="Times New Roman" w:hAnsi="Times New Roman" w:cs="Times New Roman"/>
          <w:b/>
          <w:bCs/>
          <w:sz w:val="24"/>
          <w:szCs w:val="24"/>
        </w:rPr>
        <w:fldChar w:fldCharType="separate"/>
      </w:r>
      <w:r w:rsidR="00491932" w:rsidRPr="009E6047">
        <w:rPr>
          <w:rFonts w:ascii="Times New Roman" w:hAnsi="Times New Roman" w:cs="Times New Roman"/>
          <w:b/>
          <w:bCs/>
          <w:noProof/>
          <w:sz w:val="24"/>
          <w:szCs w:val="24"/>
        </w:rPr>
        <w:t>[31, 32]</w:t>
      </w:r>
      <w:r w:rsidR="00005783" w:rsidRPr="009E6047">
        <w:rPr>
          <w:rFonts w:ascii="Times New Roman" w:hAnsi="Times New Roman" w:cs="Times New Roman"/>
          <w:b/>
          <w:bCs/>
          <w:sz w:val="24"/>
          <w:szCs w:val="24"/>
        </w:rPr>
        <w:fldChar w:fldCharType="end"/>
      </w:r>
      <w:bookmarkEnd w:id="1312"/>
    </w:p>
    <w:p w14:paraId="433459C0" w14:textId="305C84D9" w:rsidR="005C3562" w:rsidRPr="00A15432" w:rsidRDefault="005C3562" w:rsidP="00EC2CCA">
      <w:pPr>
        <w:pStyle w:val="ListParagraph"/>
        <w:spacing w:line="360" w:lineRule="auto"/>
        <w:ind w:left="0"/>
        <w:jc w:val="thaiDistribute"/>
        <w:rPr>
          <w:rFonts w:ascii="Times New Roman" w:hAnsi="Times New Roman" w:cs="Times New Roman"/>
          <w:color w:val="7F7F7F" w:themeColor="text1" w:themeTint="80"/>
          <w:sz w:val="24"/>
          <w:szCs w:val="24"/>
        </w:rPr>
      </w:pPr>
      <w:r>
        <w:rPr>
          <w:rFonts w:ascii="Times New Roman" w:hAnsi="Times New Roman" w:cs="Times New Roman"/>
          <w:sz w:val="24"/>
          <w:szCs w:val="24"/>
        </w:rPr>
        <w:tab/>
      </w:r>
      <w:r w:rsidR="00005783" w:rsidRPr="00005783">
        <w:rPr>
          <w:rFonts w:ascii="Times New Roman" w:hAnsi="Times New Roman" w:cs="Times New Roman"/>
          <w:sz w:val="24"/>
          <w:szCs w:val="24"/>
        </w:rPr>
        <w:t xml:space="preserve">Quorum (or later renamed as </w:t>
      </w:r>
      <w:proofErr w:type="spellStart"/>
      <w:r w:rsidR="00005783" w:rsidRPr="00005783">
        <w:rPr>
          <w:rFonts w:ascii="Times New Roman" w:hAnsi="Times New Roman" w:cs="Times New Roman"/>
          <w:sz w:val="24"/>
          <w:szCs w:val="24"/>
        </w:rPr>
        <w:t>GoQuorum</w:t>
      </w:r>
      <w:proofErr w:type="spellEnd"/>
      <w:r w:rsidR="00005783" w:rsidRPr="00005783">
        <w:rPr>
          <w:rFonts w:ascii="Times New Roman" w:hAnsi="Times New Roman" w:cs="Times New Roman"/>
          <w:sz w:val="24"/>
          <w:szCs w:val="24"/>
        </w:rPr>
        <w:t>) is an Ethereum-based distributed ledger protocol forked of go-</w:t>
      </w:r>
      <w:proofErr w:type="spellStart"/>
      <w:r w:rsidR="00005783" w:rsidRPr="00005783">
        <w:rPr>
          <w:rFonts w:ascii="Times New Roman" w:hAnsi="Times New Roman" w:cs="Times New Roman"/>
          <w:sz w:val="24"/>
          <w:szCs w:val="24"/>
        </w:rPr>
        <w:t>ethereum</w:t>
      </w:r>
      <w:proofErr w:type="spellEnd"/>
      <w:r w:rsidR="00005783" w:rsidRPr="00005783">
        <w:rPr>
          <w:rFonts w:ascii="Times New Roman" w:hAnsi="Times New Roman" w:cs="Times New Roman"/>
          <w:sz w:val="24"/>
          <w:szCs w:val="24"/>
        </w:rPr>
        <w:t xml:space="preserve"> enabled for transaction/contract privacy and a wider range of majority-based consensus mechanisms compatibility.</w:t>
      </w:r>
      <w:r w:rsidR="00DE2D04">
        <w:rPr>
          <w:rFonts w:ascii="Times New Roman" w:hAnsi="Times New Roman" w:cs="Times New Roman"/>
          <w:sz w:val="24"/>
          <w:szCs w:val="24"/>
        </w:rPr>
        <w:t xml:space="preserve"> </w:t>
      </w:r>
      <w:r w:rsidR="00DE2D04" w:rsidRPr="00DE2D04">
        <w:rPr>
          <w:rFonts w:ascii="Times New Roman" w:hAnsi="Times New Roman" w:cs="Times New Roman"/>
          <w:sz w:val="24"/>
          <w:szCs w:val="24"/>
        </w:rPr>
        <w:t>The platform was initially developed by "JPMorgan" and further developed and maintained by the Quorum community.</w:t>
      </w:r>
      <w:r w:rsidR="00005783" w:rsidRPr="00005783">
        <w:rPr>
          <w:rFonts w:ascii="Times New Roman" w:hAnsi="Times New Roman" w:cs="Times New Roman"/>
          <w:sz w:val="24"/>
          <w:szCs w:val="24"/>
        </w:rPr>
        <w:t xml:space="preserve"> Quorum enables the usage of PBFT by inventing a PBFT-inspired consensus algorithm called Istanbul BFT which was adapted to be compatible with the Ethereum Blockchain environment. The platform also offers the </w:t>
      </w:r>
      <w:r w:rsidR="00D4159F">
        <w:rPr>
          <w:rFonts w:ascii="Times New Roman" w:hAnsi="Times New Roman" w:cs="Times New Roman"/>
          <w:sz w:val="24"/>
          <w:szCs w:val="24"/>
        </w:rPr>
        <w:t>“</w:t>
      </w:r>
      <w:r w:rsidR="00005783" w:rsidRPr="00005783">
        <w:rPr>
          <w:rFonts w:ascii="Times New Roman" w:hAnsi="Times New Roman" w:cs="Times New Roman"/>
          <w:sz w:val="24"/>
          <w:szCs w:val="24"/>
        </w:rPr>
        <w:t>7-Nodes Example</w:t>
      </w:r>
      <w:r w:rsidR="00D4159F">
        <w:rPr>
          <w:rFonts w:ascii="Times New Roman" w:hAnsi="Times New Roman" w:cs="Times New Roman"/>
          <w:sz w:val="24"/>
          <w:szCs w:val="24"/>
        </w:rPr>
        <w:t>”</w:t>
      </w:r>
      <w:r w:rsidR="00A35415">
        <w:rPr>
          <w:rFonts w:ascii="Times New Roman" w:hAnsi="Times New Roman" w:cs="Times New Roman"/>
          <w:sz w:val="24"/>
          <w:szCs w:val="24"/>
        </w:rPr>
        <w:t xml:space="preserve"> </w:t>
      </w:r>
      <w:r w:rsidR="00A35415">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A35415">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[33]</w:t>
      </w:r>
      <w:r w:rsidR="00A35415">
        <w:rPr>
          <w:rFonts w:ascii="Times New Roman" w:hAnsi="Times New Roman" w:cs="Times New Roman"/>
          <w:sz w:val="24"/>
          <w:szCs w:val="24"/>
        </w:rPr>
        <w:fldChar w:fldCharType="end"/>
      </w:r>
      <w:r w:rsidR="00A35415">
        <w:rPr>
          <w:rFonts w:ascii="Times New Roman" w:hAnsi="Times New Roman" w:cs="Times New Roman"/>
          <w:sz w:val="24"/>
          <w:szCs w:val="24"/>
        </w:rPr>
        <w:t xml:space="preserve"> </w:t>
      </w:r>
      <w:r w:rsidR="00005783" w:rsidRPr="00005783">
        <w:rPr>
          <w:rFonts w:ascii="Times New Roman" w:hAnsi="Times New Roman" w:cs="Times New Roman"/>
          <w:sz w:val="24"/>
          <w:szCs w:val="24"/>
        </w:rPr>
        <w:t>for developers to invent and test their Blockchain concept which is useful for the development with the limited computational resources available.</w:t>
      </w:r>
    </w:p>
    <w:p w14:paraId="04F12880"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6F057C3"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9743F9F" w14:textId="77777777" w:rsidR="00175F39" w:rsidRDefault="00175F39" w:rsidP="00EC2CCA">
      <w:pPr>
        <w:pStyle w:val="ListParagraph"/>
        <w:spacing w:line="360" w:lineRule="auto"/>
        <w:ind w:left="0"/>
        <w:jc w:val="thaiDistribute"/>
        <w:rPr>
          <w:rFonts w:ascii="Times New Roman" w:hAnsi="Times New Roman" w:cs="Times New Roman"/>
          <w:sz w:val="24"/>
          <w:szCs w:val="24"/>
        </w:rPr>
      </w:pPr>
    </w:p>
    <w:p w14:paraId="7FBD71F1" w14:textId="7D63D1CA" w:rsidR="005B1314" w:rsidRPr="00EC2CCA" w:rsidRDefault="005B1314" w:rsidP="00EC2CCA">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p>
    <w:p w14:paraId="36C74DF1" w14:textId="2D1A35F8" w:rsidR="00CE6EF4" w:rsidRPr="006A7D30" w:rsidRDefault="00580BFC" w:rsidP="0012549F">
      <w:pPr>
        <w:spacing w:line="360" w:lineRule="auto"/>
        <w:rPr>
          <w:b/>
          <w:bCs/>
          <w:sz w:val="28"/>
        </w:rPr>
      </w:pPr>
      <w:bookmarkStart w:id="1313" w:name="CHAPTERII_24"/>
      <w:r w:rsidRPr="006A7D30">
        <w:rPr>
          <w:b/>
          <w:bCs/>
          <w:sz w:val="28"/>
        </w:rPr>
        <w:lastRenderedPageBreak/>
        <w:t>2.</w:t>
      </w:r>
      <w:r w:rsidR="00982427">
        <w:rPr>
          <w:b/>
          <w:bCs/>
          <w:sz w:val="28"/>
          <w:szCs w:val="35"/>
        </w:rPr>
        <w:t>4</w:t>
      </w:r>
      <w:r w:rsidR="0012549F" w:rsidRPr="006A7D30">
        <w:rPr>
          <w:b/>
          <w:bCs/>
          <w:sz w:val="28"/>
        </w:rPr>
        <w:t xml:space="preserve"> </w:t>
      </w:r>
      <w:r w:rsidRPr="006A7D30">
        <w:rPr>
          <w:b/>
          <w:bCs/>
          <w:sz w:val="28"/>
        </w:rPr>
        <w:t>Related Work</w:t>
      </w:r>
    </w:p>
    <w:bookmarkEnd w:id="1313"/>
    <w:p w14:paraId="1705D92A" w14:textId="7D2CA8E2" w:rsidR="0012549F" w:rsidRPr="0091085F" w:rsidRDefault="00CE6EF4" w:rsidP="0091085F">
      <w:pPr>
        <w:spacing w:line="360" w:lineRule="auto"/>
        <w:jc w:val="thaiDistribute"/>
      </w:pPr>
      <w:r w:rsidRPr="006A7D30">
        <w:rPr>
          <w:b/>
          <w:bCs/>
          <w:sz w:val="28"/>
        </w:rPr>
        <w:tab/>
      </w:r>
      <w:r w:rsidRPr="0091085F">
        <w:t xml:space="preserve">There </w:t>
      </w:r>
      <w:proofErr w:type="gramStart"/>
      <w:r w:rsidRPr="0091085F">
        <w:t>are</w:t>
      </w:r>
      <w:proofErr w:type="gramEnd"/>
      <w:r w:rsidRPr="0091085F">
        <w:t xml:space="preserve"> many </w:t>
      </w:r>
      <w:r w:rsidR="00DE6449" w:rsidRPr="0091085F">
        <w:t>research</w:t>
      </w:r>
      <w:r w:rsidRPr="0091085F">
        <w:t xml:space="preserve"> proposing about decentralize healthcare information with Blockchain technology. The goal of decentralization and implementation of each work have many </w:t>
      </w:r>
      <w:r w:rsidR="00DE6449" w:rsidRPr="0091085F">
        <w:t>variants</w:t>
      </w:r>
      <w:r w:rsidRPr="0091085F">
        <w:t>. These are several work</w:t>
      </w:r>
      <w:r w:rsidR="00462E57" w:rsidRPr="0091085F">
        <w:t>s</w:t>
      </w:r>
      <w:r w:rsidRPr="0091085F">
        <w:t xml:space="preserve"> that proposed interesting idea and concept about implement healthcare informatics system based on Blockchain technology.</w:t>
      </w:r>
    </w:p>
    <w:p w14:paraId="5668E617" w14:textId="5F1752F7" w:rsidR="00230D7F" w:rsidRPr="0091085F" w:rsidRDefault="00580BFC" w:rsidP="00C41FD3">
      <w:pPr>
        <w:spacing w:line="360" w:lineRule="auto"/>
        <w:jc w:val="thaiDistribute"/>
        <w:rPr>
          <w:b/>
          <w:bCs/>
        </w:rPr>
      </w:pPr>
      <w:r w:rsidRPr="0091085F">
        <w:tab/>
      </w:r>
      <w:bookmarkStart w:id="1314" w:name="CHAPTERII_241"/>
      <w:r w:rsidRPr="0091085F">
        <w:rPr>
          <w:b/>
          <w:bCs/>
        </w:rPr>
        <w:t>2.</w:t>
      </w:r>
      <w:r w:rsidR="00041FDB">
        <w:rPr>
          <w:b/>
          <w:bCs/>
        </w:rPr>
        <w:t>4</w:t>
      </w:r>
      <w:r w:rsidR="00462E57" w:rsidRPr="0091085F">
        <w:rPr>
          <w:b/>
          <w:bCs/>
        </w:rPr>
        <w:t>.1 A Blockchain-Based Approach to Health Information Exchange Networks</w:t>
      </w:r>
      <w:r w:rsidR="00B72463" w:rsidRPr="0091085F">
        <w:rPr>
          <w:b/>
          <w:bCs/>
        </w:rPr>
        <w:t xml:space="preserve"> </w:t>
      </w:r>
      <w:r w:rsidR="00B72463" w:rsidRPr="0091085F">
        <w:rPr>
          <w:b/>
          <w:bCs/>
        </w:rPr>
        <w:fldChar w:fldCharType="begin" w:fldLock="1"/>
      </w:r>
      <w:r w:rsidR="008349FF">
        <w:rPr>
          <w:b/>
          <w:bC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[34]","plainTextFormattedCitation":"[34]","previouslyFormattedCitation":"[34]"},"properties":{"noteIndex":0},"schema":"https://github.com/citation-style-language/schema/raw/master/csl-citation.json"}</w:instrText>
      </w:r>
      <w:r w:rsidR="00B72463" w:rsidRPr="0091085F">
        <w:rPr>
          <w:b/>
          <w:bCs/>
        </w:rPr>
        <w:fldChar w:fldCharType="separate"/>
      </w:r>
      <w:r w:rsidR="00491932" w:rsidRPr="00491932">
        <w:rPr>
          <w:bCs/>
          <w:noProof/>
        </w:rPr>
        <w:t>[34]</w:t>
      </w:r>
      <w:r w:rsidR="00B72463" w:rsidRPr="0091085F">
        <w:rPr>
          <w:b/>
          <w:bCs/>
        </w:rPr>
        <w:fldChar w:fldCharType="end"/>
      </w:r>
      <w:bookmarkEnd w:id="1314"/>
    </w:p>
    <w:p w14:paraId="114FE549" w14:textId="60341B11" w:rsidR="00A715CA" w:rsidRPr="0091085F" w:rsidRDefault="00230D7F" w:rsidP="0091085F">
      <w:pPr>
        <w:spacing w:line="360" w:lineRule="auto"/>
        <w:jc w:val="thaiDistribute"/>
      </w:pPr>
      <w:r w:rsidRPr="0091085F">
        <w:tab/>
        <w:t>The</w:t>
      </w:r>
      <w:r w:rsidR="00AA4821" w:rsidRPr="0091085F">
        <w:t xml:space="preserve"> work proposed about using Blockchain like central hub for health information exchange. </w:t>
      </w:r>
      <w:r w:rsidR="00B11765" w:rsidRPr="0091085F">
        <w:t>The main goal of this Blockchain concept is to</w:t>
      </w:r>
      <w:r w:rsidR="00443B91" w:rsidRPr="0091085F">
        <w:t xml:space="preserve"> connect all bread and crumb of patient health information together by</w:t>
      </w:r>
      <w:r w:rsidR="00B11765" w:rsidRPr="0091085F">
        <w:t xml:space="preserve"> allow participate node to discover health information data they seek and its location within Blockchain ledger</w:t>
      </w:r>
      <w:r w:rsidR="00AC7336">
        <w:t>,</w:t>
      </w:r>
      <w:r w:rsidR="00016091" w:rsidRPr="0091085F">
        <w:t xml:space="preserve"> </w:t>
      </w:r>
      <w:r w:rsidR="00AC7336">
        <w:t>i</w:t>
      </w:r>
      <w:r w:rsidR="00016091" w:rsidRPr="0091085F">
        <w:t>ncrease interoperability in health information exchange.</w:t>
      </w:r>
      <w:r w:rsidR="00B11765" w:rsidRPr="0091085F">
        <w:t xml:space="preserve"> </w:t>
      </w:r>
      <w:r w:rsidRPr="0091085F">
        <w:t xml:space="preserve">Their main contribution is </w:t>
      </w:r>
      <w:r w:rsidR="00B2574D" w:rsidRPr="0091085F">
        <w:t>the concept that suggest</w:t>
      </w:r>
      <w:r w:rsidR="00AC7336">
        <w:t>s the</w:t>
      </w:r>
      <w:r w:rsidR="00B2574D" w:rsidRPr="0091085F">
        <w:t xml:space="preserve"> use of</w:t>
      </w:r>
      <w:r w:rsidRPr="0091085F">
        <w:t xml:space="preserve"> FHIR health information exchange standard</w:t>
      </w:r>
      <w:r w:rsidR="00B2574D" w:rsidRPr="0091085F">
        <w:t xml:space="preserve"> combine with B</w:t>
      </w:r>
      <w:r w:rsidRPr="0091085F">
        <w:t>lockchain</w:t>
      </w:r>
      <w:r w:rsidR="00B2574D" w:rsidRPr="0091085F">
        <w:t xml:space="preserve"> technology</w:t>
      </w:r>
      <w:r w:rsidRPr="0091085F">
        <w:t xml:space="preserve">. </w:t>
      </w:r>
      <w:r w:rsidR="00C31E98" w:rsidRPr="0091085F">
        <w:t>Each t</w:t>
      </w:r>
      <w:r w:rsidRPr="0091085F">
        <w:t xml:space="preserve">ransaction on Blockchain will contain FHIR locator of actual data along with its index which make each transaction available for search. Due to the limit of health information that it </w:t>
      </w:r>
      <w:r w:rsidR="00DE6449" w:rsidRPr="0091085F">
        <w:t>requires</w:t>
      </w:r>
      <w:r w:rsidRPr="0091085F">
        <w:t xml:space="preserve"> certain amount of confidentiality, this </w:t>
      </w:r>
      <w:r w:rsidR="00AC7336" w:rsidRPr="0091085F">
        <w:t>makes</w:t>
      </w:r>
      <w:r w:rsidRPr="0091085F">
        <w:t xml:space="preserve"> it not </w:t>
      </w:r>
      <w:proofErr w:type="gramStart"/>
      <w:r w:rsidRPr="0091085F">
        <w:t>really compatible</w:t>
      </w:r>
      <w:proofErr w:type="gramEnd"/>
      <w:r w:rsidRPr="0091085F">
        <w:t xml:space="preserve"> with platform open to public like Blockchain.</w:t>
      </w:r>
      <w:r w:rsidR="00A715CA" w:rsidRPr="0091085F">
        <w:t xml:space="preserve"> Store actual data somewhere else outside Blockchain and put its locator into Blockchain for use.</w:t>
      </w:r>
      <w:r w:rsidR="00D83AB0" w:rsidRPr="0091085F">
        <w:t xml:space="preserve"> With known secure index, this Blockchain help</w:t>
      </w:r>
      <w:r w:rsidR="00B12973">
        <w:t>s</w:t>
      </w:r>
      <w:r w:rsidR="00D83AB0" w:rsidRPr="0091085F">
        <w:t xml:space="preserve"> connect patient information that</w:t>
      </w:r>
      <w:r w:rsidR="00B12973">
        <w:t xml:space="preserve"> is</w:t>
      </w:r>
      <w:r w:rsidR="00D83AB0" w:rsidRPr="0091085F">
        <w:t xml:space="preserve"> scattered across healthcare industry together.</w:t>
      </w:r>
      <w:r w:rsidR="00005414" w:rsidRPr="0091085F">
        <w:t xml:space="preserve"> The work also gave suggestion about how health information Blockchain should look like and what it should have by common. There also other major contributions that us</w:t>
      </w:r>
      <w:r w:rsidR="004930CF">
        <w:t>e</w:t>
      </w:r>
      <w:r w:rsidR="00005414" w:rsidRPr="0091085F">
        <w:t xml:space="preserve"> secure index for searching on encrypted data a</w:t>
      </w:r>
      <w:r w:rsidR="00B70ABC" w:rsidRPr="0091085F">
        <w:t xml:space="preserve">nd ‘Proof of Interoperability’. </w:t>
      </w:r>
      <w:r w:rsidR="00005414" w:rsidRPr="0091085F">
        <w:t xml:space="preserve">This work </w:t>
      </w:r>
      <w:r w:rsidR="00DE6449" w:rsidRPr="0091085F">
        <w:t>suggests</w:t>
      </w:r>
      <w:r w:rsidR="00005414" w:rsidRPr="0091085F">
        <w:t xml:space="preserve"> that if health information </w:t>
      </w:r>
      <w:r w:rsidR="004930CF">
        <w:t>is</w:t>
      </w:r>
      <w:r w:rsidR="00005414" w:rsidRPr="0091085F">
        <w:t xml:space="preserve"> kept within Blockchain in encrypted form, it should also contain secure index which will allow data search even the data is encrypted. This should reduce the difficulty of implementing health information with Blockchain. </w:t>
      </w:r>
      <w:r w:rsidR="00912756" w:rsidRPr="0091085F">
        <w:t xml:space="preserve">And other major concept proposed in this work is ‘Proof of Interoperability’. Based on Proof of Work consensus, the work suggest that computational resource should not be wasted unnecessarily. </w:t>
      </w:r>
      <w:r w:rsidR="0096263F" w:rsidRPr="0091085F">
        <w:t xml:space="preserve">Instead of </w:t>
      </w:r>
      <w:r w:rsidR="004930CF" w:rsidRPr="0091085F">
        <w:t>putting</w:t>
      </w:r>
      <w:r w:rsidR="0096263F" w:rsidRPr="0091085F">
        <w:t xml:space="preserve"> computational resource to competition for consensus, it should be used to verify interoperability of participate health data</w:t>
      </w:r>
      <w:r w:rsidR="003C20D4" w:rsidRPr="0091085F">
        <w:t xml:space="preserve"> instead</w:t>
      </w:r>
      <w:r w:rsidR="0096263F" w:rsidRPr="0091085F">
        <w:t xml:space="preserve">. However, they </w:t>
      </w:r>
      <w:proofErr w:type="gramStart"/>
      <w:r w:rsidR="0096263F" w:rsidRPr="0091085F">
        <w:t>didn’t</w:t>
      </w:r>
      <w:proofErr w:type="gramEnd"/>
      <w:r w:rsidR="0096263F" w:rsidRPr="0091085F">
        <w:t xml:space="preserve"> </w:t>
      </w:r>
      <w:r w:rsidR="004930CF" w:rsidRPr="0091085F">
        <w:t>propose</w:t>
      </w:r>
      <w:r w:rsidR="0096263F" w:rsidRPr="0091085F">
        <w:t xml:space="preserve"> about how the consensus should work in detail.</w:t>
      </w:r>
      <w:r w:rsidR="00F111D4" w:rsidRPr="0091085F">
        <w:t xml:space="preserve"> This work gave a good example of how </w:t>
      </w:r>
      <w:r w:rsidR="00F111D4" w:rsidRPr="0091085F">
        <w:lastRenderedPageBreak/>
        <w:t>Blockchain can have potential to solve issue that common in healthcare industry like interoperability.</w:t>
      </w:r>
      <w:r w:rsidR="00CE0F9C" w:rsidRPr="0091085F">
        <w:t xml:space="preserve"> Additionally, they also proposed many concepts that can be a good foundation for using Blockchain technology with health information.</w:t>
      </w:r>
    </w:p>
    <w:p w14:paraId="67A0FFF3" w14:textId="2BE6BEC9" w:rsidR="00462E57" w:rsidRPr="002C5029" w:rsidRDefault="00580BFC" w:rsidP="00C41FD3">
      <w:pPr>
        <w:spacing w:line="360" w:lineRule="auto"/>
        <w:jc w:val="thaiDistribute"/>
        <w:rPr>
          <w:b/>
          <w:bCs/>
        </w:rPr>
      </w:pPr>
      <w:r w:rsidRPr="002C5029">
        <w:rPr>
          <w:b/>
          <w:bCs/>
        </w:rPr>
        <w:tab/>
      </w:r>
      <w:bookmarkStart w:id="1315" w:name="CHAPTERII_242"/>
      <w:r w:rsidRPr="002C5029">
        <w:rPr>
          <w:b/>
          <w:bCs/>
        </w:rPr>
        <w:t>2.</w:t>
      </w:r>
      <w:r w:rsidR="00041FDB">
        <w:rPr>
          <w:b/>
          <w:bCs/>
        </w:rPr>
        <w:t>4</w:t>
      </w:r>
      <w:r w:rsidR="00462E57" w:rsidRPr="002C5029">
        <w:rPr>
          <w:b/>
          <w:bCs/>
        </w:rPr>
        <w:t>.2 A Case Study for Blockchain in Healthcare: “</w:t>
      </w:r>
      <w:proofErr w:type="spellStart"/>
      <w:r w:rsidR="00462E57" w:rsidRPr="002C5029">
        <w:rPr>
          <w:b/>
          <w:bCs/>
        </w:rPr>
        <w:t>MedRec</w:t>
      </w:r>
      <w:proofErr w:type="spellEnd"/>
      <w:r w:rsidR="00462E57" w:rsidRPr="002C5029">
        <w:rPr>
          <w:b/>
          <w:bCs/>
        </w:rPr>
        <w:t xml:space="preserve">” </w:t>
      </w:r>
      <w:ins w:id="1316" w:author="Petnathean Julled" w:date="2021-07-03T00:18:00Z">
        <w:r w:rsidR="009D49C0">
          <w:rPr>
            <w:b/>
            <w:bCs/>
          </w:rPr>
          <w:t>P</w:t>
        </w:r>
      </w:ins>
      <w:del w:id="1317" w:author="Petnathean Julled" w:date="2021-07-03T00:18:00Z">
        <w:r w:rsidR="00462E57" w:rsidRPr="002C5029" w:rsidDel="009D49C0">
          <w:rPr>
            <w:b/>
            <w:bCs/>
          </w:rPr>
          <w:delText>p</w:delText>
        </w:r>
      </w:del>
      <w:r w:rsidR="00462E57" w:rsidRPr="002C5029">
        <w:rPr>
          <w:b/>
          <w:bCs/>
        </w:rPr>
        <w:t xml:space="preserve">rototype for </w:t>
      </w:r>
      <w:del w:id="1318" w:author="Petnathean Julled" w:date="2021-07-03T00:18:00Z">
        <w:r w:rsidR="00462E57" w:rsidRPr="002C5029" w:rsidDel="009D49C0">
          <w:rPr>
            <w:b/>
            <w:bCs/>
          </w:rPr>
          <w:delText>e</w:delText>
        </w:r>
      </w:del>
      <w:ins w:id="1319" w:author="Petnathean Julled" w:date="2021-07-03T00:18:00Z">
        <w:r w:rsidR="009D49C0">
          <w:rPr>
            <w:b/>
            <w:bCs/>
          </w:rPr>
          <w:t>E</w:t>
        </w:r>
      </w:ins>
      <w:r w:rsidR="00462E57" w:rsidRPr="002C5029">
        <w:rPr>
          <w:b/>
          <w:bCs/>
        </w:rPr>
        <w:t xml:space="preserve">lectronic </w:t>
      </w:r>
      <w:ins w:id="1320" w:author="Petnathean Julled" w:date="2021-07-03T00:18:00Z">
        <w:r w:rsidR="009D49C0">
          <w:rPr>
            <w:b/>
            <w:bCs/>
          </w:rPr>
          <w:t>H</w:t>
        </w:r>
      </w:ins>
      <w:del w:id="1321" w:author="Petnathean Julled" w:date="2021-07-03T00:18:00Z">
        <w:r w:rsidR="00462E57" w:rsidRPr="002C5029" w:rsidDel="009D49C0">
          <w:rPr>
            <w:b/>
            <w:bCs/>
          </w:rPr>
          <w:delText>h</w:delText>
        </w:r>
      </w:del>
      <w:r w:rsidR="00462E57" w:rsidRPr="002C5029">
        <w:rPr>
          <w:b/>
          <w:bCs/>
        </w:rPr>
        <w:t xml:space="preserve">ealth </w:t>
      </w:r>
      <w:ins w:id="1322" w:author="Petnathean Julled" w:date="2021-07-03T00:18:00Z">
        <w:r w:rsidR="009D49C0">
          <w:rPr>
            <w:b/>
            <w:bCs/>
          </w:rPr>
          <w:t>R</w:t>
        </w:r>
      </w:ins>
      <w:del w:id="1323" w:author="Petnathean Julled" w:date="2021-07-03T00:18:00Z">
        <w:r w:rsidR="00462E57" w:rsidRPr="002C5029" w:rsidDel="009D49C0">
          <w:rPr>
            <w:b/>
            <w:bCs/>
          </w:rPr>
          <w:delText>r</w:delText>
        </w:r>
      </w:del>
      <w:r w:rsidR="00462E57" w:rsidRPr="002C5029">
        <w:rPr>
          <w:b/>
          <w:bCs/>
        </w:rPr>
        <w:t xml:space="preserve">ecords and </w:t>
      </w:r>
      <w:ins w:id="1324" w:author="Petnathean Julled" w:date="2021-07-03T00:18:00Z">
        <w:r w:rsidR="009D49C0">
          <w:rPr>
            <w:b/>
            <w:bCs/>
          </w:rPr>
          <w:t>M</w:t>
        </w:r>
      </w:ins>
      <w:del w:id="1325" w:author="Petnathean Julled" w:date="2021-07-03T00:18:00Z">
        <w:r w:rsidR="00462E57" w:rsidRPr="002C5029" w:rsidDel="009D49C0">
          <w:rPr>
            <w:b/>
            <w:bCs/>
          </w:rPr>
          <w:delText>m</w:delText>
        </w:r>
      </w:del>
      <w:r w:rsidR="00462E57" w:rsidRPr="002C5029">
        <w:rPr>
          <w:b/>
          <w:bCs/>
        </w:rPr>
        <w:t xml:space="preserve">edical </w:t>
      </w:r>
      <w:ins w:id="1326" w:author="Petnathean Julled" w:date="2021-07-03T00:18:00Z">
        <w:r w:rsidR="009D49C0">
          <w:rPr>
            <w:b/>
            <w:bCs/>
          </w:rPr>
          <w:t>R</w:t>
        </w:r>
      </w:ins>
      <w:del w:id="1327" w:author="Petnathean Julled" w:date="2021-07-03T00:18:00Z">
        <w:r w:rsidR="00462E57" w:rsidRPr="002C5029" w:rsidDel="009D49C0">
          <w:rPr>
            <w:b/>
            <w:bCs/>
          </w:rPr>
          <w:delText>r</w:delText>
        </w:r>
      </w:del>
      <w:r w:rsidR="00462E57" w:rsidRPr="002C5029">
        <w:rPr>
          <w:b/>
          <w:bCs/>
        </w:rPr>
        <w:t xml:space="preserve">esearch </w:t>
      </w:r>
      <w:ins w:id="1328" w:author="Petnathean Julled" w:date="2021-07-03T00:18:00Z">
        <w:r w:rsidR="009D49C0">
          <w:rPr>
            <w:b/>
            <w:bCs/>
          </w:rPr>
          <w:t>D</w:t>
        </w:r>
      </w:ins>
      <w:del w:id="1329" w:author="Petnathean Julled" w:date="2021-07-03T00:18:00Z">
        <w:r w:rsidR="00462E57" w:rsidRPr="002C5029" w:rsidDel="009D49C0">
          <w:rPr>
            <w:b/>
            <w:bCs/>
          </w:rPr>
          <w:delText>d</w:delText>
        </w:r>
      </w:del>
      <w:r w:rsidR="00462E57" w:rsidRPr="002C5029">
        <w:rPr>
          <w:b/>
          <w:bCs/>
        </w:rPr>
        <w:t>ata</w:t>
      </w:r>
      <w:r w:rsidR="00B72463" w:rsidRPr="002C5029">
        <w:rPr>
          <w:b/>
          <w:bCs/>
        </w:rPr>
        <w:t xml:space="preserve"> </w:t>
      </w:r>
      <w:r w:rsidR="00B72463" w:rsidRPr="002C5029">
        <w:rPr>
          <w:b/>
          <w:bCs/>
        </w:rPr>
        <w:fldChar w:fldCharType="begin" w:fldLock="1"/>
      </w:r>
      <w:r w:rsidR="008349FF">
        <w:rPr>
          <w:b/>
          <w:bCs/>
        </w:rPr>
        <w:instrText>ADDIN CSL_CITATION {"citationItems":[{"id":"ITEM-1","itemData":{"DOI":"10.1109/OBD.ta b2016.11","ISBN":"9781509040544","ISSN":"9781509040544","abstract":"A long-standing focus on compliance has traditionally constrained development of fundamental design changes for Electronic Health Records (EHRs). We now face a critical need for such innovation, as personalization and data science prompt patients to engage in the details of their healthcare and restore agency over their medical data. In this paper, we propose MedRec: a novel, decentralized record management system to handle EHRs, using blockchain technology. Our system gives patients a comprehensive, immutable log and easy access to their medical information across providers and treatment sites. Leveraging unique blockchain properties, MedRec manages authentication, confidentiality, accountability and data sharing—crucial considerations when handling sensitive information. A modular design integrates with providers' existing, local data storage solutions, facilitating interoperability and making our system convenient and adaptable. We incentivize medical stakeholders (researchers, public health authorities, etc.) to participate in the network as blockchain “miners”. This provides them with access to aggregate, anonymized data as mining rewards, in return for sustaining and securing the network via Proof of Work. MedRec thus enables the emergence of data economics, supplying big data to empower researchers while engaging patients and providers in the choice to release metadata. The purpose of this paper is to expose, in preparation for field tests, a working prototype through which we analyze and discuss our approach and the potential for blockchain in health IT and research.","author":[{"dropping-particle":"","family":"Ekblaw","given":"Ariel","non-dropping-particle":"","parse-names":false,"suffix":""},{"dropping-particle":"","family":"Azaria","given":"Asaph","non-dropping-particle":"","parse-names":false,"suffix":""},{"dropping-particle":"","family":"Halamka","given":"John D","non-dropping-particle":"","parse-names":false,"suffix":""},{"dropping-particle":"","family":"Lippman","given":"Andrew","non-dropping-particle":"","parse-names":false,"suffix":""},{"dropping-particle":"","family":"Original","given":"Ieee","non-dropping-particle":"","parse-names":false,"suffix":""},{"dropping-particle":"","family":"Vieira","given":"Thiago","non-dropping-particle":"","parse-names":false,"suffix":""}],"container-title":"IEEE Technology and Society Magazine","id":"ITEM-1","issued":{"date-parts":[["2016"]]},"page":"1-13","title":"A Case Study for Blockchain in Healthcare: \" MedRec \" prototype for electronic health records and medical research data","type":"article-journal"},"uris":["http://www.mendeley.com/documents/?uuid=6fe71d65-b3cc-473d-a6f0-1a063de6f4a0"]}],"mendeley":{"formattedCitation":"[35]","plainTextFormattedCitation":"[35]","previouslyFormattedCitation":"[35]"},"properties":{"noteIndex":0},"schema":"https://github.com/citation-style-language/schema/raw/master/csl-citation.json"}</w:instrText>
      </w:r>
      <w:r w:rsidR="00B72463" w:rsidRPr="002C5029">
        <w:rPr>
          <w:b/>
          <w:bCs/>
        </w:rPr>
        <w:fldChar w:fldCharType="separate"/>
      </w:r>
      <w:r w:rsidR="00491932" w:rsidRPr="00491932">
        <w:rPr>
          <w:bCs/>
          <w:noProof/>
        </w:rPr>
        <w:t>[35]</w:t>
      </w:r>
      <w:r w:rsidR="00B72463" w:rsidRPr="002C5029">
        <w:rPr>
          <w:b/>
          <w:bCs/>
        </w:rPr>
        <w:fldChar w:fldCharType="end"/>
      </w:r>
      <w:bookmarkEnd w:id="1315"/>
    </w:p>
    <w:p w14:paraId="2687EC97" w14:textId="55C87241" w:rsidR="005F4DD3" w:rsidRPr="0091085F" w:rsidRDefault="00C83058" w:rsidP="0091085F">
      <w:pPr>
        <w:spacing w:line="360" w:lineRule="auto"/>
        <w:jc w:val="thaiDistribute"/>
      </w:pPr>
      <w:r w:rsidRPr="0091085F">
        <w:tab/>
        <w:t xml:space="preserve">Main goal of </w:t>
      </w:r>
      <w:proofErr w:type="spellStart"/>
      <w:r w:rsidRPr="0091085F">
        <w:t>MedRec</w:t>
      </w:r>
      <w:proofErr w:type="spellEnd"/>
      <w:r w:rsidRPr="0091085F">
        <w:t xml:space="preserve"> is to provide Blockchain that act</w:t>
      </w:r>
      <w:r w:rsidR="0023134A">
        <w:t>s</w:t>
      </w:r>
      <w:r w:rsidRPr="0091085F">
        <w:t xml:space="preserve"> as a middle for health information exchange while allow Blockchain participants to gain benefit from participation. </w:t>
      </w:r>
      <w:r w:rsidR="00E75AED" w:rsidRPr="0091085F">
        <w:t xml:space="preserve">They chose Ethereum as Blockchain platform for the system. Ethereum provide smart contract and address based access for the work. </w:t>
      </w:r>
      <w:r w:rsidR="00D82274" w:rsidRPr="0091085F">
        <w:t>This work assume</w:t>
      </w:r>
      <w:r w:rsidR="0023134A">
        <w:t>s</w:t>
      </w:r>
      <w:r w:rsidR="00D82274" w:rsidRPr="0091085F">
        <w:t xml:space="preserve"> that miner/validator nodes are health institution that have demand for large amount of health information data to use in their research. M</w:t>
      </w:r>
      <w:r w:rsidRPr="0091085F">
        <w:t xml:space="preserve">iner/validator node will be rewarded with anonymized health data which can be used in research involve health data analysis. </w:t>
      </w:r>
      <w:r w:rsidR="00EE2354" w:rsidRPr="0091085F">
        <w:t xml:space="preserve">Additionally, </w:t>
      </w:r>
      <w:proofErr w:type="spellStart"/>
      <w:r w:rsidR="00EE2354" w:rsidRPr="0091085F">
        <w:t>MedRec</w:t>
      </w:r>
      <w:proofErr w:type="spellEnd"/>
      <w:r w:rsidRPr="0091085F">
        <w:t xml:space="preserve"> proposed about allowing patient to have consent about usage on their data. Give more control over individual health data.</w:t>
      </w:r>
      <w:r w:rsidR="002C5458" w:rsidRPr="0091085F">
        <w:t xml:space="preserve"> The work also adopted crypt</w:t>
      </w:r>
      <w:r w:rsidR="00BF0DC1" w:rsidRPr="0091085F">
        <w:t xml:space="preserve">ographic key scheme proposed by </w:t>
      </w:r>
      <w:proofErr w:type="spellStart"/>
      <w:r w:rsidR="00BF0DC1" w:rsidRPr="0091085F">
        <w:t>Zyskin</w:t>
      </w:r>
      <w:proofErr w:type="spellEnd"/>
      <w:r w:rsidR="00BF0DC1" w:rsidRPr="0091085F">
        <w:t xml:space="preserve"> et al. </w:t>
      </w:r>
      <w:r w:rsidR="00B70ABC" w:rsidRPr="0091085F">
        <w:fldChar w:fldCharType="begin" w:fldLock="1"/>
      </w:r>
      <w:r w:rsidR="008349FF">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[36]","plainTextFormattedCitation":"[36]","previouslyFormattedCitation":"[36]"},"properties":{"noteIndex":0},"schema":"https://github.com/citation-style-language/schema/raw/master/csl-citation.json"}</w:instrText>
      </w:r>
      <w:r w:rsidR="00B70ABC" w:rsidRPr="0091085F">
        <w:fldChar w:fldCharType="separate"/>
      </w:r>
      <w:r w:rsidR="00491932" w:rsidRPr="00491932">
        <w:rPr>
          <w:noProof/>
        </w:rPr>
        <w:t>[36]</w:t>
      </w:r>
      <w:r w:rsidR="00B70ABC" w:rsidRPr="0091085F">
        <w:fldChar w:fldCharType="end"/>
      </w:r>
      <w:r w:rsidR="002C5458" w:rsidRPr="0091085F">
        <w:t>, to ensure that only authorized party can access patient health information published on Blockchain.</w:t>
      </w:r>
      <w:r w:rsidR="00D074FE" w:rsidRPr="0091085F">
        <w:t xml:space="preserve"> Additional to these main contributions, they also gave suggestions about factor that should keep </w:t>
      </w:r>
      <w:r w:rsidR="00C3315E" w:rsidRPr="0091085F">
        <w:t>continuity of Blockchain</w:t>
      </w:r>
      <w:r w:rsidR="00D074FE" w:rsidRPr="0091085F">
        <w:t xml:space="preserve"> and how Blockchain element provided by platform like Ethereum can be useful.</w:t>
      </w:r>
      <w:r w:rsidR="00BF0DC1" w:rsidRPr="0091085F">
        <w:t xml:space="preserve"> One of interesting concept is about using Ethereum address as patient identifier. Due to all identit</w:t>
      </w:r>
      <w:r w:rsidR="0023134A">
        <w:t>ies</w:t>
      </w:r>
      <w:r w:rsidR="00BF0DC1" w:rsidRPr="0091085F">
        <w:t xml:space="preserve"> exist on Ethereum Blockchain are assigned with unique address, </w:t>
      </w:r>
      <w:r w:rsidR="00C41FD3" w:rsidRPr="0091085F">
        <w:t>these unique addresses</w:t>
      </w:r>
      <w:r w:rsidR="00BF0DC1" w:rsidRPr="0091085F">
        <w:t xml:space="preserve"> can reduce complexity in patient identifier management if designed properly.</w:t>
      </w:r>
      <w:r w:rsidR="00496C40" w:rsidRPr="0091085F">
        <w:t xml:space="preserve"> </w:t>
      </w:r>
      <w:proofErr w:type="spellStart"/>
      <w:r w:rsidR="00496C40" w:rsidRPr="0091085F">
        <w:t>MedRec</w:t>
      </w:r>
      <w:proofErr w:type="spellEnd"/>
      <w:r w:rsidR="00496C40" w:rsidRPr="0091085F">
        <w:t xml:space="preserve"> gave a good example of concept that needed to maintain continuity of </w:t>
      </w:r>
      <w:r w:rsidR="00A853E1" w:rsidRPr="0091085F">
        <w:t>Blockchain network by allow</w:t>
      </w:r>
      <w:r w:rsidR="0023134A">
        <w:t>ing</w:t>
      </w:r>
      <w:r w:rsidR="00496C40" w:rsidRPr="0091085F">
        <w:t xml:space="preserve"> participant to gain benefit from participation in some way. At the same time, </w:t>
      </w:r>
      <w:proofErr w:type="spellStart"/>
      <w:r w:rsidR="00496C40" w:rsidRPr="0091085F">
        <w:t>MedRec</w:t>
      </w:r>
      <w:proofErr w:type="spellEnd"/>
      <w:r w:rsidR="00496C40" w:rsidRPr="0091085F">
        <w:t xml:space="preserve"> is another good example that using Blockchain technology to aid health information exchange issue.</w:t>
      </w:r>
      <w:r w:rsidR="00F63466" w:rsidRPr="0091085F">
        <w:t xml:space="preserve"> And the last, </w:t>
      </w:r>
      <w:proofErr w:type="spellStart"/>
      <w:r w:rsidR="00F63466" w:rsidRPr="0091085F">
        <w:t>MedRec</w:t>
      </w:r>
      <w:proofErr w:type="spellEnd"/>
      <w:r w:rsidR="00F63466" w:rsidRPr="0091085F">
        <w:t xml:space="preserve"> have shown flexibility of smart contract and how it can be useful when implement with healthcare information.</w:t>
      </w:r>
    </w:p>
    <w:p w14:paraId="478C1221" w14:textId="6B167C15" w:rsidR="009547D8" w:rsidRPr="002C5029" w:rsidRDefault="00580BFC" w:rsidP="00C41FD3">
      <w:pPr>
        <w:spacing w:line="360" w:lineRule="auto"/>
        <w:jc w:val="thaiDistribute"/>
        <w:rPr>
          <w:b/>
          <w:bCs/>
        </w:rPr>
      </w:pPr>
      <w:r w:rsidRPr="002C5029">
        <w:rPr>
          <w:b/>
          <w:bCs/>
        </w:rPr>
        <w:tab/>
      </w:r>
      <w:bookmarkStart w:id="1330" w:name="CHAPTERII_243"/>
      <w:r w:rsidRPr="00C41FD3">
        <w:rPr>
          <w:b/>
          <w:bCs/>
        </w:rPr>
        <w:t>2.</w:t>
      </w:r>
      <w:r w:rsidR="00041FDB" w:rsidRPr="00C41FD3">
        <w:rPr>
          <w:b/>
          <w:bCs/>
        </w:rPr>
        <w:t>4</w:t>
      </w:r>
      <w:r w:rsidR="009547D8" w:rsidRPr="00C41FD3">
        <w:rPr>
          <w:b/>
          <w:bCs/>
        </w:rPr>
        <w:t>.3</w:t>
      </w:r>
      <w:r w:rsidR="009547D8" w:rsidRPr="00C41FD3">
        <w:rPr>
          <w:b/>
          <w:bCs/>
          <w:spacing w:val="-12"/>
        </w:rPr>
        <w:t xml:space="preserve"> </w:t>
      </w:r>
      <w:r w:rsidR="009547D8" w:rsidRPr="00C41FD3">
        <w:rPr>
          <w:b/>
          <w:bCs/>
        </w:rPr>
        <w:t>Blockchain-Based Data Preservation System for Medical Data</w:t>
      </w:r>
      <w:r w:rsidR="00C41FD3">
        <w:rPr>
          <w:b/>
          <w:bCs/>
        </w:rPr>
        <w:t xml:space="preserve"> </w:t>
      </w:r>
      <w:r w:rsidR="00B72463" w:rsidRPr="002C5029">
        <w:rPr>
          <w:b/>
          <w:bCs/>
        </w:rPr>
        <w:fldChar w:fldCharType="begin" w:fldLock="1"/>
      </w:r>
      <w:r w:rsidR="008349FF">
        <w:rPr>
          <w:b/>
          <w:bCs/>
        </w:rPr>
        <w:instrText>ADDIN CSL_CITATION {"citationItems":[{"id":"ITEM-1","itemData":{"DOI":"10.1007/s10916-018-0997-3","ISBN":"1573-689X (Electronic) 0148-5598 (Linking)","ISSN":"1573689X","PMID":"29956058","abstract":"Medical care has become an indispensable part of people's lives, with a dramatic increase in the volume of medical data (e.g., diagnosis certificates and medical records). Medical data, however, is easily stolen, tampered with, or even completely deleted. If the above occurs, medical data cannot be recorded or retrieved in a reliable manner, resulting in delay treatment progress, even endanger the patient's life. In this paper, we propose a novel blockchain-based data preservation system (DPS) for medical data. To provide a reliable storage solution to ensure the primitiveness and verifiability of stored data while preserving privacy for users, we leverage the blockchain framework. With the proposed DPS, users can preserve important data in perpetuity, and the originality of the data can be verified if tampering is suspected. In addition, we use prudent data storage strategies and a variety of cryptographic algorithms to guarantee user privacy; e.g., an adversary is unable to read the plain text even if the data are stolen. We implement a prototype of the DPS based on the real world blockchain-based platform Ethereum. Performance evaluation results demonstrate the effectiveness and efficiency of the proposed system.","author":[{"dropping-particle":"","family":"Li","given":"Hongyu","non-dropping-particle":"","parse-names":false,"suffix":""},{"dropping-particle":"","family":"Zhu","given":"Liehuang","non-dropping-particle":"","parse-names":false,"suffix":""},{"dropping-particle":"","family":"Shen","given":"Meng","non-dropping-particle":"","parse-names":false,"suffix":""},{"dropping-particle":"","family":"Gao","given":"Feng","non-dropping-particle":"","parse-names":false,"suffix":""},{"dropping-particle":"","family":"Tao","given":"Xiaoling","non-dropping-particle":"","parse-names":false,"suffix":""},{"dropping-particle":"","family":"Liu","given":"Sheng","non-dropping-particle":"","parse-names":false,"suffix":""}],"container-title":"Journal of Medical Systems","id":"ITEM-1","issue":"8","issued":{"date-parts":[["2018"]]},"page":"1-13","publisher":"Journal of Medical Systems","title":"Blockchain-Based Data Preservation System for Medical Data","type":"article-journal","volume":"42"},"uris":["http://www.mendeley.com/documents/?uuid=e85bf118-3222-4e6f-be2d-4bc17d3d1472"]}],"mendeley":{"formattedCitation":"[37]","plainTextFormattedCitation":"[37]","previouslyFormattedCitation":"[37]"},"properties":{"noteIndex":0},"schema":"https://github.com/citation-style-language/schema/raw/master/csl-citation.json"}</w:instrText>
      </w:r>
      <w:r w:rsidR="00B72463" w:rsidRPr="002C5029">
        <w:rPr>
          <w:b/>
          <w:bCs/>
        </w:rPr>
        <w:fldChar w:fldCharType="separate"/>
      </w:r>
      <w:r w:rsidR="00491932" w:rsidRPr="00491932">
        <w:rPr>
          <w:bCs/>
          <w:noProof/>
        </w:rPr>
        <w:t>[37]</w:t>
      </w:r>
      <w:r w:rsidR="00B72463" w:rsidRPr="002C5029">
        <w:rPr>
          <w:b/>
          <w:bCs/>
        </w:rPr>
        <w:fldChar w:fldCharType="end"/>
      </w:r>
      <w:bookmarkEnd w:id="1330"/>
    </w:p>
    <w:p w14:paraId="466130F3" w14:textId="0D08AA63" w:rsidR="00802803" w:rsidRDefault="00B57D3F" w:rsidP="0091085F">
      <w:pPr>
        <w:spacing w:line="360" w:lineRule="auto"/>
        <w:jc w:val="thaiDistribute"/>
      </w:pPr>
      <w:r w:rsidRPr="0091085F">
        <w:tab/>
      </w:r>
      <w:r w:rsidR="00B66745" w:rsidRPr="0091085F">
        <w:t xml:space="preserve">This work </w:t>
      </w:r>
      <w:r w:rsidR="009B266F">
        <w:t>used</w:t>
      </w:r>
      <w:r w:rsidR="00B66745" w:rsidRPr="0091085F">
        <w:t xml:space="preserve"> Blockchain to keep data that need to have confidentiality preserved. Regardless of what kind of data, this Blockchain allow</w:t>
      </w:r>
      <w:r w:rsidR="00F35A1B">
        <w:t>s</w:t>
      </w:r>
      <w:r w:rsidR="00B66745" w:rsidRPr="0091085F">
        <w:t xml:space="preserve"> user to design what data they want to keep in Blockchain. The chosen data will be encrypted before </w:t>
      </w:r>
      <w:r w:rsidR="00DB5B3B" w:rsidRPr="0091085F">
        <w:t>publishing</w:t>
      </w:r>
      <w:r w:rsidR="00B66745" w:rsidRPr="0091085F">
        <w:t xml:space="preserve"> into Blockchain.</w:t>
      </w:r>
      <w:r w:rsidR="00B17E87" w:rsidRPr="0091085F">
        <w:t xml:space="preserve"> The goal of this Blockchain concept is to preserve medical </w:t>
      </w:r>
      <w:r w:rsidR="00B17E87" w:rsidRPr="0091085F">
        <w:lastRenderedPageBreak/>
        <w:t>data inside Blockchain away from any tempering attempt while keep it secret and always available for its owner.</w:t>
      </w:r>
      <w:r w:rsidR="00A3629E" w:rsidRPr="0091085F">
        <w:t xml:space="preserve"> Instead of let data available to public, this work </w:t>
      </w:r>
      <w:r w:rsidR="00DB5B3B" w:rsidRPr="0091085F">
        <w:t>has</w:t>
      </w:r>
      <w:r w:rsidR="00A3629E" w:rsidRPr="0091085F">
        <w:t xml:space="preserve"> demonstrated how Blockchain technology can be used in different approach like keeping medical data available to only authorized entity.</w:t>
      </w:r>
    </w:p>
    <w:p w14:paraId="63A05B72" w14:textId="27DC7623" w:rsidR="0017069B" w:rsidRPr="00BE56DA" w:rsidRDefault="00C41FD3" w:rsidP="0091085F">
      <w:pPr>
        <w:spacing w:line="360" w:lineRule="auto"/>
        <w:jc w:val="thaiDistribute"/>
        <w:rPr>
          <w:b/>
          <w:bCs/>
        </w:rPr>
      </w:pPr>
      <w:r w:rsidRPr="00BE56DA">
        <w:tab/>
      </w:r>
      <w:bookmarkStart w:id="1331" w:name="CHAPTERII_244"/>
      <w:r w:rsidR="00802803" w:rsidRPr="00BE56DA">
        <w:rPr>
          <w:b/>
          <w:bCs/>
        </w:rPr>
        <w:t>2.</w:t>
      </w:r>
      <w:r w:rsidR="00041FDB" w:rsidRPr="00BE56DA">
        <w:rPr>
          <w:b/>
          <w:bCs/>
        </w:rPr>
        <w:t>4</w:t>
      </w:r>
      <w:r w:rsidR="00802803" w:rsidRPr="00BE56DA">
        <w:rPr>
          <w:b/>
          <w:bCs/>
        </w:rPr>
        <w:t xml:space="preserve">.4 </w:t>
      </w:r>
      <w:r w:rsidR="003168F6" w:rsidRPr="00BE56DA">
        <w:rPr>
          <w:b/>
          <w:bCs/>
        </w:rPr>
        <w:t>Blockchain-</w:t>
      </w:r>
      <w:ins w:id="1332" w:author="Petnathean Julled" w:date="2021-07-03T00:18:00Z">
        <w:r w:rsidR="00CE4759">
          <w:rPr>
            <w:b/>
            <w:bCs/>
          </w:rPr>
          <w:t>B</w:t>
        </w:r>
      </w:ins>
      <w:del w:id="1333" w:author="Petnathean Julled" w:date="2021-07-03T00:18:00Z">
        <w:r w:rsidR="003168F6" w:rsidRPr="00BE56DA" w:rsidDel="00CE4759">
          <w:rPr>
            <w:b/>
            <w:bCs/>
          </w:rPr>
          <w:delText>b</w:delText>
        </w:r>
      </w:del>
      <w:r w:rsidR="003168F6" w:rsidRPr="00BE56DA">
        <w:rPr>
          <w:b/>
          <w:bCs/>
        </w:rPr>
        <w:t xml:space="preserve">ased </w:t>
      </w:r>
      <w:ins w:id="1334" w:author="Petnathean Julled" w:date="2021-07-03T00:18:00Z">
        <w:r w:rsidR="00CE4759">
          <w:rPr>
            <w:b/>
            <w:bCs/>
          </w:rPr>
          <w:t>E</w:t>
        </w:r>
      </w:ins>
      <w:del w:id="1335" w:author="Petnathean Julled" w:date="2021-07-03T00:18:00Z">
        <w:r w:rsidR="003168F6" w:rsidRPr="00BE56DA" w:rsidDel="00CE4759">
          <w:rPr>
            <w:b/>
            <w:bCs/>
          </w:rPr>
          <w:delText>e</w:delText>
        </w:r>
      </w:del>
      <w:r w:rsidR="003168F6" w:rsidRPr="00BE56DA">
        <w:rPr>
          <w:b/>
          <w:bCs/>
        </w:rPr>
        <w:t xml:space="preserve">lectronic </w:t>
      </w:r>
      <w:ins w:id="1336" w:author="Petnathean Julled" w:date="2021-07-03T00:18:00Z">
        <w:r w:rsidR="00CE4759">
          <w:rPr>
            <w:b/>
            <w:bCs/>
          </w:rPr>
          <w:t>H</w:t>
        </w:r>
      </w:ins>
      <w:del w:id="1337" w:author="Petnathean Julled" w:date="2021-07-03T00:18:00Z">
        <w:r w:rsidR="003168F6" w:rsidRPr="00BE56DA" w:rsidDel="00CE4759">
          <w:rPr>
            <w:b/>
            <w:bCs/>
          </w:rPr>
          <w:delText>h</w:delText>
        </w:r>
      </w:del>
      <w:r w:rsidR="003168F6" w:rsidRPr="00BE56DA">
        <w:rPr>
          <w:b/>
          <w:bCs/>
        </w:rPr>
        <w:t xml:space="preserve">ealthcare </w:t>
      </w:r>
      <w:ins w:id="1338" w:author="Petnathean Julled" w:date="2021-07-03T00:18:00Z">
        <w:r w:rsidR="00CE4759">
          <w:rPr>
            <w:b/>
            <w:bCs/>
          </w:rPr>
          <w:t>R</w:t>
        </w:r>
      </w:ins>
      <w:del w:id="1339" w:author="Petnathean Julled" w:date="2021-07-03T00:18:00Z">
        <w:r w:rsidR="003168F6" w:rsidRPr="00BE56DA" w:rsidDel="00CE4759">
          <w:rPr>
            <w:b/>
            <w:bCs/>
          </w:rPr>
          <w:delText>r</w:delText>
        </w:r>
      </w:del>
      <w:r w:rsidR="003168F6" w:rsidRPr="00BE56DA">
        <w:rPr>
          <w:b/>
          <w:bCs/>
        </w:rPr>
        <w:t xml:space="preserve">ecord </w:t>
      </w:r>
      <w:ins w:id="1340" w:author="Petnathean Julled" w:date="2021-07-03T00:18:00Z">
        <w:r w:rsidR="00CE4759">
          <w:rPr>
            <w:b/>
            <w:bCs/>
          </w:rPr>
          <w:t>S</w:t>
        </w:r>
      </w:ins>
      <w:del w:id="1341" w:author="Petnathean Julled" w:date="2021-07-03T00:18:00Z">
        <w:r w:rsidR="003168F6" w:rsidRPr="00BE56DA" w:rsidDel="00CE4759">
          <w:rPr>
            <w:b/>
            <w:bCs/>
          </w:rPr>
          <w:delText>s</w:delText>
        </w:r>
      </w:del>
      <w:r w:rsidR="003168F6" w:rsidRPr="00BE56DA">
        <w:rPr>
          <w:b/>
          <w:bCs/>
        </w:rPr>
        <w:t xml:space="preserve">ystem for </w:t>
      </w:r>
      <w:ins w:id="1342" w:author="Petnathean Julled" w:date="2021-07-03T00:18:00Z">
        <w:r w:rsidR="00CE4759">
          <w:rPr>
            <w:b/>
            <w:bCs/>
          </w:rPr>
          <w:t>H</w:t>
        </w:r>
      </w:ins>
      <w:del w:id="1343" w:author="Petnathean Julled" w:date="2021-07-03T00:18:00Z">
        <w:r w:rsidR="003168F6" w:rsidRPr="00BE56DA" w:rsidDel="00CE4759">
          <w:rPr>
            <w:b/>
            <w:bCs/>
          </w:rPr>
          <w:delText>h</w:delText>
        </w:r>
      </w:del>
      <w:r w:rsidR="003168F6" w:rsidRPr="00BE56DA">
        <w:rPr>
          <w:b/>
          <w:bCs/>
        </w:rPr>
        <w:t xml:space="preserve">ealthcare 4.0 </w:t>
      </w:r>
      <w:ins w:id="1344" w:author="Petnathean Julled" w:date="2021-07-03T00:19:00Z">
        <w:r w:rsidR="00CE4759">
          <w:rPr>
            <w:b/>
            <w:bCs/>
          </w:rPr>
          <w:t>A</w:t>
        </w:r>
      </w:ins>
      <w:del w:id="1345" w:author="Petnathean Julled" w:date="2021-07-03T00:19:00Z">
        <w:r w:rsidR="003168F6" w:rsidRPr="00BE56DA" w:rsidDel="00CE4759">
          <w:rPr>
            <w:b/>
            <w:bCs/>
          </w:rPr>
          <w:delText>a</w:delText>
        </w:r>
      </w:del>
      <w:r w:rsidR="003168F6" w:rsidRPr="00BE56DA">
        <w:rPr>
          <w:b/>
          <w:bCs/>
        </w:rPr>
        <w:t>pplications</w:t>
      </w:r>
      <w:r w:rsidR="00A3629E" w:rsidRPr="00BE56DA">
        <w:rPr>
          <w:b/>
          <w:bCs/>
        </w:rPr>
        <w:t xml:space="preserve"> </w:t>
      </w:r>
      <w:r w:rsidRPr="00BE56DA">
        <w:rPr>
          <w:b/>
          <w:bCs/>
        </w:rPr>
        <w:fldChar w:fldCharType="begin" w:fldLock="1"/>
      </w:r>
      <w:r w:rsidR="008349FF">
        <w:rPr>
          <w:b/>
          <w:bC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[38]","plainTextFormattedCitation":"[38]","previouslyFormattedCitation":"[38]"},"properties":{"noteIndex":0},"schema":"https://github.com/citation-style-language/schema/raw/master/csl-citation.json"}</w:instrText>
      </w:r>
      <w:r w:rsidRPr="00BE56DA">
        <w:rPr>
          <w:b/>
          <w:bCs/>
        </w:rPr>
        <w:fldChar w:fldCharType="separate"/>
      </w:r>
      <w:r w:rsidR="00491932" w:rsidRPr="00491932">
        <w:rPr>
          <w:bCs/>
          <w:noProof/>
        </w:rPr>
        <w:t>[38]</w:t>
      </w:r>
      <w:r w:rsidRPr="00BE56DA">
        <w:rPr>
          <w:b/>
          <w:bCs/>
        </w:rPr>
        <w:fldChar w:fldCharType="end"/>
      </w:r>
      <w:bookmarkEnd w:id="1331"/>
    </w:p>
    <w:p w14:paraId="2B4E9674" w14:textId="4943E90B" w:rsidR="00802803" w:rsidRDefault="001D4135" w:rsidP="003B134A">
      <w:pPr>
        <w:spacing w:line="360" w:lineRule="auto"/>
        <w:jc w:val="thaiDistribute"/>
      </w:pPr>
      <w:r w:rsidRPr="00BE56DA">
        <w:tab/>
      </w:r>
      <w:r w:rsidR="00AE7452" w:rsidRPr="00BE56DA">
        <w:t xml:space="preserve">The work has gathered research proposing the Blockchain concept from 2016 to 2019 that would benefit the healthcare industry by enhancing the capabilities of electronic health records. The work has well explained the overall concept of implementing Blockchain technology to electronic health records developed over the years. They also proposed another approach of implementing Blockchain technology for electronic health records by using IBM Hyperledger fabric as a medium for health information exchange in a similar fashion with </w:t>
      </w:r>
      <w:proofErr w:type="spellStart"/>
      <w:r w:rsidR="00AE7452" w:rsidRPr="00BE56DA">
        <w:t>MedRec</w:t>
      </w:r>
      <w:proofErr w:type="spellEnd"/>
      <w:r w:rsidR="00AE7452" w:rsidRPr="00BE56DA">
        <w:t xml:space="preserve"> which prioritize efficiency in handling huge </w:t>
      </w:r>
      <w:r w:rsidR="00BE56DA" w:rsidRPr="00BE56DA">
        <w:t>number</w:t>
      </w:r>
      <w:r w:rsidR="00AE7452" w:rsidRPr="00BE56DA">
        <w:t xml:space="preserve"> of transactions in the meantime.</w:t>
      </w:r>
      <w:r w:rsidR="00DB5B3B">
        <w:t xml:space="preserve"> </w:t>
      </w:r>
      <w:r w:rsidR="00AE066D" w:rsidRPr="00AE066D">
        <w:t xml:space="preserve">The contribution in the work inspires and encourages the idea of enhancing the existing EHR system with Blockchain technology as it </w:t>
      </w:r>
      <w:r w:rsidR="00A71577" w:rsidRPr="00AE066D">
        <w:t>provides</w:t>
      </w:r>
      <w:r w:rsidR="00AE066D" w:rsidRPr="00AE066D">
        <w:t xml:space="preserve"> the characteristics of distribution and decentralization.</w:t>
      </w:r>
    </w:p>
    <w:p w14:paraId="19E10DFE" w14:textId="29F5DC4A" w:rsidR="00802803" w:rsidRPr="006A7D30" w:rsidRDefault="00802803" w:rsidP="00D118CE">
      <w:pPr>
        <w:spacing w:line="360" w:lineRule="auto"/>
        <w:sectPr w:rsidR="00802803" w:rsidRPr="006A7D30" w:rsidSect="008C5EA2">
          <w:headerReference w:type="even" r:id="rId19"/>
          <w:pgSz w:w="11906" w:h="16838"/>
          <w:pgMar w:top="2126" w:right="1418" w:bottom="1418" w:left="2126" w:header="720" w:footer="720" w:gutter="0"/>
          <w:cols w:space="720"/>
          <w:docGrid w:linePitch="360"/>
        </w:sectPr>
      </w:pPr>
    </w:p>
    <w:p w14:paraId="69E27A20" w14:textId="77777777" w:rsidR="001E0BE2" w:rsidRPr="006A7D30" w:rsidRDefault="001E0BE2" w:rsidP="00D118CE">
      <w:pPr>
        <w:tabs>
          <w:tab w:val="left" w:pos="1134"/>
        </w:tabs>
        <w:spacing w:line="360" w:lineRule="auto"/>
        <w:jc w:val="center"/>
        <w:rPr>
          <w:b/>
          <w:bCs/>
          <w:sz w:val="28"/>
        </w:rPr>
      </w:pPr>
    </w:p>
    <w:p w14:paraId="6E61C573" w14:textId="4EB44FCD" w:rsidR="00177817" w:rsidRPr="006A7D30" w:rsidRDefault="00177817" w:rsidP="00597D24">
      <w:pPr>
        <w:pStyle w:val="Heading1"/>
      </w:pPr>
    </w:p>
    <w:p w14:paraId="37E0B441" w14:textId="4A489D0D" w:rsidR="00177817" w:rsidRPr="003B134A" w:rsidRDefault="00BD1489" w:rsidP="003B134A">
      <w:pPr>
        <w:jc w:val="center"/>
        <w:rPr>
          <w:b/>
          <w:bCs/>
          <w:sz w:val="28"/>
          <w:szCs w:val="28"/>
        </w:rPr>
      </w:pPr>
      <w:bookmarkStart w:id="1346" w:name="CHAPTERIII"/>
      <w:r>
        <w:rPr>
          <w:b/>
          <w:bCs/>
          <w:sz w:val="28"/>
          <w:szCs w:val="28"/>
        </w:rPr>
        <w:t>CHAPTER III</w:t>
      </w:r>
      <w:r>
        <w:rPr>
          <w:b/>
          <w:bCs/>
          <w:sz w:val="28"/>
          <w:szCs w:val="28"/>
        </w:rPr>
        <w:br/>
      </w:r>
      <w:r w:rsidR="00560417" w:rsidRPr="003B134A">
        <w:rPr>
          <w:b/>
          <w:bCs/>
          <w:sz w:val="28"/>
          <w:szCs w:val="28"/>
        </w:rPr>
        <w:t xml:space="preserve">PROPOSED </w:t>
      </w:r>
      <w:r w:rsidR="00177817" w:rsidRPr="003B134A">
        <w:rPr>
          <w:b/>
          <w:bCs/>
          <w:sz w:val="28"/>
          <w:szCs w:val="28"/>
        </w:rPr>
        <w:t>METHOD</w:t>
      </w:r>
    </w:p>
    <w:bookmarkEnd w:id="1346"/>
    <w:p w14:paraId="426FF59C" w14:textId="77777777" w:rsidR="00177817" w:rsidRPr="006A7D30" w:rsidRDefault="00177817" w:rsidP="00D118CE">
      <w:pPr>
        <w:tabs>
          <w:tab w:val="left" w:pos="1134"/>
        </w:tabs>
        <w:spacing w:line="360" w:lineRule="auto"/>
        <w:jc w:val="center"/>
        <w:rPr>
          <w:b/>
          <w:bCs/>
          <w:szCs w:val="22"/>
        </w:rPr>
      </w:pPr>
    </w:p>
    <w:p w14:paraId="641F2D05" w14:textId="77777777" w:rsidR="009536DA" w:rsidRPr="006A7D30" w:rsidRDefault="009536DA" w:rsidP="00D118CE">
      <w:pPr>
        <w:tabs>
          <w:tab w:val="left" w:pos="1134"/>
        </w:tabs>
        <w:spacing w:line="360" w:lineRule="auto"/>
        <w:jc w:val="center"/>
        <w:rPr>
          <w:b/>
          <w:bCs/>
          <w:szCs w:val="22"/>
        </w:rPr>
      </w:pPr>
    </w:p>
    <w:p w14:paraId="5C2E2CE6" w14:textId="3765BD86" w:rsidR="000F0242" w:rsidRDefault="009536DA" w:rsidP="007C3BEB">
      <w:pPr>
        <w:tabs>
          <w:tab w:val="left" w:pos="709"/>
        </w:tabs>
        <w:spacing w:line="360" w:lineRule="auto"/>
        <w:jc w:val="thaiDistribute"/>
      </w:pPr>
      <w:r w:rsidRPr="006A7D30">
        <w:rPr>
          <w:b/>
          <w:bCs/>
          <w:cs/>
        </w:rPr>
        <w:tab/>
      </w:r>
      <w:r w:rsidR="00AE52C7" w:rsidRPr="00AE52C7">
        <w:t xml:space="preserve">This chapter explains the proposed method. The first section introduces the use case scenario of the proposing concept. The second section explains the main concept design of this work. The third section explains the design of Blockchain infrastructure that would be compatible with implementation on the IHE </w:t>
      </w:r>
      <w:proofErr w:type="spellStart"/>
      <w:r w:rsidR="00AE52C7" w:rsidRPr="00AE52C7">
        <w:t>XDS.b</w:t>
      </w:r>
      <w:proofErr w:type="spellEnd"/>
      <w:r w:rsidR="00AE52C7" w:rsidRPr="00AE52C7">
        <w:t xml:space="preserve"> Profile. The fourth section explains the integration of Blockchain technology into the IHE </w:t>
      </w:r>
      <w:proofErr w:type="spellStart"/>
      <w:r w:rsidR="00AE52C7" w:rsidRPr="00AE52C7">
        <w:t>XDS.b</w:t>
      </w:r>
      <w:proofErr w:type="spellEnd"/>
      <w:r w:rsidR="00AE52C7" w:rsidRPr="00AE52C7">
        <w:t xml:space="preserve"> Profile. The fifth section further explain the detail regarding the main function of our implementation. The last section shows the process flow of the XDS Document Registry Actor as an interface between the XDS system and the Blockchain ledger.</w:t>
      </w:r>
    </w:p>
    <w:p w14:paraId="6879CC18" w14:textId="101E746E" w:rsidR="00296127" w:rsidRDefault="00296127" w:rsidP="00C73D70">
      <w:pPr>
        <w:pStyle w:val="Heading2"/>
        <w:rPr>
          <w:rFonts w:cstheme="minorBidi"/>
        </w:rPr>
      </w:pPr>
      <w:r w:rsidRPr="00296127">
        <w:t>3.1</w:t>
      </w:r>
      <w:r>
        <w:t xml:space="preserve"> </w:t>
      </w:r>
      <w:bookmarkStart w:id="1347" w:name="CHAPTERIII_31"/>
      <w:r>
        <w:t xml:space="preserve">Use </w:t>
      </w:r>
      <w:ins w:id="1348" w:author="Petnathean Julled" w:date="2021-07-03T00:19:00Z">
        <w:r w:rsidR="00BE028C">
          <w:t>C</w:t>
        </w:r>
      </w:ins>
      <w:del w:id="1349" w:author="Petnathean Julled" w:date="2021-07-03T00:19:00Z">
        <w:r w:rsidDel="00BE028C">
          <w:delText>c</w:delText>
        </w:r>
      </w:del>
      <w:r>
        <w:t xml:space="preserve">ase </w:t>
      </w:r>
      <w:ins w:id="1350" w:author="Petnathean Julled" w:date="2021-07-03T00:19:00Z">
        <w:r w:rsidR="00BE028C">
          <w:t>S</w:t>
        </w:r>
      </w:ins>
      <w:del w:id="1351" w:author="Petnathean Julled" w:date="2021-07-03T00:19:00Z">
        <w:r w:rsidDel="00BE028C">
          <w:delText>s</w:delText>
        </w:r>
      </w:del>
      <w:r>
        <w:t>cenario</w:t>
      </w:r>
      <w:bookmarkEnd w:id="1347"/>
    </w:p>
    <w:p w14:paraId="1FAE2B4F" w14:textId="5DAA4031" w:rsidR="00FE40BE" w:rsidRPr="00862D81" w:rsidRDefault="00C73D70" w:rsidP="00181982">
      <w:pPr>
        <w:tabs>
          <w:tab w:val="left" w:pos="709"/>
        </w:tabs>
        <w:spacing w:after="240" w:line="360" w:lineRule="auto"/>
        <w:jc w:val="thaiDistribute"/>
        <w:rPr>
          <w:rPrChange w:id="1352" w:author="Petnathean Julled" w:date="2021-06-27T22:22:00Z">
            <w:rPr>
              <w:color w:val="FF0000"/>
            </w:rPr>
          </w:rPrChange>
        </w:rPr>
      </w:pPr>
      <w:r>
        <w:rPr>
          <w:color w:val="FF0000"/>
        </w:rPr>
        <w:tab/>
      </w:r>
      <w:ins w:id="1353" w:author="Petnathean Julled" w:date="2021-06-27T22:26:00Z">
        <w:r w:rsidR="00824A00" w:rsidRPr="00824A00">
          <w:rPr>
            <w:rPrChange w:id="1354" w:author="Petnathean Julled" w:date="2021-06-27T22:26:00Z">
              <w:rPr>
                <w:color w:val="FF0000"/>
              </w:rPr>
            </w:rPrChange>
          </w:rPr>
          <w:t xml:space="preserve">Imagine the example case, </w:t>
        </w:r>
      </w:ins>
      <w:ins w:id="1355" w:author="Petnathean Julled" w:date="2021-06-27T22:22:00Z">
        <w:r w:rsidR="00862D81" w:rsidRPr="00862D81">
          <w:rPr>
            <w:rPrChange w:id="1356" w:author="Petnathean Julled" w:date="2021-06-27T22:22:00Z">
              <w:rPr>
                <w:color w:val="FF0000"/>
              </w:rPr>
            </w:rPrChange>
          </w:rPr>
          <w:t xml:space="preserve">Mr. Peter Parker is a normal person. One day he got bit by a strange spider. Mr. Parker then visits Hospital A located in Bangkok for diagnosis. A doctor at Hospital A diagnosed that there is no unusual effect on Mr. Parker and heal the bite wound for him. The event and diagnosis result </w:t>
        </w:r>
      </w:ins>
      <w:ins w:id="1357" w:author="Petnathean Julled" w:date="2021-06-27T22:23:00Z">
        <w:r w:rsidR="00862D81" w:rsidRPr="00862D81">
          <w:t>were</w:t>
        </w:r>
      </w:ins>
      <w:ins w:id="1358" w:author="Petnathean Julled" w:date="2021-06-27T22:22:00Z">
        <w:r w:rsidR="00862D81" w:rsidRPr="00862D81">
          <w:rPr>
            <w:rPrChange w:id="1359" w:author="Petnathean Julled" w:date="2021-06-27T22:22:00Z">
              <w:rPr>
                <w:color w:val="FF0000"/>
              </w:rPr>
            </w:rPrChange>
          </w:rPr>
          <w:t xml:space="preserve"> recorded within Hospital A. Later, during his travel to Chiang Mai, Mr. Parker found an unusual effect from the bite. He then pays a visit to Hospital B for diagnosis. Without the health information sharing standard implemented, A doctor at Hospital B will have difficulty accessing the last diagnosis result for Mr. Parker, which is unknown to them that it can </w:t>
        </w:r>
        <w:proofErr w:type="gramStart"/>
        <w:r w:rsidR="00862D81" w:rsidRPr="00862D81">
          <w:rPr>
            <w:rPrChange w:id="1360" w:author="Petnathean Julled" w:date="2021-06-27T22:22:00Z">
              <w:rPr>
                <w:color w:val="FF0000"/>
              </w:rPr>
            </w:rPrChange>
          </w:rPr>
          <w:t>be located in</w:t>
        </w:r>
        <w:proofErr w:type="gramEnd"/>
        <w:r w:rsidR="00862D81" w:rsidRPr="00862D81">
          <w:rPr>
            <w:rPrChange w:id="1361" w:author="Petnathean Julled" w:date="2021-06-27T22:22:00Z">
              <w:rPr>
                <w:color w:val="FF0000"/>
              </w:rPr>
            </w:rPrChange>
          </w:rPr>
          <w:t xml:space="preserve"> Hospital A. The situation becomes even worse when the health information system of Hospital B was hit by ransomware and went down. That means a doctor at Hospital B cannot know that what happened to Mr. Parker. On the other hand, with IHE XDS Blockchain implemented, even Hospital B hit by ransomware, a doctor at Hospital B can use an alternate machine to access the XDS Blockchain ledger and discover that there is the latest diagnosis result for Mr. Parker available at Hospital A. A doctor then gains access to the diagnosis result and able to identify that Mr. Parker was afflicted by unknown genetic mutated symptom caused by the spider bite. Allow the doctor to prevent a further harmful consequence.</w:t>
        </w:r>
      </w:ins>
      <w:del w:id="1362" w:author="Petnathean Julled" w:date="2021-06-27T19:30:00Z">
        <w:r w:rsidR="00AB72C3" w:rsidRPr="00862D81" w:rsidDel="00552B0D">
          <w:delText>Assume that the case started with Mr.Bob once got an illness and visited Hospital A. At the time, a physician at Hospital A diagnoses that Mr.Bob has influenza and allergy to some medication. Sometimes has passed, Mr.Bob got an illness again but design to visit Hospital B. A physician at hospital B then wants to know the history of</w:delText>
        </w:r>
        <w:r w:rsidR="00E15C2E" w:rsidRPr="00862D81" w:rsidDel="00552B0D">
          <w:delText xml:space="preserve"> his</w:delText>
        </w:r>
        <w:r w:rsidR="00AB72C3" w:rsidRPr="00862D81" w:rsidDel="00552B0D">
          <w:delText xml:space="preserve"> health </w:delText>
        </w:r>
        <w:r w:rsidR="00E15C2E" w:rsidRPr="00862D81" w:rsidDel="00552B0D">
          <w:delText xml:space="preserve">conditions </w:delText>
        </w:r>
        <w:r w:rsidR="00AB72C3" w:rsidRPr="00862D81" w:rsidDel="00552B0D">
          <w:delText xml:space="preserve">and </w:delText>
        </w:r>
        <w:r w:rsidR="00E15C2E" w:rsidRPr="00862D81" w:rsidDel="00552B0D">
          <w:delText xml:space="preserve">history of </w:delText>
        </w:r>
        <w:r w:rsidR="00AB72C3" w:rsidRPr="00862D81" w:rsidDel="00552B0D">
          <w:delText>drug allergy of Mr.Bob. Not known to a physician at Hospital B, the information needed is available at Hospital A. With the electronic health record system of both hospitals fully complied with the XDS Profile, the physician at Hospital B will just need known information of Mr.Bob to discover and gain access to the latest health document of Mr.Bob available at Hospital A using XDS Document Registry. However, if the organization or the machine maintaining the XDS Document Registry went down due to an unexpected incident, this will prevent the physician at hospital B to access Mr. Bob's health document at Hospital A. Additionally in the worst case, if the data of Mr.Bob's health document become</w:delText>
        </w:r>
        <w:r w:rsidR="00E15C2E" w:rsidRPr="00862D81" w:rsidDel="00552B0D">
          <w:delText>s</w:delText>
        </w:r>
        <w:r w:rsidR="00AB72C3" w:rsidRPr="00862D81" w:rsidDel="00552B0D">
          <w:delText xml:space="preserve"> permanently inaccessible, the health document sharing network would lose the opportunity to use the document for their operation forever even the XDS Document Registry become available. This is where the Blockchain integrated XDS Document Registry take the place. With Blockchain characteristics mentioned</w:delText>
        </w:r>
        <w:r w:rsidR="008856A7" w:rsidRPr="00862D81" w:rsidDel="00552B0D">
          <w:delText xml:space="preserve"> in Section</w:delText>
        </w:r>
        <w:r w:rsidR="00AB72C3" w:rsidRPr="00862D81" w:rsidDel="00552B0D">
          <w:delText xml:space="preserve"> 2.3.1, the XDS Document Registry will always available and not depend on just a single organization or a machine to maintain its availability while providing the possibility for the data to survive the situation where it may be permanently lost.</w:delText>
        </w:r>
      </w:del>
    </w:p>
    <w:p w14:paraId="20B4BE0D" w14:textId="733C75DE" w:rsidR="00ED3105" w:rsidRPr="00A91D58" w:rsidRDefault="00ED3105" w:rsidP="00C73D70">
      <w:pPr>
        <w:pStyle w:val="Heading2"/>
      </w:pPr>
      <w:r w:rsidRPr="00ED3105">
        <w:lastRenderedPageBreak/>
        <w:t>3.</w:t>
      </w:r>
      <w:r w:rsidR="00C73D70">
        <w:t>2</w:t>
      </w:r>
      <w:r w:rsidRPr="00ED3105">
        <w:t xml:space="preserve"> </w:t>
      </w:r>
      <w:bookmarkStart w:id="1363" w:name="CHAPTERIII_32"/>
      <w:r w:rsidR="00212F19" w:rsidRPr="00212F19">
        <w:t>Concept Design</w:t>
      </w:r>
      <w:bookmarkEnd w:id="1363"/>
    </w:p>
    <w:p w14:paraId="2C6FF2B7" w14:textId="0E1482FC" w:rsidR="00ED3105" w:rsidRDefault="00A91D58" w:rsidP="00ED3105">
      <w:pPr>
        <w:tabs>
          <w:tab w:val="left" w:pos="709"/>
        </w:tabs>
        <w:spacing w:line="360" w:lineRule="auto"/>
        <w:jc w:val="thaiDistribute"/>
      </w:pPr>
      <w:r>
        <w:tab/>
      </w:r>
      <w:r w:rsidR="008A0B7E" w:rsidRPr="008A0B7E">
        <w:t>As introduced in Chapter I, the unique nature of the healthcare environment that emphasizes confidentiality of data gave limits to implementing Blockchain technology into the industry. Patient data cannot be put directly into Blockchain as it will become persistent following Blockchain characteristics while increasing difficulty in ensuring data confidentiality when its replica is distributed all over the network</w:t>
      </w:r>
      <w:r w:rsidR="00ED3105" w:rsidRPr="00ED3105">
        <w:t xml:space="preserve"> </w:t>
      </w:r>
      <w:r w:rsidR="00ED3105" w:rsidRPr="00ED3105">
        <w:fldChar w:fldCharType="begin" w:fldLock="1"/>
      </w:r>
      <w:r w:rsidR="008349FF">
        <w:instrText>ADDIN CSL_CITATION {"citationItems":[{"id":"ITEM-1","itemData":{"DOI":"10.1109/BigDataCongress.2017.85","ISBN":"9781538619964","ISSN":"2379-7703","PMID":"24762335","abstract":"See, stats, and : https : / / www . researchgate. net / publication / 318131748 An : Architecture , Consensus , and Conference DOI : 10 . 1109 / BigDataCongress . 2017 . 85 CITATIONS 0 READS 27 5 , including : Some : blockchain Shaoan Sun - Sen 1 SEE All . The . All - text and , letting . Abstract—Blockchain , the foundation of Bitcoin , has received extensive attentions recently . Blockchain serves as an immutable ledger which allows transactions take place in a decentralized manner . Blockchain - based applications are springing up , cov - ering numerous fields including financial services , reputation system and Internet of Things (IoT) , and so on . However , there are still many challenges of blockchain technology such as scalability and security problems waiting to be overcome . This paper presents a comprehensive overview on blockchain technology . We provide an overview of blockchain architechture firstly and compare some typical consensus algorithms used in different blockchains . Furthermore , technical challenges and recent advances are briefly listed . We also lay out possible future trends for blockchain .","author":[{"dropping-particle":"","family":"Zheng","given":"Zibin","non-dropping-particle":"","parse-names":false,"suffix":""},{"dropping-particle":"","family":"Xie","given":"Shaoan","non-dropping-particle":"","parse-names":false,"suffix":""},{"dropping-particle":"","family":"Dai","given":"Hongning","non-dropping-particle":"","parse-names":false,"suffix":""},{"dropping-particle":"","family":"Chen","given":"Xiangping","non-dropping-particle":"","parse-names":false,"suffix":""},{"dropping-particle":"","family":"Wang","given":"Huaimin","non-dropping-particle":"","parse-names":false,"suffix":""}],"container-title":"Proceedings - 2017 IEEE 6th International Congress on Big Data, BigData Congress 2017","id":"ITEM-1","issue":"June","issued":{"date-parts":[["2017"]]},"page":"557-564","title":"An Overview of Blockchain Technology: Architecture, Consensus, and Future Trends","type":"article-journal"},"uris":["http://www.mendeley.com/documents/?uuid=33fe5c0a-4fdb-4270-8bf1-19090eaf8fd3"]},{"id":"ITEM-2","itemData":{"DOI":"10.6028/NIST.IR.8202","abstract":"Blockchains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NISTIR","id":"ITEM-2","issued":{"date-parts":[["2018"]]},"page":"59","title":"Blockchain Technology Overview (NISTIR-8202)","type":"article-journal"},"uris":["http://www.mendeley.com/documents/?uuid=1edfbd03-54ed-46ec-b17c-3ad06898e5b5"]},{"id":"ITEM-3","itemData":{"ISBN":"9789898533746","abstract":"Blockchain technology has recently gained widespread attention by media, businesses, public sector agencies, and various international organizations, and it is being regarded as potentially even more disruptive than the Internet. Despite significant interest, there is a dearth of academic literature that describes key components of blockchains and discusses potential applications. This paper aims to address this gap. This paper presents an overview of blockchain technology, identifies the blockchain's key functional characteristics, builds a formal definition, and offers a discussion and classification of current and emerging blockchain applications.","author":[{"dropping-particle":"","family":"Sultan","given":"Karim","non-dropping-particle":"","parse-names":false,"suffix":""},{"dropping-particle":"","family":"Ruhi","given":"Umar","non-dropping-particle":"","parse-names":false,"suffix":""},{"dropping-particle":"","family":"Lakhani","given":"Rubina","non-dropping-particle":"","parse-names":false,"suffix":""}],"id":"ITEM-3","issued":{"date-parts":[["2018"]]},"title":"CONCEPTUALIZING BLOCKCHAINS: CHARACTERISTICS &amp; APPLICATIONS","type":"book"},"uris":["http://www.mendeley.com/documents/?uuid=52786f4a-7129-3f01-af66-0b0ae413d1ac"]}],"mendeley":{"formattedCitation":"[26, 27, 39]","plainTextFormattedCitation":"[26, 27, 39]","previouslyFormattedCitation":"[26, 27, 39]"},"properties":{"noteIndex":0},"schema":"https://github.com/citation-style-language/schema/raw/master/csl-citation.json"}</w:instrText>
      </w:r>
      <w:r w:rsidR="00ED3105" w:rsidRPr="00ED3105">
        <w:fldChar w:fldCharType="separate"/>
      </w:r>
      <w:r w:rsidR="00491932" w:rsidRPr="00491932">
        <w:rPr>
          <w:noProof/>
        </w:rPr>
        <w:t>[26, 27, 39]</w:t>
      </w:r>
      <w:r w:rsidR="00ED3105" w:rsidRPr="00ED3105">
        <w:fldChar w:fldCharType="end"/>
      </w:r>
      <w:r w:rsidR="00ED3105" w:rsidRPr="00ED3105">
        <w:t xml:space="preserve">. </w:t>
      </w:r>
      <w:r w:rsidR="00F06BAF" w:rsidRPr="00F06BAF">
        <w:t xml:space="preserve">So instead of risk confidentiality of healthcare data by publishing it directly into the Blockchain network, we propose using IHE </w:t>
      </w:r>
      <w:proofErr w:type="spellStart"/>
      <w:r w:rsidR="00F06BAF" w:rsidRPr="00F06BAF">
        <w:t>XDS.b</w:t>
      </w:r>
      <w:proofErr w:type="spellEnd"/>
      <w:r w:rsidR="00F06BAF" w:rsidRPr="00F06BAF">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longer a need to publish health documents directly into the distributed network, reduce the risk against the confidentiality of the data. Additionally, in this work, we further extend the usability of the profile by allowing the organization that has shared health documents from its source to also act as an additional data backup for the original by providing additional access points (URLs) for the document. That mean, even the source of health document become unavailable due to unpredictable circumstance like a cyber-incident (i.e., Ransomware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 indefinitely.</w:t>
      </w:r>
    </w:p>
    <w:p w14:paraId="67E9C4D9" w14:textId="4CAB4F58" w:rsidR="005542CD" w:rsidRDefault="00E17EDA" w:rsidP="00E17EDA">
      <w:pPr>
        <w:spacing w:line="360" w:lineRule="auto"/>
        <w:jc w:val="thaiDistribute"/>
      </w:pPr>
      <w:r>
        <w:tab/>
      </w:r>
      <w:r w:rsidRPr="003A3F86">
        <w:t xml:space="preserve">Following </w:t>
      </w:r>
      <w:r>
        <w:fldChar w:fldCharType="begin"/>
      </w:r>
      <w:r>
        <w:instrText xml:space="preserve"> REF _Ref7291759 \h </w:instrText>
      </w:r>
      <w:r>
        <w:fldChar w:fldCharType="separate"/>
      </w:r>
      <w:ins w:id="1364" w:author="Petnathean Julled" w:date="2021-07-09T21:18:00Z">
        <w:r w:rsidR="00454CE9" w:rsidRPr="00695B3C">
          <w:t xml:space="preserve">Figure </w:t>
        </w:r>
        <w:r w:rsidR="00454CE9">
          <w:rPr>
            <w:noProof/>
          </w:rPr>
          <w:t>2</w:t>
        </w:r>
        <w:r w:rsidR="00454CE9">
          <w:noBreakHyphen/>
        </w:r>
        <w:r w:rsidR="00454CE9">
          <w:rPr>
            <w:noProof/>
          </w:rPr>
          <w:t>2</w:t>
        </w:r>
      </w:ins>
      <w:del w:id="1365" w:author="Petnathean Julled" w:date="2021-07-09T11:13:00Z">
        <w:r w:rsidR="00856E89" w:rsidRPr="00695B3C" w:rsidDel="00437758">
          <w:delText xml:space="preserve">Figure </w:delText>
        </w:r>
        <w:r w:rsidR="00856E89" w:rsidDel="00437758">
          <w:rPr>
            <w:noProof/>
          </w:rPr>
          <w:delText>2</w:delText>
        </w:r>
        <w:r w:rsidR="00856E89" w:rsidDel="00437758">
          <w:noBreakHyphen/>
        </w:r>
        <w:r w:rsidR="00856E89" w:rsidDel="00437758">
          <w:rPr>
            <w:noProof/>
          </w:rPr>
          <w:delText>2</w:delText>
        </w:r>
      </w:del>
      <w:r>
        <w:fldChar w:fldCharType="end"/>
      </w:r>
      <w:r w:rsidRPr="003A3F86">
        <w:t xml:space="preserve">, the XDS Document Registry actor who acts as a hub for health document exchange would normally host a database that allows XDS Document Consumer Actor to query for information of health Document they seek. The existing solution for the database is the utilization of SQL or non-SQL centralized database depend on each XDS Affinity network. In adaptation for this work, we propose replacing these centralized databases with a Blockchain ledger which innately distribute the registry amongst the network while also benefit from Blockchain characteristics. This consecutively transforms the XDS Document Registry Actor host by each XDS Affinity domain member into a Blockchain node. Each node will now serve as a </w:t>
      </w:r>
      <w:r w:rsidRPr="003A3F86">
        <w:lastRenderedPageBreak/>
        <w:t>decentralized XDS Document Registry Actor who will joint cooperatively keep, operate, and maintain the Blockchain ledger which now contains the entire health document registry entry for the network.</w:t>
      </w:r>
    </w:p>
    <w:p w14:paraId="7D5E2FC6" w14:textId="77777777" w:rsidR="00ED71A4" w:rsidRPr="00350045" w:rsidRDefault="00ED71A4" w:rsidP="00C312FF">
      <w:pPr>
        <w:jc w:val="thaiDistribute"/>
        <w:rPr>
          <w:rFonts w:cstheme="minorBidi"/>
        </w:rPr>
      </w:pPr>
    </w:p>
    <w:p w14:paraId="4354EF5B" w14:textId="65781637" w:rsidR="00C312FF" w:rsidRPr="00C73D70" w:rsidRDefault="00ED71A4" w:rsidP="00C73D70">
      <w:pPr>
        <w:pStyle w:val="Heading2"/>
      </w:pPr>
      <w:r w:rsidRPr="00ED71A4">
        <w:t>3.</w:t>
      </w:r>
      <w:r w:rsidR="00C73D70">
        <w:t>3</w:t>
      </w:r>
      <w:r w:rsidRPr="00ED71A4">
        <w:t xml:space="preserve"> </w:t>
      </w:r>
      <w:bookmarkStart w:id="1366" w:name="CHAPTERIII_33"/>
      <w:r w:rsidR="00F03869" w:rsidRPr="004C461D">
        <w:t>Blockchain Design</w:t>
      </w:r>
      <w:bookmarkEnd w:id="1366"/>
    </w:p>
    <w:p w14:paraId="0A08F128" w14:textId="77777777" w:rsidR="00C83C4E" w:rsidRDefault="001137B5" w:rsidP="00B94CD0">
      <w:pPr>
        <w:spacing w:line="360" w:lineRule="auto"/>
        <w:jc w:val="thaiDistribute"/>
        <w:rPr>
          <w:rFonts w:cstheme="minorBidi"/>
        </w:rPr>
      </w:pPr>
      <w:r>
        <w:tab/>
      </w:r>
      <w:r w:rsidR="00A15432" w:rsidRPr="00A15432">
        <w:t xml:space="preserve">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Blockchain Types mentioned in </w:t>
      </w:r>
      <w:r w:rsidR="00B94CD0">
        <w:t>2.3.2</w:t>
      </w:r>
      <w:r w:rsidR="00A15432" w:rsidRPr="00A15432">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type as it was designed for scalability welcoming more members to join the network over time under the condition that joining members are accepted by the network and have a proper data sharing agreement. </w:t>
      </w:r>
    </w:p>
    <w:p w14:paraId="20F536C8" w14:textId="1418544A" w:rsidR="004E6689" w:rsidRPr="008A6DD2" w:rsidRDefault="00C83C4E" w:rsidP="00B94CD0">
      <w:pPr>
        <w:spacing w:line="360" w:lineRule="auto"/>
        <w:jc w:val="thaiDistribute"/>
        <w:rPr>
          <w:rFonts w:cstheme="minorBidi"/>
          <w:cs/>
        </w:rPr>
      </w:pPr>
      <w:r>
        <w:rPr>
          <w:rFonts w:cstheme="minorBidi"/>
          <w:cs/>
        </w:rPr>
        <w:tab/>
      </w:r>
      <w:r w:rsidR="00A15432" w:rsidRPr="00A15432">
        <w:t>Meanwhile, following the Blockchain consensus mentioned</w:t>
      </w:r>
      <w:r w:rsidR="00B94CD0">
        <w:t xml:space="preserve"> in 2.3.3.4</w:t>
      </w:r>
      <w:r w:rsidR="00A15432" w:rsidRPr="00A15432">
        <w:t>,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w:t>
      </w:r>
      <w:r w:rsidR="002B5AA4">
        <w:t xml:space="preserve"> choice</w:t>
      </w:r>
      <w:r w:rsidR="00A15432" w:rsidRPr="00A15432">
        <w:t xml:space="preserve"> available. The start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w:t>
      </w:r>
      <w:r w:rsidR="009936BD">
        <w:t xml:space="preserve"> consecutively</w:t>
      </w:r>
      <w:r w:rsidR="00A15432" w:rsidRPr="00A15432">
        <w:t>.</w:t>
      </w:r>
    </w:p>
    <w:p w14:paraId="29EF3346" w14:textId="77777777" w:rsidR="001D7277" w:rsidRPr="00C312FF" w:rsidRDefault="001D7277" w:rsidP="00C312FF">
      <w:pPr>
        <w:jc w:val="thaiDistribute"/>
      </w:pPr>
    </w:p>
    <w:p w14:paraId="3CF633CE" w14:textId="2EC57228" w:rsidR="00041250" w:rsidRPr="007A2ED9" w:rsidRDefault="006B0C46" w:rsidP="00C73D70">
      <w:pPr>
        <w:pStyle w:val="Heading2"/>
      </w:pPr>
      <w:r w:rsidRPr="008A6DD2">
        <w:lastRenderedPageBreak/>
        <w:t>3</w:t>
      </w:r>
      <w:r w:rsidR="008A6DD2" w:rsidRPr="008A6DD2">
        <w:rPr>
          <w:rFonts w:cstheme="minorBidi"/>
        </w:rPr>
        <w:t>.</w:t>
      </w:r>
      <w:r w:rsidR="00C73D70">
        <w:rPr>
          <w:rFonts w:cstheme="minorBidi"/>
        </w:rPr>
        <w:t>4</w:t>
      </w:r>
      <w:r w:rsidRPr="008A6DD2">
        <w:t xml:space="preserve"> </w:t>
      </w:r>
      <w:bookmarkStart w:id="1367" w:name="CHAPTERIII_34"/>
      <w:r w:rsidR="00C312FF" w:rsidRPr="008A6DD2">
        <w:t xml:space="preserve">Integrating Blockchain with </w:t>
      </w:r>
      <w:proofErr w:type="spellStart"/>
      <w:r w:rsidR="00C312FF" w:rsidRPr="008A6DD2">
        <w:t>XDS.b</w:t>
      </w:r>
      <w:proofErr w:type="spellEnd"/>
      <w:r w:rsidR="008A6DD2">
        <w:t xml:space="preserve"> Profile</w:t>
      </w:r>
      <w:bookmarkEnd w:id="1367"/>
    </w:p>
    <w:p w14:paraId="3A45E57B" w14:textId="6827CE72" w:rsidR="00AD58D0" w:rsidRDefault="003A3F86" w:rsidP="003A3F86">
      <w:pPr>
        <w:spacing w:line="360" w:lineRule="auto"/>
        <w:jc w:val="thaiDistribute"/>
      </w:pPr>
      <w:r>
        <w:tab/>
      </w:r>
      <w:r w:rsidRPr="003A3F86">
        <w:t>For the</w:t>
      </w:r>
      <w:r w:rsidRPr="00AD58D0">
        <w:rPr>
          <w:color w:val="FF0000"/>
        </w:rPr>
        <w:t xml:space="preserve"> </w:t>
      </w:r>
      <w:r w:rsidRPr="005356C9">
        <w:t>implementation,</w:t>
      </w:r>
      <w:r w:rsidRPr="003A3F86">
        <w:t xml:space="preserve"> following </w:t>
      </w:r>
      <w:r>
        <w:fldChar w:fldCharType="begin"/>
      </w:r>
      <w:r>
        <w:instrText xml:space="preserve"> REF _Ref7291759 \h </w:instrText>
      </w:r>
      <w:r>
        <w:fldChar w:fldCharType="separate"/>
      </w:r>
      <w:ins w:id="1368" w:author="Petnathean Julled" w:date="2021-07-09T21:18:00Z">
        <w:r w:rsidR="00454CE9" w:rsidRPr="00695B3C">
          <w:t xml:space="preserve">Figure </w:t>
        </w:r>
        <w:r w:rsidR="00454CE9">
          <w:rPr>
            <w:noProof/>
          </w:rPr>
          <w:t>2</w:t>
        </w:r>
        <w:r w:rsidR="00454CE9">
          <w:noBreakHyphen/>
        </w:r>
        <w:r w:rsidR="00454CE9">
          <w:rPr>
            <w:noProof/>
          </w:rPr>
          <w:t>2</w:t>
        </w:r>
      </w:ins>
      <w:del w:id="1369" w:author="Petnathean Julled" w:date="2021-07-09T11:13:00Z">
        <w:r w:rsidR="00856E89" w:rsidRPr="00695B3C" w:rsidDel="00437758">
          <w:delText xml:space="preserve">Figure </w:delText>
        </w:r>
        <w:r w:rsidR="00856E89" w:rsidDel="00437758">
          <w:rPr>
            <w:noProof/>
          </w:rPr>
          <w:delText>2</w:delText>
        </w:r>
        <w:r w:rsidR="00856E89" w:rsidDel="00437758">
          <w:noBreakHyphen/>
        </w:r>
        <w:r w:rsidR="00856E89" w:rsidDel="00437758">
          <w:rPr>
            <w:noProof/>
          </w:rPr>
          <w:delText>2</w:delText>
        </w:r>
      </w:del>
      <w:r>
        <w:fldChar w:fldCharType="end"/>
      </w:r>
      <w:r w:rsidRPr="003A3F86">
        <w:t xml:space="preserve">, we assume that the ITI-61 transaction is unessential for the current usage of the work.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 Document Consumer Actor via ITI-18 transaction (as shown in </w:t>
      </w:r>
      <w:r>
        <w:fldChar w:fldCharType="begin"/>
      </w:r>
      <w:r>
        <w:instrText xml:space="preserve"> REF _Ref69271471 \h </w:instrText>
      </w:r>
      <w:r>
        <w:fldChar w:fldCharType="separate"/>
      </w:r>
      <w:ins w:id="1370" w:author="Petnathean Julled" w:date="2021-07-09T21:18:00Z">
        <w:r w:rsidR="00454CE9" w:rsidRPr="00FA336C">
          <w:t xml:space="preserve">Figure </w:t>
        </w:r>
        <w:r w:rsidR="00454CE9">
          <w:rPr>
            <w:noProof/>
          </w:rPr>
          <w:t>3</w:t>
        </w:r>
        <w:r w:rsidR="00454CE9">
          <w:noBreakHyphen/>
        </w:r>
        <w:r w:rsidR="00454CE9">
          <w:rPr>
            <w:noProof/>
          </w:rPr>
          <w:t>1</w:t>
        </w:r>
      </w:ins>
      <w:del w:id="1371" w:author="Petnathean Julled" w:date="2021-07-09T11:13:00Z">
        <w:r w:rsidR="00856E89" w:rsidRPr="00FA336C" w:rsidDel="00437758">
          <w:delText xml:space="preserve">Figure </w:delText>
        </w:r>
        <w:r w:rsidR="00856E89" w:rsidDel="00437758">
          <w:rPr>
            <w:noProof/>
          </w:rPr>
          <w:delText>3</w:delText>
        </w:r>
        <w:r w:rsidR="00856E89" w:rsidDel="00437758">
          <w:noBreakHyphen/>
        </w:r>
        <w:r w:rsidR="00856E89" w:rsidDel="00437758">
          <w:rPr>
            <w:noProof/>
          </w:rPr>
          <w:delText>1</w:delText>
        </w:r>
      </w:del>
      <w:r>
        <w:fldChar w:fldCharType="end"/>
      </w:r>
      <w:r w:rsidRPr="003A3F86">
        <w:t xml:space="preserve">). </w:t>
      </w:r>
    </w:p>
    <w:p w14:paraId="17253950" w14:textId="77777777" w:rsidR="00AD58D0" w:rsidRDefault="00AD58D0" w:rsidP="003A3F86">
      <w:pPr>
        <w:spacing w:line="360" w:lineRule="auto"/>
        <w:jc w:val="thaiDistribute"/>
      </w:pPr>
    </w:p>
    <w:p w14:paraId="5D322C86" w14:textId="77777777" w:rsidR="00AD58D0" w:rsidRDefault="00AD58D0" w:rsidP="00AD58D0">
      <w:pPr>
        <w:spacing w:line="360" w:lineRule="auto"/>
        <w:jc w:val="center"/>
      </w:pPr>
      <w:r>
        <w:rPr>
          <w:noProof/>
        </w:rPr>
        <w:drawing>
          <wp:inline distT="0" distB="0" distL="0" distR="0" wp14:anchorId="67FA9791" wp14:editId="13958C71">
            <wp:extent cx="5448300" cy="12928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1252" r="868"/>
                    <a:stretch/>
                  </pic:blipFill>
                  <pic:spPr bwMode="auto">
                    <a:xfrm>
                      <a:off x="0" y="0"/>
                      <a:ext cx="5485330" cy="1301647"/>
                    </a:xfrm>
                    <a:prstGeom prst="rect">
                      <a:avLst/>
                    </a:prstGeom>
                    <a:noFill/>
                    <a:ln w="317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E30318" w14:textId="05FE740C" w:rsidR="00AD58D0" w:rsidRPr="00A9644A" w:rsidRDefault="00AD58D0" w:rsidP="00FB772F">
      <w:pPr>
        <w:pStyle w:val="Caption"/>
        <w:jc w:val="center"/>
        <w:rPr>
          <w:rFonts w:cs="Angsana New"/>
          <w:i/>
          <w:iCs/>
          <w:szCs w:val="30"/>
        </w:rPr>
      </w:pPr>
      <w:bookmarkStart w:id="1372" w:name="_Ref69271471"/>
      <w:bookmarkStart w:id="1373" w:name="_Toc74189602"/>
      <w:bookmarkStart w:id="1374" w:name="_Ref74191032"/>
      <w:r w:rsidRPr="00FA336C">
        <w:t xml:space="preserve">Figure </w:t>
      </w:r>
      <w:ins w:id="1375" w:author="Petnathean Julled" w:date="2021-07-09T17:21:00Z">
        <w:r w:rsidR="0064710A">
          <w:fldChar w:fldCharType="begin"/>
        </w:r>
        <w:r w:rsidR="0064710A">
          <w:instrText xml:space="preserve"> STYLEREF 1 \s </w:instrText>
        </w:r>
      </w:ins>
      <w:r w:rsidR="0064710A">
        <w:fldChar w:fldCharType="separate"/>
      </w:r>
      <w:r w:rsidR="00454CE9">
        <w:rPr>
          <w:noProof/>
        </w:rPr>
        <w:t>3</w:t>
      </w:r>
      <w:ins w:id="137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377" w:author="Petnathean Julled" w:date="2021-07-09T21:18:00Z">
        <w:r w:rsidR="00454CE9">
          <w:rPr>
            <w:noProof/>
          </w:rPr>
          <w:t>1</w:t>
        </w:r>
      </w:ins>
      <w:ins w:id="1378" w:author="Petnathean Julled" w:date="2021-07-09T17:21:00Z">
        <w:r w:rsidR="0064710A">
          <w:fldChar w:fldCharType="end"/>
        </w:r>
      </w:ins>
      <w:del w:id="137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372"/>
      <w:r w:rsidRPr="00FA336C">
        <w:t xml:space="preserve"> </w:t>
      </w:r>
      <w:bookmarkStart w:id="1380" w:name="_Ref74190820"/>
      <w:r w:rsidR="00A9644A" w:rsidRPr="00A9644A">
        <w:t>XDS Profile within the scope of interest for this work</w:t>
      </w:r>
      <w:bookmarkEnd w:id="1373"/>
      <w:bookmarkEnd w:id="1374"/>
      <w:bookmarkEnd w:id="1380"/>
    </w:p>
    <w:p w14:paraId="75807C6C" w14:textId="77777777" w:rsidR="00AD58D0" w:rsidRDefault="00AD58D0" w:rsidP="003A3F86">
      <w:pPr>
        <w:spacing w:line="360" w:lineRule="auto"/>
        <w:jc w:val="thaiDistribute"/>
      </w:pPr>
    </w:p>
    <w:p w14:paraId="6DA8F0EC" w14:textId="23426593" w:rsidR="003A3F86" w:rsidRDefault="00AD58D0" w:rsidP="003A3F86">
      <w:pPr>
        <w:spacing w:line="360" w:lineRule="auto"/>
        <w:jc w:val="thaiDistribute"/>
      </w:pPr>
      <w:r>
        <w:tab/>
      </w:r>
      <w:r w:rsidR="003A3F86" w:rsidRPr="003A3F86">
        <w:t>Following</w:t>
      </w:r>
      <w:r w:rsidR="003058F9">
        <w:t xml:space="preserve"> Section</w:t>
      </w:r>
      <w:r w:rsidR="003A3F86" w:rsidRPr="003A3F86">
        <w:t xml:space="preserve"> 2.1.4, all Blockchain nodes will receive ITI-42 transactions from their local XDS Document Repository Actor as normal XDS Document Registry Actor would do, before transitioning the transaction into Blockchain </w:t>
      </w:r>
      <w:proofErr w:type="spellStart"/>
      <w:r w:rsidR="003A3F86" w:rsidRPr="003A3F86">
        <w:t>Smartcontract</w:t>
      </w:r>
      <w:proofErr w:type="spellEnd"/>
      <w:r w:rsidR="003A3F86" w:rsidRPr="003A3F86">
        <w:t xml:space="preserve"> and publish into the Blockchain ledger. </w:t>
      </w:r>
      <w:r w:rsidR="005E2259" w:rsidRPr="005E2259">
        <w:t xml:space="preserve">Likewise, the health document query via ITI-18 transactions from local XDS Document Consumer will be interpreted and interact with </w:t>
      </w:r>
      <w:proofErr w:type="spellStart"/>
      <w:r w:rsidR="005E2259" w:rsidRPr="005E2259">
        <w:t>Smartcontract</w:t>
      </w:r>
      <w:proofErr w:type="spellEnd"/>
      <w:r w:rsidR="005E2259" w:rsidRPr="005E2259">
        <w:t xml:space="preserve"> consecutively. Note that the XDS Document Consumer Actor will still be required to directly issue ITI-43 transaction to the XDS Document Repository Actor hosting the health document to retrieve it. The </w:t>
      </w:r>
      <w:proofErr w:type="spellStart"/>
      <w:r w:rsidR="005E2259" w:rsidRPr="005E2259">
        <w:t>Smartcontract</w:t>
      </w:r>
      <w:proofErr w:type="spellEnd"/>
      <w:r w:rsidR="005E2259" w:rsidRPr="005E2259">
        <w:t xml:space="preserve"> will act as a medium for each node to perform the task to add data, read data, and search for data within the Blockchain ledger (as shown in </w:t>
      </w:r>
      <w:r w:rsidR="005E2259">
        <w:fldChar w:fldCharType="begin"/>
      </w:r>
      <w:r w:rsidR="005E2259">
        <w:instrText xml:space="preserve"> REF _Ref69271717 \h </w:instrText>
      </w:r>
      <w:r w:rsidR="005E2259">
        <w:fldChar w:fldCharType="separate"/>
      </w:r>
      <w:ins w:id="1381" w:author="Petnathean Julled" w:date="2021-07-09T21:18:00Z">
        <w:r w:rsidR="00454CE9" w:rsidRPr="00413557">
          <w:t xml:space="preserve">Figure </w:t>
        </w:r>
        <w:r w:rsidR="00454CE9">
          <w:rPr>
            <w:noProof/>
          </w:rPr>
          <w:t>3</w:t>
        </w:r>
        <w:r w:rsidR="00454CE9">
          <w:noBreakHyphen/>
        </w:r>
        <w:r w:rsidR="00454CE9">
          <w:rPr>
            <w:noProof/>
          </w:rPr>
          <w:t>2</w:t>
        </w:r>
      </w:ins>
      <w:del w:id="1382" w:author="Petnathean Julled" w:date="2021-07-09T11:13:00Z">
        <w:r w:rsidR="00856E89" w:rsidRPr="00413557" w:rsidDel="00437758">
          <w:delText xml:space="preserve">Figure </w:delText>
        </w:r>
        <w:r w:rsidR="00856E89" w:rsidDel="00437758">
          <w:rPr>
            <w:noProof/>
          </w:rPr>
          <w:delText>3</w:delText>
        </w:r>
        <w:r w:rsidR="00856E89" w:rsidDel="00437758">
          <w:noBreakHyphen/>
        </w:r>
        <w:r w:rsidR="00856E89" w:rsidDel="00437758">
          <w:rPr>
            <w:noProof/>
          </w:rPr>
          <w:delText>2</w:delText>
        </w:r>
      </w:del>
      <w:r w:rsidR="005E2259">
        <w:fldChar w:fldCharType="end"/>
      </w:r>
      <w:r w:rsidR="005E2259" w:rsidRPr="005E2259">
        <w:t>) allow the Blockchain technology to effectively integrated into the XDS system.</w:t>
      </w:r>
    </w:p>
    <w:p w14:paraId="08968DB4" w14:textId="77777777" w:rsidR="003A3F86" w:rsidRPr="00A3569C" w:rsidRDefault="003A3F86" w:rsidP="00A3569C">
      <w:pPr>
        <w:rPr>
          <w:color w:val="FF0000"/>
        </w:rPr>
      </w:pPr>
    </w:p>
    <w:p w14:paraId="49277AD9" w14:textId="5AFC9BD4" w:rsidR="00413557" w:rsidRDefault="00422BAE" w:rsidP="00353469">
      <w:pPr>
        <w:keepNext/>
        <w:jc w:val="center"/>
      </w:pPr>
      <w:r w:rsidRPr="00422BAE">
        <w:rPr>
          <w:noProof/>
        </w:rPr>
        <w:lastRenderedPageBreak/>
        <w:drawing>
          <wp:inline distT="0" distB="0" distL="0" distR="0" wp14:anchorId="17C6115B" wp14:editId="09E57585">
            <wp:extent cx="5534447" cy="287837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58088" cy="2890668"/>
                    </a:xfrm>
                    <a:prstGeom prst="rect">
                      <a:avLst/>
                    </a:prstGeom>
                  </pic:spPr>
                </pic:pic>
              </a:graphicData>
            </a:graphic>
          </wp:inline>
        </w:drawing>
      </w:r>
    </w:p>
    <w:p w14:paraId="27F2EBE9" w14:textId="77777777" w:rsidR="0086423C" w:rsidRDefault="0086423C" w:rsidP="00353469">
      <w:pPr>
        <w:keepNext/>
        <w:jc w:val="center"/>
      </w:pPr>
    </w:p>
    <w:p w14:paraId="4371AABC" w14:textId="325B1463" w:rsidR="00C312FF" w:rsidRPr="00731799" w:rsidRDefault="00413557" w:rsidP="00FB772F">
      <w:pPr>
        <w:pStyle w:val="Caption"/>
        <w:jc w:val="center"/>
        <w:rPr>
          <w:i/>
          <w:iCs/>
        </w:rPr>
      </w:pPr>
      <w:bookmarkStart w:id="1383" w:name="_Ref69271717"/>
      <w:bookmarkStart w:id="1384" w:name="_Toc74189603"/>
      <w:bookmarkStart w:id="1385" w:name="_Ref74191037"/>
      <w:r w:rsidRPr="00413557">
        <w:t xml:space="preserve">Figure </w:t>
      </w:r>
      <w:ins w:id="1386" w:author="Petnathean Julled" w:date="2021-07-09T17:21:00Z">
        <w:r w:rsidR="0064710A">
          <w:fldChar w:fldCharType="begin"/>
        </w:r>
        <w:r w:rsidR="0064710A">
          <w:instrText xml:space="preserve"> STYLEREF 1 \s </w:instrText>
        </w:r>
      </w:ins>
      <w:r w:rsidR="0064710A">
        <w:fldChar w:fldCharType="separate"/>
      </w:r>
      <w:r w:rsidR="00454CE9">
        <w:rPr>
          <w:noProof/>
        </w:rPr>
        <w:t>3</w:t>
      </w:r>
      <w:ins w:id="138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388" w:author="Petnathean Julled" w:date="2021-07-09T21:18:00Z">
        <w:r w:rsidR="00454CE9">
          <w:rPr>
            <w:noProof/>
          </w:rPr>
          <w:t>2</w:t>
        </w:r>
      </w:ins>
      <w:ins w:id="1389" w:author="Petnathean Julled" w:date="2021-07-09T17:21:00Z">
        <w:r w:rsidR="0064710A">
          <w:fldChar w:fldCharType="end"/>
        </w:r>
      </w:ins>
      <w:del w:id="139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383"/>
      <w:r w:rsidRPr="00413557">
        <w:t xml:space="preserve"> </w:t>
      </w:r>
      <w:bookmarkStart w:id="1391" w:name="_Ref74190824"/>
      <w:r w:rsidR="00606802">
        <w:t>I</w:t>
      </w:r>
      <w:r w:rsidRPr="00413557">
        <w:t>ntegrat</w:t>
      </w:r>
      <w:r w:rsidR="00606802">
        <w:t>ing</w:t>
      </w:r>
      <w:r w:rsidRPr="00413557">
        <w:t xml:space="preserve"> Blockchain </w:t>
      </w:r>
      <w:r w:rsidR="00606802">
        <w:t>into</w:t>
      </w:r>
      <w:r w:rsidRPr="00413557">
        <w:t xml:space="preserve"> </w:t>
      </w:r>
      <w:proofErr w:type="spellStart"/>
      <w:r w:rsidRPr="00413557">
        <w:t>XDS.b</w:t>
      </w:r>
      <w:proofErr w:type="spellEnd"/>
      <w:r w:rsidRPr="00413557">
        <w:t xml:space="preserve"> Profile</w:t>
      </w:r>
      <w:bookmarkEnd w:id="1384"/>
      <w:bookmarkEnd w:id="1385"/>
      <w:bookmarkEnd w:id="1391"/>
    </w:p>
    <w:p w14:paraId="52D41F6A" w14:textId="0EBD173F" w:rsidR="00B369FB" w:rsidRDefault="00B369FB" w:rsidP="00006734">
      <w:pPr>
        <w:pStyle w:val="Heading2"/>
      </w:pPr>
      <w:bookmarkStart w:id="1392" w:name="CHAPTERIII_35"/>
      <w:r w:rsidRPr="001039FE">
        <w:t>3.</w:t>
      </w:r>
      <w:r w:rsidR="00006734">
        <w:t>5</w:t>
      </w:r>
      <w:r w:rsidRPr="001039FE">
        <w:t xml:space="preserve"> </w:t>
      </w:r>
      <w:r w:rsidR="00C93592">
        <w:t>Design</w:t>
      </w:r>
      <w:r w:rsidR="001039FE" w:rsidRPr="001039FE">
        <w:t xml:space="preserve"> Functions</w:t>
      </w:r>
      <w:r w:rsidRPr="001039FE">
        <w:t xml:space="preserve"> </w:t>
      </w:r>
    </w:p>
    <w:bookmarkEnd w:id="1392"/>
    <w:p w14:paraId="6CDC0BF3" w14:textId="6F841A7F" w:rsidR="001039FE" w:rsidRPr="008B4BBD" w:rsidRDefault="00826AC7" w:rsidP="00B369FB">
      <w:pPr>
        <w:spacing w:line="360" w:lineRule="auto"/>
        <w:jc w:val="thaiDistribute"/>
        <w:rPr>
          <w:rFonts w:cstheme="minorBidi"/>
          <w:b/>
          <w:bCs/>
        </w:rPr>
      </w:pPr>
      <w:r>
        <w:rPr>
          <w:rFonts w:cstheme="minorBidi"/>
        </w:rPr>
        <w:tab/>
      </w:r>
      <w:bookmarkStart w:id="1393" w:name="CHAPTERIII_351"/>
      <w:r w:rsidR="001039FE" w:rsidRPr="008B4BBD">
        <w:rPr>
          <w:rFonts w:cstheme="minorBidi"/>
          <w:b/>
          <w:bCs/>
        </w:rPr>
        <w:t>3.</w:t>
      </w:r>
      <w:r w:rsidR="00006734">
        <w:rPr>
          <w:rFonts w:cstheme="minorBidi"/>
          <w:b/>
          <w:bCs/>
        </w:rPr>
        <w:t>5</w:t>
      </w:r>
      <w:r w:rsidR="001039FE" w:rsidRPr="008B4BBD">
        <w:rPr>
          <w:rFonts w:cstheme="minorBidi"/>
          <w:b/>
          <w:bCs/>
        </w:rPr>
        <w:t xml:space="preserve">.1 Document </w:t>
      </w:r>
      <w:r w:rsidR="00B369FB" w:rsidRPr="008B4BBD">
        <w:rPr>
          <w:rFonts w:cstheme="minorBidi"/>
          <w:b/>
          <w:bCs/>
        </w:rPr>
        <w:t>Register</w:t>
      </w:r>
      <w:bookmarkEnd w:id="1393"/>
    </w:p>
    <w:p w14:paraId="10587924" w14:textId="0F5E4342" w:rsidR="002C00ED" w:rsidRPr="00300CC2" w:rsidRDefault="001039FE" w:rsidP="002C00ED">
      <w:pPr>
        <w:spacing w:line="360" w:lineRule="auto"/>
        <w:jc w:val="thaiDistribute"/>
        <w:rPr>
          <w:rFonts w:cstheme="minorBidi"/>
        </w:rPr>
      </w:pPr>
      <w:r w:rsidRPr="00300CC2">
        <w:rPr>
          <w:rFonts w:cstheme="minorBidi"/>
        </w:rPr>
        <w:tab/>
      </w:r>
      <w:r w:rsidR="002C00ED" w:rsidRPr="00300CC2">
        <w:rPr>
          <w:rFonts w:cstheme="minorBidi"/>
        </w:rP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2 </w:t>
      </w:r>
      <w:proofErr w:type="spellStart"/>
      <w:r w:rsidR="002C00ED" w:rsidRPr="00300CC2">
        <w:rPr>
          <w:rFonts w:cstheme="minorBidi"/>
        </w:rPr>
        <w:t>Smartcontract</w:t>
      </w:r>
      <w:proofErr w:type="spellEnd"/>
      <w:r w:rsidR="002C00ED" w:rsidRPr="00300CC2">
        <w:rPr>
          <w:rFonts w:cstheme="minorBidi"/>
        </w:rPr>
        <w:t xml:space="preserve"> functions related.</w:t>
      </w:r>
    </w:p>
    <w:p w14:paraId="71AE45A0" w14:textId="1497CDBC" w:rsidR="00EF7BF8" w:rsidRPr="00300CC2" w:rsidRDefault="00EF7BF8" w:rsidP="002C00ED">
      <w:pPr>
        <w:spacing w:line="360" w:lineRule="auto"/>
        <w:jc w:val="thaiDistribute"/>
      </w:pPr>
      <w:r w:rsidRPr="00300CC2">
        <w:rPr>
          <w:rFonts w:cstheme="minorBidi"/>
        </w:rPr>
        <w:tab/>
      </w:r>
      <w:r w:rsidR="002C00ED" w:rsidRPr="00300CC2">
        <w:t>The first</w:t>
      </w:r>
      <w:r w:rsidR="00CB21DB">
        <w:t xml:space="preserve"> function</w:t>
      </w:r>
      <w:r w:rsidR="002C00ED" w:rsidRPr="00300CC2">
        <w:t xml:space="preserve"> is the document registering function, the function act as part of the XDS Document Registry Actor to store the value of health document metadata interprets from ITI-42 transaction into the Blockchain ledger. This function act in a fashion </w:t>
      </w:r>
      <w:proofErr w:type="gramStart"/>
      <w:r w:rsidR="002C00ED" w:rsidRPr="00300CC2">
        <w:t>similar to</w:t>
      </w:r>
      <w:proofErr w:type="gramEnd"/>
      <w:r w:rsidR="002C00ED" w:rsidRPr="00300CC2">
        <w:t xml:space="preserve"> a programming variable where certain values were assigned to a specific variable for usage within the program, a whole set of metadata value is assigned into single </w:t>
      </w:r>
      <w:proofErr w:type="spellStart"/>
      <w:r w:rsidR="002C00ED" w:rsidRPr="00300CC2">
        <w:t>Smartcontract</w:t>
      </w:r>
      <w:proofErr w:type="spellEnd"/>
      <w:r w:rsidR="002C00ED" w:rsidRPr="00300CC2">
        <w:t xml:space="preserve"> function transaction. The function also automatically assigns each set of metadata with an identification number to be used for common understanding amongst the </w:t>
      </w:r>
      <w:proofErr w:type="spellStart"/>
      <w:r w:rsidR="002C00ED" w:rsidRPr="00300CC2">
        <w:t>Smartcontract</w:t>
      </w:r>
      <w:proofErr w:type="spellEnd"/>
      <w:r w:rsidR="002C00ED" w:rsidRPr="00300CC2">
        <w:t xml:space="preserve"> to differentiate each set of metadata belong to each health document. The identification number also essential for search operation which would be further explained later</w:t>
      </w:r>
      <w:r w:rsidRPr="00300CC2">
        <w:t xml:space="preserve">. </w:t>
      </w:r>
    </w:p>
    <w:p w14:paraId="45B20D6D" w14:textId="7B5AF636" w:rsidR="00EF7BF8" w:rsidRPr="00300CC2" w:rsidRDefault="00EF7BF8" w:rsidP="00EF7BF8">
      <w:pPr>
        <w:spacing w:line="360" w:lineRule="auto"/>
        <w:jc w:val="thaiDistribute"/>
      </w:pPr>
      <w:r w:rsidRPr="00300CC2">
        <w:tab/>
      </w:r>
      <w:r w:rsidR="00285C87" w:rsidRPr="00300CC2">
        <w:t>The second</w:t>
      </w:r>
      <w:r w:rsidR="00CB21DB">
        <w:t xml:space="preserve"> function</w:t>
      </w:r>
      <w:r w:rsidR="00285C87" w:rsidRPr="00300CC2">
        <w:t xml:space="preserve"> is the checker function which will check for the last identification number assigned to the published set of metadata. This function allows </w:t>
      </w:r>
      <w:proofErr w:type="spellStart"/>
      <w:r w:rsidR="00285C87" w:rsidRPr="00300CC2">
        <w:lastRenderedPageBreak/>
        <w:t>Smartcontract</w:t>
      </w:r>
      <w:proofErr w:type="spellEnd"/>
      <w:r w:rsidR="00285C87" w:rsidRPr="00300CC2">
        <w:t xml:space="preserve"> to keep track of the identification number previously used and prevent duplication. Each time a new set of metadata entering the Blockchain ledger, the identification number which would be assigned to the metadata set will be additively increased by 1 from the previous</w:t>
      </w:r>
      <w:r w:rsidRPr="00300CC2">
        <w:t xml:space="preserve">. </w:t>
      </w:r>
    </w:p>
    <w:p w14:paraId="3D0B065F" w14:textId="3372665F" w:rsidR="001039FE" w:rsidRPr="008B4BBD" w:rsidRDefault="008B4BBD" w:rsidP="00B369FB">
      <w:pPr>
        <w:spacing w:line="360" w:lineRule="auto"/>
        <w:jc w:val="thaiDistribute"/>
        <w:rPr>
          <w:rFonts w:cstheme="minorBidi"/>
          <w:b/>
          <w:bCs/>
        </w:rPr>
      </w:pPr>
      <w:r>
        <w:rPr>
          <w:rFonts w:cstheme="minorBidi"/>
        </w:rPr>
        <w:tab/>
      </w:r>
      <w:bookmarkStart w:id="1394" w:name="CHAPTERIII_352"/>
      <w:r w:rsidR="001039FE" w:rsidRPr="008B4BBD">
        <w:rPr>
          <w:rFonts w:cstheme="minorBidi"/>
          <w:b/>
          <w:bCs/>
        </w:rPr>
        <w:t>3.</w:t>
      </w:r>
      <w:r w:rsidR="00006734">
        <w:rPr>
          <w:rFonts w:cstheme="minorBidi"/>
          <w:b/>
          <w:bCs/>
        </w:rPr>
        <w:t>5</w:t>
      </w:r>
      <w:r w:rsidR="001039FE" w:rsidRPr="008B4BBD">
        <w:rPr>
          <w:rFonts w:cstheme="minorBidi"/>
          <w:b/>
          <w:bCs/>
        </w:rPr>
        <w:t>.2 Document</w:t>
      </w:r>
      <w:r w:rsidR="00B369FB" w:rsidRPr="008B4BBD">
        <w:rPr>
          <w:rFonts w:cstheme="minorBidi"/>
          <w:b/>
          <w:bCs/>
        </w:rPr>
        <w:t xml:space="preserve"> Search</w:t>
      </w:r>
      <w:bookmarkEnd w:id="1394"/>
    </w:p>
    <w:p w14:paraId="30CF1520" w14:textId="4712B335" w:rsidR="00681704" w:rsidRDefault="00903289" w:rsidP="00EF7BF8">
      <w:pPr>
        <w:spacing w:line="360" w:lineRule="auto"/>
        <w:jc w:val="thaiDistribute"/>
        <w:rPr>
          <w:rFonts w:cstheme="minorBidi"/>
        </w:rPr>
      </w:pPr>
      <w:r w:rsidRPr="00903289">
        <w:rPr>
          <w:rFonts w:cstheme="minorBidi"/>
        </w:rPr>
        <w:tab/>
        <w:t xml:space="preserve">The search operation allows members of XDS Affinity Domain Blockchain to discover health documents existing in the network by searching for registered metadata set belong to the document within the Blockchain ledger and gain access to actual documents using access information provided in the metadata. There are 2 </w:t>
      </w:r>
      <w:proofErr w:type="spellStart"/>
      <w:r w:rsidRPr="00903289">
        <w:rPr>
          <w:rFonts w:cstheme="minorBidi"/>
        </w:rPr>
        <w:t>Smartcontract</w:t>
      </w:r>
      <w:proofErr w:type="spellEnd"/>
      <w:r w:rsidRPr="00903289">
        <w:rPr>
          <w:rFonts w:cstheme="minorBidi"/>
        </w:rPr>
        <w:t xml:space="preserve"> functions related.</w:t>
      </w:r>
    </w:p>
    <w:p w14:paraId="3371C954" w14:textId="403751A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first function is the read function where </w:t>
      </w:r>
      <w:proofErr w:type="spellStart"/>
      <w:r w:rsidRPr="00903289">
        <w:rPr>
          <w:rFonts w:cstheme="minorBidi"/>
        </w:rPr>
        <w:t>Smartcontract</w:t>
      </w:r>
      <w:proofErr w:type="spellEnd"/>
      <w:r w:rsidRPr="00903289">
        <w:rPr>
          <w:rFonts w:cstheme="minorBidi"/>
        </w:rPr>
        <w:t xml:space="preserve"> allows the XDS Document Registry Actor to read the value of metadata stored within the Blockchain ledger. This function only needs identification number input to return metadata value to the XDS Document Registry Actor program.</w:t>
      </w:r>
    </w:p>
    <w:p w14:paraId="25456106" w14:textId="62491A28" w:rsidR="00903289" w:rsidRDefault="00903289" w:rsidP="00EF7BF8">
      <w:pPr>
        <w:spacing w:line="360" w:lineRule="auto"/>
        <w:jc w:val="thaiDistribute"/>
        <w:rPr>
          <w:rFonts w:cstheme="minorBidi"/>
        </w:rPr>
      </w:pPr>
      <w:r>
        <w:rPr>
          <w:rFonts w:cstheme="minorBidi"/>
        </w:rPr>
        <w:tab/>
      </w:r>
      <w:r w:rsidRPr="00903289">
        <w:rPr>
          <w:rFonts w:cstheme="minorBidi"/>
        </w:rPr>
        <w:t>During the search operation, the XDS Document Registry Actor will be the one to handle the search keyword. The Actor performs sequential searches on each set of registered metadata using the assigned identification number for iteration until the matching result was found or reached the end of the iteration. The Actor then triggers the return query result function.</w:t>
      </w:r>
    </w:p>
    <w:p w14:paraId="297D504B" w14:textId="0B705BEE" w:rsidR="00903289" w:rsidRDefault="00903289" w:rsidP="00EF7BF8">
      <w:pPr>
        <w:spacing w:line="360" w:lineRule="auto"/>
        <w:jc w:val="thaiDistribute"/>
        <w:rPr>
          <w:rFonts w:cstheme="minorBidi"/>
        </w:rPr>
      </w:pPr>
      <w:r>
        <w:rPr>
          <w:rFonts w:cstheme="minorBidi"/>
        </w:rPr>
        <w:tab/>
      </w:r>
      <w:r w:rsidRPr="00903289">
        <w:rPr>
          <w:rFonts w:cstheme="minorBidi"/>
        </w:rPr>
        <w:t xml:space="preserve">The second </w:t>
      </w:r>
      <w:proofErr w:type="spellStart"/>
      <w:r w:rsidRPr="00903289">
        <w:rPr>
          <w:rFonts w:cstheme="minorBidi"/>
        </w:rPr>
        <w:t>Smartcontract</w:t>
      </w:r>
      <w:proofErr w:type="spellEnd"/>
      <w:r w:rsidRPr="00903289">
        <w:rPr>
          <w:rFonts w:cstheme="minorBidi"/>
        </w:rPr>
        <w:t xml:space="preserve"> function is the return query result function where the </w:t>
      </w:r>
      <w:proofErr w:type="spellStart"/>
      <w:r w:rsidRPr="00903289">
        <w:rPr>
          <w:rFonts w:cstheme="minorBidi"/>
        </w:rPr>
        <w:t>Smartcontract</w:t>
      </w:r>
      <w:proofErr w:type="spellEnd"/>
      <w:r w:rsidRPr="00903289">
        <w:rPr>
          <w:rFonts w:cstheme="minorBidi"/>
        </w:rPr>
        <w:t xml:space="preserve"> returns the whole set of metadata specified as the search result to the XDS Document Registry Actor. The version of the return value omitted by this function is different from the read function in terms of compatibility with the ITI-18 transaction format. The XDS Document Registry Actor then sorts the result into an ITI-18 transaction and return it to the XDS Document Consumer Actor.</w:t>
      </w:r>
    </w:p>
    <w:p w14:paraId="708375C7" w14:textId="79C1B770" w:rsidR="00903289" w:rsidRDefault="00903289" w:rsidP="00EF7BF8">
      <w:pPr>
        <w:spacing w:line="360" w:lineRule="auto"/>
        <w:jc w:val="thaiDistribute"/>
        <w:rPr>
          <w:rFonts w:cstheme="minorBidi"/>
        </w:rPr>
      </w:pPr>
      <w:r>
        <w:rPr>
          <w:rFonts w:cstheme="minorBidi"/>
        </w:rPr>
        <w:tab/>
      </w:r>
      <w:r w:rsidRPr="00903289">
        <w:rPr>
          <w:rFonts w:cstheme="minorBidi"/>
        </w:rPr>
        <w:t xml:space="preserve">Following the normal process of IHE </w:t>
      </w:r>
      <w:proofErr w:type="spellStart"/>
      <w:r w:rsidRPr="00903289">
        <w:rPr>
          <w:rFonts w:cstheme="minorBidi"/>
        </w:rPr>
        <w:t>XDS.b</w:t>
      </w:r>
      <w:proofErr w:type="spellEnd"/>
      <w:r w:rsidRPr="00903289">
        <w:rPr>
          <w:rFonts w:cstheme="minorBidi"/>
        </w:rPr>
        <w:t xml:space="preserve"> Profile</w:t>
      </w:r>
      <w:r w:rsidR="008856A7">
        <w:rPr>
          <w:rFonts w:cstheme="minorBidi"/>
        </w:rPr>
        <w:t xml:space="preserve"> in Section</w:t>
      </w:r>
      <w:r w:rsidRPr="00903289">
        <w:rPr>
          <w:rFonts w:cstheme="minorBidi"/>
        </w:rPr>
        <w:t xml:space="preserve"> 2.1.4, the XDS Document Consumer will then use health document access information provided within the search result metadata to gain access to the XDS Document Repository hosting the document. Then negotiate for document exchange using the ITI-43 transactions outside the Blockchain network.</w:t>
      </w:r>
    </w:p>
    <w:p w14:paraId="1326850E" w14:textId="17A74BFC" w:rsidR="00903289" w:rsidRDefault="00903289" w:rsidP="00BF45BB">
      <w:pPr>
        <w:spacing w:line="360" w:lineRule="auto"/>
        <w:jc w:val="thaiDistribute"/>
        <w:rPr>
          <w:rFonts w:cstheme="minorBidi"/>
          <w:cs/>
        </w:rPr>
      </w:pPr>
      <w:r>
        <w:rPr>
          <w:rFonts w:cstheme="minorBidi"/>
        </w:rPr>
        <w:tab/>
      </w:r>
      <w:r w:rsidRPr="00903289">
        <w:rPr>
          <w:rFonts w:cstheme="minorBidi"/>
        </w:rPr>
        <w:t>As mentioned</w:t>
      </w:r>
      <w:r w:rsidR="008856A7">
        <w:rPr>
          <w:rFonts w:cstheme="minorBidi"/>
        </w:rPr>
        <w:t xml:space="preserve"> in Section</w:t>
      </w:r>
      <w:r w:rsidRPr="00903289">
        <w:rPr>
          <w:rFonts w:cstheme="minorBidi"/>
        </w:rPr>
        <w:t xml:space="preserve"> </w:t>
      </w:r>
      <w:r w:rsidRPr="00C73D70">
        <w:rPr>
          <w:rFonts w:cstheme="minorBidi"/>
        </w:rPr>
        <w:t>3.</w:t>
      </w:r>
      <w:r w:rsidR="00C73D70" w:rsidRPr="00C73D70">
        <w:rPr>
          <w:rFonts w:cstheme="minorBidi"/>
        </w:rPr>
        <w:t>2</w:t>
      </w:r>
      <w:r w:rsidRPr="00903289">
        <w:rPr>
          <w:rFonts w:cstheme="minorBidi"/>
        </w:rPr>
        <w:t xml:space="preserve">, after receiving the document shared from its original source, the shared peer will also want to register the document into the XDS </w:t>
      </w:r>
      <w:r w:rsidRPr="00903289">
        <w:rPr>
          <w:rFonts w:cstheme="minorBidi"/>
        </w:rPr>
        <w:lastRenderedPageBreak/>
        <w:t>Document Registry to let the network know that now they can act as an alternative source of the document for the network.</w:t>
      </w:r>
      <w:r w:rsidR="00BF45BB">
        <w:rPr>
          <w:rFonts w:cstheme="minorBidi" w:hint="cs"/>
          <w:cs/>
        </w:rPr>
        <w:t xml:space="preserve"> </w:t>
      </w:r>
    </w:p>
    <w:p w14:paraId="0A6420E4" w14:textId="23F39481" w:rsidR="006D3A08" w:rsidRDefault="006D3A08" w:rsidP="006D3A08">
      <w:pPr>
        <w:keepNext/>
        <w:spacing w:line="360" w:lineRule="auto"/>
        <w:jc w:val="center"/>
      </w:pPr>
    </w:p>
    <w:p w14:paraId="5476FE33" w14:textId="0EE43E3B" w:rsidR="0086312C" w:rsidRPr="0021241B" w:rsidRDefault="00681704" w:rsidP="0086312C">
      <w:pPr>
        <w:pStyle w:val="Heading2"/>
        <w:rPr>
          <w:rFonts w:cstheme="minorBidi"/>
        </w:rPr>
      </w:pPr>
      <w:bookmarkStart w:id="1395" w:name="CHAPTERIII_36"/>
      <w:r w:rsidRPr="0086312C">
        <w:rPr>
          <w:rStyle w:val="Heading2Char"/>
          <w:b/>
          <w:bCs/>
        </w:rPr>
        <w:t>3.</w:t>
      </w:r>
      <w:r w:rsidR="0086312C" w:rsidRPr="0086312C">
        <w:rPr>
          <w:rStyle w:val="Heading2Char"/>
          <w:b/>
          <w:bCs/>
        </w:rPr>
        <w:t>6</w:t>
      </w:r>
      <w:r w:rsidRPr="0086312C">
        <w:rPr>
          <w:rStyle w:val="Heading2Char"/>
          <w:b/>
          <w:bCs/>
        </w:rPr>
        <w:t xml:space="preserve"> </w:t>
      </w:r>
      <w:r w:rsidR="0072745C" w:rsidRPr="0086312C">
        <w:rPr>
          <w:rStyle w:val="Heading2Char"/>
          <w:b/>
          <w:bCs/>
        </w:rPr>
        <w:t>P</w:t>
      </w:r>
      <w:r w:rsidR="00A154FA" w:rsidRPr="0086312C">
        <w:rPr>
          <w:rStyle w:val="Heading2Char"/>
          <w:b/>
          <w:bCs/>
        </w:rPr>
        <w:t xml:space="preserve">rocess </w:t>
      </w:r>
      <w:r w:rsidR="0072745C" w:rsidRPr="0086312C">
        <w:rPr>
          <w:rStyle w:val="Heading2Char"/>
          <w:b/>
          <w:bCs/>
        </w:rPr>
        <w:t>Flow</w:t>
      </w:r>
      <w:r w:rsidR="008E39BF" w:rsidRPr="0086312C">
        <w:t xml:space="preserve"> </w:t>
      </w:r>
    </w:p>
    <w:bookmarkEnd w:id="1395"/>
    <w:p w14:paraId="00C16ED7" w14:textId="63686300" w:rsidR="0072745C" w:rsidRDefault="0021241B" w:rsidP="00EF7BF8">
      <w:pPr>
        <w:spacing w:line="360" w:lineRule="auto"/>
        <w:jc w:val="thaiDistribute"/>
      </w:pPr>
      <w:r w:rsidRPr="00D22F28">
        <w:tab/>
      </w:r>
      <w:r w:rsidR="00D22F28" w:rsidRPr="00D22F28">
        <w:fldChar w:fldCharType="begin"/>
      </w:r>
      <w:r w:rsidR="00D22F28" w:rsidRPr="00D22F28">
        <w:instrText xml:space="preserve"> REF _Ref73664944 \h </w:instrText>
      </w:r>
      <w:r w:rsidR="00D22F28" w:rsidRPr="00D22F28">
        <w:fldChar w:fldCharType="separate"/>
      </w:r>
      <w:ins w:id="1396" w:author="Petnathean Julled" w:date="2021-07-09T21:18:00Z">
        <w:r w:rsidR="00454CE9" w:rsidRPr="00D22F28">
          <w:t xml:space="preserve">Figure </w:t>
        </w:r>
        <w:r w:rsidR="00454CE9">
          <w:rPr>
            <w:noProof/>
          </w:rPr>
          <w:t>3</w:t>
        </w:r>
        <w:r w:rsidR="00454CE9">
          <w:noBreakHyphen/>
        </w:r>
        <w:r w:rsidR="00454CE9">
          <w:rPr>
            <w:noProof/>
          </w:rPr>
          <w:t>3</w:t>
        </w:r>
      </w:ins>
      <w:del w:id="1397" w:author="Petnathean Julled" w:date="2021-07-09T11:13:00Z">
        <w:r w:rsidR="00856E89" w:rsidRPr="00D22F28" w:rsidDel="00437758">
          <w:delText xml:space="preserve">Figure </w:delText>
        </w:r>
        <w:r w:rsidR="00856E89" w:rsidDel="00437758">
          <w:rPr>
            <w:noProof/>
          </w:rPr>
          <w:delText>3</w:delText>
        </w:r>
        <w:r w:rsidR="00856E89" w:rsidDel="00437758">
          <w:noBreakHyphen/>
        </w:r>
        <w:r w:rsidR="00856E89" w:rsidDel="00437758">
          <w:rPr>
            <w:noProof/>
          </w:rPr>
          <w:delText>3</w:delText>
        </w:r>
      </w:del>
      <w:r w:rsidR="00D22F28" w:rsidRPr="00D22F28">
        <w:fldChar w:fldCharType="end"/>
      </w:r>
      <w:r w:rsidRPr="00D22F28">
        <w:t xml:space="preserve"> </w:t>
      </w:r>
      <w:r w:rsidR="00D22F28" w:rsidRPr="00D22F28">
        <w:t>showing the process flow of the XDS Document Registry Actor which acts as a medium between the Blockchain ledger and XDS System</w:t>
      </w:r>
      <w:r w:rsidRPr="00D22F28">
        <w:t>.</w:t>
      </w:r>
    </w:p>
    <w:p w14:paraId="7A9AFFDC" w14:textId="27569A60" w:rsidR="00EB632C" w:rsidRDefault="00EB632C" w:rsidP="00EF7BF8">
      <w:pPr>
        <w:spacing w:line="360" w:lineRule="auto"/>
        <w:jc w:val="thaiDistribute"/>
      </w:pPr>
    </w:p>
    <w:p w14:paraId="406D2DAA" w14:textId="377DB5F7" w:rsidR="00EB632C" w:rsidRDefault="00EB632C" w:rsidP="00EF7BF8">
      <w:pPr>
        <w:spacing w:line="360" w:lineRule="auto"/>
        <w:jc w:val="thaiDistribute"/>
      </w:pPr>
    </w:p>
    <w:p w14:paraId="6CBA8B16" w14:textId="68A4D93B" w:rsidR="00EB632C" w:rsidRPr="000C1AFA" w:rsidRDefault="000C1AFA" w:rsidP="00EB632C">
      <w:pPr>
        <w:spacing w:line="360" w:lineRule="auto"/>
        <w:jc w:val="center"/>
        <w:rPr>
          <w:sz w:val="28"/>
          <w:szCs w:val="28"/>
        </w:rPr>
      </w:pPr>
      <w:r w:rsidRPr="000C1AFA">
        <w:rPr>
          <w:sz w:val="28"/>
          <w:szCs w:val="28"/>
        </w:rPr>
        <w:t>Flowchart Symbols</w:t>
      </w:r>
    </w:p>
    <w:p w14:paraId="714FC5EC" w14:textId="2F88B295" w:rsidR="00EB632C" w:rsidRPr="00D22F28" w:rsidRDefault="00EB632C" w:rsidP="00EF7BF8">
      <w:pPr>
        <w:spacing w:line="360" w:lineRule="auto"/>
        <w:jc w:val="thaiDistribute"/>
      </w:pPr>
      <w:r>
        <w:rPr>
          <w:noProof/>
        </w:rPr>
        <w:drawing>
          <wp:inline distT="0" distB="0" distL="0" distR="0" wp14:anchorId="2A37BD12" wp14:editId="647F2816">
            <wp:extent cx="5309870" cy="4324350"/>
            <wp:effectExtent l="0" t="0" r="5080" b="0"/>
            <wp:docPr id="23" name="Picture 2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c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309870" cy="4324350"/>
                    </a:xfrm>
                    <a:prstGeom prst="rect">
                      <a:avLst/>
                    </a:prstGeom>
                  </pic:spPr>
                </pic:pic>
              </a:graphicData>
            </a:graphic>
          </wp:inline>
        </w:drawing>
      </w:r>
    </w:p>
    <w:p w14:paraId="3BC04236" w14:textId="77777777" w:rsidR="00D22F28" w:rsidRDefault="00D22F28" w:rsidP="00D22F28">
      <w:pPr>
        <w:keepNext/>
        <w:spacing w:line="360" w:lineRule="auto"/>
        <w:ind w:hanging="450"/>
        <w:jc w:val="thaiDistribute"/>
      </w:pPr>
      <w:r>
        <w:rPr>
          <w:rFonts w:cstheme="minorBidi"/>
          <w:noProof/>
        </w:rPr>
        <w:lastRenderedPageBreak/>
        <w:drawing>
          <wp:inline distT="0" distB="0" distL="0" distR="0" wp14:anchorId="74056E60" wp14:editId="436DED6E">
            <wp:extent cx="5941960" cy="7879742"/>
            <wp:effectExtent l="0" t="0" r="1905"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5881" cy="7884942"/>
                    </a:xfrm>
                    <a:prstGeom prst="rect">
                      <a:avLst/>
                    </a:prstGeom>
                  </pic:spPr>
                </pic:pic>
              </a:graphicData>
            </a:graphic>
          </wp:inline>
        </w:drawing>
      </w:r>
    </w:p>
    <w:p w14:paraId="6E40E290" w14:textId="1FD16D90" w:rsidR="00681704" w:rsidRDefault="00D22F28" w:rsidP="00FB772F">
      <w:pPr>
        <w:pStyle w:val="Caption"/>
        <w:jc w:val="center"/>
      </w:pPr>
      <w:bookmarkStart w:id="1398" w:name="_Ref73664944"/>
      <w:bookmarkStart w:id="1399" w:name="_Toc74189604"/>
      <w:bookmarkStart w:id="1400" w:name="_Ref74191041"/>
      <w:r w:rsidRPr="00D22F28">
        <w:t xml:space="preserve">Figure </w:t>
      </w:r>
      <w:ins w:id="1401" w:author="Petnathean Julled" w:date="2021-07-09T17:21:00Z">
        <w:r w:rsidR="0064710A">
          <w:fldChar w:fldCharType="begin"/>
        </w:r>
        <w:r w:rsidR="0064710A">
          <w:instrText xml:space="preserve"> STYLEREF 1 \s </w:instrText>
        </w:r>
      </w:ins>
      <w:r w:rsidR="0064710A">
        <w:fldChar w:fldCharType="separate"/>
      </w:r>
      <w:r w:rsidR="00454CE9">
        <w:rPr>
          <w:noProof/>
        </w:rPr>
        <w:t>3</w:t>
      </w:r>
      <w:ins w:id="140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03" w:author="Petnathean Julled" w:date="2021-07-09T21:18:00Z">
        <w:r w:rsidR="00454CE9">
          <w:rPr>
            <w:noProof/>
          </w:rPr>
          <w:t>3</w:t>
        </w:r>
      </w:ins>
      <w:ins w:id="1404" w:author="Petnathean Julled" w:date="2021-07-09T17:21:00Z">
        <w:r w:rsidR="0064710A">
          <w:fldChar w:fldCharType="end"/>
        </w:r>
      </w:ins>
      <w:del w:id="1405"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3</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w:delText>
        </w:r>
        <w:r w:rsidR="00797ABA" w:rsidDel="00F60485">
          <w:rPr>
            <w:noProof/>
          </w:rPr>
          <w:fldChar w:fldCharType="end"/>
        </w:r>
      </w:del>
      <w:bookmarkEnd w:id="1398"/>
      <w:r w:rsidRPr="00D22F28">
        <w:t xml:space="preserve"> </w:t>
      </w:r>
      <w:bookmarkStart w:id="1406" w:name="_Ref74190852"/>
      <w:r w:rsidRPr="00D22F28">
        <w:t>The process Flow of XDS Document Registry Actor</w:t>
      </w:r>
      <w:bookmarkEnd w:id="1399"/>
      <w:bookmarkEnd w:id="1400"/>
      <w:bookmarkEnd w:id="1406"/>
    </w:p>
    <w:p w14:paraId="75B60203" w14:textId="4A40B15D" w:rsidR="00C8224E" w:rsidRPr="00C312FF" w:rsidRDefault="00C8224E" w:rsidP="0086423C">
      <w:pPr>
        <w:spacing w:line="360" w:lineRule="auto"/>
        <w:jc w:val="thaiDistribute"/>
        <w:sectPr w:rsidR="00C8224E" w:rsidRPr="00C312FF" w:rsidSect="008C5EA2">
          <w:headerReference w:type="even" r:id="rId24"/>
          <w:pgSz w:w="11906" w:h="16838"/>
          <w:pgMar w:top="2126" w:right="1418" w:bottom="1418" w:left="2126" w:header="720" w:footer="720" w:gutter="0"/>
          <w:cols w:space="720"/>
          <w:docGrid w:linePitch="360"/>
        </w:sectPr>
      </w:pPr>
    </w:p>
    <w:p w14:paraId="7C8601D4" w14:textId="4239D68E" w:rsidR="00F45E3D" w:rsidRPr="006A7D30" w:rsidRDefault="00F45E3D" w:rsidP="00597D24">
      <w:pPr>
        <w:pStyle w:val="Heading1"/>
        <w:rPr>
          <w:szCs w:val="22"/>
        </w:rPr>
      </w:pPr>
    </w:p>
    <w:p w14:paraId="442E15C6" w14:textId="77777777" w:rsidR="00C8224E" w:rsidRDefault="00C8224E" w:rsidP="003B134A">
      <w:pPr>
        <w:jc w:val="center"/>
        <w:rPr>
          <w:b/>
          <w:bCs/>
          <w:sz w:val="28"/>
          <w:szCs w:val="28"/>
        </w:rPr>
      </w:pPr>
    </w:p>
    <w:p w14:paraId="37449D62" w14:textId="0A679E3C" w:rsidR="005930C1" w:rsidRPr="003B134A" w:rsidRDefault="00C8224E" w:rsidP="003B134A">
      <w:pPr>
        <w:jc w:val="center"/>
        <w:rPr>
          <w:rFonts w:eastAsiaTheme="minorEastAsia"/>
          <w:b/>
          <w:bCs/>
          <w:sz w:val="28"/>
        </w:rPr>
      </w:pPr>
      <w:bookmarkStart w:id="1407" w:name="CHAPTERIV"/>
      <w:r>
        <w:rPr>
          <w:b/>
          <w:bCs/>
          <w:sz w:val="28"/>
          <w:szCs w:val="28"/>
        </w:rPr>
        <w:t>CHAPTER IV</w:t>
      </w:r>
      <w:r>
        <w:rPr>
          <w:b/>
          <w:bCs/>
          <w:sz w:val="28"/>
          <w:szCs w:val="28"/>
        </w:rPr>
        <w:br/>
      </w:r>
      <w:r w:rsidR="00EE29F5" w:rsidRPr="003B134A">
        <w:rPr>
          <w:b/>
          <w:bCs/>
          <w:sz w:val="28"/>
          <w:szCs w:val="28"/>
        </w:rPr>
        <w:t>IMPLEMENTATION</w:t>
      </w:r>
    </w:p>
    <w:bookmarkEnd w:id="1407"/>
    <w:p w14:paraId="22FA7D70" w14:textId="37062CB0" w:rsidR="005930C1" w:rsidRDefault="005930C1" w:rsidP="005930C1">
      <w:pPr>
        <w:pStyle w:val="ListParagraph"/>
        <w:spacing w:line="360" w:lineRule="auto"/>
        <w:ind w:left="0"/>
        <w:jc w:val="center"/>
        <w:rPr>
          <w:rFonts w:ascii="Times New Roman" w:hAnsi="Times New Roman" w:cs="Times New Roman"/>
          <w:color w:val="FF0000"/>
          <w:sz w:val="28"/>
        </w:rPr>
      </w:pPr>
    </w:p>
    <w:p w14:paraId="02ED3B07" w14:textId="77777777" w:rsidR="00C8224E" w:rsidRPr="006A7D30" w:rsidRDefault="00C8224E" w:rsidP="005930C1">
      <w:pPr>
        <w:pStyle w:val="ListParagraph"/>
        <w:spacing w:line="360" w:lineRule="auto"/>
        <w:ind w:left="0"/>
        <w:jc w:val="center"/>
        <w:rPr>
          <w:rFonts w:ascii="Times New Roman" w:hAnsi="Times New Roman" w:cs="Times New Roman"/>
          <w:color w:val="FF0000"/>
          <w:sz w:val="28"/>
        </w:rPr>
      </w:pPr>
    </w:p>
    <w:p w14:paraId="724A8424" w14:textId="35DA39D2" w:rsidR="00A974B4" w:rsidRDefault="00A974B4" w:rsidP="00025069">
      <w:pPr>
        <w:pStyle w:val="ListParagraph"/>
        <w:spacing w:line="360" w:lineRule="auto"/>
        <w:ind w:left="0"/>
        <w:jc w:val="thaiDistribute"/>
        <w:rPr>
          <w:rFonts w:ascii="Times New Roman" w:hAnsi="Times New Roman" w:cs="Times New Roman"/>
          <w:sz w:val="24"/>
          <w:szCs w:val="24"/>
        </w:rPr>
      </w:pPr>
      <w:r w:rsidRPr="006A7D30">
        <w:rPr>
          <w:rFonts w:ascii="Times New Roman" w:hAnsi="Times New Roman" w:cs="Times New Roman"/>
          <w:szCs w:val="22"/>
        </w:rPr>
        <w:tab/>
      </w:r>
      <w:r w:rsidR="00701A23" w:rsidRPr="00701A23">
        <w:rPr>
          <w:rFonts w:ascii="Times New Roman" w:hAnsi="Times New Roman" w:cs="Times New Roman"/>
          <w:sz w:val="24"/>
          <w:szCs w:val="24"/>
        </w:rPr>
        <w:t xml:space="preserve">This chapter emphasizes the implementation step for this work. Begin with the setup method to establish a small Blockchain network for development which will describe the installation method and system specification. The second section then explains the implementation of each XDS Actor including its native programming code and corresponding </w:t>
      </w:r>
      <w:proofErr w:type="spellStart"/>
      <w:r w:rsidR="00701A23" w:rsidRPr="00701A23">
        <w:rPr>
          <w:rFonts w:ascii="Times New Roman" w:hAnsi="Times New Roman" w:cs="Times New Roman"/>
          <w:sz w:val="24"/>
          <w:szCs w:val="24"/>
        </w:rPr>
        <w:t>Smartcontract</w:t>
      </w:r>
      <w:proofErr w:type="spellEnd"/>
      <w:r w:rsidR="00701A23" w:rsidRPr="00701A23">
        <w:rPr>
          <w:rFonts w:ascii="Times New Roman" w:hAnsi="Times New Roman" w:cs="Times New Roman"/>
          <w:sz w:val="24"/>
          <w:szCs w:val="24"/>
        </w:rPr>
        <w:t xml:space="preserve"> detail. </w:t>
      </w:r>
      <w:r w:rsidR="00701A23" w:rsidRPr="008102F1">
        <w:rPr>
          <w:rFonts w:ascii="Times New Roman" w:hAnsi="Times New Roman" w:cs="Times New Roman"/>
          <w:sz w:val="24"/>
          <w:szCs w:val="24"/>
        </w:rPr>
        <w:t>After that, the third section will explain the setup for the performance evaluation experiment and following with the experiment result in the last section.</w:t>
      </w:r>
    </w:p>
    <w:p w14:paraId="73983143" w14:textId="64BC5193" w:rsidR="00D43C08" w:rsidRPr="00D43C08" w:rsidRDefault="00A34155" w:rsidP="00D43C08">
      <w:pPr>
        <w:pStyle w:val="Heading2"/>
      </w:pPr>
      <w:r>
        <w:t xml:space="preserve">4.1 </w:t>
      </w:r>
      <w:bookmarkStart w:id="1408" w:name="CHAPTERIV_41"/>
      <w:r w:rsidR="00BC5A0F" w:rsidRPr="00A34155">
        <w:t xml:space="preserve">Blockchain setup </w:t>
      </w:r>
      <w:bookmarkEnd w:id="1408"/>
    </w:p>
    <w:p w14:paraId="36C980D5" w14:textId="628D4331" w:rsidR="000E07F3" w:rsidRPr="00FB772F" w:rsidRDefault="00B57A8A"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1409" w:name="CHAPTERIV_411"/>
      <w:r w:rsidR="000E07F3" w:rsidRPr="00FB772F">
        <w:rPr>
          <w:rFonts w:ascii="Times New Roman" w:hAnsi="Times New Roman" w:cs="Times New Roman"/>
          <w:b/>
          <w:bCs/>
          <w:sz w:val="24"/>
          <w:szCs w:val="24"/>
        </w:rPr>
        <w:t xml:space="preserve">4.1.1 Machine </w:t>
      </w:r>
      <w:ins w:id="1410" w:author="Petnathean Julled" w:date="2021-07-03T00:19:00Z">
        <w:r w:rsidR="004415CF">
          <w:rPr>
            <w:rFonts w:ascii="Times New Roman" w:hAnsi="Times New Roman" w:cs="Times New Roman"/>
            <w:b/>
            <w:bCs/>
            <w:sz w:val="24"/>
            <w:szCs w:val="24"/>
          </w:rPr>
          <w:t>S</w:t>
        </w:r>
      </w:ins>
      <w:del w:id="1411" w:author="Petnathean Julled" w:date="2021-07-03T00:19:00Z">
        <w:r w:rsidR="000E07F3" w:rsidRPr="00FB772F" w:rsidDel="004415CF">
          <w:rPr>
            <w:rFonts w:ascii="Times New Roman" w:hAnsi="Times New Roman" w:cs="Times New Roman"/>
            <w:b/>
            <w:bCs/>
            <w:sz w:val="24"/>
            <w:szCs w:val="24"/>
          </w:rPr>
          <w:delText>s</w:delText>
        </w:r>
      </w:del>
      <w:r w:rsidR="000E07F3" w:rsidRPr="00FB772F">
        <w:rPr>
          <w:rFonts w:ascii="Times New Roman" w:hAnsi="Times New Roman" w:cs="Times New Roman"/>
          <w:b/>
          <w:bCs/>
          <w:sz w:val="24"/>
          <w:szCs w:val="24"/>
        </w:rPr>
        <w:t>pecifications</w:t>
      </w:r>
      <w:bookmarkEnd w:id="1409"/>
    </w:p>
    <w:p w14:paraId="17307171" w14:textId="0527ED45" w:rsidR="00B57A8A" w:rsidRDefault="000E07F3"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r w:rsidR="00033A67" w:rsidRPr="00033A67">
        <w:rPr>
          <w:rFonts w:ascii="Times New Roman" w:hAnsi="Times New Roman" w:cs="Times New Roman"/>
          <w:sz w:val="24"/>
          <w:szCs w:val="24"/>
        </w:rPr>
        <w:t>For the implementation, the main machine was the best machine available for the implementation and compatible workflow which will be used for the coding process, which is a laptop Alienware 17 R5, Intel(R) Core (TM) i9-8950HK CPU@2.90GHz, 32 GB installed RAM, running on Windows 10 operating system version Home Single Language (20H2) 64-bit, x64-based processor. The 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p>
    <w:p w14:paraId="20D5279D" w14:textId="4B8689E0" w:rsidR="000E07F3" w:rsidRPr="00FB772F" w:rsidRDefault="000E07F3" w:rsidP="00F81C49">
      <w:pPr>
        <w:pStyle w:val="ListParagraph"/>
        <w:spacing w:line="360" w:lineRule="auto"/>
        <w:ind w:left="0"/>
        <w:jc w:val="thaiDistribute"/>
        <w:rPr>
          <w:rFonts w:ascii="Times New Roman" w:hAnsi="Times New Roman" w:cs="Times New Roman"/>
          <w:b/>
          <w:bCs/>
          <w:color w:val="FF0000"/>
          <w:sz w:val="24"/>
          <w:szCs w:val="24"/>
        </w:rPr>
      </w:pPr>
      <w:r>
        <w:rPr>
          <w:rFonts w:ascii="Times New Roman" w:hAnsi="Times New Roman" w:cs="Times New Roman"/>
          <w:color w:val="FF0000"/>
          <w:sz w:val="24"/>
          <w:szCs w:val="24"/>
        </w:rPr>
        <w:tab/>
      </w:r>
      <w:bookmarkStart w:id="1412" w:name="CHAPTERIV_412"/>
      <w:r w:rsidRPr="00FB772F">
        <w:rPr>
          <w:rFonts w:ascii="Times New Roman" w:hAnsi="Times New Roman" w:cs="Times New Roman"/>
          <w:b/>
          <w:bCs/>
          <w:sz w:val="24"/>
          <w:szCs w:val="24"/>
        </w:rPr>
        <w:t xml:space="preserve">4.1.2 Go-Ethereum </w:t>
      </w:r>
      <w:bookmarkEnd w:id="1412"/>
    </w:p>
    <w:p w14:paraId="3E498A57" w14:textId="40255B7F" w:rsidR="00057E6F" w:rsidRDefault="008B08C4"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E35C5D" w:rsidRPr="00E35C5D">
        <w:rPr>
          <w:rFonts w:ascii="Times New Roman" w:hAnsi="Times New Roman" w:cs="Times New Roman"/>
          <w:sz w:val="24"/>
          <w:szCs w:val="24"/>
        </w:rPr>
        <w:t>Go-Ethereum or "Geth" client is the open sources software engine requiring to operate Ethereum Blockchain within each node. The client allows the user to issue commands to the node like initiate the Blockchain, start-stop mining/validating process for the Blockchain, and activate devp2p protocol to sync Blockchain data with other nodes. The client is available at</w:t>
      </w:r>
      <w:r w:rsidR="00706851">
        <w:rPr>
          <w:rFonts w:ascii="Times New Roman" w:hAnsi="Times New Roman" w:cs="Times New Roman"/>
          <w:sz w:val="24"/>
          <w:szCs w:val="24"/>
        </w:rPr>
        <w:t xml:space="preserve"> </w:t>
      </w:r>
      <w:r w:rsidR="009938DB">
        <w:rPr>
          <w:rFonts w:ascii="Times New Roman" w:hAnsi="Times New Roman" w:cs="Times New Roman"/>
          <w:sz w:val="24"/>
          <w:szCs w:val="24"/>
        </w:rPr>
        <w:fldChar w:fldCharType="begin" w:fldLock="1"/>
      </w:r>
      <w:r w:rsidR="008349FF">
        <w:rPr>
          <w:rFonts w:ascii="Times New Roman" w:hAnsi="Times New Roman" w:cs="Times New Roman"/>
          <w:sz w:val="24"/>
          <w:szCs w:val="24"/>
        </w:rPr>
        <w:instrText>ADDIN CSL_CITATION {"citationItems":[{"id":"ITEM-1","itemData":{"URL":"https://github.com/ethereum/go-ethereum","accessed":{"date-parts":[["2021","6","5"]]},"id":"ITEM-1","issued":{"date-parts":[["0"]]},"title":"ethereum/go-ethereum: Official Go implementation of the Ethereum protocol","type":"webpage"},"uris":["http://www.mendeley.com/documents/?uuid=4adaec5f-86bc-382c-a419-0c2c529b7407"]}],"mendeley":{"formattedCitation":"[40]","plainTextFormattedCitation":"[40]","previouslyFormattedCitation":"[40]"},"properties":{"noteIndex":0},"schema":"https://github.com/citation-style-language/schema/raw/master/csl-citation.json"}</w:instrText>
      </w:r>
      <w:r w:rsidR="009938DB">
        <w:rPr>
          <w:rFonts w:ascii="Times New Roman" w:hAnsi="Times New Roman" w:cs="Times New Roman"/>
          <w:sz w:val="24"/>
          <w:szCs w:val="24"/>
        </w:rPr>
        <w:fldChar w:fldCharType="separate"/>
      </w:r>
      <w:r w:rsidR="00491932" w:rsidRPr="00491932">
        <w:rPr>
          <w:rFonts w:ascii="Times New Roman" w:hAnsi="Times New Roman" w:cs="Times New Roman"/>
          <w:noProof/>
          <w:sz w:val="24"/>
          <w:szCs w:val="24"/>
        </w:rPr>
        <w:t>[40]</w:t>
      </w:r>
      <w:r w:rsidR="009938DB">
        <w:rPr>
          <w:rFonts w:ascii="Times New Roman" w:hAnsi="Times New Roman" w:cs="Times New Roman"/>
          <w:sz w:val="24"/>
          <w:szCs w:val="24"/>
        </w:rPr>
        <w:fldChar w:fldCharType="end"/>
      </w:r>
      <w:r w:rsidR="00387317" w:rsidRPr="00387317">
        <w:rPr>
          <w:rFonts w:ascii="Times New Roman" w:hAnsi="Times New Roman" w:cs="Times New Roman"/>
          <w:sz w:val="24"/>
          <w:szCs w:val="24"/>
        </w:rPr>
        <w:t xml:space="preserve">. </w:t>
      </w:r>
      <w:r w:rsidR="00E35C5D" w:rsidRPr="00E35C5D">
        <w:rPr>
          <w:rFonts w:ascii="Times New Roman" w:hAnsi="Times New Roman" w:cs="Times New Roman"/>
          <w:sz w:val="24"/>
          <w:szCs w:val="24"/>
        </w:rPr>
        <w:t xml:space="preserve">Geth can be installed as standalone or included in </w:t>
      </w:r>
      <w:r w:rsidR="00E35C5D" w:rsidRPr="00E35C5D">
        <w:rPr>
          <w:rFonts w:ascii="Times New Roman" w:hAnsi="Times New Roman" w:cs="Times New Roman"/>
          <w:sz w:val="24"/>
          <w:szCs w:val="24"/>
        </w:rPr>
        <w:lastRenderedPageBreak/>
        <w:t>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has no restriction to any system but, as it is mostly integrated within another client, so it requires the machine to compatible with the main client for installation. In the implementation, the test machine has Geth globally installed by installing Quorum, so the client can be launched from anywhere regardless of environment path.</w:t>
      </w:r>
    </w:p>
    <w:p w14:paraId="7433DB78" w14:textId="5552D769" w:rsidR="007C21E0" w:rsidRDefault="007C21E0"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70412" w:rsidRPr="00112FD0">
        <w:rPr>
          <w:rFonts w:ascii="Times New Roman" w:hAnsi="Times New Roman"/>
          <w:sz w:val="24"/>
          <w:szCs w:val="24"/>
        </w:rPr>
        <w:t xml:space="preserve">Geth can be installed as standalone for ready the machine for working with Ethereum Blockchain using Linux installation from source repository command i.e., “apt-get install </w:t>
      </w:r>
      <w:proofErr w:type="spellStart"/>
      <w:r w:rsidR="00170412" w:rsidRPr="00112FD0">
        <w:rPr>
          <w:rFonts w:ascii="Times New Roman" w:hAnsi="Times New Roman"/>
          <w:sz w:val="24"/>
          <w:szCs w:val="24"/>
        </w:rPr>
        <w:t>ethereum</w:t>
      </w:r>
      <w:proofErr w:type="spellEnd"/>
      <w:r w:rsidR="00170412" w:rsidRPr="00112FD0">
        <w:rPr>
          <w:rFonts w:ascii="Times New Roman" w:hAnsi="Times New Roman"/>
          <w:sz w:val="24"/>
          <w:szCs w:val="24"/>
        </w:rPr>
        <w:t xml:space="preserve">” in Ubuntu. The installation instruction can be located at </w:t>
      </w:r>
      <w:r w:rsidR="00485A4D" w:rsidRPr="00112FD0">
        <w:rPr>
          <w:rFonts w:ascii="Times New Roman" w:hAnsi="Times New Roman"/>
          <w:sz w:val="24"/>
          <w:szCs w:val="24"/>
        </w:rPr>
        <w:fldChar w:fldCharType="begin" w:fldLock="1"/>
      </w:r>
      <w:r w:rsidR="00112FD0">
        <w:rPr>
          <w:rFonts w:ascii="Times New Roman" w:hAnsi="Times New Roman"/>
          <w:sz w:val="24"/>
          <w:szCs w:val="24"/>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00485A4D" w:rsidRPr="00112FD0">
        <w:rPr>
          <w:rFonts w:ascii="Times New Roman" w:hAnsi="Times New Roman"/>
          <w:sz w:val="24"/>
          <w:szCs w:val="24"/>
        </w:rPr>
        <w:fldChar w:fldCharType="separate"/>
      </w:r>
      <w:r w:rsidR="00485A4D" w:rsidRPr="00112FD0">
        <w:rPr>
          <w:rFonts w:ascii="Times New Roman" w:hAnsi="Times New Roman"/>
          <w:noProof/>
          <w:sz w:val="24"/>
          <w:szCs w:val="24"/>
        </w:rPr>
        <w:t>[41]</w:t>
      </w:r>
      <w:r w:rsidR="00485A4D" w:rsidRPr="00112FD0">
        <w:rPr>
          <w:rFonts w:ascii="Times New Roman" w:hAnsi="Times New Roman"/>
          <w:sz w:val="24"/>
          <w:szCs w:val="24"/>
        </w:rPr>
        <w:fldChar w:fldCharType="end"/>
      </w:r>
      <w:r w:rsidR="00170412" w:rsidRPr="00112FD0">
        <w:rPr>
          <w:rFonts w:ascii="Times New Roman" w:hAnsi="Times New Roman"/>
          <w:sz w:val="24"/>
          <w:szCs w:val="24"/>
        </w:rPr>
        <w:t xml:space="preserve">. </w:t>
      </w:r>
      <w:r w:rsidR="00485A4D">
        <w:rPr>
          <w:rFonts w:ascii="Times New Roman" w:hAnsi="Times New Roman"/>
          <w:sz w:val="24"/>
          <w:szCs w:val="24"/>
        </w:rPr>
        <w:fldChar w:fldCharType="begin"/>
      </w:r>
      <w:r w:rsidR="00485A4D">
        <w:rPr>
          <w:rFonts w:ascii="Times New Roman" w:hAnsi="Times New Roman"/>
          <w:sz w:val="24"/>
          <w:szCs w:val="24"/>
        </w:rPr>
        <w:instrText xml:space="preserve"> REF _Ref74222324 \h </w:instrText>
      </w:r>
      <w:r w:rsidR="00485A4D">
        <w:rPr>
          <w:rFonts w:ascii="Times New Roman" w:hAnsi="Times New Roman"/>
          <w:sz w:val="24"/>
          <w:szCs w:val="24"/>
        </w:rPr>
      </w:r>
      <w:r w:rsidR="00485A4D">
        <w:rPr>
          <w:rFonts w:ascii="Times New Roman" w:hAnsi="Times New Roman"/>
          <w:sz w:val="24"/>
          <w:szCs w:val="24"/>
        </w:rPr>
        <w:fldChar w:fldCharType="separate"/>
      </w:r>
      <w:ins w:id="1413" w:author="Petnathean Julled" w:date="2021-07-09T21:18:00Z">
        <w:r w:rsidR="00454CE9" w:rsidRPr="00112FD0">
          <w:t xml:space="preserve">Figure </w:t>
        </w:r>
        <w:r w:rsidR="00454CE9">
          <w:rPr>
            <w:noProof/>
          </w:rPr>
          <w:t>4</w:t>
        </w:r>
        <w:r w:rsidR="00454CE9">
          <w:noBreakHyphen/>
        </w:r>
        <w:r w:rsidR="00454CE9">
          <w:rPr>
            <w:noProof/>
          </w:rPr>
          <w:t>1</w:t>
        </w:r>
      </w:ins>
      <w:del w:id="1414" w:author="Petnathean Julled" w:date="2021-07-09T11:13:00Z">
        <w:r w:rsidR="00856E89" w:rsidRPr="00112FD0" w:rsidDel="00437758">
          <w:delText xml:space="preserve">Figure </w:delText>
        </w:r>
        <w:r w:rsidR="00856E89" w:rsidDel="00437758">
          <w:rPr>
            <w:noProof/>
          </w:rPr>
          <w:delText>4</w:delText>
        </w:r>
        <w:r w:rsidR="00856E89" w:rsidDel="00437758">
          <w:noBreakHyphen/>
        </w:r>
        <w:r w:rsidR="00856E89" w:rsidDel="00437758">
          <w:rPr>
            <w:noProof/>
          </w:rPr>
          <w:delText>1</w:delText>
        </w:r>
      </w:del>
      <w:r w:rsidR="00485A4D">
        <w:rPr>
          <w:rFonts w:ascii="Times New Roman" w:hAnsi="Times New Roman"/>
          <w:sz w:val="24"/>
          <w:szCs w:val="24"/>
        </w:rPr>
        <w:fldChar w:fldCharType="end"/>
      </w:r>
      <w:r w:rsidR="00170412" w:rsidRPr="00112FD0">
        <w:rPr>
          <w:rFonts w:ascii="Times New Roman" w:hAnsi="Times New Roman"/>
          <w:sz w:val="24"/>
          <w:szCs w:val="24"/>
        </w:rPr>
        <w:t xml:space="preserve"> showing installation method for Ubuntu.</w:t>
      </w:r>
      <w:r w:rsidR="00112FD0">
        <w:rPr>
          <w:rFonts w:ascii="Times New Roman" w:hAnsi="Times New Roman"/>
          <w:sz w:val="24"/>
          <w:szCs w:val="24"/>
        </w:rPr>
        <w:t xml:space="preserve"> </w:t>
      </w:r>
      <w:r w:rsidR="00112FD0" w:rsidRPr="00112FD0">
        <w:rPr>
          <w:rFonts w:ascii="Times New Roman" w:hAnsi="Times New Roman"/>
          <w:sz w:val="24"/>
          <w:szCs w:val="24"/>
        </w:rPr>
        <w:t xml:space="preserve">All available command lines for Geth can be located at </w:t>
      </w:r>
      <w:r w:rsidR="00112FD0">
        <w:rPr>
          <w:rFonts w:ascii="Times New Roman" w:hAnsi="Times New Roman"/>
          <w:sz w:val="24"/>
          <w:szCs w:val="24"/>
        </w:rPr>
        <w:fldChar w:fldCharType="begin" w:fldLock="1"/>
      </w:r>
      <w:r w:rsidR="007A0863">
        <w:rPr>
          <w:rFonts w:ascii="Times New Roman" w:hAnsi="Times New Roman"/>
          <w:sz w:val="24"/>
          <w:szCs w:val="24"/>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[42]","plainTextFormattedCitation":"[42]","previouslyFormattedCitation":"[42]"},"properties":{"noteIndex":0},"schema":"https://github.com/citation-style-language/schema/raw/master/csl-citation.json"}</w:instrText>
      </w:r>
      <w:r w:rsidR="00112FD0">
        <w:rPr>
          <w:rFonts w:ascii="Times New Roman" w:hAnsi="Times New Roman"/>
          <w:sz w:val="24"/>
          <w:szCs w:val="24"/>
        </w:rPr>
        <w:fldChar w:fldCharType="separate"/>
      </w:r>
      <w:r w:rsidR="00112FD0" w:rsidRPr="00112FD0">
        <w:rPr>
          <w:rFonts w:ascii="Times New Roman" w:hAnsi="Times New Roman"/>
          <w:noProof/>
          <w:sz w:val="24"/>
          <w:szCs w:val="24"/>
        </w:rPr>
        <w:t>[42]</w:t>
      </w:r>
      <w:r w:rsidR="00112FD0">
        <w:rPr>
          <w:rFonts w:ascii="Times New Roman" w:hAnsi="Times New Roman"/>
          <w:sz w:val="24"/>
          <w:szCs w:val="24"/>
        </w:rPr>
        <w:fldChar w:fldCharType="end"/>
      </w:r>
      <w:r w:rsidR="00112FD0" w:rsidRPr="00112FD0">
        <w:rPr>
          <w:rFonts w:ascii="Times New Roman" w:hAnsi="Times New Roman"/>
          <w:sz w:val="24"/>
          <w:szCs w:val="24"/>
        </w:rPr>
        <w:t>.</w:t>
      </w:r>
      <w:r w:rsidR="005E1D7C">
        <w:rPr>
          <w:rFonts w:ascii="Times New Roman" w:hAnsi="Times New Roman" w:hint="cs"/>
          <w:sz w:val="24"/>
          <w:szCs w:val="24"/>
          <w:cs/>
        </w:rPr>
        <w:t xml:space="preserve"> </w:t>
      </w:r>
      <w:r w:rsidR="005E1D7C" w:rsidRPr="005E1D7C">
        <w:rPr>
          <w:rFonts w:ascii="Times New Roman" w:hAnsi="Times New Roman"/>
          <w:sz w:val="24"/>
          <w:szCs w:val="24"/>
        </w:rPr>
        <w:t>The most used command is "</w:t>
      </w:r>
      <w:proofErr w:type="spellStart"/>
      <w:r w:rsidR="005E1D7C" w:rsidRPr="005E1D7C">
        <w:rPr>
          <w:rFonts w:ascii="Times New Roman" w:hAnsi="Times New Roman"/>
          <w:sz w:val="24"/>
          <w:szCs w:val="24"/>
        </w:rPr>
        <w:t>geth</w:t>
      </w:r>
      <w:proofErr w:type="spellEnd"/>
      <w:r w:rsidR="005E1D7C" w:rsidRPr="005E1D7C">
        <w:rPr>
          <w:rFonts w:ascii="Times New Roman" w:hAnsi="Times New Roman"/>
          <w:sz w:val="24"/>
          <w:szCs w:val="24"/>
        </w:rPr>
        <w:t xml:space="preserve"> attach &lt;IPC path or Link&gt;" which required for accessing Geth console of each active node</w:t>
      </w:r>
      <w:r w:rsidR="006A4838">
        <w:rPr>
          <w:rFonts w:ascii="Times New Roman" w:hAnsi="Times New Roman"/>
          <w:sz w:val="24"/>
          <w:szCs w:val="24"/>
        </w:rPr>
        <w:t xml:space="preserve">, as shown in  </w:t>
      </w:r>
      <w:r w:rsidR="00342C9E">
        <w:rPr>
          <w:rFonts w:ascii="Times New Roman" w:hAnsi="Times New Roman"/>
          <w:sz w:val="24"/>
          <w:szCs w:val="24"/>
        </w:rPr>
        <w:fldChar w:fldCharType="begin"/>
      </w:r>
      <w:r w:rsidR="00342C9E">
        <w:rPr>
          <w:rFonts w:ascii="Times New Roman" w:hAnsi="Times New Roman"/>
          <w:sz w:val="24"/>
          <w:szCs w:val="24"/>
        </w:rPr>
        <w:instrText xml:space="preserve"> REF _Ref74223398 \h </w:instrText>
      </w:r>
      <w:r w:rsidR="00342C9E">
        <w:rPr>
          <w:rFonts w:ascii="Times New Roman" w:hAnsi="Times New Roman"/>
          <w:sz w:val="24"/>
          <w:szCs w:val="24"/>
        </w:rPr>
      </w:r>
      <w:r w:rsidR="00342C9E">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w:t>
      </w:r>
      <w:r w:rsidR="00342C9E">
        <w:rPr>
          <w:rFonts w:ascii="Times New Roman" w:hAnsi="Times New Roman"/>
          <w:sz w:val="24"/>
          <w:szCs w:val="24"/>
        </w:rPr>
        <w:fldChar w:fldCharType="end"/>
      </w:r>
      <w:r w:rsidR="005E1D7C" w:rsidRPr="005E1D7C">
        <w:rPr>
          <w:rFonts w:ascii="Times New Roman" w:hAnsi="Times New Roman"/>
          <w:sz w:val="24"/>
          <w:szCs w:val="24"/>
        </w:rPr>
        <w:t>.</w:t>
      </w:r>
      <w:r w:rsidR="00B6453E">
        <w:rPr>
          <w:rFonts w:ascii="Times New Roman" w:hAnsi="Times New Roman"/>
          <w:sz w:val="24"/>
          <w:szCs w:val="24"/>
        </w:rPr>
        <w:t xml:space="preserve"> </w:t>
      </w:r>
      <w:r w:rsidR="00B6453E" w:rsidRPr="00B6453E">
        <w:rPr>
          <w:rFonts w:ascii="Times New Roman" w:hAnsi="Times New Roman"/>
          <w:sz w:val="24"/>
          <w:szCs w:val="24"/>
        </w:rPr>
        <w:t>The console is where the user can input the command line to directly control the behavior of each Ethereum Node</w:t>
      </w:r>
      <w:r w:rsidR="00A77734">
        <w:rPr>
          <w:rFonts w:ascii="Times New Roman" w:hAnsi="Times New Roman"/>
          <w:sz w:val="24"/>
          <w:szCs w:val="24"/>
        </w:rPr>
        <w:t>.</w:t>
      </w:r>
    </w:p>
    <w:p w14:paraId="753B13E3" w14:textId="77777777" w:rsidR="004E2051" w:rsidRDefault="004E2051" w:rsidP="00F81C49">
      <w:pPr>
        <w:pStyle w:val="ListParagraph"/>
        <w:spacing w:line="360" w:lineRule="auto"/>
        <w:ind w:left="0"/>
        <w:jc w:val="thaiDistribute"/>
        <w:rPr>
          <w:rFonts w:ascii="Times New Roman" w:hAnsi="Times New Roman"/>
          <w:sz w:val="24"/>
          <w:szCs w:val="24"/>
        </w:rPr>
      </w:pPr>
    </w:p>
    <w:p w14:paraId="06B214BD" w14:textId="77777777" w:rsidR="00485A4D" w:rsidRDefault="00485A4D" w:rsidP="006A4838">
      <w:pPr>
        <w:pStyle w:val="ListParagraph"/>
        <w:keepNext/>
        <w:spacing w:after="0" w:line="360" w:lineRule="auto"/>
        <w:ind w:left="0"/>
        <w:jc w:val="center"/>
      </w:pPr>
      <w:r>
        <w:rPr>
          <w:noProof/>
        </w:rPr>
        <w:drawing>
          <wp:inline distT="0" distB="0" distL="0" distR="0" wp14:anchorId="4238DA68" wp14:editId="46B90E5A">
            <wp:extent cx="4253948" cy="119492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278625" cy="1201860"/>
                    </a:xfrm>
                    <a:prstGeom prst="rect">
                      <a:avLst/>
                    </a:prstGeom>
                  </pic:spPr>
                </pic:pic>
              </a:graphicData>
            </a:graphic>
          </wp:inline>
        </w:drawing>
      </w:r>
    </w:p>
    <w:p w14:paraId="15BE5784" w14:textId="6E06FE79" w:rsidR="00485A4D" w:rsidRPr="00112FD0" w:rsidRDefault="00485A4D" w:rsidP="00112FD0">
      <w:pPr>
        <w:pStyle w:val="Caption"/>
        <w:jc w:val="center"/>
      </w:pPr>
      <w:bookmarkStart w:id="1415" w:name="_Ref74222324"/>
      <w:bookmarkStart w:id="1416" w:name="_Ref74284814"/>
      <w:r w:rsidRPr="00112FD0">
        <w:t xml:space="preserve">Figure </w:t>
      </w:r>
      <w:ins w:id="1417"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1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19" w:author="Petnathean Julled" w:date="2021-07-09T21:18:00Z">
        <w:r w:rsidR="00454CE9">
          <w:rPr>
            <w:noProof/>
          </w:rPr>
          <w:t>1</w:t>
        </w:r>
      </w:ins>
      <w:ins w:id="1420" w:author="Petnathean Julled" w:date="2021-07-09T17:21:00Z">
        <w:r w:rsidR="0064710A">
          <w:fldChar w:fldCharType="end"/>
        </w:r>
      </w:ins>
      <w:del w:id="142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w:delText>
        </w:r>
        <w:r w:rsidR="00797ABA" w:rsidDel="00F60485">
          <w:rPr>
            <w:noProof/>
          </w:rPr>
          <w:fldChar w:fldCharType="end"/>
        </w:r>
      </w:del>
      <w:bookmarkEnd w:id="1415"/>
      <w:r w:rsidRPr="00112FD0">
        <w:t xml:space="preserve"> </w:t>
      </w:r>
      <w:bookmarkStart w:id="1422" w:name="_Ref74284402"/>
      <w:r w:rsidRPr="00112FD0">
        <w:t xml:space="preserve">Installation </w:t>
      </w:r>
      <w:r w:rsidR="004E2051">
        <w:t>command-line</w:t>
      </w:r>
      <w:r w:rsidRPr="00112FD0">
        <w:t xml:space="preserve"> for Go-Ethereum on Ubuntu </w:t>
      </w:r>
      <w:r w:rsidRPr="00112FD0">
        <w:fldChar w:fldCharType="begin" w:fldLock="1"/>
      </w:r>
      <w:r w:rsidR="00112FD0">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[41]","plainTextFormattedCitation":"[41]","previouslyFormattedCitation":"[41]"},"properties":{"noteIndex":0},"schema":"https://github.com/citation-style-language/schema/raw/master/csl-citation.json"}</w:instrText>
      </w:r>
      <w:r w:rsidRPr="00112FD0">
        <w:fldChar w:fldCharType="separate"/>
      </w:r>
      <w:r w:rsidRPr="00112FD0">
        <w:rPr>
          <w:noProof/>
        </w:rPr>
        <w:t>[41]</w:t>
      </w:r>
      <w:r w:rsidRPr="00112FD0">
        <w:fldChar w:fldCharType="end"/>
      </w:r>
      <w:bookmarkEnd w:id="1416"/>
      <w:bookmarkEnd w:id="1422"/>
    </w:p>
    <w:p w14:paraId="0EE7FD57" w14:textId="77777777" w:rsidR="006A4838" w:rsidRDefault="006A4838" w:rsidP="006A4838">
      <w:pPr>
        <w:pStyle w:val="ListParagraph"/>
        <w:keepNext/>
        <w:spacing w:after="0" w:line="360" w:lineRule="auto"/>
        <w:ind w:left="0"/>
        <w:jc w:val="center"/>
      </w:pPr>
      <w:r>
        <w:rPr>
          <w:noProof/>
        </w:rPr>
        <w:lastRenderedPageBreak/>
        <w:drawing>
          <wp:inline distT="0" distB="0" distL="0" distR="0" wp14:anchorId="5F56E08D" wp14:editId="187A4B30">
            <wp:extent cx="5309870" cy="2301875"/>
            <wp:effectExtent l="0" t="0" r="508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9870" cy="2301875"/>
                    </a:xfrm>
                    <a:prstGeom prst="rect">
                      <a:avLst/>
                    </a:prstGeom>
                  </pic:spPr>
                </pic:pic>
              </a:graphicData>
            </a:graphic>
          </wp:inline>
        </w:drawing>
      </w:r>
    </w:p>
    <w:p w14:paraId="23FF3A05" w14:textId="49F3C4D4" w:rsidR="00CE0D73" w:rsidRDefault="006A4838" w:rsidP="006A4838">
      <w:pPr>
        <w:pStyle w:val="Caption"/>
        <w:spacing w:after="240"/>
        <w:jc w:val="center"/>
        <w:rPr>
          <w:color w:val="FF0000"/>
        </w:rPr>
      </w:pPr>
      <w:bookmarkStart w:id="1423" w:name="_Ref74223398"/>
      <w:bookmarkStart w:id="1424" w:name="_Ref74284818"/>
      <w:r>
        <w:t xml:space="preserve">Figure </w:t>
      </w:r>
      <w:ins w:id="142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2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27" w:author="Petnathean Julled" w:date="2021-07-09T21:18:00Z">
        <w:r w:rsidR="00454CE9">
          <w:rPr>
            <w:noProof/>
          </w:rPr>
          <w:t>2</w:t>
        </w:r>
      </w:ins>
      <w:ins w:id="1428" w:author="Petnathean Julled" w:date="2021-07-09T17:21:00Z">
        <w:r w:rsidR="0064710A">
          <w:fldChar w:fldCharType="end"/>
        </w:r>
      </w:ins>
      <w:del w:id="142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w:delText>
        </w:r>
        <w:r w:rsidR="00797ABA" w:rsidDel="00F60485">
          <w:rPr>
            <w:noProof/>
          </w:rPr>
          <w:fldChar w:fldCharType="end"/>
        </w:r>
      </w:del>
      <w:bookmarkEnd w:id="1423"/>
      <w:r>
        <w:t xml:space="preserve"> </w:t>
      </w:r>
      <w:bookmarkStart w:id="1430" w:name="_Ref74284407"/>
      <w:r>
        <w:t>Geth console accessed using "</w:t>
      </w:r>
      <w:proofErr w:type="spellStart"/>
      <w:r>
        <w:t>geth</w:t>
      </w:r>
      <w:proofErr w:type="spellEnd"/>
      <w:r>
        <w:t xml:space="preserve"> attach" command</w:t>
      </w:r>
      <w:bookmarkEnd w:id="1424"/>
      <w:bookmarkEnd w:id="1430"/>
    </w:p>
    <w:p w14:paraId="2B621E06" w14:textId="05B44A62" w:rsidR="007C21E0" w:rsidRPr="00FB772F" w:rsidRDefault="007C21E0" w:rsidP="00F81C49">
      <w:pPr>
        <w:pStyle w:val="ListParagraph"/>
        <w:spacing w:line="360" w:lineRule="auto"/>
        <w:ind w:left="0"/>
        <w:jc w:val="thaiDistribute"/>
        <w:rPr>
          <w:rFonts w:ascii="Times New Roman" w:hAnsi="Times New Roman"/>
          <w:b/>
          <w:bCs/>
          <w:sz w:val="24"/>
          <w:szCs w:val="24"/>
        </w:rPr>
      </w:pPr>
      <w:r>
        <w:rPr>
          <w:rFonts w:ascii="Times New Roman" w:hAnsi="Times New Roman"/>
          <w:color w:val="FF0000"/>
          <w:sz w:val="24"/>
          <w:szCs w:val="24"/>
        </w:rPr>
        <w:tab/>
      </w:r>
      <w:bookmarkStart w:id="1431" w:name="CHAPTERIV_413"/>
      <w:r w:rsidRPr="00FB772F">
        <w:rPr>
          <w:rFonts w:ascii="Times New Roman" w:hAnsi="Times New Roman"/>
          <w:b/>
          <w:bCs/>
          <w:sz w:val="24"/>
          <w:szCs w:val="24"/>
        </w:rPr>
        <w:t>4.1.3 Quorum Installation</w:t>
      </w:r>
      <w:bookmarkEnd w:id="1431"/>
    </w:p>
    <w:p w14:paraId="3702662B" w14:textId="5E1F4F9B" w:rsidR="00164883" w:rsidRDefault="00164883" w:rsidP="00164883">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Pr="00164883">
        <w:rPr>
          <w:rFonts w:ascii="Times New Roman" w:hAnsi="Times New Roman" w:cs="Times New Roman"/>
          <w:sz w:val="24"/>
          <w:szCs w:val="24"/>
        </w:rPr>
        <w:t xml:space="preserve">As mentioned in </w:t>
      </w:r>
      <w:r w:rsidR="000E6A45">
        <w:rPr>
          <w:rFonts w:ascii="Times New Roman" w:hAnsi="Times New Roman" w:cs="Times New Roman"/>
          <w:sz w:val="24"/>
          <w:szCs w:val="24"/>
        </w:rPr>
        <w:t>S</w:t>
      </w:r>
      <w:r w:rsidRPr="00164883">
        <w:rPr>
          <w:rFonts w:ascii="Times New Roman" w:hAnsi="Times New Roman" w:cs="Times New Roman"/>
          <w:sz w:val="24"/>
          <w:szCs w:val="24"/>
        </w:rPr>
        <w:t xml:space="preserve">ection 2.3.4.2, Quorum is an Ethereum-forked that allows the Blockchain to adopt a consensus mechanism other than </w:t>
      </w:r>
      <w:proofErr w:type="spellStart"/>
      <w:r w:rsidRPr="00164883">
        <w:rPr>
          <w:rFonts w:ascii="Times New Roman" w:hAnsi="Times New Roman" w:cs="Times New Roman"/>
          <w:sz w:val="24"/>
          <w:szCs w:val="24"/>
        </w:rPr>
        <w:t>PoW</w:t>
      </w:r>
      <w:proofErr w:type="spellEnd"/>
      <w:r w:rsidRPr="00164883">
        <w:rPr>
          <w:rFonts w:ascii="Times New Roman" w:hAnsi="Times New Roman" w:cs="Times New Roman"/>
          <w:sz w:val="24"/>
          <w:szCs w:val="24"/>
        </w:rPr>
        <w:t xml:space="preserve"> and </w:t>
      </w:r>
      <w:proofErr w:type="spellStart"/>
      <w:r w:rsidRPr="00164883">
        <w:rPr>
          <w:rFonts w:ascii="Times New Roman" w:hAnsi="Times New Roman" w:cs="Times New Roman"/>
          <w:sz w:val="24"/>
          <w:szCs w:val="24"/>
        </w:rPr>
        <w:t>PoS</w:t>
      </w:r>
      <w:proofErr w:type="spellEnd"/>
      <w:r w:rsidRPr="00164883">
        <w:rPr>
          <w:rFonts w:ascii="Times New Roman" w:hAnsi="Times New Roman" w:cs="Times New Roman"/>
          <w:sz w:val="24"/>
          <w:szCs w:val="24"/>
        </w:rPr>
        <w:t xml:space="preserve"> which default to Ethereum Blockchain. Quorum's source code and installation package can be accessed at </w:t>
      </w:r>
      <w:r w:rsidR="008349FF">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[31]","plainTextFormattedCitation":"[31]","previouslyFormattedCitation":"[31]"},"properties":{"noteIndex":0},"schema":"https://github.com/citation-style-language/schema/raw/master/csl-citation.json"}</w:instrText>
      </w:r>
      <w:r w:rsidR="008349FF">
        <w:rPr>
          <w:rFonts w:ascii="Times New Roman" w:hAnsi="Times New Roman" w:cs="Times New Roman"/>
          <w:sz w:val="24"/>
          <w:szCs w:val="24"/>
        </w:rPr>
        <w:fldChar w:fldCharType="separate"/>
      </w:r>
      <w:r w:rsidR="008349FF" w:rsidRPr="008349FF">
        <w:rPr>
          <w:rFonts w:ascii="Times New Roman" w:hAnsi="Times New Roman" w:cs="Times New Roman"/>
          <w:noProof/>
          <w:sz w:val="24"/>
          <w:szCs w:val="24"/>
        </w:rPr>
        <w:t>[31]</w:t>
      </w:r>
      <w:r w:rsidR="008349FF">
        <w:rPr>
          <w:rFonts w:ascii="Times New Roman" w:hAnsi="Times New Roman" w:cs="Times New Roman"/>
          <w:sz w:val="24"/>
          <w:szCs w:val="24"/>
        </w:rPr>
        <w:fldChar w:fldCharType="end"/>
      </w:r>
      <w:r w:rsidRPr="00164883">
        <w:rPr>
          <w:rFonts w:ascii="Times New Roman" w:hAnsi="Times New Roman" w:cs="Times New Roman"/>
          <w:sz w:val="24"/>
          <w:szCs w:val="24"/>
        </w:rPr>
        <w:t>.</w:t>
      </w:r>
      <w:r w:rsidR="007A0863">
        <w:rPr>
          <w:rFonts w:ascii="Times New Roman" w:hAnsi="Times New Roman" w:cs="Times New Roman"/>
          <w:sz w:val="24"/>
          <w:szCs w:val="24"/>
        </w:rPr>
        <w:t xml:space="preserve"> The installation method for the latest stable release is located at </w:t>
      </w:r>
      <w:r w:rsidR="007A0863">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[43]","plainTextFormattedCitation":"[43]","previouslyFormattedCitation":"[43]"},"properties":{"noteIndex":0},"schema":"https://github.com/citation-style-language/schema/raw/master/csl-citation.json"}</w:instrText>
      </w:r>
      <w:r w:rsidR="007A0863">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[43]</w:t>
      </w:r>
      <w:r w:rsidR="007A0863">
        <w:rPr>
          <w:rFonts w:ascii="Times New Roman" w:hAnsi="Times New Roman" w:cs="Times New Roman"/>
          <w:sz w:val="24"/>
          <w:szCs w:val="24"/>
        </w:rPr>
        <w:fldChar w:fldCharType="end"/>
      </w:r>
      <w:r w:rsidR="007A0863">
        <w:rPr>
          <w:rFonts w:ascii="Times New Roman" w:hAnsi="Times New Roman" w:cs="Times New Roman"/>
          <w:sz w:val="24"/>
          <w:szCs w:val="24"/>
        </w:rPr>
        <w:t>.</w:t>
      </w:r>
      <w:r w:rsidRPr="00164883">
        <w:rPr>
          <w:rFonts w:ascii="Times New Roman" w:hAnsi="Times New Roman" w:cs="Times New Roman"/>
          <w:sz w:val="24"/>
          <w:szCs w:val="24"/>
        </w:rPr>
        <w:t xml:space="preserve"> The platform was designed to specifically operate with a Linux-based interface and can be compatible with non-Linux OS with the aid of 3rd party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r w:rsidR="008B08C4" w:rsidRPr="00164883">
        <w:rPr>
          <w:rFonts w:ascii="Times New Roman" w:hAnsi="Times New Roman" w:cs="Times New Roman"/>
          <w:sz w:val="24"/>
          <w:szCs w:val="24"/>
        </w:rPr>
        <w:tab/>
      </w:r>
    </w:p>
    <w:p w14:paraId="34FF46A3" w14:textId="1C9EB649" w:rsidR="000E07F3" w:rsidRPr="002766BE" w:rsidRDefault="000E07F3" w:rsidP="00164883">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sz w:val="24"/>
          <w:szCs w:val="24"/>
        </w:rPr>
        <w:tab/>
      </w:r>
      <w:r w:rsidR="002766BE" w:rsidRPr="002766BE">
        <w:rPr>
          <w:rFonts w:ascii="Times New Roman" w:hAnsi="Times New Roman" w:cs="Times New Roman"/>
          <w:sz w:val="24"/>
          <w:szCs w:val="24"/>
        </w:rPr>
        <w:fldChar w:fldCharType="begin"/>
      </w:r>
      <w:r w:rsidR="002766BE" w:rsidRPr="002766BE">
        <w:rPr>
          <w:rFonts w:ascii="Times New Roman" w:hAnsi="Times New Roman" w:cs="Times New Roman"/>
          <w:sz w:val="24"/>
          <w:szCs w:val="24"/>
        </w:rPr>
        <w:instrText xml:space="preserve"> REF _Ref74223927 \h  \* MERGEFORMAT </w:instrText>
      </w:r>
      <w:r w:rsidR="002766BE" w:rsidRPr="002766BE">
        <w:rPr>
          <w:rFonts w:ascii="Times New Roman" w:hAnsi="Times New Roman" w:cs="Times New Roman"/>
          <w:sz w:val="24"/>
          <w:szCs w:val="24"/>
        </w:rPr>
      </w:r>
      <w:r w:rsidR="002766BE" w:rsidRPr="002766BE">
        <w:rPr>
          <w:rFonts w:ascii="Times New Roman" w:hAnsi="Times New Roman" w:cs="Times New Roman"/>
          <w:sz w:val="24"/>
          <w:szCs w:val="24"/>
        </w:rPr>
        <w:fldChar w:fldCharType="separate"/>
      </w:r>
      <w:ins w:id="1432" w:author="Petnathean Julled" w:date="2021-07-09T21:18:00Z">
        <w:r w:rsidR="00454CE9" w:rsidRPr="00454CE9">
          <w:rPr>
            <w:rFonts w:ascii="Times New Roman" w:hAnsi="Times New Roman" w:cs="Times New Roman"/>
            <w:sz w:val="24"/>
            <w:szCs w:val="24"/>
            <w:rPrChange w:id="1433" w:author="Petnathean Julled" w:date="2021-07-09T21:18:00Z">
              <w:rPr/>
            </w:rPrChange>
          </w:rPr>
          <w:t xml:space="preserve">Figure </w:t>
        </w:r>
        <w:r w:rsidR="00454CE9" w:rsidRPr="00454CE9">
          <w:rPr>
            <w:rFonts w:ascii="Times New Roman" w:hAnsi="Times New Roman" w:cs="Times New Roman"/>
            <w:noProof/>
            <w:sz w:val="24"/>
            <w:szCs w:val="24"/>
            <w:rPrChange w:id="1434" w:author="Petnathean Julled" w:date="2021-07-09T21:18:00Z">
              <w:rPr>
                <w:noProof/>
              </w:rPr>
            </w:rPrChange>
          </w:rPr>
          <w:t>4</w:t>
        </w:r>
        <w:r w:rsidR="00454CE9" w:rsidRPr="00454CE9">
          <w:rPr>
            <w:rFonts w:ascii="Times New Roman" w:hAnsi="Times New Roman" w:cs="Times New Roman"/>
            <w:noProof/>
            <w:sz w:val="24"/>
            <w:szCs w:val="24"/>
            <w:rPrChange w:id="1435" w:author="Petnathean Julled" w:date="2021-07-09T21:18:00Z">
              <w:rPr/>
            </w:rPrChange>
          </w:rPr>
          <w:noBreakHyphen/>
        </w:r>
        <w:r w:rsidR="00454CE9" w:rsidRPr="00454CE9">
          <w:rPr>
            <w:rFonts w:ascii="Times New Roman" w:hAnsi="Times New Roman" w:cs="Times New Roman"/>
            <w:noProof/>
            <w:sz w:val="24"/>
            <w:szCs w:val="24"/>
            <w:rPrChange w:id="1436" w:author="Petnathean Julled" w:date="2021-07-09T21:18:00Z">
              <w:rPr>
                <w:noProof/>
              </w:rPr>
            </w:rPrChange>
          </w:rPr>
          <w:t>3</w:t>
        </w:r>
      </w:ins>
      <w:del w:id="1437" w:author="Petnathean Julled" w:date="2021-07-09T11:13:00Z">
        <w:r w:rsidR="00856E89" w:rsidRPr="00856E89" w:rsidDel="00437758">
          <w:rPr>
            <w:rFonts w:ascii="Times New Roman" w:hAnsi="Times New Roman" w:cs="Times New Roman"/>
            <w:sz w:val="24"/>
            <w:szCs w:val="24"/>
          </w:rPr>
          <w:delText xml:space="preserve">Figure </w:delText>
        </w:r>
        <w:r w:rsidR="00856E89" w:rsidRPr="00856E89" w:rsidDel="00437758">
          <w:rPr>
            <w:rFonts w:ascii="Times New Roman" w:hAnsi="Times New Roman" w:cs="Times New Roman"/>
            <w:noProof/>
            <w:sz w:val="24"/>
            <w:szCs w:val="24"/>
          </w:rPr>
          <w:delText>4</w:delText>
        </w:r>
        <w:r w:rsidR="00856E89" w:rsidRPr="00856E89" w:rsidDel="00437758">
          <w:rPr>
            <w:rFonts w:ascii="Times New Roman" w:hAnsi="Times New Roman" w:cs="Times New Roman"/>
            <w:noProof/>
            <w:sz w:val="24"/>
            <w:szCs w:val="24"/>
          </w:rPr>
          <w:noBreakHyphen/>
          <w:delText>3</w:delText>
        </w:r>
      </w:del>
      <w:r w:rsidR="002766BE" w:rsidRPr="002766BE">
        <w:rPr>
          <w:rFonts w:ascii="Times New Roman" w:hAnsi="Times New Roman" w:cs="Times New Roman"/>
          <w:sz w:val="24"/>
          <w:szCs w:val="24"/>
        </w:rPr>
        <w:fldChar w:fldCharType="end"/>
      </w:r>
      <w:r w:rsidR="002766BE" w:rsidRPr="002766BE">
        <w:rPr>
          <w:rFonts w:ascii="Times New Roman" w:hAnsi="Times New Roman" w:cs="Times New Roman"/>
          <w:sz w:val="24"/>
          <w:szCs w:val="24"/>
        </w:rPr>
        <w:t xml:space="preserve"> showing the installation method for Quorum from its source which was used to install the latest stable Quorum released available at the time for the implementation.</w:t>
      </w:r>
      <w:r w:rsidR="001521E6">
        <w:rPr>
          <w:rFonts w:ascii="Times New Roman" w:hAnsi="Times New Roman" w:cs="Times New Roman"/>
          <w:sz w:val="24"/>
          <w:szCs w:val="24"/>
        </w:rPr>
        <w:t xml:space="preserve"> </w:t>
      </w:r>
      <w:r w:rsidR="001521E6" w:rsidRPr="001521E6">
        <w:rPr>
          <w:rFonts w:ascii="Times New Roman" w:hAnsi="Times New Roman" w:cs="Times New Roman"/>
          <w:sz w:val="24"/>
          <w:szCs w:val="24"/>
        </w:rPr>
        <w:t>Some parts or functions used in the implementation may differ from the current released due to the version difference.</w:t>
      </w:r>
    </w:p>
    <w:p w14:paraId="5DC6D465" w14:textId="77777777" w:rsidR="00D91E46" w:rsidRDefault="00D91E46" w:rsidP="004565F1">
      <w:pPr>
        <w:pStyle w:val="ListParagraph"/>
        <w:keepNext/>
        <w:spacing w:after="0" w:line="360" w:lineRule="auto"/>
        <w:ind w:left="0"/>
        <w:jc w:val="center"/>
      </w:pPr>
      <w:r>
        <w:rPr>
          <w:noProof/>
        </w:rPr>
        <w:lastRenderedPageBreak/>
        <w:drawing>
          <wp:inline distT="0" distB="0" distL="0" distR="0" wp14:anchorId="381E74D2" wp14:editId="407DCAC3">
            <wp:extent cx="3905900" cy="16061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3927894" cy="1615207"/>
                    </a:xfrm>
                    <a:prstGeom prst="rect">
                      <a:avLst/>
                    </a:prstGeom>
                  </pic:spPr>
                </pic:pic>
              </a:graphicData>
            </a:graphic>
          </wp:inline>
        </w:drawing>
      </w:r>
    </w:p>
    <w:p w14:paraId="29F7EF3A" w14:textId="485F4DD2" w:rsidR="00D91E46" w:rsidRPr="00112FD0" w:rsidRDefault="00D91E46" w:rsidP="00D91E46">
      <w:pPr>
        <w:pStyle w:val="Caption"/>
        <w:spacing w:after="240"/>
        <w:jc w:val="center"/>
        <w:rPr>
          <w:rFonts w:cstheme="minorBidi"/>
          <w:color w:val="FF0000"/>
        </w:rPr>
      </w:pPr>
      <w:bookmarkStart w:id="1438" w:name="_Ref74223927"/>
      <w:bookmarkStart w:id="1439" w:name="_Ref74284821"/>
      <w:r>
        <w:t xml:space="preserve">Figure </w:t>
      </w:r>
      <w:ins w:id="144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4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42" w:author="Petnathean Julled" w:date="2021-07-09T21:18:00Z">
        <w:r w:rsidR="00454CE9">
          <w:rPr>
            <w:noProof/>
          </w:rPr>
          <w:t>3</w:t>
        </w:r>
      </w:ins>
      <w:ins w:id="1443" w:author="Petnathean Julled" w:date="2021-07-09T17:21:00Z">
        <w:r w:rsidR="0064710A">
          <w:fldChar w:fldCharType="end"/>
        </w:r>
      </w:ins>
      <w:del w:id="144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w:delText>
        </w:r>
        <w:r w:rsidR="00797ABA" w:rsidDel="00F60485">
          <w:rPr>
            <w:noProof/>
          </w:rPr>
          <w:fldChar w:fldCharType="end"/>
        </w:r>
      </w:del>
      <w:bookmarkEnd w:id="1438"/>
      <w:r>
        <w:t xml:space="preserve"> </w:t>
      </w:r>
      <w:bookmarkStart w:id="1445" w:name="_Ref74284411"/>
      <w:r>
        <w:t>Installing Quorum directly from its source</w:t>
      </w:r>
      <w:bookmarkEnd w:id="1439"/>
      <w:bookmarkEnd w:id="1445"/>
    </w:p>
    <w:p w14:paraId="7791330F" w14:textId="434CFD00" w:rsidR="00D33368" w:rsidRDefault="00F80AA4" w:rsidP="00164883">
      <w:pPr>
        <w:pStyle w:val="ListParagraph"/>
        <w:spacing w:line="360" w:lineRule="auto"/>
        <w:ind w:left="0"/>
        <w:jc w:val="thaiDistribute"/>
        <w:rPr>
          <w:rFonts w:ascii="Times New Roman" w:hAnsi="Times New Roman" w:cs="Times New Roman"/>
          <w:sz w:val="24"/>
          <w:szCs w:val="24"/>
        </w:rPr>
      </w:pPr>
      <w:r w:rsidRPr="00F80AA4">
        <w:rPr>
          <w:rFonts w:ascii="Times New Roman" w:hAnsi="Times New Roman" w:cs="Times New Roman"/>
          <w:sz w:val="24"/>
          <w:szCs w:val="24"/>
        </w:rPr>
        <w:tab/>
        <w:t xml:space="preserve">Other than the Blockchain platform, Quorum also offers the "7-Nodes Example" for developers to locally deploy in their machine to test the functionality and performance of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during the development. The source code can be cloned directly from its repository available in </w:t>
      </w:r>
      <w:proofErr w:type="spellStart"/>
      <w:r w:rsidRPr="00F80AA4">
        <w:rPr>
          <w:rFonts w:ascii="Times New Roman" w:hAnsi="Times New Roman" w:cs="Times New Roman"/>
          <w:sz w:val="24"/>
          <w:szCs w:val="24"/>
        </w:rPr>
        <w:t>Github</w:t>
      </w:r>
      <w:proofErr w:type="spellEnd"/>
      <w:r w:rsidR="002B755B">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2B755B">
        <w:rPr>
          <w:rFonts w:ascii="Times New Roman" w:hAnsi="Times New Roman" w:cs="Times New Roman"/>
          <w:sz w:val="24"/>
          <w:szCs w:val="24"/>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[33]","plainTextFormattedCitation":"[33]","previouslyFormattedCitation":"[33]"},"properties":{"noteIndex":0},"schema":"https://github.com/citation-style-language/schema/raw/master/csl-citation.json"}</w:instrText>
      </w:r>
      <w:r w:rsidR="002B755B">
        <w:rPr>
          <w:rFonts w:ascii="Times New Roman" w:hAnsi="Times New Roman" w:cs="Times New Roman"/>
          <w:sz w:val="24"/>
          <w:szCs w:val="24"/>
        </w:rPr>
        <w:fldChar w:fldCharType="separate"/>
      </w:r>
      <w:r w:rsidR="002B755B" w:rsidRPr="002B755B">
        <w:rPr>
          <w:rFonts w:ascii="Times New Roman" w:hAnsi="Times New Roman" w:cs="Times New Roman"/>
          <w:noProof/>
          <w:sz w:val="24"/>
          <w:szCs w:val="24"/>
        </w:rPr>
        <w:t>[33]</w:t>
      </w:r>
      <w:r w:rsidR="002B755B">
        <w:rPr>
          <w:rFonts w:ascii="Times New Roman" w:hAnsi="Times New Roman" w:cs="Times New Roman"/>
          <w:sz w:val="24"/>
          <w:szCs w:val="24"/>
        </w:rPr>
        <w:fldChar w:fldCharType="end"/>
      </w:r>
      <w:r w:rsidR="00874216">
        <w:rPr>
          <w:rFonts w:ascii="Times New Roman" w:hAnsi="Times New Roman" w:cs="Times New Roman"/>
          <w:sz w:val="24"/>
          <w:szCs w:val="24"/>
        </w:rPr>
        <w:t xml:space="preserve"> as shown in </w:t>
      </w:r>
      <w:r w:rsidR="00874216">
        <w:rPr>
          <w:rFonts w:ascii="Times New Roman" w:hAnsi="Times New Roman" w:cs="Times New Roman"/>
          <w:sz w:val="24"/>
          <w:szCs w:val="24"/>
        </w:rPr>
        <w:fldChar w:fldCharType="begin"/>
      </w:r>
      <w:r w:rsidR="00874216">
        <w:rPr>
          <w:rFonts w:ascii="Times New Roman" w:hAnsi="Times New Roman" w:cs="Times New Roman"/>
          <w:sz w:val="24"/>
          <w:szCs w:val="24"/>
        </w:rPr>
        <w:instrText xml:space="preserve"> REF _Ref74224502 \h </w:instrText>
      </w:r>
      <w:r w:rsidR="00874216">
        <w:rPr>
          <w:rFonts w:ascii="Times New Roman" w:hAnsi="Times New Roman" w:cs="Times New Roman"/>
          <w:sz w:val="24"/>
          <w:szCs w:val="24"/>
        </w:rPr>
      </w:r>
      <w:r w:rsidR="00874216">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4</w:t>
      </w:r>
      <w:r w:rsidR="00874216">
        <w:rPr>
          <w:rFonts w:ascii="Times New Roman" w:hAnsi="Times New Roman" w:cs="Times New Roman"/>
          <w:sz w:val="24"/>
          <w:szCs w:val="24"/>
        </w:rPr>
        <w:fldChar w:fldCharType="end"/>
      </w:r>
      <w:r w:rsidRPr="00F80AA4">
        <w:rPr>
          <w:rFonts w:ascii="Times New Roman" w:hAnsi="Times New Roman" w:cs="Times New Roman"/>
          <w:sz w:val="24"/>
          <w:szCs w:val="24"/>
        </w:rPr>
        <w:t>. The "7-Nodes" will simulate seven Blockchain nodes in the host machine in a similar fashion to a virtual machine using the required library called "</w:t>
      </w:r>
      <w:proofErr w:type="spellStart"/>
      <w:r w:rsidRPr="00F80AA4">
        <w:rPr>
          <w:rFonts w:ascii="Times New Roman" w:hAnsi="Times New Roman" w:cs="Times New Roman"/>
          <w:sz w:val="24"/>
          <w:szCs w:val="24"/>
        </w:rPr>
        <w:t>Tessera</w:t>
      </w:r>
      <w:proofErr w:type="spellEnd"/>
      <w:r w:rsidRPr="00F80AA4">
        <w:rPr>
          <w:rFonts w:ascii="Times New Roman" w:hAnsi="Times New Roman" w:cs="Times New Roman"/>
          <w:sz w:val="24"/>
          <w:szCs w:val="24"/>
        </w:rPr>
        <w:t xml:space="preserve">"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[44]","plainTextFormattedCitation":"[44]","previouslyFormattedCitation":"[44]"},"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[44]</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w:t>
      </w:r>
      <w:r w:rsidR="002B755B">
        <w:rPr>
          <w:rFonts w:ascii="Times New Roman" w:hAnsi="Times New Roman" w:cs="Times New Roman"/>
          <w:sz w:val="24"/>
          <w:szCs w:val="24"/>
        </w:rPr>
        <w:t>and</w:t>
      </w:r>
      <w:r w:rsidRPr="00F80AA4">
        <w:rPr>
          <w:rFonts w:ascii="Times New Roman" w:hAnsi="Times New Roman" w:cs="Times New Roman"/>
          <w:sz w:val="24"/>
          <w:szCs w:val="24"/>
        </w:rPr>
        <w:t xml:space="preserve"> "Constellation" </w:t>
      </w:r>
      <w:r w:rsidR="002B755B">
        <w:rPr>
          <w:rFonts w:ascii="Times New Roman" w:hAnsi="Times New Roman" w:cs="Times New Roman"/>
          <w:sz w:val="24"/>
          <w:szCs w:val="24"/>
        </w:rPr>
        <w:fldChar w:fldCharType="begin" w:fldLock="1"/>
      </w:r>
      <w:r w:rsidR="00E752FF">
        <w:rPr>
          <w:rFonts w:ascii="Times New Roman" w:hAnsi="Times New Roman" w:cs="Times New Roman"/>
          <w:sz w:val="24"/>
          <w:szCs w:val="24"/>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[45]","plainTextFormattedCitation":"[45]","previouslyFormattedCitation":"[45]"},"properties":{"noteIndex":0},"schema":"https://github.com/citation-style-language/schema/raw/master/csl-citation.json"}</w:instrText>
      </w:r>
      <w:r w:rsidR="002B755B">
        <w:rPr>
          <w:rFonts w:ascii="Times New Roman" w:hAnsi="Times New Roman" w:cs="Times New Roman"/>
          <w:sz w:val="24"/>
          <w:szCs w:val="24"/>
        </w:rPr>
        <w:fldChar w:fldCharType="separate"/>
      </w:r>
      <w:r w:rsidR="007A0863" w:rsidRPr="007A0863">
        <w:rPr>
          <w:rFonts w:ascii="Times New Roman" w:hAnsi="Times New Roman" w:cs="Times New Roman"/>
          <w:noProof/>
          <w:sz w:val="24"/>
          <w:szCs w:val="24"/>
        </w:rPr>
        <w:t>[45]</w:t>
      </w:r>
      <w:r w:rsidR="002B755B">
        <w:rPr>
          <w:rFonts w:ascii="Times New Roman" w:hAnsi="Times New Roman" w:cs="Times New Roman"/>
          <w:sz w:val="24"/>
          <w:szCs w:val="24"/>
        </w:rPr>
        <w:fldChar w:fldCharType="end"/>
      </w:r>
      <w:r w:rsidRPr="00F80AA4">
        <w:rPr>
          <w:rFonts w:ascii="Times New Roman" w:hAnsi="Times New Roman" w:cs="Times New Roman"/>
          <w:sz w:val="24"/>
          <w:szCs w:val="24"/>
        </w:rPr>
        <w:t xml:space="preserve"> included in the package as a running engine. The source code can be initiate</w:t>
      </w:r>
      <w:r w:rsidR="003F4F0F">
        <w:rPr>
          <w:rFonts w:ascii="Times New Roman" w:hAnsi="Times New Roman" w:cs="Times New Roman"/>
          <w:sz w:val="24"/>
          <w:szCs w:val="24"/>
        </w:rPr>
        <w:t>d</w:t>
      </w:r>
      <w:r w:rsidRPr="00F80AA4">
        <w:rPr>
          <w:rFonts w:ascii="Times New Roman" w:hAnsi="Times New Roman" w:cs="Times New Roman"/>
          <w:sz w:val="24"/>
          <w:szCs w:val="24"/>
        </w:rPr>
        <w:t>, activate</w:t>
      </w:r>
      <w:r w:rsidR="003F4F0F">
        <w:rPr>
          <w:rFonts w:ascii="Times New Roman" w:hAnsi="Times New Roman" w:cs="Times New Roman"/>
          <w:sz w:val="24"/>
          <w:szCs w:val="24"/>
        </w:rPr>
        <w:t>d</w:t>
      </w:r>
      <w:r w:rsidRPr="00F80AA4">
        <w:rPr>
          <w:rFonts w:ascii="Times New Roman" w:hAnsi="Times New Roman" w:cs="Times New Roman"/>
          <w:sz w:val="24"/>
          <w:szCs w:val="24"/>
        </w:rPr>
        <w:t>, and simultaneously controlled using the control script provided within the example. Each node can be accessed using the Geth client. For the implementation, the control script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w:t>
      </w:r>
      <w:r w:rsidR="00630E3B">
        <w:rPr>
          <w:rFonts w:ascii="Times New Roman" w:hAnsi="Times New Roman" w:cs="Times New Roman"/>
          <w:sz w:val="24"/>
          <w:szCs w:val="24"/>
        </w:rPr>
        <w:t xml:space="preserve"> Actor</w:t>
      </w:r>
      <w:r w:rsidRPr="00F80AA4">
        <w:rPr>
          <w:rFonts w:ascii="Times New Roman" w:hAnsi="Times New Roman" w:cs="Times New Roman"/>
          <w:sz w:val="24"/>
          <w:szCs w:val="24"/>
        </w:rPr>
        <w:t xml:space="preserve"> and its </w:t>
      </w:r>
      <w:proofErr w:type="spellStart"/>
      <w:r w:rsidRPr="00F80AA4">
        <w:rPr>
          <w:rFonts w:ascii="Times New Roman" w:hAnsi="Times New Roman" w:cs="Times New Roman"/>
          <w:sz w:val="24"/>
          <w:szCs w:val="24"/>
        </w:rPr>
        <w:t>Smartcontract</w:t>
      </w:r>
      <w:proofErr w:type="spellEnd"/>
      <w:r w:rsidRPr="00F80AA4">
        <w:rPr>
          <w:rFonts w:ascii="Times New Roman" w:hAnsi="Times New Roman" w:cs="Times New Roman"/>
          <w:sz w:val="24"/>
          <w:szCs w:val="24"/>
        </w:rPr>
        <w:t xml:space="preserve">, allow testing </w:t>
      </w:r>
      <w:r w:rsidR="000250B0">
        <w:rPr>
          <w:rFonts w:ascii="Times New Roman" w:hAnsi="Times New Roman" w:cs="Times New Roman"/>
          <w:sz w:val="24"/>
          <w:szCs w:val="24"/>
        </w:rPr>
        <w:t xml:space="preserve">and running </w:t>
      </w:r>
      <w:r w:rsidRPr="00F80AA4">
        <w:rPr>
          <w:rFonts w:ascii="Times New Roman" w:hAnsi="Times New Roman" w:cs="Times New Roman"/>
          <w:sz w:val="24"/>
          <w:szCs w:val="24"/>
        </w:rPr>
        <w:t>of XDS Document registry-related code on the 7-Nodes.</w:t>
      </w:r>
      <w:r w:rsidR="00793C59">
        <w:rPr>
          <w:rFonts w:ascii="Times New Roman" w:hAnsi="Times New Roman" w:cs="Times New Roman"/>
          <w:sz w:val="24"/>
          <w:szCs w:val="24"/>
        </w:rPr>
        <w:t xml:space="preserve"> </w:t>
      </w:r>
      <w:r w:rsidR="00793C59" w:rsidRPr="00793C59">
        <w:rPr>
          <w:rFonts w:ascii="Times New Roman" w:hAnsi="Times New Roman" w:cs="Times New Roman"/>
          <w:sz w:val="24"/>
          <w:szCs w:val="24"/>
        </w:rPr>
        <w:t>It must be noted that transaction-related scripts only operate on specified single nodes amongst the seven, not the entire set of the seven nodes. That means the activity of each node is independent.</w:t>
      </w:r>
    </w:p>
    <w:p w14:paraId="471CBA33" w14:textId="77777777" w:rsidR="00D33368" w:rsidRDefault="00D33368" w:rsidP="00164883">
      <w:pPr>
        <w:pStyle w:val="ListParagraph"/>
        <w:spacing w:line="360" w:lineRule="auto"/>
        <w:ind w:left="0"/>
        <w:jc w:val="thaiDistribute"/>
        <w:rPr>
          <w:rFonts w:ascii="Times New Roman" w:hAnsi="Times New Roman" w:cs="Times New Roman"/>
          <w:sz w:val="24"/>
          <w:szCs w:val="24"/>
        </w:rPr>
      </w:pPr>
    </w:p>
    <w:p w14:paraId="00A94F77" w14:textId="77777777" w:rsidR="0091637F" w:rsidRDefault="0091637F" w:rsidP="00920599">
      <w:pPr>
        <w:pStyle w:val="ListParagraph"/>
        <w:keepNext/>
        <w:spacing w:after="0" w:line="360" w:lineRule="auto"/>
        <w:ind w:left="0"/>
        <w:jc w:val="center"/>
      </w:pPr>
      <w:r>
        <w:rPr>
          <w:noProof/>
        </w:rPr>
        <w:drawing>
          <wp:inline distT="0" distB="0" distL="0" distR="0" wp14:anchorId="4CD846D8" wp14:editId="0F3A0599">
            <wp:extent cx="4842345" cy="6327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4877733" cy="637380"/>
                    </a:xfrm>
                    <a:prstGeom prst="rect">
                      <a:avLst/>
                    </a:prstGeom>
                  </pic:spPr>
                </pic:pic>
              </a:graphicData>
            </a:graphic>
          </wp:inline>
        </w:drawing>
      </w:r>
    </w:p>
    <w:p w14:paraId="0D9DBFD8" w14:textId="40290EC4" w:rsidR="0091637F" w:rsidRPr="00F80AA4" w:rsidRDefault="0091637F" w:rsidP="0091637F">
      <w:pPr>
        <w:pStyle w:val="Caption"/>
        <w:spacing w:after="240"/>
        <w:jc w:val="center"/>
      </w:pPr>
      <w:bookmarkStart w:id="1446" w:name="_Ref74224502"/>
      <w:bookmarkStart w:id="1447" w:name="_Ref74284824"/>
      <w:r>
        <w:t xml:space="preserve">Figure </w:t>
      </w:r>
      <w:ins w:id="144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4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50" w:author="Petnathean Julled" w:date="2021-07-09T21:18:00Z">
        <w:r w:rsidR="00454CE9">
          <w:rPr>
            <w:noProof/>
          </w:rPr>
          <w:t>4</w:t>
        </w:r>
      </w:ins>
      <w:ins w:id="1451" w:author="Petnathean Julled" w:date="2021-07-09T17:21:00Z">
        <w:r w:rsidR="0064710A">
          <w:fldChar w:fldCharType="end"/>
        </w:r>
      </w:ins>
      <w:del w:id="145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w:delText>
        </w:r>
        <w:r w:rsidR="00797ABA" w:rsidDel="00F60485">
          <w:rPr>
            <w:noProof/>
          </w:rPr>
          <w:fldChar w:fldCharType="end"/>
        </w:r>
      </w:del>
      <w:bookmarkEnd w:id="1446"/>
      <w:r>
        <w:t xml:space="preserve"> </w:t>
      </w:r>
      <w:bookmarkStart w:id="1453" w:name="_Ref74284434"/>
      <w:r>
        <w:t xml:space="preserve">Cloning "7-Nodes" Quorum example from its repository available on </w:t>
      </w:r>
      <w:proofErr w:type="spellStart"/>
      <w:r>
        <w:t>Github</w:t>
      </w:r>
      <w:bookmarkEnd w:id="1447"/>
      <w:bookmarkEnd w:id="1453"/>
      <w:proofErr w:type="spellEnd"/>
    </w:p>
    <w:p w14:paraId="1C3F9275" w14:textId="6462BDDA" w:rsidR="00E752FF" w:rsidRPr="00BD17F2" w:rsidRDefault="008D12BC" w:rsidP="008E02EA">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lastRenderedPageBreak/>
        <w:tab/>
      </w:r>
      <w:r w:rsidR="008E02EA" w:rsidRPr="00BD17F2">
        <w:rPr>
          <w:rFonts w:ascii="Times New Roman" w:hAnsi="Times New Roman" w:cs="Times New Roman"/>
          <w:sz w:val="24"/>
          <w:szCs w:val="24"/>
        </w:rPr>
        <w:t xml:space="preserve">All initial configuration instructions are available at </w:t>
      </w:r>
      <w:r w:rsidR="00E752FF" w:rsidRPr="00BD17F2">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[46]","plainTextFormattedCitation":"[46]","previouslyFormattedCitation":"[46]"},"properties":{"noteIndex":0},"schema":"https://github.com/citation-style-language/schema/raw/master/csl-citation.json"}</w:instrText>
      </w:r>
      <w:r w:rsidR="00E752FF" w:rsidRPr="00BD17F2">
        <w:rPr>
          <w:rFonts w:ascii="Times New Roman" w:hAnsi="Times New Roman" w:cs="Times New Roman"/>
          <w:sz w:val="24"/>
          <w:szCs w:val="24"/>
        </w:rPr>
        <w:fldChar w:fldCharType="separate"/>
      </w:r>
      <w:r w:rsidR="00E752FF" w:rsidRPr="00BD17F2">
        <w:rPr>
          <w:rFonts w:ascii="Times New Roman" w:hAnsi="Times New Roman" w:cs="Times New Roman"/>
          <w:noProof/>
          <w:sz w:val="24"/>
          <w:szCs w:val="24"/>
        </w:rPr>
        <w:t>[46]</w:t>
      </w:r>
      <w:r w:rsidR="00E752FF"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 Primarily, it is required to configure the genesis Block for the Blockchain ledger and issue the initiation command using the script provided in the example</w:t>
      </w:r>
      <w:r w:rsidR="00C52E11" w:rsidRPr="00BD17F2">
        <w:rPr>
          <w:rFonts w:ascii="Times New Roman" w:hAnsi="Times New Roman" w:cs="Times New Roman"/>
          <w:sz w:val="24"/>
          <w:szCs w:val="24"/>
        </w:rPr>
        <w:t xml:space="preserve"> as shown in </w:t>
      </w:r>
      <w:r w:rsidR="00C52E11" w:rsidRPr="00BD17F2">
        <w:rPr>
          <w:rFonts w:ascii="Times New Roman" w:hAnsi="Times New Roman" w:cs="Times New Roman"/>
          <w:sz w:val="24"/>
          <w:szCs w:val="24"/>
        </w:rPr>
        <w:fldChar w:fldCharType="begin"/>
      </w:r>
      <w:r w:rsidR="00C52E11" w:rsidRPr="00BD17F2">
        <w:rPr>
          <w:rFonts w:ascii="Times New Roman" w:hAnsi="Times New Roman" w:cs="Times New Roman"/>
          <w:sz w:val="24"/>
          <w:szCs w:val="24"/>
        </w:rPr>
        <w:instrText xml:space="preserve"> REF _Ref74226819 \h </w:instrText>
      </w:r>
      <w:r w:rsidR="00C52E11" w:rsidRPr="00BD17F2">
        <w:rPr>
          <w:rFonts w:ascii="Times New Roman" w:hAnsi="Times New Roman" w:cs="Times New Roman"/>
          <w:sz w:val="24"/>
          <w:szCs w:val="24"/>
        </w:rPr>
      </w:r>
      <w:r w:rsidR="00C52E11"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5</w:t>
      </w:r>
      <w:r w:rsidR="00C52E11" w:rsidRPr="00BD17F2">
        <w:rPr>
          <w:rFonts w:ascii="Times New Roman" w:hAnsi="Times New Roman" w:cs="Times New Roman"/>
          <w:sz w:val="24"/>
          <w:szCs w:val="24"/>
        </w:rPr>
        <w:fldChar w:fldCharType="end"/>
      </w:r>
      <w:r w:rsidR="008E02EA" w:rsidRPr="00BD17F2">
        <w:rPr>
          <w:rFonts w:ascii="Times New Roman" w:hAnsi="Times New Roman" w:cs="Times New Roman"/>
          <w:sz w:val="24"/>
          <w:szCs w:val="24"/>
        </w:rPr>
        <w:t>.</w:t>
      </w:r>
      <w:r w:rsidR="008E02EA" w:rsidRPr="00BD17F2">
        <w:rPr>
          <w:rFonts w:ascii="Times New Roman" w:hAnsi="Times New Roman" w:hint="cs"/>
          <w:sz w:val="24"/>
          <w:szCs w:val="24"/>
          <w:cs/>
        </w:rPr>
        <w:t xml:space="preserve"> </w:t>
      </w:r>
      <w:r w:rsidR="008E02EA" w:rsidRPr="00BD17F2">
        <w:rPr>
          <w:rFonts w:ascii="Times New Roman" w:hAnsi="Times New Roman" w:cs="Times New Roman"/>
          <w:sz w:val="24"/>
          <w:szCs w:val="24"/>
        </w:rPr>
        <w:t xml:space="preserve">Each script is specific for each consensus mechanism. </w:t>
      </w:r>
    </w:p>
    <w:p w14:paraId="01BEA147" w14:textId="0B594961" w:rsidR="0054751C" w:rsidRDefault="00E752FF" w:rsidP="008E02EA">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14:paraId="28B68284" w14:textId="77777777" w:rsidR="00E752FF" w:rsidRDefault="00E752FF" w:rsidP="00E752FF">
      <w:pPr>
        <w:pStyle w:val="ListParagraph"/>
        <w:keepNext/>
        <w:spacing w:after="0" w:line="360" w:lineRule="auto"/>
        <w:ind w:left="0"/>
        <w:jc w:val="center"/>
      </w:pPr>
      <w:r>
        <w:rPr>
          <w:noProof/>
        </w:rPr>
        <w:drawing>
          <wp:inline distT="0" distB="0" distL="0" distR="0" wp14:anchorId="1043727C" wp14:editId="2B7FCBDE">
            <wp:extent cx="5352460" cy="1327868"/>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365283" cy="1331049"/>
                    </a:xfrm>
                    <a:prstGeom prst="rect">
                      <a:avLst/>
                    </a:prstGeom>
                  </pic:spPr>
                </pic:pic>
              </a:graphicData>
            </a:graphic>
          </wp:inline>
        </w:drawing>
      </w:r>
    </w:p>
    <w:p w14:paraId="45B6E63D" w14:textId="7E6A4371" w:rsidR="00E752FF" w:rsidRDefault="00E752FF" w:rsidP="00E752FF">
      <w:pPr>
        <w:pStyle w:val="Caption"/>
        <w:spacing w:after="240"/>
        <w:jc w:val="center"/>
      </w:pPr>
      <w:bookmarkStart w:id="1454" w:name="_Ref74226819"/>
      <w:bookmarkStart w:id="1455" w:name="_Ref74284828"/>
      <w:r>
        <w:t xml:space="preserve">Figure </w:t>
      </w:r>
      <w:ins w:id="145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5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58" w:author="Petnathean Julled" w:date="2021-07-09T21:18:00Z">
        <w:r w:rsidR="00454CE9">
          <w:rPr>
            <w:noProof/>
          </w:rPr>
          <w:t>5</w:t>
        </w:r>
      </w:ins>
      <w:ins w:id="1459" w:author="Petnathean Julled" w:date="2021-07-09T17:21:00Z">
        <w:r w:rsidR="0064710A">
          <w:fldChar w:fldCharType="end"/>
        </w:r>
      </w:ins>
      <w:del w:id="146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w:delText>
        </w:r>
        <w:r w:rsidR="00797ABA" w:rsidDel="00F60485">
          <w:rPr>
            <w:noProof/>
          </w:rPr>
          <w:fldChar w:fldCharType="end"/>
        </w:r>
      </w:del>
      <w:bookmarkEnd w:id="1454"/>
      <w:r>
        <w:t xml:space="preserve"> </w:t>
      </w:r>
      <w:bookmarkStart w:id="1461" w:name="_Ref74284463"/>
      <w:r>
        <w:t>Initial configuration method for 7-</w:t>
      </w:r>
      <w:proofErr w:type="gramStart"/>
      <w:r>
        <w:t>Nodes</w:t>
      </w:r>
      <w:proofErr w:type="gramEnd"/>
      <w:r>
        <w:t xml:space="preserve"> example</w:t>
      </w:r>
      <w:bookmarkEnd w:id="1455"/>
      <w:bookmarkEnd w:id="1461"/>
    </w:p>
    <w:p w14:paraId="47F7920B" w14:textId="1DE4FAFE" w:rsidR="00C52E11" w:rsidRPr="00BD765E" w:rsidRDefault="00C52E11" w:rsidP="00BD765E">
      <w:pPr>
        <w:pStyle w:val="ListParagraph"/>
        <w:spacing w:line="360" w:lineRule="auto"/>
        <w:ind w:left="0"/>
        <w:jc w:val="thaiDistribute"/>
        <w:rPr>
          <w:rFonts w:ascii="Times New Roman" w:hAnsi="Times New Roman" w:cs="Times New Roman"/>
          <w:sz w:val="24"/>
          <w:szCs w:val="24"/>
        </w:rPr>
      </w:pPr>
      <w:r w:rsidRPr="00BD17F2">
        <w:rPr>
          <w:rFonts w:ascii="Times New Roman" w:hAnsi="Times New Roman" w:cs="Times New Roman"/>
          <w:sz w:val="24"/>
          <w:szCs w:val="24"/>
        </w:rPr>
        <w:tab/>
        <w:t xml:space="preserve">In this implementation, we only use the script "istanbul-init.sh" (execute using Linux Bash syntax as shown in </w:t>
      </w:r>
      <w:r w:rsidRPr="00BD17F2">
        <w:rPr>
          <w:rFonts w:ascii="Times New Roman" w:hAnsi="Times New Roman" w:cs="Times New Roman"/>
          <w:sz w:val="24"/>
          <w:szCs w:val="24"/>
        </w:rPr>
        <w:fldChar w:fldCharType="begin"/>
      </w:r>
      <w:r w:rsidRPr="00BD17F2">
        <w:rPr>
          <w:rFonts w:ascii="Times New Roman" w:hAnsi="Times New Roman" w:cs="Times New Roman"/>
          <w:sz w:val="24"/>
          <w:szCs w:val="24"/>
        </w:rPr>
        <w:instrText xml:space="preserve"> REF _Ref74226983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6</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to initiate the genesis Block for the Blockchain ledger as we going to use IBFT as its consensus mechanism. The script will generate "</w:t>
      </w:r>
      <w:proofErr w:type="spellStart"/>
      <w:r w:rsidRPr="00BD17F2">
        <w:rPr>
          <w:rFonts w:ascii="Times New Roman" w:hAnsi="Times New Roman" w:cs="Times New Roman"/>
          <w:sz w:val="24"/>
          <w:szCs w:val="24"/>
        </w:rPr>
        <w:t>istanbul-</w:t>
      </w:r>
      <w:proofErr w:type="gramStart"/>
      <w:r w:rsidRPr="00BD17F2">
        <w:rPr>
          <w:rFonts w:ascii="Times New Roman" w:hAnsi="Times New Roman" w:cs="Times New Roman"/>
          <w:sz w:val="24"/>
          <w:szCs w:val="24"/>
        </w:rPr>
        <w:t>genesis.json</w:t>
      </w:r>
      <w:proofErr w:type="spellEnd"/>
      <w:proofErr w:type="gramEnd"/>
      <w:r w:rsidRPr="00BD17F2">
        <w:rPr>
          <w:rFonts w:ascii="Times New Roman" w:hAnsi="Times New Roman" w:cs="Times New Roman"/>
          <w:sz w:val="24"/>
          <w:szCs w:val="24"/>
        </w:rPr>
        <w:t xml:space="preserve">" file as a configuration script for the genesis block which its content should be configured as shown in </w:t>
      </w:r>
      <w:r w:rsidRPr="00BD17F2">
        <w:rPr>
          <w:rFonts w:ascii="Times New Roman" w:hAnsi="Times New Roman" w:cs="Times New Roman"/>
          <w:sz w:val="24"/>
          <w:szCs w:val="24"/>
        </w:rPr>
        <w:fldChar w:fldCharType="begin"/>
      </w:r>
      <w:r w:rsidRPr="00BD17F2">
        <w:rPr>
          <w:rFonts w:ascii="Times New Roman" w:hAnsi="Times New Roman" w:cs="Times New Roman"/>
          <w:sz w:val="24"/>
          <w:szCs w:val="24"/>
        </w:rPr>
        <w:instrText xml:space="preserve"> REF _Ref74227014 \h </w:instrText>
      </w:r>
      <w:r w:rsidRPr="00BD17F2">
        <w:rPr>
          <w:rFonts w:ascii="Times New Roman" w:hAnsi="Times New Roman" w:cs="Times New Roman"/>
          <w:sz w:val="24"/>
          <w:szCs w:val="24"/>
        </w:rPr>
      </w:r>
      <w:r w:rsidRPr="00BD17F2">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7</w:t>
      </w:r>
      <w:r w:rsidRPr="00BD17F2">
        <w:rPr>
          <w:rFonts w:ascii="Times New Roman" w:hAnsi="Times New Roman" w:cs="Times New Roman"/>
          <w:sz w:val="24"/>
          <w:szCs w:val="24"/>
        </w:rPr>
        <w:fldChar w:fldCharType="end"/>
      </w:r>
      <w:r w:rsidRPr="00BD17F2">
        <w:rPr>
          <w:rFonts w:ascii="Times New Roman" w:hAnsi="Times New Roman" w:cs="Times New Roman"/>
          <w:sz w:val="24"/>
          <w:szCs w:val="24"/>
        </w:rPr>
        <w:t xml:space="preserve">. Then the activation of the IBFT Blockchain can be done using "istanbul-start.sh" script as shown in </w:t>
      </w:r>
      <w:r w:rsidR="00435AEB">
        <w:rPr>
          <w:rFonts w:ascii="Times New Roman" w:hAnsi="Times New Roman" w:cs="Times New Roman"/>
          <w:sz w:val="24"/>
          <w:szCs w:val="24"/>
        </w:rPr>
        <w:fldChar w:fldCharType="begin"/>
      </w:r>
      <w:r w:rsidR="00435AEB">
        <w:rPr>
          <w:rFonts w:ascii="Times New Roman" w:hAnsi="Times New Roman" w:cs="Times New Roman"/>
          <w:sz w:val="24"/>
          <w:szCs w:val="24"/>
        </w:rPr>
        <w:instrText xml:space="preserve"> REF _Ref74227242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8</w:t>
      </w:r>
      <w:r w:rsidR="00435AEB">
        <w:rPr>
          <w:rFonts w:ascii="Times New Roman" w:hAnsi="Times New Roman" w:cs="Times New Roman"/>
          <w:sz w:val="24"/>
          <w:szCs w:val="24"/>
        </w:rPr>
        <w:fldChar w:fldCharType="end"/>
      </w:r>
      <w:r w:rsidRPr="00BD17F2">
        <w:rPr>
          <w:rFonts w:ascii="Times New Roman" w:hAnsi="Times New Roman" w:cs="Times New Roman"/>
          <w:sz w:val="24"/>
          <w:szCs w:val="24"/>
        </w:rPr>
        <w:t xml:space="preserve"> which will start the activation of all seven nodes and bring the 7-Nodes Blockchain network to become alive as shown in </w:t>
      </w:r>
      <w:r w:rsidR="00435AEB">
        <w:rPr>
          <w:rFonts w:ascii="Times New Roman" w:hAnsi="Times New Roman" w:cs="Times New Roman"/>
          <w:sz w:val="24"/>
          <w:szCs w:val="24"/>
        </w:rPr>
        <w:fldChar w:fldCharType="begin"/>
      </w:r>
      <w:r w:rsidR="00435AEB">
        <w:rPr>
          <w:rFonts w:ascii="Times New Roman" w:hAnsi="Times New Roman" w:cs="Times New Roman"/>
          <w:sz w:val="24"/>
          <w:szCs w:val="24"/>
        </w:rPr>
        <w:instrText xml:space="preserve"> REF _Ref74227393 \h </w:instrText>
      </w:r>
      <w:r w:rsidR="00435AEB">
        <w:rPr>
          <w:rFonts w:ascii="Times New Roman" w:hAnsi="Times New Roman" w:cs="Times New Roman"/>
          <w:sz w:val="24"/>
          <w:szCs w:val="24"/>
        </w:rPr>
      </w:r>
      <w:r w:rsidR="00435AEB">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9</w:t>
      </w:r>
      <w:r w:rsidR="00435AEB">
        <w:rPr>
          <w:rFonts w:ascii="Times New Roman" w:hAnsi="Times New Roman" w:cs="Times New Roman"/>
          <w:sz w:val="24"/>
          <w:szCs w:val="24"/>
        </w:rPr>
        <w:fldChar w:fldCharType="end"/>
      </w:r>
      <w:r w:rsidR="002C2ED3">
        <w:rPr>
          <w:rFonts w:ascii="Times New Roman" w:hAnsi="Times New Roman" w:cs="Times New Roman"/>
          <w:sz w:val="24"/>
          <w:szCs w:val="24"/>
        </w:rPr>
        <w:t xml:space="preserve"> and </w:t>
      </w:r>
      <w:r w:rsidR="002C2ED3">
        <w:rPr>
          <w:rFonts w:ascii="Times New Roman" w:hAnsi="Times New Roman" w:cs="Times New Roman"/>
          <w:sz w:val="24"/>
          <w:szCs w:val="24"/>
        </w:rPr>
        <w:fldChar w:fldCharType="begin"/>
      </w:r>
      <w:r w:rsidR="002C2ED3">
        <w:rPr>
          <w:rFonts w:ascii="Times New Roman" w:hAnsi="Times New Roman" w:cs="Times New Roman"/>
          <w:sz w:val="24"/>
          <w:szCs w:val="24"/>
        </w:rPr>
        <w:instrText xml:space="preserve"> REF _Ref74227509 \h </w:instrText>
      </w:r>
      <w:r w:rsidR="002C2ED3">
        <w:rPr>
          <w:rFonts w:ascii="Times New Roman" w:hAnsi="Times New Roman" w:cs="Times New Roman"/>
          <w:sz w:val="24"/>
          <w:szCs w:val="24"/>
        </w:rPr>
      </w:r>
      <w:r w:rsidR="002C2ED3">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10</w:t>
      </w:r>
      <w:r w:rsidR="002C2ED3">
        <w:rPr>
          <w:rFonts w:ascii="Times New Roman" w:hAnsi="Times New Roman" w:cs="Times New Roman"/>
          <w:sz w:val="24"/>
          <w:szCs w:val="24"/>
        </w:rPr>
        <w:fldChar w:fldCharType="end"/>
      </w:r>
      <w:r w:rsidRPr="00BD17F2">
        <w:rPr>
          <w:rFonts w:ascii="Times New Roman" w:hAnsi="Times New Roman" w:cs="Times New Roman"/>
          <w:sz w:val="24"/>
          <w:szCs w:val="24"/>
        </w:rPr>
        <w:t>.</w:t>
      </w:r>
      <w:r w:rsidR="005A284F">
        <w:rPr>
          <w:rFonts w:ascii="Times New Roman" w:hAnsi="Times New Roman" w:cs="Times New Roman"/>
          <w:sz w:val="24"/>
          <w:szCs w:val="24"/>
        </w:rPr>
        <w:t xml:space="preserve"> It must be noted that this activation process may take several minutes.</w:t>
      </w:r>
    </w:p>
    <w:p w14:paraId="1031DD50" w14:textId="77777777" w:rsidR="00C52E11" w:rsidRDefault="00C52E11" w:rsidP="00C52E11">
      <w:pPr>
        <w:keepNext/>
        <w:jc w:val="center"/>
      </w:pPr>
      <w:r w:rsidRPr="00C52E11">
        <w:rPr>
          <w:noProof/>
        </w:rPr>
        <w:drawing>
          <wp:inline distT="0" distB="0" distL="0" distR="0" wp14:anchorId="03B7AAC9" wp14:editId="7ABBC2D0">
            <wp:extent cx="1561934" cy="26929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6973" cy="271892"/>
                    </a:xfrm>
                    <a:prstGeom prst="rect">
                      <a:avLst/>
                    </a:prstGeom>
                  </pic:spPr>
                </pic:pic>
              </a:graphicData>
            </a:graphic>
          </wp:inline>
        </w:drawing>
      </w:r>
    </w:p>
    <w:p w14:paraId="1B2589DB" w14:textId="1B69A07B" w:rsidR="00C52E11" w:rsidRPr="00C52E11" w:rsidRDefault="00C52E11" w:rsidP="00C52E11">
      <w:pPr>
        <w:pStyle w:val="Caption"/>
        <w:jc w:val="center"/>
      </w:pPr>
      <w:bookmarkStart w:id="1462" w:name="_Ref74226983"/>
      <w:bookmarkStart w:id="1463" w:name="_Ref74284832"/>
      <w:r>
        <w:t xml:space="preserve">Figure </w:t>
      </w:r>
      <w:ins w:id="146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6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66" w:author="Petnathean Julled" w:date="2021-07-09T21:18:00Z">
        <w:r w:rsidR="00454CE9">
          <w:rPr>
            <w:noProof/>
          </w:rPr>
          <w:t>6</w:t>
        </w:r>
      </w:ins>
      <w:ins w:id="1467" w:author="Petnathean Julled" w:date="2021-07-09T17:21:00Z">
        <w:r w:rsidR="0064710A">
          <w:fldChar w:fldCharType="end"/>
        </w:r>
      </w:ins>
      <w:del w:id="146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w:delText>
        </w:r>
        <w:r w:rsidR="00797ABA" w:rsidDel="00F60485">
          <w:rPr>
            <w:noProof/>
          </w:rPr>
          <w:fldChar w:fldCharType="end"/>
        </w:r>
      </w:del>
      <w:bookmarkEnd w:id="1462"/>
      <w:r>
        <w:t xml:space="preserve"> </w:t>
      </w:r>
      <w:bookmarkStart w:id="1469" w:name="_Ref74284468"/>
      <w:r>
        <w:t>Executing "istanbul-init.sh" with Linux Bash syntax</w:t>
      </w:r>
      <w:bookmarkEnd w:id="1463"/>
      <w:bookmarkEnd w:id="1469"/>
    </w:p>
    <w:p w14:paraId="0612F7BB" w14:textId="77777777" w:rsidR="008D12BC" w:rsidRDefault="008D12BC" w:rsidP="008D12BC">
      <w:pPr>
        <w:pStyle w:val="ListParagraph"/>
        <w:keepNext/>
        <w:spacing w:after="0" w:line="360" w:lineRule="auto"/>
        <w:ind w:left="0"/>
        <w:jc w:val="center"/>
      </w:pPr>
      <w:r w:rsidRPr="008D12BC">
        <w:rPr>
          <w:noProof/>
        </w:rPr>
        <w:lastRenderedPageBreak/>
        <w:drawing>
          <wp:inline distT="0" distB="0" distL="0" distR="0" wp14:anchorId="11754CF1" wp14:editId="0AE9001E">
            <wp:extent cx="5586839" cy="409492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401" cy="4098998"/>
                    </a:xfrm>
                    <a:prstGeom prst="rect">
                      <a:avLst/>
                    </a:prstGeom>
                  </pic:spPr>
                </pic:pic>
              </a:graphicData>
            </a:graphic>
          </wp:inline>
        </w:drawing>
      </w:r>
    </w:p>
    <w:p w14:paraId="1750A35F" w14:textId="19B169C1" w:rsidR="008D12BC" w:rsidRDefault="008D12BC" w:rsidP="008D12BC">
      <w:pPr>
        <w:pStyle w:val="Caption"/>
        <w:spacing w:after="240"/>
        <w:jc w:val="center"/>
      </w:pPr>
      <w:bookmarkStart w:id="1470" w:name="_Ref74227014"/>
      <w:bookmarkStart w:id="1471" w:name="_Ref74284838"/>
      <w:r>
        <w:t xml:space="preserve">Figure </w:t>
      </w:r>
      <w:ins w:id="1472"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7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74" w:author="Petnathean Julled" w:date="2021-07-09T21:18:00Z">
        <w:r w:rsidR="00454CE9">
          <w:rPr>
            <w:noProof/>
          </w:rPr>
          <w:t>7</w:t>
        </w:r>
      </w:ins>
      <w:ins w:id="1475" w:author="Petnathean Julled" w:date="2021-07-09T17:21:00Z">
        <w:r w:rsidR="0064710A">
          <w:fldChar w:fldCharType="end"/>
        </w:r>
      </w:ins>
      <w:del w:id="147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7</w:delText>
        </w:r>
        <w:r w:rsidR="00797ABA" w:rsidDel="00F60485">
          <w:rPr>
            <w:noProof/>
          </w:rPr>
          <w:fldChar w:fldCharType="end"/>
        </w:r>
      </w:del>
      <w:bookmarkEnd w:id="1470"/>
      <w:r>
        <w:t xml:space="preserve"> </w:t>
      </w:r>
      <w:bookmarkStart w:id="1477" w:name="_Ref74284483"/>
      <w:r>
        <w:t>Content of "</w:t>
      </w:r>
      <w:proofErr w:type="spellStart"/>
      <w:r>
        <w:t>istanbul</w:t>
      </w:r>
      <w:proofErr w:type="spellEnd"/>
      <w:r>
        <w:t xml:space="preserve"> - </w:t>
      </w:r>
      <w:proofErr w:type="spellStart"/>
      <w:proofErr w:type="gramStart"/>
      <w:r>
        <w:t>genesis.json</w:t>
      </w:r>
      <w:proofErr w:type="spellEnd"/>
      <w:proofErr w:type="gramEnd"/>
      <w:r>
        <w:t>" file</w:t>
      </w:r>
      <w:bookmarkEnd w:id="1471"/>
      <w:bookmarkEnd w:id="1477"/>
    </w:p>
    <w:p w14:paraId="69C47C52" w14:textId="77777777" w:rsidR="00C52E11" w:rsidRDefault="00C52E11" w:rsidP="00C52E11">
      <w:pPr>
        <w:keepNext/>
        <w:jc w:val="center"/>
      </w:pPr>
      <w:r w:rsidRPr="00C52E11">
        <w:rPr>
          <w:noProof/>
        </w:rPr>
        <w:drawing>
          <wp:inline distT="0" distB="0" distL="0" distR="0" wp14:anchorId="771D425F" wp14:editId="6654781C">
            <wp:extent cx="5309870" cy="58737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870" cy="587375"/>
                    </a:xfrm>
                    <a:prstGeom prst="rect">
                      <a:avLst/>
                    </a:prstGeom>
                  </pic:spPr>
                </pic:pic>
              </a:graphicData>
            </a:graphic>
          </wp:inline>
        </w:drawing>
      </w:r>
    </w:p>
    <w:p w14:paraId="41FDE4CC" w14:textId="2A7C3AC3" w:rsidR="00C52E11" w:rsidRDefault="00C52E11" w:rsidP="00C52E11">
      <w:pPr>
        <w:pStyle w:val="Caption"/>
        <w:jc w:val="center"/>
      </w:pPr>
      <w:bookmarkStart w:id="1478" w:name="_Ref74227242"/>
      <w:bookmarkStart w:id="1479" w:name="_Ref74284843"/>
      <w:r>
        <w:t xml:space="preserve">Figure </w:t>
      </w:r>
      <w:ins w:id="148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8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82" w:author="Petnathean Julled" w:date="2021-07-09T21:18:00Z">
        <w:r w:rsidR="00454CE9">
          <w:rPr>
            <w:noProof/>
          </w:rPr>
          <w:t>8</w:t>
        </w:r>
      </w:ins>
      <w:ins w:id="1483" w:author="Petnathean Julled" w:date="2021-07-09T17:21:00Z">
        <w:r w:rsidR="0064710A">
          <w:fldChar w:fldCharType="end"/>
        </w:r>
      </w:ins>
      <w:del w:id="148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8</w:delText>
        </w:r>
        <w:r w:rsidR="00797ABA" w:rsidDel="00F60485">
          <w:rPr>
            <w:noProof/>
          </w:rPr>
          <w:fldChar w:fldCharType="end"/>
        </w:r>
      </w:del>
      <w:bookmarkEnd w:id="1478"/>
      <w:r>
        <w:t xml:space="preserve"> </w:t>
      </w:r>
      <w:bookmarkStart w:id="1485" w:name="_Ref74284492"/>
      <w:r>
        <w:t>IBFT 7-Nodes Blockchain activation script</w:t>
      </w:r>
      <w:bookmarkEnd w:id="1479"/>
      <w:bookmarkEnd w:id="1485"/>
    </w:p>
    <w:p w14:paraId="1786C1DE" w14:textId="77777777" w:rsidR="00435AEB" w:rsidRDefault="00435AEB" w:rsidP="00435AEB">
      <w:pPr>
        <w:keepNext/>
        <w:jc w:val="center"/>
      </w:pPr>
      <w:r>
        <w:rPr>
          <w:noProof/>
        </w:rPr>
        <w:lastRenderedPageBreak/>
        <w:drawing>
          <wp:inline distT="0" distB="0" distL="0" distR="0" wp14:anchorId="5B308266" wp14:editId="41F22945">
            <wp:extent cx="4357315" cy="457512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4469" cy="4593140"/>
                    </a:xfrm>
                    <a:prstGeom prst="rect">
                      <a:avLst/>
                    </a:prstGeom>
                  </pic:spPr>
                </pic:pic>
              </a:graphicData>
            </a:graphic>
          </wp:inline>
        </w:drawing>
      </w:r>
    </w:p>
    <w:p w14:paraId="64CA9A29" w14:textId="25DB62D9" w:rsidR="00435AEB" w:rsidRDefault="00435AEB" w:rsidP="00435AEB">
      <w:pPr>
        <w:pStyle w:val="Caption"/>
        <w:jc w:val="center"/>
      </w:pPr>
      <w:bookmarkStart w:id="1486" w:name="_Ref74227393"/>
      <w:bookmarkStart w:id="1487" w:name="_Ref74284846"/>
      <w:r>
        <w:t xml:space="preserve">Figure </w:t>
      </w:r>
      <w:ins w:id="148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8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90" w:author="Petnathean Julled" w:date="2021-07-09T21:18:00Z">
        <w:r w:rsidR="00454CE9">
          <w:rPr>
            <w:noProof/>
          </w:rPr>
          <w:t>9</w:t>
        </w:r>
      </w:ins>
      <w:ins w:id="1491" w:author="Petnathean Julled" w:date="2021-07-09T17:21:00Z">
        <w:r w:rsidR="0064710A">
          <w:fldChar w:fldCharType="end"/>
        </w:r>
      </w:ins>
      <w:del w:id="149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9</w:delText>
        </w:r>
        <w:r w:rsidR="00797ABA" w:rsidDel="00F60485">
          <w:rPr>
            <w:noProof/>
          </w:rPr>
          <w:fldChar w:fldCharType="end"/>
        </w:r>
      </w:del>
      <w:bookmarkEnd w:id="1486"/>
      <w:r>
        <w:t xml:space="preserve"> </w:t>
      </w:r>
      <w:bookmarkStart w:id="1493" w:name="_Ref74284497"/>
      <w:r>
        <w:t>The activation script activating all seven Blockchain nodes</w:t>
      </w:r>
      <w:bookmarkEnd w:id="1487"/>
      <w:bookmarkEnd w:id="1493"/>
    </w:p>
    <w:p w14:paraId="2B8273E3" w14:textId="77777777" w:rsidR="002C2ED3" w:rsidRPr="002C2ED3" w:rsidRDefault="002C2ED3" w:rsidP="002C2ED3"/>
    <w:p w14:paraId="5B933769" w14:textId="77777777" w:rsidR="002C2ED3" w:rsidRDefault="002C2ED3" w:rsidP="002C2ED3">
      <w:pPr>
        <w:keepNext/>
        <w:jc w:val="center"/>
      </w:pPr>
      <w:r w:rsidRPr="002C2ED3">
        <w:rPr>
          <w:noProof/>
        </w:rPr>
        <w:drawing>
          <wp:inline distT="0" distB="0" distL="0" distR="0" wp14:anchorId="49649FF9" wp14:editId="1A221ED4">
            <wp:extent cx="4372610" cy="2858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743" cy="2866834"/>
                    </a:xfrm>
                    <a:prstGeom prst="rect">
                      <a:avLst/>
                    </a:prstGeom>
                  </pic:spPr>
                </pic:pic>
              </a:graphicData>
            </a:graphic>
          </wp:inline>
        </w:drawing>
      </w:r>
    </w:p>
    <w:p w14:paraId="57F14122" w14:textId="7387E962" w:rsidR="002C2ED3" w:rsidRDefault="002C2ED3" w:rsidP="002C2ED3">
      <w:pPr>
        <w:pStyle w:val="Caption"/>
        <w:jc w:val="center"/>
      </w:pPr>
      <w:bookmarkStart w:id="1494" w:name="_Ref74227509"/>
      <w:bookmarkStart w:id="1495" w:name="_Ref74284849"/>
      <w:r>
        <w:t xml:space="preserve">Figure </w:t>
      </w:r>
      <w:ins w:id="149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49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498" w:author="Petnathean Julled" w:date="2021-07-09T21:18:00Z">
        <w:r w:rsidR="00454CE9">
          <w:rPr>
            <w:noProof/>
          </w:rPr>
          <w:t>10</w:t>
        </w:r>
      </w:ins>
      <w:ins w:id="1499" w:author="Petnathean Julled" w:date="2021-07-09T17:21:00Z">
        <w:r w:rsidR="0064710A">
          <w:fldChar w:fldCharType="end"/>
        </w:r>
      </w:ins>
      <w:del w:id="150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10</w:delText>
        </w:r>
        <w:r w:rsidR="00797ABA" w:rsidDel="00F60485">
          <w:rPr>
            <w:noProof/>
          </w:rPr>
          <w:fldChar w:fldCharType="end"/>
        </w:r>
      </w:del>
      <w:bookmarkEnd w:id="1494"/>
      <w:r>
        <w:t xml:space="preserve"> </w:t>
      </w:r>
      <w:bookmarkStart w:id="1501" w:name="_Ref74284508"/>
      <w:r>
        <w:t>All seven Blockchain nodes successfully activated</w:t>
      </w:r>
      <w:bookmarkEnd w:id="1495"/>
      <w:bookmarkEnd w:id="1501"/>
    </w:p>
    <w:p w14:paraId="6C5F51CC" w14:textId="77777777" w:rsidR="00BD765E" w:rsidRPr="00BD765E" w:rsidRDefault="00BD765E" w:rsidP="00BD765E">
      <w:pPr>
        <w:rPr>
          <w:cs/>
        </w:rPr>
      </w:pPr>
    </w:p>
    <w:p w14:paraId="72F6134A" w14:textId="3288872F" w:rsidR="00DE2D04" w:rsidRDefault="00DE16C2" w:rsidP="00F81C49">
      <w:pPr>
        <w:pStyle w:val="ListParagraph"/>
        <w:spacing w:line="360" w:lineRule="auto"/>
        <w:ind w:left="0"/>
        <w:jc w:val="thaiDistribute"/>
        <w:rPr>
          <w:rFonts w:ascii="Times New Roman" w:hAnsi="Times New Roman" w:cs="Times New Roman"/>
          <w:sz w:val="24"/>
          <w:szCs w:val="24"/>
        </w:rPr>
      </w:pPr>
      <w:r w:rsidRPr="00DE16C2">
        <w:rPr>
          <w:rFonts w:ascii="Times New Roman" w:hAnsi="Times New Roman" w:cs="Times New Roman"/>
          <w:sz w:val="24"/>
          <w:szCs w:val="24"/>
        </w:rPr>
        <w:lastRenderedPageBreak/>
        <w:tab/>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as shown in </w:t>
      </w:r>
      <w:r w:rsidR="00600BDD">
        <w:rPr>
          <w:rFonts w:ascii="Times New Roman" w:hAnsi="Times New Roman" w:cs="Times New Roman"/>
          <w:sz w:val="24"/>
          <w:szCs w:val="24"/>
        </w:rPr>
        <w:fldChar w:fldCharType="begin"/>
      </w:r>
      <w:r w:rsidR="00600BDD">
        <w:rPr>
          <w:rFonts w:ascii="Times New Roman" w:hAnsi="Times New Roman" w:cs="Times New Roman"/>
          <w:sz w:val="24"/>
          <w:szCs w:val="24"/>
        </w:rPr>
        <w:instrText xml:space="preserve"> REF _Ref74228412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11</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xml:space="preserve">. The script "runmy7nodes.sh" will issue the whole command line required for activating the 7-Nodes Blockchain, simplify the Blockchain activation process as shown in </w:t>
      </w:r>
      <w:r w:rsidR="00600BDD">
        <w:rPr>
          <w:rFonts w:ascii="Times New Roman" w:hAnsi="Times New Roman" w:cs="Times New Roman"/>
          <w:sz w:val="24"/>
          <w:szCs w:val="24"/>
        </w:rPr>
        <w:fldChar w:fldCharType="begin"/>
      </w:r>
      <w:r w:rsidR="00600BDD">
        <w:rPr>
          <w:rFonts w:ascii="Times New Roman" w:hAnsi="Times New Roman" w:cs="Times New Roman"/>
          <w:sz w:val="24"/>
          <w:szCs w:val="24"/>
        </w:rPr>
        <w:instrText xml:space="preserve"> REF _Ref74228424 \h </w:instrText>
      </w:r>
      <w:r w:rsidR="00600BDD">
        <w:rPr>
          <w:rFonts w:ascii="Times New Roman" w:hAnsi="Times New Roman" w:cs="Times New Roman"/>
          <w:sz w:val="24"/>
          <w:szCs w:val="24"/>
        </w:rPr>
      </w:r>
      <w:r w:rsidR="00600BDD">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12</w:t>
      </w:r>
      <w:r w:rsidR="00600BDD">
        <w:rPr>
          <w:rFonts w:ascii="Times New Roman" w:hAnsi="Times New Roman" w:cs="Times New Roman"/>
          <w:sz w:val="24"/>
          <w:szCs w:val="24"/>
        </w:rPr>
        <w:fldChar w:fldCharType="end"/>
      </w:r>
      <w:r w:rsidRPr="00DE16C2">
        <w:rPr>
          <w:rFonts w:ascii="Times New Roman" w:hAnsi="Times New Roman" w:cs="Times New Roman"/>
          <w:sz w:val="24"/>
          <w:szCs w:val="24"/>
        </w:rPr>
        <w:t>. These scripts will help reduce the complexity of command-line manipulation during the implementation.</w:t>
      </w:r>
    </w:p>
    <w:p w14:paraId="79810C83" w14:textId="77777777" w:rsidR="00600BDD" w:rsidRDefault="00600BDD" w:rsidP="00F81C49">
      <w:pPr>
        <w:pStyle w:val="ListParagraph"/>
        <w:spacing w:line="360" w:lineRule="auto"/>
        <w:ind w:left="0"/>
        <w:jc w:val="thaiDistribute"/>
        <w:rPr>
          <w:rFonts w:ascii="Times New Roman" w:hAnsi="Times New Roman" w:cs="Times New Roman"/>
          <w:sz w:val="24"/>
          <w:szCs w:val="24"/>
        </w:rPr>
      </w:pPr>
    </w:p>
    <w:p w14:paraId="0FB1CF21" w14:textId="77777777" w:rsidR="00600BDD" w:rsidRDefault="00600BDD" w:rsidP="00600BDD">
      <w:pPr>
        <w:pStyle w:val="ListParagraph"/>
        <w:keepNext/>
        <w:spacing w:after="0" w:line="360" w:lineRule="auto"/>
        <w:ind w:left="0"/>
        <w:jc w:val="center"/>
      </w:pPr>
      <w:r>
        <w:rPr>
          <w:noProof/>
        </w:rPr>
        <w:drawing>
          <wp:inline distT="0" distB="0" distL="0" distR="0" wp14:anchorId="03C73844" wp14:editId="3C908B70">
            <wp:extent cx="1617744" cy="1121134"/>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29011" cy="1128943"/>
                    </a:xfrm>
                    <a:prstGeom prst="rect">
                      <a:avLst/>
                    </a:prstGeom>
                  </pic:spPr>
                </pic:pic>
              </a:graphicData>
            </a:graphic>
          </wp:inline>
        </w:drawing>
      </w:r>
    </w:p>
    <w:p w14:paraId="0014C237" w14:textId="5A6CE299" w:rsidR="00600BDD" w:rsidRDefault="00600BDD" w:rsidP="00600BDD">
      <w:pPr>
        <w:pStyle w:val="Caption"/>
        <w:jc w:val="center"/>
      </w:pPr>
      <w:bookmarkStart w:id="1502" w:name="_Ref74228412"/>
      <w:bookmarkStart w:id="1503" w:name="_Ref74284853"/>
      <w:r>
        <w:t xml:space="preserve">Figure </w:t>
      </w:r>
      <w:ins w:id="150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50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06" w:author="Petnathean Julled" w:date="2021-07-09T21:18:00Z">
        <w:r w:rsidR="00454CE9">
          <w:rPr>
            <w:noProof/>
          </w:rPr>
          <w:t>11</w:t>
        </w:r>
      </w:ins>
      <w:ins w:id="1507" w:author="Petnathean Julled" w:date="2021-07-09T17:21:00Z">
        <w:r w:rsidR="0064710A">
          <w:fldChar w:fldCharType="end"/>
        </w:r>
      </w:ins>
      <w:del w:id="150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11</w:delText>
        </w:r>
        <w:r w:rsidR="00797ABA" w:rsidDel="00F60485">
          <w:rPr>
            <w:noProof/>
          </w:rPr>
          <w:fldChar w:fldCharType="end"/>
        </w:r>
      </w:del>
      <w:bookmarkEnd w:id="1502"/>
      <w:r>
        <w:t xml:space="preserve"> </w:t>
      </w:r>
      <w:bookmarkStart w:id="1509" w:name="_Ref74284516"/>
      <w:r>
        <w:t>The content of "rebirth.sh" script</w:t>
      </w:r>
      <w:bookmarkEnd w:id="1503"/>
      <w:bookmarkEnd w:id="1509"/>
    </w:p>
    <w:p w14:paraId="6F03437E" w14:textId="77777777" w:rsidR="00600BDD" w:rsidRPr="00600BDD" w:rsidRDefault="00600BDD" w:rsidP="00600BDD"/>
    <w:p w14:paraId="1870040E" w14:textId="77777777" w:rsidR="00600BDD" w:rsidRDefault="00600BDD" w:rsidP="00600BDD">
      <w:pPr>
        <w:pStyle w:val="ListParagraph"/>
        <w:keepNext/>
        <w:spacing w:after="0" w:line="360" w:lineRule="auto"/>
        <w:ind w:left="0"/>
        <w:jc w:val="center"/>
      </w:pPr>
      <w:r w:rsidRPr="00600BDD">
        <w:rPr>
          <w:noProof/>
        </w:rPr>
        <w:drawing>
          <wp:inline distT="0" distB="0" distL="0" distR="0" wp14:anchorId="7721EF93" wp14:editId="0A5C068A">
            <wp:extent cx="5309870" cy="7633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2596"/>
                    <a:stretch/>
                  </pic:blipFill>
                  <pic:spPr bwMode="auto">
                    <a:xfrm>
                      <a:off x="0" y="0"/>
                      <a:ext cx="5309870" cy="763325"/>
                    </a:xfrm>
                    <a:prstGeom prst="rect">
                      <a:avLst/>
                    </a:prstGeom>
                    <a:ln>
                      <a:noFill/>
                    </a:ln>
                    <a:extLst>
                      <a:ext uri="{53640926-AAD7-44D8-BBD7-CCE9431645EC}">
                        <a14:shadowObscured xmlns:a14="http://schemas.microsoft.com/office/drawing/2010/main"/>
                      </a:ext>
                    </a:extLst>
                  </pic:spPr>
                </pic:pic>
              </a:graphicData>
            </a:graphic>
          </wp:inline>
        </w:drawing>
      </w:r>
    </w:p>
    <w:p w14:paraId="7C9CB62B" w14:textId="147219B1" w:rsidR="00600BDD" w:rsidRDefault="00600BDD" w:rsidP="00600BDD">
      <w:pPr>
        <w:pStyle w:val="Caption"/>
        <w:jc w:val="center"/>
      </w:pPr>
      <w:bookmarkStart w:id="1510" w:name="_Ref74228424"/>
      <w:bookmarkStart w:id="1511" w:name="_Ref74284859"/>
      <w:r>
        <w:t xml:space="preserve">Figure </w:t>
      </w:r>
      <w:ins w:id="1512"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51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14" w:author="Petnathean Julled" w:date="2021-07-09T21:18:00Z">
        <w:r w:rsidR="00454CE9">
          <w:rPr>
            <w:noProof/>
          </w:rPr>
          <w:t>12</w:t>
        </w:r>
      </w:ins>
      <w:ins w:id="1515" w:author="Petnathean Julled" w:date="2021-07-09T17:21:00Z">
        <w:r w:rsidR="0064710A">
          <w:fldChar w:fldCharType="end"/>
        </w:r>
      </w:ins>
      <w:del w:id="151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12</w:delText>
        </w:r>
        <w:r w:rsidR="00797ABA" w:rsidDel="00F60485">
          <w:rPr>
            <w:noProof/>
          </w:rPr>
          <w:fldChar w:fldCharType="end"/>
        </w:r>
      </w:del>
      <w:bookmarkEnd w:id="1510"/>
      <w:r>
        <w:t xml:space="preserve"> </w:t>
      </w:r>
      <w:bookmarkStart w:id="1517" w:name="_Ref74284522"/>
      <w:r>
        <w:t>The content of "runmy7nodes.sh" script</w:t>
      </w:r>
      <w:bookmarkEnd w:id="1511"/>
      <w:bookmarkEnd w:id="1517"/>
    </w:p>
    <w:p w14:paraId="2DBA58AE" w14:textId="77777777" w:rsidR="00600BDD" w:rsidRPr="00DE16C2" w:rsidRDefault="00600BDD" w:rsidP="00F81C49">
      <w:pPr>
        <w:pStyle w:val="ListParagraph"/>
        <w:spacing w:line="360" w:lineRule="auto"/>
        <w:ind w:left="0"/>
        <w:jc w:val="thaiDistribute"/>
        <w:rPr>
          <w:rFonts w:ascii="Times New Roman" w:hAnsi="Times New Roman" w:cs="Times New Roman"/>
          <w:sz w:val="24"/>
          <w:szCs w:val="24"/>
        </w:rPr>
      </w:pPr>
    </w:p>
    <w:p w14:paraId="45561391" w14:textId="19BFE624" w:rsidR="00134BA3" w:rsidRPr="00FB772F"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sz w:val="24"/>
          <w:szCs w:val="24"/>
        </w:rPr>
        <w:tab/>
      </w:r>
      <w:bookmarkStart w:id="1518" w:name="CHAPTERIV_414"/>
      <w:r w:rsidRPr="00FB772F">
        <w:rPr>
          <w:rFonts w:ascii="Times New Roman" w:hAnsi="Times New Roman" w:cs="Times New Roman"/>
          <w:b/>
          <w:bCs/>
          <w:sz w:val="24"/>
          <w:szCs w:val="24"/>
        </w:rPr>
        <w:t xml:space="preserve">4.1.4 </w:t>
      </w:r>
      <w:r w:rsidR="00EA6CEB" w:rsidRPr="00FB772F">
        <w:rPr>
          <w:rFonts w:ascii="Times New Roman" w:hAnsi="Times New Roman" w:cs="Times New Roman"/>
          <w:b/>
          <w:bCs/>
          <w:sz w:val="24"/>
          <w:szCs w:val="24"/>
        </w:rPr>
        <w:t xml:space="preserve">Compile and </w:t>
      </w:r>
      <w:ins w:id="1519" w:author="Petnathean Julled" w:date="2021-07-03T00:19:00Z">
        <w:r w:rsidR="004415CF">
          <w:rPr>
            <w:rFonts w:ascii="Times New Roman" w:hAnsi="Times New Roman" w:cs="Times New Roman"/>
            <w:b/>
            <w:bCs/>
            <w:sz w:val="24"/>
            <w:szCs w:val="24"/>
          </w:rPr>
          <w:t>D</w:t>
        </w:r>
      </w:ins>
      <w:del w:id="1520" w:author="Petnathean Julled" w:date="2021-07-03T00:19:00Z">
        <w:r w:rsidR="00EA6CEB" w:rsidRPr="00FB772F" w:rsidDel="004415CF">
          <w:rPr>
            <w:rFonts w:ascii="Times New Roman" w:hAnsi="Times New Roman" w:cs="Times New Roman"/>
            <w:b/>
            <w:bCs/>
            <w:sz w:val="24"/>
            <w:szCs w:val="24"/>
          </w:rPr>
          <w:delText>d</w:delText>
        </w:r>
      </w:del>
      <w:r w:rsidR="00EA6CEB" w:rsidRPr="00FB772F">
        <w:rPr>
          <w:rFonts w:ascii="Times New Roman" w:hAnsi="Times New Roman" w:cs="Times New Roman"/>
          <w:b/>
          <w:bCs/>
          <w:sz w:val="24"/>
          <w:szCs w:val="24"/>
        </w:rPr>
        <w:t xml:space="preserve">eploy </w:t>
      </w:r>
      <w:proofErr w:type="spellStart"/>
      <w:r w:rsidR="00EA6CEB" w:rsidRPr="00FB772F">
        <w:rPr>
          <w:rFonts w:ascii="Times New Roman" w:hAnsi="Times New Roman" w:cs="Times New Roman"/>
          <w:b/>
          <w:bCs/>
          <w:sz w:val="24"/>
          <w:szCs w:val="24"/>
        </w:rPr>
        <w:t>Smartcontract</w:t>
      </w:r>
      <w:proofErr w:type="spellEnd"/>
      <w:r w:rsidR="00EA6CEB" w:rsidRPr="00FB772F">
        <w:rPr>
          <w:rFonts w:ascii="Times New Roman" w:hAnsi="Times New Roman" w:cs="Times New Roman"/>
          <w:b/>
          <w:bCs/>
          <w:sz w:val="24"/>
          <w:szCs w:val="24"/>
        </w:rPr>
        <w:t xml:space="preserve"> Solidity </w:t>
      </w:r>
      <w:ins w:id="1521" w:author="Petnathean Julled" w:date="2021-07-03T00:19:00Z">
        <w:r w:rsidR="004415CF">
          <w:rPr>
            <w:rFonts w:ascii="Times New Roman" w:hAnsi="Times New Roman" w:cs="Times New Roman"/>
            <w:b/>
            <w:bCs/>
            <w:sz w:val="24"/>
            <w:szCs w:val="24"/>
          </w:rPr>
          <w:t>C</w:t>
        </w:r>
      </w:ins>
      <w:del w:id="1522" w:author="Petnathean Julled" w:date="2021-07-03T00:19:00Z">
        <w:r w:rsidR="00EA6CEB" w:rsidRPr="00FB772F" w:rsidDel="004415CF">
          <w:rPr>
            <w:rFonts w:ascii="Times New Roman" w:hAnsi="Times New Roman" w:cs="Times New Roman"/>
            <w:b/>
            <w:bCs/>
            <w:sz w:val="24"/>
            <w:szCs w:val="24"/>
          </w:rPr>
          <w:delText>c</w:delText>
        </w:r>
      </w:del>
      <w:r w:rsidR="00EA6CEB" w:rsidRPr="00FB772F">
        <w:rPr>
          <w:rFonts w:ascii="Times New Roman" w:hAnsi="Times New Roman" w:cs="Times New Roman"/>
          <w:b/>
          <w:bCs/>
          <w:sz w:val="24"/>
          <w:szCs w:val="24"/>
        </w:rPr>
        <w:t>ode</w:t>
      </w:r>
      <w:bookmarkEnd w:id="1518"/>
    </w:p>
    <w:p w14:paraId="1A5A64CE" w14:textId="66D64C6A" w:rsidR="00D43C08" w:rsidRDefault="006045B1"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Pr="007639D4">
        <w:rPr>
          <w:rFonts w:ascii="Times New Roman" w:hAnsi="Times New Roman" w:cs="Times New Roman"/>
          <w:sz w:val="24"/>
          <w:szCs w:val="24"/>
        </w:rPr>
        <w:t xml:space="preserve">For </w:t>
      </w:r>
      <w:proofErr w:type="spellStart"/>
      <w:r>
        <w:rPr>
          <w:rFonts w:ascii="Times New Roman" w:hAnsi="Times New Roman" w:cs="Times New Roman"/>
          <w:sz w:val="24"/>
          <w:szCs w:val="24"/>
        </w:rPr>
        <w:t>Smart</w:t>
      </w:r>
      <w:r w:rsidRPr="007639D4">
        <w:rPr>
          <w:rFonts w:ascii="Times New Roman" w:hAnsi="Times New Roman" w:cs="Times New Roman"/>
          <w:sz w:val="24"/>
          <w:szCs w:val="24"/>
        </w:rPr>
        <w:t>contract</w:t>
      </w:r>
      <w:proofErr w:type="spellEnd"/>
      <w:r>
        <w:rPr>
          <w:rFonts w:ascii="Times New Roman" w:hAnsi="Times New Roman" w:cs="Times New Roman"/>
          <w:sz w:val="24"/>
          <w:szCs w:val="24"/>
        </w:rPr>
        <w:t xml:space="preserve"> programming</w:t>
      </w:r>
      <w:r w:rsidRPr="007639D4">
        <w:rPr>
          <w:rFonts w:ascii="Times New Roman" w:hAnsi="Times New Roman" w:cs="Times New Roman"/>
          <w:sz w:val="24"/>
          <w:szCs w:val="24"/>
        </w:rPr>
        <w:t>, Ethereum provid</w:t>
      </w:r>
      <w:r w:rsidR="003F4F0F">
        <w:rPr>
          <w:rFonts w:ascii="Times New Roman" w:hAnsi="Times New Roman" w:cs="Times New Roman"/>
          <w:sz w:val="24"/>
          <w:szCs w:val="24"/>
        </w:rPr>
        <w:t>es</w:t>
      </w:r>
      <w:r w:rsidRPr="007639D4">
        <w:rPr>
          <w:rFonts w:ascii="Times New Roman" w:hAnsi="Times New Roman" w:cs="Times New Roman"/>
          <w:sz w:val="24"/>
          <w:szCs w:val="24"/>
        </w:rPr>
        <w:t xml:space="preserve"> a web-based IDE for Solidity language that can compile</w:t>
      </w:r>
      <w:r>
        <w:rPr>
          <w:rFonts w:ascii="Times New Roman" w:hAnsi="Times New Roman" w:cs="Times New Roman"/>
          <w:sz w:val="24"/>
          <w:szCs w:val="24"/>
        </w:rPr>
        <w:t>, test,</w:t>
      </w:r>
      <w:r w:rsidRPr="007639D4">
        <w:rPr>
          <w:rFonts w:ascii="Times New Roman" w:hAnsi="Times New Roman" w:cs="Times New Roman"/>
          <w:sz w:val="24"/>
          <w:szCs w:val="24"/>
        </w:rPr>
        <w:t xml:space="preserve"> and deploy smart-contract to </w:t>
      </w:r>
      <w:r>
        <w:rPr>
          <w:rFonts w:ascii="Times New Roman" w:hAnsi="Times New Roman" w:cs="Times New Roman"/>
          <w:sz w:val="24"/>
          <w:szCs w:val="24"/>
        </w:rPr>
        <w:t xml:space="preserve">specific </w:t>
      </w:r>
      <w:r w:rsidRPr="007639D4">
        <w:rPr>
          <w:rFonts w:ascii="Times New Roman" w:hAnsi="Times New Roman" w:cs="Times New Roman"/>
          <w:sz w:val="24"/>
          <w:szCs w:val="24"/>
        </w:rPr>
        <w:t>Ethereum node called “Remix”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{"citationItems":[{"id":"ITEM-1","itemData":{"URL":"https://remix.ethereum.org/","accessed":{"date-parts":[["2021","3","8"]]},"id":"ITEM-1","issued":{"date-parts":[["0"]]},"title":"Remix - Ethereum IDE","type":"webpage"},"uris":["http://www.mendeley.com/documents/?uuid=51675bae-dbfc-3d2d-8331-b02166e526aa"]}],"mendeley":{"formattedCitation":"[47]","plainTextFormattedCitation":"[47]","previouslyFormattedCitation":"[47]"},"properties":{"noteIndex":0},"schema":"https://github.com/citation-style-language/schema/raw/master/csl-citation.json"}</w:instrText>
      </w:r>
      <w:r>
        <w:rPr>
          <w:rFonts w:ascii="Times New Roman" w:hAnsi="Times New Roman" w:cs="Times New Roman"/>
          <w:sz w:val="24"/>
          <w:szCs w:val="24"/>
        </w:rPr>
        <w:fldChar w:fldCharType="separate"/>
      </w:r>
      <w:r w:rsidR="00E752FF" w:rsidRPr="00E752FF">
        <w:rPr>
          <w:rFonts w:ascii="Times New Roman" w:hAnsi="Times New Roman" w:cs="Times New Roman"/>
          <w:noProof/>
          <w:sz w:val="24"/>
          <w:szCs w:val="24"/>
        </w:rPr>
        <w:t>[47]</w:t>
      </w:r>
      <w:r>
        <w:rPr>
          <w:rFonts w:ascii="Times New Roman" w:hAnsi="Times New Roman" w:cs="Times New Roman"/>
          <w:sz w:val="24"/>
          <w:szCs w:val="24"/>
        </w:rPr>
        <w:fldChar w:fldCharType="end"/>
      </w:r>
      <w:r w:rsidRPr="007639D4">
        <w:rPr>
          <w:rFonts w:ascii="Times New Roman" w:hAnsi="Times New Roman" w:cs="Times New Roman"/>
          <w:sz w:val="24"/>
          <w:szCs w:val="24"/>
        </w:rPr>
        <w:t>.</w:t>
      </w:r>
      <w:r w:rsidR="00D43C08">
        <w:rPr>
          <w:rFonts w:ascii="Times New Roman" w:hAnsi="Times New Roman" w:cs="Times New Roman"/>
          <w:sz w:val="24"/>
          <w:szCs w:val="24"/>
        </w:rPr>
        <w:t xml:space="preserve"> </w:t>
      </w:r>
      <w:r w:rsidR="00E33F50" w:rsidRPr="00E33F50">
        <w:rPr>
          <w:rFonts w:ascii="Times New Roman" w:hAnsi="Times New Roman" w:cs="Times New Roman"/>
          <w:sz w:val="24"/>
          <w:szCs w:val="24"/>
        </w:rPr>
        <w:t xml:space="preserve">In the implementation, Remix was accessed using Google Chrome from the main machine and the session was saved locally using Remix client to avoid unexpected issues on the Solidity code. Each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is validated, and test deployed within the IDE before actual implementation on the test machine. The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 xml:space="preserve"> ready for implementation will be compiled using the Solidity compiler provided by Remix community-based plugin. Each compiled solidity code gives </w:t>
      </w:r>
      <w:r w:rsidR="00E33F50" w:rsidRPr="00F50F1E">
        <w:rPr>
          <w:rFonts w:ascii="Times New Roman" w:hAnsi="Times New Roman" w:cs="Times New Roman"/>
          <w:sz w:val="24"/>
          <w:szCs w:val="24"/>
        </w:rPr>
        <w:t xml:space="preserve">ABI code and Binary code </w:t>
      </w:r>
      <w:r w:rsidR="00E33F50" w:rsidRPr="00E33F50">
        <w:rPr>
          <w:rFonts w:ascii="Times New Roman" w:hAnsi="Times New Roman" w:cs="Times New Roman"/>
          <w:sz w:val="24"/>
          <w:szCs w:val="24"/>
        </w:rPr>
        <w:t xml:space="preserve">which will be used on Web3js code to interact with the Blockchain </w:t>
      </w:r>
      <w:proofErr w:type="spellStart"/>
      <w:r w:rsidR="00E33F50" w:rsidRPr="00E33F50">
        <w:rPr>
          <w:rFonts w:ascii="Times New Roman" w:hAnsi="Times New Roman" w:cs="Times New Roman"/>
          <w:sz w:val="24"/>
          <w:szCs w:val="24"/>
        </w:rPr>
        <w:t>Smartcontract</w:t>
      </w:r>
      <w:proofErr w:type="spellEnd"/>
      <w:r w:rsidR="00E33F50" w:rsidRPr="00E33F50">
        <w:rPr>
          <w:rFonts w:ascii="Times New Roman" w:hAnsi="Times New Roman" w:cs="Times New Roman"/>
          <w:sz w:val="24"/>
          <w:szCs w:val="24"/>
        </w:rPr>
        <w:t>.</w:t>
      </w:r>
    </w:p>
    <w:p w14:paraId="47A9AF2C" w14:textId="7B820BB2" w:rsidR="00134BA3" w:rsidRDefault="00134BA3" w:rsidP="008B08C4">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F50F1E" w:rsidRPr="00A84F5B">
        <w:rPr>
          <w:rFonts w:ascii="Times New Roman" w:hAnsi="Times New Roman" w:cs="Times New Roman"/>
          <w:sz w:val="24"/>
          <w:szCs w:val="24"/>
        </w:rPr>
        <w:t xml:space="preserve">After successfully compiled the Solidity </w:t>
      </w:r>
      <w:proofErr w:type="spellStart"/>
      <w:r w:rsidR="00F50F1E" w:rsidRPr="00A84F5B">
        <w:rPr>
          <w:rFonts w:ascii="Times New Roman" w:hAnsi="Times New Roman" w:cs="Times New Roman"/>
          <w:sz w:val="24"/>
          <w:szCs w:val="24"/>
        </w:rPr>
        <w:t>Smartcontract</w:t>
      </w:r>
      <w:proofErr w:type="spellEnd"/>
      <w:r w:rsidR="00F50F1E" w:rsidRPr="00A84F5B">
        <w:rPr>
          <w:rFonts w:ascii="Times New Roman" w:hAnsi="Times New Roman" w:cs="Times New Roman"/>
          <w:sz w:val="24"/>
          <w:szCs w:val="24"/>
        </w:rPr>
        <w:t xml:space="preserve"> code, the ABI code and Byte code will be automatically generated by the IDE as shown in </w:t>
      </w:r>
      <w:r w:rsidR="0007379C">
        <w:rPr>
          <w:rFonts w:ascii="Times New Roman" w:hAnsi="Times New Roman" w:cs="Times New Roman"/>
          <w:sz w:val="24"/>
          <w:szCs w:val="24"/>
        </w:rPr>
        <w:fldChar w:fldCharType="begin"/>
      </w:r>
      <w:r w:rsidR="0007379C">
        <w:rPr>
          <w:rFonts w:ascii="Times New Roman" w:hAnsi="Times New Roman" w:cs="Times New Roman"/>
          <w:sz w:val="24"/>
          <w:szCs w:val="24"/>
        </w:rPr>
        <w:instrText xml:space="preserve"> REF _Ref74239181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13</w:t>
      </w:r>
      <w:r w:rsidR="0007379C">
        <w:rPr>
          <w:rFonts w:ascii="Times New Roman" w:hAnsi="Times New Roman" w:cs="Times New Roman"/>
          <w:sz w:val="24"/>
          <w:szCs w:val="24"/>
        </w:rPr>
        <w:fldChar w:fldCharType="end"/>
      </w:r>
      <w:r w:rsidR="00F50F1E" w:rsidRPr="00A84F5B">
        <w:rPr>
          <w:rFonts w:ascii="Times New Roman" w:hAnsi="Times New Roman" w:cs="Times New Roman"/>
          <w:sz w:val="24"/>
          <w:szCs w:val="24"/>
        </w:rPr>
        <w:t xml:space="preserve">. These codes can be copied and passed into Web3js code by assigning a variable to store the code as its value like the example shown in </w:t>
      </w:r>
      <w:r w:rsidR="0007379C">
        <w:rPr>
          <w:rFonts w:ascii="Times New Roman" w:hAnsi="Times New Roman" w:cs="Times New Roman"/>
          <w:sz w:val="24"/>
          <w:szCs w:val="24"/>
        </w:rPr>
        <w:fldChar w:fldCharType="begin"/>
      </w:r>
      <w:r w:rsidR="0007379C">
        <w:rPr>
          <w:rFonts w:ascii="Times New Roman" w:hAnsi="Times New Roman" w:cs="Times New Roman"/>
          <w:sz w:val="24"/>
          <w:szCs w:val="24"/>
        </w:rPr>
        <w:instrText xml:space="preserve"> REF _Ref74239197 \h </w:instrText>
      </w:r>
      <w:r w:rsidR="0007379C">
        <w:rPr>
          <w:rFonts w:ascii="Times New Roman" w:hAnsi="Times New Roman" w:cs="Times New Roman"/>
          <w:sz w:val="24"/>
          <w:szCs w:val="24"/>
        </w:rPr>
      </w:r>
      <w:r w:rsidR="0007379C">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14</w:t>
      </w:r>
      <w:r w:rsidR="0007379C">
        <w:rPr>
          <w:rFonts w:ascii="Times New Roman" w:hAnsi="Times New Roman" w:cs="Times New Roman"/>
          <w:sz w:val="24"/>
          <w:szCs w:val="24"/>
        </w:rPr>
        <w:fldChar w:fldCharType="end"/>
      </w:r>
      <w:r w:rsidR="0085456C">
        <w:rPr>
          <w:rFonts w:ascii="Times New Roman" w:hAnsi="Times New Roman" w:cs="Times New Roman"/>
          <w:sz w:val="24"/>
          <w:szCs w:val="24"/>
        </w:rPr>
        <w:t xml:space="preserve"> and </w:t>
      </w:r>
      <w:r w:rsidR="0085456C">
        <w:rPr>
          <w:rFonts w:ascii="Times New Roman" w:hAnsi="Times New Roman" w:cs="Times New Roman"/>
          <w:sz w:val="24"/>
          <w:szCs w:val="24"/>
        </w:rPr>
        <w:fldChar w:fldCharType="begin"/>
      </w:r>
      <w:r w:rsidR="0085456C">
        <w:rPr>
          <w:rFonts w:ascii="Times New Roman" w:hAnsi="Times New Roman" w:cs="Times New Roman"/>
          <w:sz w:val="24"/>
          <w:szCs w:val="24"/>
        </w:rPr>
        <w:instrText xml:space="preserve"> REF _Ref74239571 \h </w:instrText>
      </w:r>
      <w:r w:rsidR="0085456C">
        <w:rPr>
          <w:rFonts w:ascii="Times New Roman" w:hAnsi="Times New Roman" w:cs="Times New Roman"/>
          <w:sz w:val="24"/>
          <w:szCs w:val="24"/>
        </w:rPr>
      </w:r>
      <w:r w:rsidR="0085456C">
        <w:rPr>
          <w:rFonts w:ascii="Times New Roman" w:hAnsi="Times New Roman" w:cs="Times New Roman"/>
          <w:sz w:val="24"/>
          <w:szCs w:val="24"/>
        </w:rPr>
        <w:fldChar w:fldCharType="separate"/>
      </w:r>
      <w:ins w:id="1523" w:author="Petnathean Julled" w:date="2021-07-09T21:18:00Z">
        <w:r w:rsidR="00454CE9" w:rsidRPr="0007379C">
          <w:t xml:space="preserve">Figure </w:t>
        </w:r>
        <w:r w:rsidR="00454CE9">
          <w:rPr>
            <w:noProof/>
          </w:rPr>
          <w:t>4</w:t>
        </w:r>
        <w:r w:rsidR="00454CE9">
          <w:noBreakHyphen/>
        </w:r>
        <w:r w:rsidR="00454CE9">
          <w:rPr>
            <w:noProof/>
          </w:rPr>
          <w:t>15</w:t>
        </w:r>
      </w:ins>
      <w:del w:id="1524" w:author="Petnathean Julled" w:date="2021-07-09T11:13:00Z">
        <w:r w:rsidR="00856E89" w:rsidRPr="0007379C" w:rsidDel="00437758">
          <w:delText xml:space="preserve">Figure </w:delText>
        </w:r>
        <w:r w:rsidR="00856E89" w:rsidDel="00437758">
          <w:rPr>
            <w:noProof/>
          </w:rPr>
          <w:delText>4</w:delText>
        </w:r>
        <w:r w:rsidR="00856E89" w:rsidDel="00437758">
          <w:noBreakHyphen/>
        </w:r>
        <w:r w:rsidR="00856E89" w:rsidDel="00437758">
          <w:rPr>
            <w:noProof/>
          </w:rPr>
          <w:delText>15</w:delText>
        </w:r>
      </w:del>
      <w:r w:rsidR="0085456C">
        <w:rPr>
          <w:rFonts w:ascii="Times New Roman" w:hAnsi="Times New Roman" w:cs="Times New Roman"/>
          <w:sz w:val="24"/>
          <w:szCs w:val="24"/>
        </w:rPr>
        <w:fldChar w:fldCharType="end"/>
      </w:r>
      <w:r w:rsidR="00F50F1E" w:rsidRPr="00A84F5B">
        <w:rPr>
          <w:rFonts w:ascii="Times New Roman" w:hAnsi="Times New Roman" w:cs="Times New Roman"/>
          <w:sz w:val="24"/>
          <w:szCs w:val="24"/>
        </w:rPr>
        <w:t>.</w:t>
      </w:r>
      <w:r w:rsidR="008328F6">
        <w:rPr>
          <w:rFonts w:ascii="Times New Roman" w:hAnsi="Times New Roman" w:cs="Times New Roman"/>
          <w:sz w:val="24"/>
          <w:szCs w:val="24"/>
        </w:rPr>
        <w:t xml:space="preserve"> </w:t>
      </w:r>
      <w:r w:rsidR="008328F6" w:rsidRPr="008328F6">
        <w:rPr>
          <w:rFonts w:ascii="Times New Roman" w:hAnsi="Times New Roman" w:cs="Times New Roman"/>
          <w:sz w:val="24"/>
          <w:szCs w:val="24"/>
        </w:rPr>
        <w:t xml:space="preserve">Noted that Byte code defines the behavior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only required on the first deployment of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which required only once in this implementation, while ABI code define interface for communicating with the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 xml:space="preserve"> and always required every time the native program communicate with </w:t>
      </w:r>
      <w:proofErr w:type="spellStart"/>
      <w:r w:rsidR="008328F6" w:rsidRPr="008328F6">
        <w:rPr>
          <w:rFonts w:ascii="Times New Roman" w:hAnsi="Times New Roman" w:cs="Times New Roman"/>
          <w:sz w:val="24"/>
          <w:szCs w:val="24"/>
        </w:rPr>
        <w:t>Smartcontract</w:t>
      </w:r>
      <w:proofErr w:type="spellEnd"/>
      <w:r w:rsidR="008328F6" w:rsidRPr="008328F6">
        <w:rPr>
          <w:rFonts w:ascii="Times New Roman" w:hAnsi="Times New Roman" w:cs="Times New Roman"/>
          <w:sz w:val="24"/>
          <w:szCs w:val="24"/>
        </w:rPr>
        <w:t>.</w:t>
      </w:r>
    </w:p>
    <w:p w14:paraId="26289971" w14:textId="77777777" w:rsidR="00A84F5B" w:rsidRDefault="00A84F5B" w:rsidP="00A84F5B">
      <w:pPr>
        <w:pStyle w:val="ListParagraph"/>
        <w:keepNext/>
        <w:spacing w:line="360" w:lineRule="auto"/>
        <w:ind w:left="0"/>
        <w:jc w:val="center"/>
      </w:pPr>
      <w:r>
        <w:rPr>
          <w:rFonts w:ascii="Times New Roman" w:hAnsi="Times New Roman" w:cs="Times New Roman"/>
          <w:noProof/>
          <w:color w:val="FF0000"/>
          <w:sz w:val="24"/>
          <w:szCs w:val="24"/>
        </w:rPr>
        <w:drawing>
          <wp:inline distT="0" distB="0" distL="0" distR="0" wp14:anchorId="219F14BA" wp14:editId="7BCEB84C">
            <wp:extent cx="1804208" cy="4595854"/>
            <wp:effectExtent l="0" t="0" r="5715"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1811639" cy="4614782"/>
                    </a:xfrm>
                    <a:prstGeom prst="rect">
                      <a:avLst/>
                    </a:prstGeom>
                  </pic:spPr>
                </pic:pic>
              </a:graphicData>
            </a:graphic>
          </wp:inline>
        </w:drawing>
      </w:r>
    </w:p>
    <w:p w14:paraId="68A26B72" w14:textId="7ECF7C48" w:rsidR="00A84F5B" w:rsidRDefault="00A84F5B" w:rsidP="00A84F5B">
      <w:pPr>
        <w:pStyle w:val="Caption"/>
        <w:jc w:val="center"/>
      </w:pPr>
      <w:bookmarkStart w:id="1525" w:name="_Ref74239181"/>
      <w:bookmarkStart w:id="1526" w:name="_Ref74284862"/>
      <w:r>
        <w:t xml:space="preserve">Figure </w:t>
      </w:r>
      <w:ins w:id="1527"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52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29" w:author="Petnathean Julled" w:date="2021-07-09T21:18:00Z">
        <w:r w:rsidR="00454CE9">
          <w:rPr>
            <w:noProof/>
          </w:rPr>
          <w:t>13</w:t>
        </w:r>
      </w:ins>
      <w:ins w:id="1530" w:author="Petnathean Julled" w:date="2021-07-09T17:21:00Z">
        <w:r w:rsidR="0064710A">
          <w:fldChar w:fldCharType="end"/>
        </w:r>
      </w:ins>
      <w:del w:id="153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13</w:delText>
        </w:r>
        <w:r w:rsidR="00797ABA" w:rsidDel="00F60485">
          <w:rPr>
            <w:noProof/>
          </w:rPr>
          <w:fldChar w:fldCharType="end"/>
        </w:r>
      </w:del>
      <w:bookmarkEnd w:id="1525"/>
      <w:r>
        <w:t xml:space="preserve"> </w:t>
      </w:r>
      <w:bookmarkStart w:id="1532" w:name="_Ref74284533"/>
      <w:r>
        <w:t>ABI Code and Byte code generated can be copied and passed directly</w:t>
      </w:r>
      <w:bookmarkEnd w:id="1526"/>
      <w:bookmarkEnd w:id="1532"/>
      <w:r>
        <w:t xml:space="preserve"> </w:t>
      </w:r>
    </w:p>
    <w:p w14:paraId="750F30E6" w14:textId="6EBD6399" w:rsidR="00A84F5B" w:rsidRDefault="00A84F5B" w:rsidP="00A84F5B">
      <w:pPr>
        <w:pStyle w:val="Caption"/>
        <w:jc w:val="center"/>
      </w:pPr>
      <w:r>
        <w:t>(From red circle) into Web3js code</w:t>
      </w:r>
    </w:p>
    <w:p w14:paraId="50B0C18E" w14:textId="77777777" w:rsidR="002A554F" w:rsidRDefault="002A554F" w:rsidP="00A84F5B">
      <w:pPr>
        <w:keepNext/>
      </w:pPr>
    </w:p>
    <w:bookmarkStart w:id="1533" w:name="_MON_1684854176"/>
    <w:bookmarkEnd w:id="1533"/>
    <w:p w14:paraId="3EE11638" w14:textId="19BB4EB0" w:rsidR="00A84F5B" w:rsidRDefault="0007379C" w:rsidP="00A84F5B">
      <w:pPr>
        <w:keepNext/>
      </w:pPr>
      <w:r>
        <w:object w:dxaOrig="9360" w:dyaOrig="12891" w14:anchorId="6CAF2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95pt;height:539.7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25" DrawAspect="Content" ObjectID="_1687371983" r:id="rId39"/>
        </w:object>
      </w:r>
    </w:p>
    <w:p w14:paraId="72A2E741" w14:textId="5AF1E2CB" w:rsidR="00A84F5B" w:rsidRDefault="00A84F5B" w:rsidP="00A84F5B">
      <w:pPr>
        <w:pStyle w:val="Caption"/>
        <w:jc w:val="center"/>
      </w:pPr>
      <w:bookmarkStart w:id="1534" w:name="_Ref74239197"/>
      <w:bookmarkStart w:id="1535" w:name="_Ref74284865"/>
      <w:r>
        <w:t xml:space="preserve">Figure </w:t>
      </w:r>
      <w:ins w:id="153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53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38" w:author="Petnathean Julled" w:date="2021-07-09T21:18:00Z">
        <w:r w:rsidR="00454CE9">
          <w:rPr>
            <w:noProof/>
          </w:rPr>
          <w:t>14</w:t>
        </w:r>
      </w:ins>
      <w:ins w:id="1539" w:author="Petnathean Julled" w:date="2021-07-09T17:21:00Z">
        <w:r w:rsidR="0064710A">
          <w:fldChar w:fldCharType="end"/>
        </w:r>
      </w:ins>
      <w:del w:id="154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14</w:delText>
        </w:r>
        <w:r w:rsidR="00797ABA" w:rsidDel="00F60485">
          <w:rPr>
            <w:noProof/>
          </w:rPr>
          <w:fldChar w:fldCharType="end"/>
        </w:r>
      </w:del>
      <w:bookmarkEnd w:id="1534"/>
      <w:r>
        <w:t xml:space="preserve"> </w:t>
      </w:r>
      <w:bookmarkStart w:id="1541" w:name="_Ref74284538"/>
      <w:r>
        <w:t>ABI code (brown color) assigned into variable "</w:t>
      </w:r>
      <w:proofErr w:type="spellStart"/>
      <w:r>
        <w:t>abi</w:t>
      </w:r>
      <w:proofErr w:type="spellEnd"/>
      <w:r>
        <w:t>"</w:t>
      </w:r>
      <w:bookmarkEnd w:id="1535"/>
      <w:bookmarkEnd w:id="1541"/>
    </w:p>
    <w:bookmarkStart w:id="1542" w:name="_MON_1684856178"/>
    <w:bookmarkEnd w:id="1542"/>
    <w:p w14:paraId="4A222EF7" w14:textId="77777777" w:rsidR="0007379C" w:rsidRDefault="0007379C" w:rsidP="0007379C">
      <w:pPr>
        <w:keepNext/>
      </w:pPr>
      <w:r>
        <w:object w:dxaOrig="9360" w:dyaOrig="11752" w14:anchorId="2D0548A9">
          <v:shape id="_x0000_i1026" type="#_x0000_t75" style="width:395.7pt;height:495.8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26" DrawAspect="Content" ObjectID="_1687371984" r:id="rId41"/>
        </w:object>
      </w:r>
    </w:p>
    <w:p w14:paraId="7B893FCA" w14:textId="34539A20" w:rsidR="0007379C" w:rsidRPr="0007379C" w:rsidRDefault="0007379C" w:rsidP="0007379C">
      <w:pPr>
        <w:pStyle w:val="Caption"/>
        <w:spacing w:after="240"/>
        <w:jc w:val="center"/>
        <w:rPr>
          <w:cs/>
        </w:rPr>
      </w:pPr>
      <w:bookmarkStart w:id="1543" w:name="_Ref74239571"/>
      <w:bookmarkStart w:id="1544" w:name="_Ref74284868"/>
      <w:r w:rsidRPr="0007379C">
        <w:t xml:space="preserve">Figure </w:t>
      </w:r>
      <w:ins w:id="154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54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47" w:author="Petnathean Julled" w:date="2021-07-09T21:18:00Z">
        <w:r w:rsidR="00454CE9">
          <w:rPr>
            <w:noProof/>
          </w:rPr>
          <w:t>15</w:t>
        </w:r>
      </w:ins>
      <w:ins w:id="1548" w:author="Petnathean Julled" w:date="2021-07-09T17:21:00Z">
        <w:r w:rsidR="0064710A">
          <w:fldChar w:fldCharType="end"/>
        </w:r>
      </w:ins>
      <w:del w:id="154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15</w:delText>
        </w:r>
        <w:r w:rsidR="00797ABA" w:rsidDel="00F60485">
          <w:rPr>
            <w:noProof/>
          </w:rPr>
          <w:fldChar w:fldCharType="end"/>
        </w:r>
      </w:del>
      <w:bookmarkEnd w:id="1543"/>
      <w:r w:rsidRPr="0007379C">
        <w:t xml:space="preserve"> </w:t>
      </w:r>
      <w:bookmarkStart w:id="1550" w:name="_Ref74284544"/>
      <w:r w:rsidRPr="0007379C">
        <w:t>Byte code (brown color) assigned into variable "bytecode"</w:t>
      </w:r>
      <w:bookmarkEnd w:id="1544"/>
      <w:bookmarkEnd w:id="1550"/>
    </w:p>
    <w:p w14:paraId="7D7C9FF7" w14:textId="77777777" w:rsidR="00616062" w:rsidRDefault="00616062" w:rsidP="008B08C4">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B706369" w14:textId="41FF666B" w:rsidR="00C60253" w:rsidRPr="00604AE4" w:rsidRDefault="00C6025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551" w:name="CHAPTERIV_415"/>
      <w:r w:rsidRPr="00604AE4">
        <w:rPr>
          <w:rFonts w:ascii="Times New Roman" w:hAnsi="Times New Roman" w:cs="Times New Roman"/>
          <w:b/>
          <w:bCs/>
          <w:sz w:val="24"/>
          <w:szCs w:val="24"/>
        </w:rPr>
        <w:t xml:space="preserve">4.1.5 Deploy </w:t>
      </w:r>
      <w:proofErr w:type="spellStart"/>
      <w:r w:rsidR="0052667A" w:rsidRPr="00604AE4">
        <w:rPr>
          <w:rFonts w:ascii="Times New Roman" w:hAnsi="Times New Roman" w:cs="Times New Roman"/>
          <w:b/>
          <w:bCs/>
          <w:sz w:val="24"/>
          <w:szCs w:val="24"/>
        </w:rPr>
        <w:t>Smartcontract</w:t>
      </w:r>
      <w:proofErr w:type="spellEnd"/>
      <w:r w:rsidR="0052667A" w:rsidRPr="00604AE4">
        <w:rPr>
          <w:rFonts w:ascii="Times New Roman" w:hAnsi="Times New Roman" w:cs="Times New Roman"/>
          <w:b/>
          <w:bCs/>
          <w:sz w:val="24"/>
          <w:szCs w:val="24"/>
        </w:rPr>
        <w:t xml:space="preserve"> into Blockchain</w:t>
      </w:r>
      <w:bookmarkEnd w:id="1551"/>
    </w:p>
    <w:p w14:paraId="7E08EE29" w14:textId="0A7329ED" w:rsidR="00D71583" w:rsidRDefault="00D71583" w:rsidP="008B08C4">
      <w:pPr>
        <w:pStyle w:val="ListParagraph"/>
        <w:spacing w:line="360" w:lineRule="auto"/>
        <w:ind w:left="0"/>
        <w:jc w:val="thaiDistribute"/>
        <w:rPr>
          <w:rFonts w:ascii="Times New Roman" w:hAnsi="Times New Roman" w:cs="Times New Roman"/>
          <w:sz w:val="24"/>
          <w:szCs w:val="24"/>
        </w:rPr>
      </w:pPr>
      <w:r w:rsidRPr="00D71583">
        <w:rPr>
          <w:rFonts w:ascii="Times New Roman" w:hAnsi="Times New Roman" w:cs="Times New Roman"/>
          <w:sz w:val="24"/>
          <w:szCs w:val="24"/>
        </w:rPr>
        <w:tab/>
        <w:t xml:space="preserve">Before begin registering health documents metadata into Blockchain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must be first deployed to act as a contract format for the entire Blockchain ledger for the implementation. </w:t>
      </w:r>
      <w:r w:rsidR="00364A2A">
        <w:rPr>
          <w:rFonts w:ascii="Times New Roman" w:hAnsi="Times New Roman" w:cs="Times New Roman"/>
          <w:sz w:val="24"/>
          <w:szCs w:val="24"/>
        </w:rPr>
        <w:fldChar w:fldCharType="begin"/>
      </w:r>
      <w:r w:rsidR="00364A2A">
        <w:rPr>
          <w:rFonts w:ascii="Times New Roman" w:hAnsi="Times New Roman" w:cs="Times New Roman"/>
          <w:sz w:val="24"/>
          <w:szCs w:val="24"/>
        </w:rPr>
        <w:instrText xml:space="preserve"> REF _Ref74241034 \h </w:instrText>
      </w:r>
      <w:r w:rsidR="00364A2A">
        <w:rPr>
          <w:rFonts w:ascii="Times New Roman" w:hAnsi="Times New Roman" w:cs="Times New Roman"/>
          <w:sz w:val="24"/>
          <w:szCs w:val="24"/>
        </w:rPr>
      </w:r>
      <w:r w:rsidR="00364A2A">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16</w:t>
      </w:r>
      <w:r w:rsidR="00364A2A">
        <w:rPr>
          <w:rFonts w:ascii="Times New Roman" w:hAnsi="Times New Roman" w:cs="Times New Roman"/>
          <w:sz w:val="24"/>
          <w:szCs w:val="24"/>
        </w:rPr>
        <w:fldChar w:fldCharType="end"/>
      </w:r>
      <w:r w:rsidRPr="00D71583">
        <w:rPr>
          <w:rFonts w:ascii="Times New Roman" w:hAnsi="Times New Roman" w:cs="Times New Roman"/>
          <w:sz w:val="24"/>
          <w:szCs w:val="24"/>
        </w:rPr>
        <w:t xml:space="preserve"> show the Web3js script that simply deploys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into the Blockchain ledger. It required both the Byte code and ABI code received from the Solidity compiler to be completed. Once the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is deployed, any later communication with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will only need ABI code to act as an interface for </w:t>
      </w:r>
      <w:r w:rsidR="00446DA3">
        <w:rPr>
          <w:rFonts w:ascii="Times New Roman" w:hAnsi="Times New Roman" w:cs="Times New Roman"/>
          <w:sz w:val="24"/>
          <w:szCs w:val="24"/>
        </w:rPr>
        <w:t xml:space="preserve">the </w:t>
      </w:r>
      <w:r w:rsidRPr="00D71583">
        <w:rPr>
          <w:rFonts w:ascii="Times New Roman" w:hAnsi="Times New Roman" w:cs="Times New Roman"/>
          <w:sz w:val="24"/>
          <w:szCs w:val="24"/>
        </w:rPr>
        <w:t>communicati</w:t>
      </w:r>
      <w:r w:rsidR="00446DA3">
        <w:rPr>
          <w:rFonts w:ascii="Times New Roman" w:hAnsi="Times New Roman" w:cs="Times New Roman"/>
          <w:sz w:val="24"/>
          <w:szCs w:val="24"/>
        </w:rPr>
        <w:t>on</w:t>
      </w:r>
      <w:r w:rsidRPr="00D71583">
        <w:rPr>
          <w:rFonts w:ascii="Times New Roman" w:hAnsi="Times New Roman" w:cs="Times New Roman"/>
          <w:sz w:val="24"/>
          <w:szCs w:val="24"/>
        </w:rPr>
        <w:t xml:space="preserve">. This </w:t>
      </w:r>
      <w:proofErr w:type="spellStart"/>
      <w:r w:rsidRPr="00D71583">
        <w:rPr>
          <w:rFonts w:ascii="Times New Roman" w:hAnsi="Times New Roman" w:cs="Times New Roman"/>
          <w:sz w:val="24"/>
          <w:szCs w:val="24"/>
        </w:rPr>
        <w:t>Smartcontract</w:t>
      </w:r>
      <w:proofErr w:type="spellEnd"/>
      <w:r w:rsidRPr="00D71583">
        <w:rPr>
          <w:rFonts w:ascii="Times New Roman" w:hAnsi="Times New Roman" w:cs="Times New Roman"/>
          <w:sz w:val="24"/>
          <w:szCs w:val="24"/>
        </w:rPr>
        <w:t xml:space="preserve"> deployment process only required once at the initiation of the Blockchain ledger and no longer needs to be performed </w:t>
      </w:r>
      <w:r w:rsidR="001D6997">
        <w:rPr>
          <w:rFonts w:ascii="Times New Roman" w:hAnsi="Times New Roman" w:cs="Times New Roman"/>
          <w:sz w:val="24"/>
          <w:szCs w:val="24"/>
        </w:rPr>
        <w:t xml:space="preserve">ever </w:t>
      </w:r>
      <w:r w:rsidRPr="00D71583">
        <w:rPr>
          <w:rFonts w:ascii="Times New Roman" w:hAnsi="Times New Roman" w:cs="Times New Roman"/>
          <w:sz w:val="24"/>
          <w:szCs w:val="24"/>
        </w:rPr>
        <w:t>again for the rest of the Blockchain ledger life cycle.</w:t>
      </w:r>
    </w:p>
    <w:p w14:paraId="046A8C2B" w14:textId="77777777" w:rsidR="001D5B4E" w:rsidRPr="00D71583" w:rsidRDefault="001D5B4E" w:rsidP="008B08C4">
      <w:pPr>
        <w:pStyle w:val="ListParagraph"/>
        <w:spacing w:line="360" w:lineRule="auto"/>
        <w:ind w:left="0"/>
        <w:jc w:val="thaiDistribute"/>
        <w:rPr>
          <w:rFonts w:ascii="Times New Roman" w:hAnsi="Times New Roman" w:cs="Times New Roman"/>
          <w:sz w:val="24"/>
          <w:szCs w:val="24"/>
        </w:rPr>
      </w:pPr>
    </w:p>
    <w:bookmarkStart w:id="1552" w:name="_MON_1684857461"/>
    <w:bookmarkEnd w:id="1552"/>
    <w:p w14:paraId="203463EE" w14:textId="00D9E3A8" w:rsidR="0063570F" w:rsidRDefault="00D71583" w:rsidP="0063570F">
      <w:pPr>
        <w:pStyle w:val="ListParagraph"/>
        <w:keepNext/>
        <w:spacing w:after="0" w:line="360" w:lineRule="auto"/>
        <w:ind w:left="0"/>
        <w:jc w:val="center"/>
      </w:pPr>
      <w:r>
        <w:rPr>
          <w:rFonts w:ascii="Times New Roman" w:hAnsi="Times New Roman" w:cs="Times New Roman"/>
          <w:color w:val="FF0000"/>
          <w:sz w:val="24"/>
          <w:szCs w:val="24"/>
        </w:rPr>
        <w:object w:dxaOrig="9360" w:dyaOrig="8984" w14:anchorId="0BC8DBC2">
          <v:shape id="_x0000_i1027" type="#_x0000_t75" style="width:357.5pt;height:343.7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27" DrawAspect="Content" ObjectID="_1687371985" r:id="rId43"/>
        </w:object>
      </w:r>
    </w:p>
    <w:p w14:paraId="1AE0F681" w14:textId="50BB5054" w:rsidR="00A640F7" w:rsidRDefault="0063570F" w:rsidP="0063570F">
      <w:pPr>
        <w:pStyle w:val="Caption"/>
        <w:spacing w:after="240"/>
        <w:jc w:val="center"/>
        <w:rPr>
          <w:color w:val="FF0000"/>
        </w:rPr>
      </w:pPr>
      <w:bookmarkStart w:id="1553" w:name="_Ref74241034"/>
      <w:bookmarkStart w:id="1554" w:name="_Ref74284870"/>
      <w:r>
        <w:t xml:space="preserve">Figure </w:t>
      </w:r>
      <w:ins w:id="155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55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57" w:author="Petnathean Julled" w:date="2021-07-09T21:18:00Z">
        <w:r w:rsidR="00454CE9">
          <w:rPr>
            <w:noProof/>
          </w:rPr>
          <w:t>16</w:t>
        </w:r>
      </w:ins>
      <w:ins w:id="1558" w:author="Petnathean Julled" w:date="2021-07-09T17:21:00Z">
        <w:r w:rsidR="0064710A">
          <w:fldChar w:fldCharType="end"/>
        </w:r>
      </w:ins>
      <w:del w:id="155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16</w:delText>
        </w:r>
        <w:r w:rsidR="00797ABA" w:rsidDel="00F60485">
          <w:rPr>
            <w:noProof/>
          </w:rPr>
          <w:fldChar w:fldCharType="end"/>
        </w:r>
      </w:del>
      <w:bookmarkEnd w:id="1553"/>
      <w:r>
        <w:t xml:space="preserve"> </w:t>
      </w:r>
      <w:bookmarkStart w:id="1560" w:name="_Ref74284555"/>
      <w:r>
        <w:t xml:space="preserve">The Web3js script for </w:t>
      </w:r>
      <w:proofErr w:type="spellStart"/>
      <w:r>
        <w:t>Smartcontract</w:t>
      </w:r>
      <w:proofErr w:type="spellEnd"/>
      <w:r>
        <w:t xml:space="preserve"> deploy</w:t>
      </w:r>
      <w:bookmarkEnd w:id="1554"/>
      <w:bookmarkEnd w:id="1560"/>
    </w:p>
    <w:p w14:paraId="5BAE6D88"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DDDDDF2" w14:textId="77777777" w:rsidR="00BF7AF9" w:rsidRDefault="00BF7AF9" w:rsidP="008B08C4">
      <w:pPr>
        <w:pStyle w:val="ListParagraph"/>
        <w:spacing w:line="360" w:lineRule="auto"/>
        <w:ind w:left="0"/>
        <w:jc w:val="thaiDistribute"/>
        <w:rPr>
          <w:rFonts w:ascii="Times New Roman" w:hAnsi="Times New Roman" w:cs="Times New Roman"/>
          <w:color w:val="FF0000"/>
          <w:sz w:val="24"/>
          <w:szCs w:val="24"/>
        </w:rPr>
      </w:pPr>
    </w:p>
    <w:p w14:paraId="7BA29441" w14:textId="517365CF" w:rsidR="00134BA3" w:rsidRPr="00604AE4" w:rsidRDefault="00134BA3" w:rsidP="008B08C4">
      <w:pPr>
        <w:pStyle w:val="ListParagraph"/>
        <w:spacing w:line="360" w:lineRule="auto"/>
        <w:ind w:left="0"/>
        <w:jc w:val="thaiDistribute"/>
        <w:rPr>
          <w:rFonts w:ascii="Times New Roman" w:hAnsi="Times New Roman" w:cs="Times New Roman"/>
          <w:b/>
          <w:bCs/>
          <w:sz w:val="24"/>
          <w:szCs w:val="24"/>
        </w:rPr>
      </w:pPr>
      <w:r>
        <w:rPr>
          <w:rFonts w:ascii="Times New Roman" w:hAnsi="Times New Roman" w:cs="Times New Roman"/>
          <w:color w:val="FF0000"/>
          <w:sz w:val="24"/>
          <w:szCs w:val="24"/>
        </w:rPr>
        <w:lastRenderedPageBreak/>
        <w:tab/>
      </w:r>
      <w:bookmarkStart w:id="1561" w:name="CHAPTERIV_416"/>
      <w:r w:rsidRPr="00604AE4">
        <w:rPr>
          <w:rFonts w:ascii="Times New Roman" w:hAnsi="Times New Roman" w:cs="Times New Roman"/>
          <w:b/>
          <w:bCs/>
          <w:sz w:val="24"/>
          <w:szCs w:val="24"/>
        </w:rPr>
        <w:t>4.1.</w:t>
      </w:r>
      <w:r w:rsidR="00C60253" w:rsidRPr="00604AE4">
        <w:rPr>
          <w:rFonts w:ascii="Times New Roman" w:hAnsi="Times New Roman" w:cs="Times New Roman"/>
          <w:b/>
          <w:bCs/>
          <w:sz w:val="24"/>
          <w:szCs w:val="24"/>
        </w:rPr>
        <w:t>6</w:t>
      </w:r>
      <w:r w:rsidRPr="00604AE4">
        <w:rPr>
          <w:rFonts w:ascii="Times New Roman" w:hAnsi="Times New Roman" w:cs="Times New Roman"/>
          <w:b/>
          <w:bCs/>
          <w:sz w:val="24"/>
          <w:szCs w:val="24"/>
        </w:rPr>
        <w:t xml:space="preserve"> Prepare NodeJS Coding </w:t>
      </w:r>
      <w:ins w:id="1562" w:author="Petnathean Julled" w:date="2021-07-03T00:20:00Z">
        <w:r w:rsidR="00E20EC8">
          <w:rPr>
            <w:rFonts w:ascii="Times New Roman" w:hAnsi="Times New Roman" w:cs="Times New Roman"/>
            <w:b/>
            <w:bCs/>
            <w:sz w:val="24"/>
            <w:szCs w:val="24"/>
          </w:rPr>
          <w:t>E</w:t>
        </w:r>
      </w:ins>
      <w:del w:id="1563" w:author="Petnathean Julled" w:date="2021-07-03T00:20:00Z">
        <w:r w:rsidRPr="00604AE4" w:rsidDel="00E20EC8">
          <w:rPr>
            <w:rFonts w:ascii="Times New Roman" w:hAnsi="Times New Roman" w:cs="Times New Roman"/>
            <w:b/>
            <w:bCs/>
            <w:sz w:val="24"/>
            <w:szCs w:val="24"/>
          </w:rPr>
          <w:delText>e</w:delText>
        </w:r>
      </w:del>
      <w:r w:rsidRPr="00604AE4">
        <w:rPr>
          <w:rFonts w:ascii="Times New Roman" w:hAnsi="Times New Roman" w:cs="Times New Roman"/>
          <w:b/>
          <w:bCs/>
          <w:sz w:val="24"/>
          <w:szCs w:val="24"/>
        </w:rPr>
        <w:t>nvironment</w:t>
      </w:r>
      <w:bookmarkEnd w:id="1561"/>
    </w:p>
    <w:p w14:paraId="4FE5F893" w14:textId="066B60A8" w:rsidR="00BF7AF9" w:rsidRDefault="00BF7AF9" w:rsidP="008B08C4">
      <w:pPr>
        <w:pStyle w:val="ListParagraph"/>
        <w:spacing w:line="360" w:lineRule="auto"/>
        <w:ind w:left="0"/>
        <w:jc w:val="thaiDistribute"/>
        <w:rPr>
          <w:rFonts w:ascii="Times New Roman" w:hAnsi="Times New Roman" w:cs="Times New Roman"/>
          <w:sz w:val="24"/>
          <w:szCs w:val="24"/>
        </w:rPr>
      </w:pPr>
      <w:r w:rsidRPr="00D30650">
        <w:rPr>
          <w:rFonts w:ascii="Times New Roman" w:hAnsi="Times New Roman" w:cs="Times New Roman"/>
          <w:sz w:val="24"/>
          <w:szCs w:val="24"/>
        </w:rPr>
        <w:tab/>
        <w:t xml:space="preserve">For the coding process of all non-Blockchain native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the coding environment must be provided essential coding components. In this implementation, we use NodeJS as a compiler and coding environment for all </w:t>
      </w:r>
      <w:proofErr w:type="spellStart"/>
      <w:r w:rsidRPr="00D30650">
        <w:rPr>
          <w:rFonts w:ascii="Times New Roman" w:hAnsi="Times New Roman" w:cs="Times New Roman"/>
          <w:sz w:val="24"/>
          <w:szCs w:val="24"/>
        </w:rPr>
        <w:t>Javascript</w:t>
      </w:r>
      <w:proofErr w:type="spellEnd"/>
      <w:r w:rsidRPr="00D30650">
        <w:rPr>
          <w:rFonts w:ascii="Times New Roman" w:hAnsi="Times New Roman" w:cs="Times New Roman"/>
          <w:sz w:val="24"/>
          <w:szCs w:val="24"/>
        </w:rPr>
        <w:t xml:space="preserve"> programs. NodeJS is available at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nodejs.org/en/","accessed":{"date-parts":[["2021","6","10"]]},"id":"ITEM-1","issued":{"date-parts":[["0"]]},"title":"Node.js","type":"webpage"},"uris":["http://www.mendeley.com/documents/?uuid=4402469c-d174-38c9-8978-2acd7a2ef8cc"]}],"mendeley":{"formattedCitation":"[48]","plainTextFormattedCitation":"[48]","previouslyFormattedCitation":"[48]"},"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[48]</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essential coding components node module can be installed using Node Package Manager (NPM) which comes together with NodeJS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accessed":{"date-parts":[["2021","6","10"]]},"id":"ITEM-1","issued":{"date-parts":[["0"]]},"title":"npm","type":"webpage"},"uris":["http://www.mendeley.com/documents/?uuid=20212789-1508-3f9d-82cf-8955f3b503ca"]}],"mendeley":{"formattedCitation":"[49]","plainText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[49]</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The coding of program for native side of XDS Actor require node module name "Web3" (Web3js)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{"citationItems":[{"id":"ITEM-1","itemData":{"URL":"https://www.npmjs.com/package/web3","accessed":{"date-parts":[["2021","6","10"]]},"id":"ITEM-1","issued":{"date-parts":[["0"]]},"title":"web3 - npm","type":"webpage"},"uris":["http://www.mendeley.com/documents/?uuid=1af08d5e-a3a3-391a-90a5-4131426311a5"]}],"mendeley":{"formattedCitation":"[50]","plainTextFormattedCitation":"[50]","previouslyFormattedCitation":"[49]"},"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[50]</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"xml2js"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{"citationItems":[{"id":"ITEM-1","itemData":{"URL":"https://www.npmjs.com/package/xml2js","accessed":{"date-parts":[["2021","6","10"]]},"id":"ITEM-1","issued":{"date-parts":[["0"]]},"title":"xml2js - npm","type":"webpage"},"uris":["http://www.mendeley.com/documents/?uuid=e8537c52-b9a2-3275-b2e8-d1b94a39248b"]}],"mendeley":{"formattedCitation":"[51]","plainTextFormattedCitation":"[51]","previouslyFormattedCitation":"[50]"},"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[51]</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"fs"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{"citationItems":[{"id":"ITEM-1","itemData":{"URL":"https://www.npmjs.com/package/fs","accessed":{"date-parts":[["2021","6","10"]]},"id":"ITEM-1","issued":{"date-parts":[["0"]]},"title":"fs - npm","type":"webpage"},"uris":["http://www.mendeley.com/documents/?uuid=d04fe5c1-706f-333b-9b18-70026bcf319e"]}],"mendeley":{"formattedCitation":"[52]","plainTextFormattedCitation":"[52]","previouslyFormattedCitation":"[51]"},"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[52]</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"net"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{"citationItems":[{"id":"ITEM-1","itemData":{"URL":"https://www.npmjs.com/package/net","accessed":{"date-parts":[["2021","6","10"]]},"id":"ITEM-1","issued":{"date-parts":[["0"]]},"title":"net - npm","type":"webpage"},"uris":["http://www.mendeley.com/documents/?uuid=502c7bbb-ec31-38d8-a44b-1e64ed4b549f"]}],"mendeley":{"formattedCitation":"[53]","plainTextFormattedCitation":"[53]","previouslyFormattedCitation":"[52]"},"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[53]</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"util"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{"citationItems":[{"id":"ITEM-1","itemData":{"URL":"https://www.npmjs.com/package/util","accessed":{"date-parts":[["2021","6","10"]]},"id":"ITEM-1","issued":{"date-parts":[["0"]]},"title":"util - npm","type":"webpage"},"uris":["http://www.mendeley.com/documents/?uuid=f3bf682b-91a9-39c2-a115-f28cb1550006"]}],"mendeley":{"formattedCitation":"[54]","plainTextFormattedCitation":"[54]","previouslyFormattedCitation":"[53]"},"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[54]</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"moment"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{"citationItems":[{"id":"ITEM-1","itemData":{"URL":"https://www.npmjs.com/package/moment","accessed":{"date-parts":[["2021","6","10"]]},"id":"ITEM-1","issued":{"date-parts":[["0"]]},"title":"moment - npm","type":"webpage"},"uris":["http://www.mendeley.com/documents/?uuid=78c89f9f-d0e1-3d34-b0cf-105a390a4175"]}],"mendeley":{"formattedCitation":"[55]","plainTextFormattedCitation":"[55]","previouslyFormattedCitation":"[54]"},"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[55]</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and "</w:t>
      </w:r>
      <w:proofErr w:type="spellStart"/>
      <w:r w:rsidRPr="00D30650">
        <w:rPr>
          <w:rFonts w:ascii="Times New Roman" w:hAnsi="Times New Roman" w:cs="Times New Roman"/>
          <w:sz w:val="24"/>
          <w:szCs w:val="24"/>
        </w:rPr>
        <w:t>cryptr</w:t>
      </w:r>
      <w:proofErr w:type="spellEnd"/>
      <w:r w:rsidRPr="00D30650">
        <w:rPr>
          <w:rFonts w:ascii="Times New Roman" w:hAnsi="Times New Roman" w:cs="Times New Roman"/>
          <w:sz w:val="24"/>
          <w:szCs w:val="24"/>
        </w:rPr>
        <w:t xml:space="preserve">" </w:t>
      </w:r>
      <w:r w:rsidR="00DA6677">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{"citationItems":[{"id":"ITEM-1","itemData":{"URL":"https://www.npmjs.com/package/cryptr","accessed":{"date-parts":[["2021","6","10"]]},"id":"ITEM-1","issued":{"date-parts":[["0"]]},"title":"cryptr - npm","type":"webpage"},"uris":["http://www.mendeley.com/documents/?uuid=b1a7f13c-b957-3d3a-a688-10443201bf93"]}],"mendeley":{"formattedCitation":"[56]","plainTextFormattedCitation":"[56]","previouslyFormattedCitation":"[55]"},"properties":{"noteIndex":0},"schema":"https://github.com/citation-style-language/schema/raw/master/csl-citation.json"}</w:instrText>
      </w:r>
      <w:r w:rsidR="00DA6677">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[56]</w:t>
      </w:r>
      <w:r w:rsidR="00DA6677">
        <w:rPr>
          <w:rFonts w:ascii="Times New Roman" w:hAnsi="Times New Roman" w:cs="Times New Roman"/>
          <w:sz w:val="24"/>
          <w:szCs w:val="24"/>
        </w:rPr>
        <w:fldChar w:fldCharType="end"/>
      </w:r>
      <w:r w:rsidRPr="00D30650">
        <w:rPr>
          <w:rFonts w:ascii="Times New Roman" w:hAnsi="Times New Roman" w:cs="Times New Roman"/>
          <w:sz w:val="24"/>
          <w:szCs w:val="24"/>
        </w:rPr>
        <w:t xml:space="preserve"> which can be installed using the command-line </w:t>
      </w:r>
      <w:r w:rsidR="00DA6677">
        <w:rPr>
          <w:rFonts w:ascii="Times New Roman" w:hAnsi="Times New Roman"/>
          <w:sz w:val="24"/>
          <w:szCs w:val="24"/>
        </w:rPr>
        <w:t xml:space="preserve">as shown in </w:t>
      </w:r>
      <w:r w:rsidRPr="00D30650">
        <w:rPr>
          <w:rFonts w:ascii="Times New Roman" w:hAnsi="Times New Roman" w:cs="Times New Roman"/>
          <w:sz w:val="24"/>
          <w:szCs w:val="24"/>
        </w:rPr>
        <w:t>.</w:t>
      </w:r>
    </w:p>
    <w:p w14:paraId="6067D27D" w14:textId="77777777" w:rsidR="004A58B0" w:rsidRDefault="004A58B0" w:rsidP="008B08C4">
      <w:pPr>
        <w:pStyle w:val="ListParagraph"/>
        <w:spacing w:line="360" w:lineRule="auto"/>
        <w:ind w:left="0"/>
        <w:jc w:val="thaiDistribute"/>
        <w:rPr>
          <w:rFonts w:ascii="Times New Roman" w:hAnsi="Times New Roman" w:cs="Times New Roman"/>
          <w:sz w:val="24"/>
          <w:szCs w:val="24"/>
        </w:rPr>
      </w:pPr>
    </w:p>
    <w:bookmarkStart w:id="1564" w:name="_MON_1684859893"/>
    <w:bookmarkEnd w:id="1564"/>
    <w:p w14:paraId="12970324" w14:textId="728228FD" w:rsidR="00DA6677" w:rsidRDefault="004A58B0" w:rsidP="00DA6677">
      <w:pPr>
        <w:pStyle w:val="ListParagraph"/>
        <w:keepNext/>
        <w:spacing w:after="0" w:line="360" w:lineRule="auto"/>
        <w:ind w:left="0"/>
        <w:jc w:val="center"/>
      </w:pPr>
      <w:r>
        <w:rPr>
          <w:rFonts w:ascii="Times New Roman" w:hAnsi="Times New Roman" w:cs="Times New Roman"/>
          <w:sz w:val="24"/>
          <w:szCs w:val="24"/>
        </w:rPr>
        <w:object w:dxaOrig="9360" w:dyaOrig="4867" w14:anchorId="3DF39503">
          <v:shape id="_x0000_i1028" type="#_x0000_t75" style="width:378.8pt;height:196.6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28" DrawAspect="Content" ObjectID="_1687371986" r:id="rId45"/>
        </w:object>
      </w:r>
    </w:p>
    <w:p w14:paraId="493984F7" w14:textId="6283B716" w:rsidR="00DA6677" w:rsidRPr="00D30650" w:rsidRDefault="00DA6677" w:rsidP="00DA6677">
      <w:pPr>
        <w:pStyle w:val="Caption"/>
        <w:spacing w:after="240"/>
        <w:jc w:val="center"/>
      </w:pPr>
      <w:bookmarkStart w:id="1565" w:name="_Ref74284095"/>
      <w:bookmarkStart w:id="1566" w:name="_Ref74284873"/>
      <w:r>
        <w:t xml:space="preserve">Figure </w:t>
      </w:r>
      <w:ins w:id="1567"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56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69" w:author="Petnathean Julled" w:date="2021-07-09T21:18:00Z">
        <w:r w:rsidR="00454CE9">
          <w:rPr>
            <w:noProof/>
          </w:rPr>
          <w:t>17</w:t>
        </w:r>
      </w:ins>
      <w:ins w:id="1570" w:author="Petnathean Julled" w:date="2021-07-09T17:21:00Z">
        <w:r w:rsidR="0064710A">
          <w:fldChar w:fldCharType="end"/>
        </w:r>
      </w:ins>
      <w:del w:id="157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17</w:delText>
        </w:r>
        <w:r w:rsidR="00797ABA" w:rsidDel="00F60485">
          <w:rPr>
            <w:noProof/>
          </w:rPr>
          <w:fldChar w:fldCharType="end"/>
        </w:r>
      </w:del>
      <w:bookmarkEnd w:id="1565"/>
      <w:r>
        <w:t xml:space="preserve"> </w:t>
      </w:r>
      <w:bookmarkStart w:id="1572" w:name="_Ref74284562"/>
      <w:r>
        <w:t>"</w:t>
      </w:r>
      <w:proofErr w:type="spellStart"/>
      <w:r>
        <w:t>npm</w:t>
      </w:r>
      <w:proofErr w:type="spellEnd"/>
      <w:r>
        <w:t xml:space="preserve"> install" command-line</w:t>
      </w:r>
      <w:bookmarkEnd w:id="1566"/>
      <w:bookmarkEnd w:id="1572"/>
    </w:p>
    <w:p w14:paraId="219F4077" w14:textId="77777777" w:rsidR="004A58B0" w:rsidRDefault="004A58B0" w:rsidP="00A34155">
      <w:pPr>
        <w:pStyle w:val="Heading2"/>
      </w:pPr>
      <w:r>
        <w:br w:type="page"/>
      </w:r>
    </w:p>
    <w:p w14:paraId="3E11738E" w14:textId="51DCE08C" w:rsidR="00BC5A0F" w:rsidRPr="00F81C49" w:rsidRDefault="00BC5A0F" w:rsidP="00A34155">
      <w:pPr>
        <w:pStyle w:val="Heading2"/>
      </w:pPr>
      <w:bookmarkStart w:id="1573" w:name="CHAPTERIV_42"/>
      <w:r w:rsidRPr="00F81C49">
        <w:lastRenderedPageBreak/>
        <w:t xml:space="preserve">4.2 XDS Actors </w:t>
      </w:r>
    </w:p>
    <w:bookmarkEnd w:id="1573"/>
    <w:p w14:paraId="0C27EE37" w14:textId="42CCF804" w:rsidR="00F81C49" w:rsidRPr="000D4B48" w:rsidRDefault="000B284B" w:rsidP="00F81C49">
      <w:pPr>
        <w:pStyle w:val="ListParagraph"/>
        <w:spacing w:line="360" w:lineRule="auto"/>
        <w:ind w:left="0"/>
        <w:jc w:val="thaiDistribute"/>
        <w:rPr>
          <w:rFonts w:ascii="Times New Roman" w:hAnsi="Times New Roman" w:cs="Times New Roman"/>
          <w:sz w:val="24"/>
          <w:szCs w:val="24"/>
        </w:rPr>
      </w:pPr>
      <w:r w:rsidRPr="000D4B48">
        <w:rPr>
          <w:rFonts w:ascii="Times New Roman" w:hAnsi="Times New Roman" w:cs="Times New Roman"/>
          <w:sz w:val="24"/>
          <w:szCs w:val="24"/>
        </w:rPr>
        <w:tab/>
      </w:r>
      <w:r w:rsidR="00C00BA3" w:rsidRPr="000D4B48">
        <w:rPr>
          <w:rFonts w:ascii="Times New Roman" w:hAnsi="Times New Roman" w:cs="Times New Roman"/>
          <w:sz w:val="24"/>
          <w:szCs w:val="24"/>
        </w:rPr>
        <w:t>As we have seen from HL7 and FHIR, current healthcare information exchanged related standards are</w:t>
      </w:r>
      <w:r w:rsidR="00807D0D">
        <w:rPr>
          <w:rFonts w:ascii="Times New Roman" w:hAnsi="Times New Roman" w:cs="Times New Roman"/>
          <w:sz w:val="24"/>
          <w:szCs w:val="24"/>
        </w:rPr>
        <w:t xml:space="preserve"> mostly</w:t>
      </w:r>
      <w:r w:rsidR="00C00BA3" w:rsidRPr="000D4B48">
        <w:rPr>
          <w:rFonts w:ascii="Times New Roman" w:hAnsi="Times New Roman" w:cs="Times New Roman"/>
          <w:sz w:val="24"/>
          <w:szCs w:val="24"/>
        </w:rPr>
        <w:t xml:space="preserve"> web-based protocol. Additionally, development of IT infrastructure to support healthcare operation require the capability to handle a huge amount of transaction in a limited amount of time so, it requires our system implementation to be able to handle multitask properly. With asynchronous nature and compatibility with website integration,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is one of the best choices for our implementation of this work. In this implementation, we adopt the "Node.js" variant of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w:t>
      </w:r>
    </w:p>
    <w:p w14:paraId="272F9F5F" w14:textId="77777777" w:rsidR="00072CC5" w:rsidRPr="000D4B48" w:rsidRDefault="00102000"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Pr="000D4B48">
        <w:rPr>
          <w:rFonts w:ascii="Times New Roman" w:hAnsi="Times New Roman" w:cs="Times New Roman"/>
          <w:sz w:val="24"/>
          <w:szCs w:val="24"/>
        </w:rPr>
        <w:t xml:space="preserve">All actors within IHE XDS Profile communicate with each other using XML message transaction. As we utilize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as main programming language for the implementation, these XML messages need to be interpreted into programming object to allow simpler handling method within the program. </w:t>
      </w:r>
      <w:proofErr w:type="spellStart"/>
      <w:r w:rsidRPr="000D4B48">
        <w:rPr>
          <w:rFonts w:ascii="Times New Roman" w:hAnsi="Times New Roman" w:cs="Times New Roman"/>
          <w:sz w:val="24"/>
          <w:szCs w:val="24"/>
        </w:rPr>
        <w:t>Javascript</w:t>
      </w:r>
      <w:proofErr w:type="spellEnd"/>
      <w:r w:rsidRPr="000D4B48">
        <w:rPr>
          <w:rFonts w:ascii="Times New Roman" w:hAnsi="Times New Roman" w:cs="Times New Roman"/>
          <w:sz w:val="24"/>
          <w:szCs w:val="24"/>
        </w:rPr>
        <w:t xml:space="preserve"> Object Notation (JSON) is a lightweight data-interchange format of programming object which was invented to serve the purpose. It is easy for humans to read and write and easy for machines to parse or generate. That mean, all XML message transactions sent to XDS Document Registry actor program will be converted into JSON. For this implementation, we utilize NodeJS “xml2js” module for the task.</w:t>
      </w:r>
      <w:r w:rsidR="000B284B" w:rsidRPr="000D4B48">
        <w:rPr>
          <w:rFonts w:ascii="Times New Roman" w:hAnsi="Times New Roman" w:cs="Times New Roman"/>
          <w:sz w:val="24"/>
          <w:szCs w:val="24"/>
        </w:rPr>
        <w:tab/>
      </w:r>
    </w:p>
    <w:p w14:paraId="7F7C975F" w14:textId="78043335" w:rsidR="000B284B" w:rsidRPr="000D4B48" w:rsidRDefault="00072CC5" w:rsidP="00F81C49">
      <w:pPr>
        <w:pStyle w:val="ListParagraph"/>
        <w:spacing w:line="360" w:lineRule="auto"/>
        <w:ind w:left="0"/>
        <w:jc w:val="thaiDistribute"/>
        <w:rPr>
          <w:rFonts w:ascii="Times New Roman" w:hAnsi="Times New Roman"/>
          <w:sz w:val="24"/>
          <w:szCs w:val="24"/>
        </w:rPr>
      </w:pPr>
      <w:r w:rsidRPr="000D4B48">
        <w:rPr>
          <w:rFonts w:ascii="Times New Roman" w:hAnsi="Times New Roman"/>
          <w:sz w:val="24"/>
          <w:szCs w:val="24"/>
          <w:cs/>
        </w:rPr>
        <w:tab/>
      </w:r>
      <w:r w:rsidR="000B284B" w:rsidRPr="000D4B48">
        <w:rPr>
          <w:rFonts w:ascii="Times New Roman" w:hAnsi="Times New Roman" w:cs="Times New Roman"/>
          <w:sz w:val="24"/>
          <w:szCs w:val="24"/>
        </w:rPr>
        <w:t xml:space="preserve">To </w:t>
      </w:r>
      <w:r w:rsidR="00632327">
        <w:rPr>
          <w:rFonts w:ascii="Times New Roman" w:hAnsi="Times New Roman" w:cs="Times New Roman"/>
          <w:sz w:val="24"/>
          <w:szCs w:val="24"/>
        </w:rPr>
        <w:t>connect</w:t>
      </w:r>
      <w:r w:rsidR="000B284B" w:rsidRPr="000D4B48">
        <w:rPr>
          <w:rFonts w:ascii="Times New Roman" w:hAnsi="Times New Roman" w:cs="Times New Roman"/>
          <w:sz w:val="24"/>
          <w:szCs w:val="24"/>
        </w:rPr>
        <w:t xml:space="preserve"> our program to Ethereum smart contract, we can use Ethereum API tools which is Web3 </w:t>
      </w:r>
      <w:r w:rsidR="000B284B" w:rsidRPr="000D4B48">
        <w:rPr>
          <w:rFonts w:ascii="Times New Roman" w:hAnsi="Times New Roman" w:cs="Times New Roman"/>
          <w:sz w:val="24"/>
          <w:szCs w:val="24"/>
        </w:rPr>
        <w:fldChar w:fldCharType="begin" w:fldLock="1"/>
      </w:r>
      <w:r w:rsidR="00DA6677">
        <w:rPr>
          <w:rFonts w:ascii="Times New Roman" w:hAnsi="Times New Roman" w:cs="Times New Roman"/>
          <w:sz w:val="24"/>
          <w:szCs w:val="24"/>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[57]","plainTextFormattedCitation":"[57]","previouslyFormattedCitation":"[56]"},"properties":{"noteIndex":0},"schema":"https://github.com/citation-style-language/schema/raw/master/csl-citation.json"}</w:instrText>
      </w:r>
      <w:r w:rsidR="000B284B" w:rsidRPr="000D4B48">
        <w:rPr>
          <w:rFonts w:ascii="Times New Roman" w:hAnsi="Times New Roman" w:cs="Times New Roman"/>
          <w:sz w:val="24"/>
          <w:szCs w:val="24"/>
        </w:rPr>
        <w:fldChar w:fldCharType="separate"/>
      </w:r>
      <w:r w:rsidR="00DA6677" w:rsidRPr="00DA6677">
        <w:rPr>
          <w:rFonts w:ascii="Times New Roman" w:hAnsi="Times New Roman" w:cs="Times New Roman"/>
          <w:noProof/>
          <w:sz w:val="24"/>
          <w:szCs w:val="24"/>
        </w:rPr>
        <w:t>[57]</w:t>
      </w:r>
      <w:r w:rsidR="000B284B" w:rsidRPr="000D4B48">
        <w:rPr>
          <w:rFonts w:ascii="Times New Roman" w:hAnsi="Times New Roman" w:cs="Times New Roman"/>
          <w:sz w:val="24"/>
          <w:szCs w:val="24"/>
        </w:rPr>
        <w:fldChar w:fldCharType="end"/>
      </w:r>
      <w:r w:rsidR="000B284B" w:rsidRPr="000D4B48">
        <w:rPr>
          <w:rFonts w:ascii="Times New Roman" w:hAnsi="Times New Roman" w:cs="Times New Roman"/>
          <w:sz w:val="24"/>
          <w:szCs w:val="24"/>
        </w:rPr>
        <w:t xml:space="preserve"> as a middle. Web3 allows smart contract control through preferred programming language and transitions logic and variables from the language to Solidity.</w:t>
      </w:r>
      <w:r w:rsidR="00C00BA3" w:rsidRPr="000D4B48">
        <w:rPr>
          <w:rFonts w:ascii="Times New Roman" w:hAnsi="Times New Roman" w:cs="Times New Roman"/>
          <w:sz w:val="24"/>
          <w:szCs w:val="24"/>
        </w:rPr>
        <w:t xml:space="preserve"> Web3 provide</w:t>
      </w:r>
      <w:r w:rsidR="00E2682F">
        <w:rPr>
          <w:rFonts w:ascii="Times New Roman" w:hAnsi="Times New Roman" w:cs="Times New Roman"/>
          <w:sz w:val="24"/>
          <w:szCs w:val="24"/>
        </w:rPr>
        <w:t>s</w:t>
      </w:r>
      <w:r w:rsidR="00C00BA3" w:rsidRPr="000D4B48">
        <w:rPr>
          <w:rFonts w:ascii="Times New Roman" w:hAnsi="Times New Roman" w:cs="Times New Roman"/>
          <w:sz w:val="24"/>
          <w:szCs w:val="24"/>
        </w:rPr>
        <w:t xml:space="preserve"> a programming API for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called "Web3JS" which allows the </w:t>
      </w:r>
      <w:proofErr w:type="spellStart"/>
      <w:r w:rsidR="00C00BA3" w:rsidRPr="000D4B48">
        <w:rPr>
          <w:rFonts w:ascii="Times New Roman" w:hAnsi="Times New Roman" w:cs="Times New Roman"/>
          <w:sz w:val="24"/>
          <w:szCs w:val="24"/>
        </w:rPr>
        <w:t>Javascript</w:t>
      </w:r>
      <w:proofErr w:type="spellEnd"/>
      <w:r w:rsidR="00C00BA3" w:rsidRPr="000D4B48">
        <w:rPr>
          <w:rFonts w:ascii="Times New Roman" w:hAnsi="Times New Roman" w:cs="Times New Roman"/>
          <w:sz w:val="24"/>
          <w:szCs w:val="24"/>
        </w:rPr>
        <w:t xml:space="preserve"> program to interact with Ethereum based smart-contract. The API can be accessed using the node module provided via Node.js</w:t>
      </w:r>
      <w:r w:rsidR="00C00BA3" w:rsidRPr="000D4B48">
        <w:rPr>
          <w:rFonts w:ascii="Times New Roman" w:hAnsi="Times New Roman" w:hint="cs"/>
          <w:sz w:val="24"/>
          <w:szCs w:val="24"/>
          <w:cs/>
        </w:rPr>
        <w:t>.</w:t>
      </w:r>
    </w:p>
    <w:p w14:paraId="293A008D" w14:textId="08425FD7" w:rsidR="00A34155" w:rsidRPr="0084619E" w:rsidRDefault="00BC5A0F" w:rsidP="0084619E">
      <w:pPr>
        <w:pStyle w:val="Heading3"/>
      </w:pPr>
      <w:bookmarkStart w:id="1574" w:name="CHAPTERIV_421"/>
      <w:r w:rsidRPr="0084619E">
        <w:t>4.2.</w:t>
      </w:r>
      <w:r w:rsidR="00A34155" w:rsidRPr="0084619E">
        <w:t>1</w:t>
      </w:r>
      <w:r w:rsidRPr="0084619E">
        <w:t xml:space="preserve"> </w:t>
      </w:r>
      <w:r w:rsidR="00A34155" w:rsidRPr="0084619E">
        <w:t xml:space="preserve">XDS Document </w:t>
      </w:r>
      <w:r w:rsidRPr="0084619E">
        <w:t>Repository Actor</w:t>
      </w:r>
    </w:p>
    <w:bookmarkEnd w:id="1574"/>
    <w:p w14:paraId="0A98114B" w14:textId="5CADE398" w:rsidR="00520F31"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r>
      <w:r w:rsidR="00520F31" w:rsidRPr="00F42134">
        <w:rPr>
          <w:rFonts w:ascii="Times New Roman" w:hAnsi="Times New Roman" w:cs="Times New Roman"/>
          <w:sz w:val="24"/>
          <w:szCs w:val="24"/>
        </w:rPr>
        <w:t xml:space="preserve">4.2.1.1 Interpret IHE ITI-42 </w:t>
      </w:r>
      <w:ins w:id="1575" w:author="Petnathean Julled" w:date="2021-07-03T00:20:00Z">
        <w:r w:rsidR="00E82136">
          <w:rPr>
            <w:rFonts w:ascii="Times New Roman" w:hAnsi="Times New Roman" w:cs="Times New Roman"/>
            <w:sz w:val="24"/>
            <w:szCs w:val="24"/>
          </w:rPr>
          <w:t>T</w:t>
        </w:r>
      </w:ins>
      <w:del w:id="1576" w:author="Petnathean Julled" w:date="2021-07-03T00:20:00Z">
        <w:r w:rsidR="00520F31" w:rsidRPr="00F42134" w:rsidDel="00E82136">
          <w:rPr>
            <w:rFonts w:ascii="Times New Roman" w:hAnsi="Times New Roman" w:cs="Times New Roman"/>
            <w:sz w:val="24"/>
            <w:szCs w:val="24"/>
          </w:rPr>
          <w:delText>t</w:delText>
        </w:r>
      </w:del>
      <w:r w:rsidR="00520F31" w:rsidRPr="00F42134">
        <w:rPr>
          <w:rFonts w:ascii="Times New Roman" w:hAnsi="Times New Roman" w:cs="Times New Roman"/>
          <w:sz w:val="24"/>
          <w:szCs w:val="24"/>
        </w:rPr>
        <w:t>ransaction</w:t>
      </w:r>
    </w:p>
    <w:p w14:paraId="44F94AF8" w14:textId="7AA0C8EF" w:rsidR="0084619E" w:rsidRPr="00F42134" w:rsidRDefault="0084619E" w:rsidP="00F81C49">
      <w:pPr>
        <w:pStyle w:val="ListParagraph"/>
        <w:spacing w:line="360" w:lineRule="auto"/>
        <w:ind w:left="0"/>
        <w:jc w:val="thaiDistribute"/>
        <w:rPr>
          <w:rFonts w:ascii="Times New Roman" w:hAnsi="Times New Roman" w:cs="Times New Roman"/>
          <w:sz w:val="24"/>
          <w:szCs w:val="24"/>
        </w:rPr>
      </w:pPr>
      <w:r w:rsidRPr="00F42134">
        <w:rPr>
          <w:rFonts w:ascii="Times New Roman" w:hAnsi="Times New Roman" w:cs="Times New Roman"/>
          <w:sz w:val="24"/>
          <w:szCs w:val="24"/>
        </w:rPr>
        <w:tab/>
        <w:t xml:space="preserve"> </w:t>
      </w:r>
      <w:r w:rsidR="00136A00">
        <w:rPr>
          <w:rFonts w:ascii="Times New Roman" w:hAnsi="Times New Roman" w:cs="Times New Roman"/>
          <w:sz w:val="24"/>
          <w:szCs w:val="24"/>
        </w:rPr>
        <w:fldChar w:fldCharType="begin"/>
      </w:r>
      <w:r w:rsidR="00136A00">
        <w:rPr>
          <w:rFonts w:ascii="Times New Roman" w:hAnsi="Times New Roman" w:cs="Times New Roman"/>
          <w:sz w:val="24"/>
          <w:szCs w:val="24"/>
        </w:rPr>
        <w:instrText xml:space="preserve"> REF _Ref72083156 \h </w:instrText>
      </w:r>
      <w:r w:rsidR="00136A00">
        <w:rPr>
          <w:rFonts w:ascii="Times New Roman" w:hAnsi="Times New Roman" w:cs="Times New Roman"/>
          <w:sz w:val="24"/>
          <w:szCs w:val="24"/>
        </w:rPr>
      </w:r>
      <w:r w:rsidR="00136A00">
        <w:rPr>
          <w:rFonts w:ascii="Times New Roman" w:hAnsi="Times New Roman" w:cs="Times New Roman"/>
          <w:sz w:val="24"/>
          <w:szCs w:val="24"/>
        </w:rPr>
        <w:fldChar w:fldCharType="separate"/>
      </w:r>
      <w:ins w:id="1577" w:author="Petnathean Julled" w:date="2021-07-09T21:18:00Z">
        <w:r w:rsidR="00454CE9" w:rsidRPr="00DD48E9">
          <w:t xml:space="preserve">Figure </w:t>
        </w:r>
        <w:r w:rsidR="00454CE9">
          <w:rPr>
            <w:noProof/>
          </w:rPr>
          <w:t>4</w:t>
        </w:r>
        <w:r w:rsidR="00454CE9">
          <w:noBreakHyphen/>
        </w:r>
        <w:r w:rsidR="00454CE9">
          <w:rPr>
            <w:noProof/>
          </w:rPr>
          <w:t>18</w:t>
        </w:r>
      </w:ins>
      <w:del w:id="1578" w:author="Petnathean Julled" w:date="2021-07-09T11:13:00Z">
        <w:r w:rsidR="00856E89" w:rsidRPr="00DD48E9" w:rsidDel="00437758">
          <w:delText xml:space="preserve">Figure </w:delText>
        </w:r>
        <w:r w:rsidR="00856E89" w:rsidDel="00437758">
          <w:rPr>
            <w:noProof/>
          </w:rPr>
          <w:delText>4</w:delText>
        </w:r>
        <w:r w:rsidR="00856E89" w:rsidDel="00437758">
          <w:noBreakHyphen/>
        </w:r>
        <w:r w:rsidR="00856E89" w:rsidDel="00437758">
          <w:rPr>
            <w:noProof/>
          </w:rPr>
          <w:delText>18</w:delText>
        </w:r>
      </w:del>
      <w:r w:rsidR="00136A00">
        <w:rPr>
          <w:rFonts w:ascii="Times New Roman" w:hAnsi="Times New Roman" w:cs="Times New Roman"/>
          <w:sz w:val="24"/>
          <w:szCs w:val="24"/>
        </w:rPr>
        <w:fldChar w:fldCharType="end"/>
      </w:r>
      <w:r w:rsidRPr="00F42134">
        <w:rPr>
          <w:rFonts w:ascii="Times New Roman" w:hAnsi="Times New Roman" w:cs="Times New Roman"/>
          <w:sz w:val="24"/>
          <w:szCs w:val="24"/>
        </w:rPr>
        <w:t xml:space="preserve">, showing XML language code snippet of Registry Document Set-b [ITI-42] transaction sample.  The code composing of </w:t>
      </w:r>
      <w:r w:rsidR="00B40F32">
        <w:rPr>
          <w:rFonts w:ascii="Times New Roman" w:hAnsi="Times New Roman" w:cs="Times New Roman"/>
          <w:sz w:val="24"/>
          <w:szCs w:val="24"/>
        </w:rPr>
        <w:t>two</w:t>
      </w:r>
      <w:r w:rsidRPr="00F42134">
        <w:rPr>
          <w:rFonts w:ascii="Times New Roman" w:hAnsi="Times New Roman" w:cs="Times New Roman"/>
          <w:sz w:val="24"/>
          <w:szCs w:val="24"/>
        </w:rPr>
        <w:t xml:space="preserve"> main sections. The first section </w:t>
      </w:r>
      <w:r w:rsidRPr="00F42134">
        <w:rPr>
          <w:rFonts w:ascii="Times New Roman" w:hAnsi="Times New Roman" w:cs="Times New Roman"/>
          <w:sz w:val="24"/>
          <w:szCs w:val="24"/>
        </w:rPr>
        <w:lastRenderedPageBreak/>
        <w:t>labeled with “</w:t>
      </w:r>
      <w:proofErr w:type="spellStart"/>
      <w:proofErr w:type="gramStart"/>
      <w:r w:rsidRPr="00F42134">
        <w:rPr>
          <w:rFonts w:ascii="Times New Roman" w:hAnsi="Times New Roman" w:cs="Times New Roman"/>
          <w:sz w:val="24"/>
          <w:szCs w:val="24"/>
        </w:rPr>
        <w:t>lcm:SubmitObjectRequest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ITI-42 transaction. The second section start</w:t>
      </w:r>
      <w:r w:rsidR="00B40F32">
        <w:rPr>
          <w:rFonts w:ascii="Times New Roman" w:hAnsi="Times New Roman" w:cs="Times New Roman"/>
          <w:sz w:val="24"/>
          <w:szCs w:val="24"/>
        </w:rPr>
        <w:t>s</w:t>
      </w:r>
      <w:r w:rsidRPr="00F42134">
        <w:rPr>
          <w:rFonts w:ascii="Times New Roman" w:hAnsi="Times New Roman" w:cs="Times New Roman"/>
          <w:sz w:val="24"/>
          <w:szCs w:val="24"/>
        </w:rPr>
        <w:t xml:space="preserve"> from label “</w:t>
      </w:r>
      <w:proofErr w:type="spellStart"/>
      <w:proofErr w:type="gramStart"/>
      <w:r w:rsidRPr="00F42134">
        <w:rPr>
          <w:rFonts w:ascii="Times New Roman" w:hAnsi="Times New Roman" w:cs="Times New Roman"/>
          <w:sz w:val="24"/>
          <w:szCs w:val="24"/>
        </w:rPr>
        <w:t>rim:RegistryObjectList</w:t>
      </w:r>
      <w:proofErr w:type="spellEnd"/>
      <w:proofErr w:type="gramEnd"/>
      <w:r w:rsidRPr="00F42134">
        <w:rPr>
          <w:rFonts w:ascii="Times New Roman" w:hAnsi="Times New Roman" w:cs="Times New Roman"/>
          <w:sz w:val="24"/>
          <w:szCs w:val="24"/>
        </w:rPr>
        <w:t>” following with “</w:t>
      </w:r>
      <w:proofErr w:type="spellStart"/>
      <w:r w:rsidRPr="00F42134">
        <w:rPr>
          <w:rFonts w:ascii="Times New Roman" w:hAnsi="Times New Roman" w:cs="Times New Roman"/>
          <w:sz w:val="24"/>
          <w:szCs w:val="24"/>
        </w:rPr>
        <w:t>rim:ExtrinsicObject</w:t>
      </w:r>
      <w:proofErr w:type="spellEnd"/>
      <w:r w:rsidRPr="00F42134">
        <w:rPr>
          <w:rFonts w:ascii="Times New Roman" w:hAnsi="Times New Roman" w:cs="Times New Roman"/>
          <w:sz w:val="24"/>
          <w:szCs w:val="24"/>
        </w:rPr>
        <w:t>” contain all information regarding corresponding health document. This section is where all Metadata attributes of the document are located. If the Document Registry Actor successfully received the transaction, they must return response as shown in</w:t>
      </w:r>
      <w:r w:rsidR="00913992">
        <w:rPr>
          <w:rFonts w:ascii="Times New Roman" w:hAnsi="Times New Roman" w:cs="Times New Roman"/>
          <w:sz w:val="24"/>
          <w:szCs w:val="24"/>
        </w:rPr>
        <w:t xml:space="preserve"> </w:t>
      </w:r>
      <w:r w:rsidR="00913992">
        <w:rPr>
          <w:rFonts w:ascii="Times New Roman" w:hAnsi="Times New Roman" w:cs="Times New Roman"/>
          <w:sz w:val="24"/>
          <w:szCs w:val="24"/>
        </w:rPr>
        <w:fldChar w:fldCharType="begin"/>
      </w:r>
      <w:r w:rsidR="00913992">
        <w:rPr>
          <w:rFonts w:ascii="Times New Roman" w:hAnsi="Times New Roman" w:cs="Times New Roman"/>
          <w:sz w:val="24"/>
          <w:szCs w:val="24"/>
        </w:rPr>
        <w:instrText xml:space="preserve"> REF _Ref72083156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ins w:id="1579" w:author="Petnathean Julled" w:date="2021-07-09T21:18:00Z">
        <w:r w:rsidR="00454CE9" w:rsidRPr="00DD48E9">
          <w:t xml:space="preserve">Figure </w:t>
        </w:r>
        <w:r w:rsidR="00454CE9">
          <w:rPr>
            <w:noProof/>
          </w:rPr>
          <w:t>4</w:t>
        </w:r>
        <w:r w:rsidR="00454CE9">
          <w:noBreakHyphen/>
        </w:r>
        <w:r w:rsidR="00454CE9">
          <w:rPr>
            <w:noProof/>
          </w:rPr>
          <w:t>18</w:t>
        </w:r>
      </w:ins>
      <w:del w:id="1580" w:author="Petnathean Julled" w:date="2021-07-09T11:13:00Z">
        <w:r w:rsidR="00856E89" w:rsidRPr="00DD48E9" w:rsidDel="00437758">
          <w:delText xml:space="preserve">Figure </w:delText>
        </w:r>
        <w:r w:rsidR="00856E89" w:rsidDel="00437758">
          <w:rPr>
            <w:noProof/>
          </w:rPr>
          <w:delText>4</w:delText>
        </w:r>
        <w:r w:rsidR="00856E89" w:rsidDel="00437758">
          <w:noBreakHyphen/>
        </w:r>
        <w:r w:rsidR="00856E89" w:rsidDel="00437758">
          <w:rPr>
            <w:noProof/>
          </w:rPr>
          <w:delText>18</w:delText>
        </w:r>
      </w:del>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The response transaction included only XML schematic information, message UUID number, and status type “successful”</w:t>
      </w:r>
      <w:r w:rsidR="00913992">
        <w:rPr>
          <w:rFonts w:ascii="Times New Roman" w:hAnsi="Times New Roman" w:cs="Times New Roman"/>
          <w:sz w:val="24"/>
          <w:szCs w:val="24"/>
        </w:rPr>
        <w:t xml:space="preserve"> as shown in </w:t>
      </w:r>
      <w:r w:rsidR="00913992">
        <w:rPr>
          <w:rFonts w:ascii="Times New Roman" w:hAnsi="Times New Roman" w:cs="Times New Roman"/>
          <w:sz w:val="24"/>
          <w:szCs w:val="24"/>
        </w:rPr>
        <w:fldChar w:fldCharType="begin"/>
      </w:r>
      <w:r w:rsidR="00913992">
        <w:rPr>
          <w:rFonts w:ascii="Times New Roman" w:hAnsi="Times New Roman" w:cs="Times New Roman"/>
          <w:sz w:val="24"/>
          <w:szCs w:val="24"/>
        </w:rPr>
        <w:instrText xml:space="preserve"> REF _Ref70913534 \h </w:instrText>
      </w:r>
      <w:r w:rsidR="00913992">
        <w:rPr>
          <w:rFonts w:ascii="Times New Roman" w:hAnsi="Times New Roman" w:cs="Times New Roman"/>
          <w:sz w:val="24"/>
          <w:szCs w:val="24"/>
        </w:rPr>
      </w:r>
      <w:r w:rsidR="00913992">
        <w:rPr>
          <w:rFonts w:ascii="Times New Roman" w:hAnsi="Times New Roman" w:cs="Times New Roman"/>
          <w:sz w:val="24"/>
          <w:szCs w:val="24"/>
        </w:rPr>
        <w:fldChar w:fldCharType="separate"/>
      </w:r>
      <w:ins w:id="1581" w:author="Petnathean Julled" w:date="2021-07-09T21:18:00Z">
        <w:r w:rsidR="00454CE9" w:rsidRPr="004A6782">
          <w:t xml:space="preserve">Figure </w:t>
        </w:r>
        <w:r w:rsidR="00454CE9">
          <w:rPr>
            <w:noProof/>
          </w:rPr>
          <w:t>4</w:t>
        </w:r>
        <w:r w:rsidR="00454CE9">
          <w:noBreakHyphen/>
        </w:r>
        <w:r w:rsidR="00454CE9">
          <w:rPr>
            <w:noProof/>
          </w:rPr>
          <w:t>19</w:t>
        </w:r>
      </w:ins>
      <w:del w:id="1582" w:author="Petnathean Julled" w:date="2021-07-09T11:13:00Z">
        <w:r w:rsidR="00856E89" w:rsidRPr="004A6782" w:rsidDel="00437758">
          <w:delText xml:space="preserve">Figure </w:delText>
        </w:r>
        <w:r w:rsidR="00856E89" w:rsidDel="00437758">
          <w:rPr>
            <w:noProof/>
          </w:rPr>
          <w:delText>4</w:delText>
        </w:r>
        <w:r w:rsidR="00856E89" w:rsidDel="00437758">
          <w:noBreakHyphen/>
        </w:r>
        <w:r w:rsidR="00856E89" w:rsidDel="00437758">
          <w:rPr>
            <w:noProof/>
          </w:rPr>
          <w:delText>19</w:delText>
        </w:r>
      </w:del>
      <w:r w:rsidR="00913992">
        <w:rPr>
          <w:rFonts w:ascii="Times New Roman" w:hAnsi="Times New Roman" w:cs="Times New Roman"/>
          <w:sz w:val="24"/>
          <w:szCs w:val="24"/>
        </w:rPr>
        <w:fldChar w:fldCharType="end"/>
      </w:r>
      <w:r w:rsidRPr="00F42134">
        <w:rPr>
          <w:rFonts w:ascii="Times New Roman" w:hAnsi="Times New Roman" w:cs="Times New Roman"/>
          <w:sz w:val="24"/>
          <w:szCs w:val="24"/>
        </w:rPr>
        <w:t>. This response will let the Repository finish its process and end messaging attempt.</w:t>
      </w:r>
      <w:r w:rsidR="003F2281">
        <w:rPr>
          <w:rFonts w:ascii="Times New Roman" w:hAnsi="Times New Roman" w:cs="Times New Roman"/>
          <w:sz w:val="24"/>
          <w:szCs w:val="24"/>
        </w:rPr>
        <w:t xml:space="preserve"> </w:t>
      </w:r>
      <w:r w:rsidR="003F2281">
        <w:rPr>
          <w:rFonts w:ascii="Times New Roman" w:hAnsi="Times New Roman" w:cs="Times New Roman"/>
          <w:sz w:val="24"/>
          <w:szCs w:val="24"/>
        </w:rPr>
        <w:fldChar w:fldCharType="begin"/>
      </w:r>
      <w:r w:rsidR="003F2281">
        <w:rPr>
          <w:rFonts w:ascii="Times New Roman" w:hAnsi="Times New Roman" w:cs="Times New Roman"/>
          <w:sz w:val="24"/>
          <w:szCs w:val="24"/>
        </w:rPr>
        <w:instrText xml:space="preserve"> REF _Ref72083161 \h </w:instrText>
      </w:r>
      <w:r w:rsidR="003F2281">
        <w:rPr>
          <w:rFonts w:ascii="Times New Roman" w:hAnsi="Times New Roman" w:cs="Times New Roman"/>
          <w:sz w:val="24"/>
          <w:szCs w:val="24"/>
        </w:rPr>
      </w:r>
      <w:r w:rsidR="003F2281">
        <w:rPr>
          <w:rFonts w:ascii="Times New Roman" w:hAnsi="Times New Roman" w:cs="Times New Roman"/>
          <w:sz w:val="24"/>
          <w:szCs w:val="24"/>
        </w:rPr>
        <w:fldChar w:fldCharType="separate"/>
      </w:r>
      <w:ins w:id="1583" w:author="Petnathean Julled" w:date="2021-07-09T21:18:00Z">
        <w:r w:rsidR="00454CE9" w:rsidRPr="0024395F">
          <w:rPr>
            <w:rFonts w:ascii="Times New Roman" w:hAnsi="Times New Roman" w:cs="Times New Roman"/>
          </w:rPr>
          <w:t xml:space="preserve">Figure </w:t>
        </w:r>
        <w:r w:rsidR="00454CE9">
          <w:rPr>
            <w:rFonts w:ascii="Times New Roman" w:hAnsi="Times New Roman" w:cs="Times New Roman"/>
            <w:noProof/>
          </w:rPr>
          <w:t>4</w:t>
        </w:r>
        <w:r w:rsidR="00454CE9">
          <w:rPr>
            <w:rFonts w:ascii="Times New Roman" w:hAnsi="Times New Roman" w:cs="Times New Roman"/>
          </w:rPr>
          <w:noBreakHyphen/>
        </w:r>
        <w:r w:rsidR="00454CE9">
          <w:rPr>
            <w:rFonts w:ascii="Times New Roman" w:hAnsi="Times New Roman" w:cs="Times New Roman"/>
            <w:noProof/>
          </w:rPr>
          <w:t>20</w:t>
        </w:r>
      </w:ins>
      <w:del w:id="1584" w:author="Petnathean Julled" w:date="2021-07-09T11:13:00Z">
        <w:r w:rsidR="00856E89" w:rsidRPr="0024395F" w:rsidDel="00437758">
          <w:rPr>
            <w:rFonts w:ascii="Times New Roman" w:hAnsi="Times New Roman" w:cs="Times New Roman"/>
          </w:rPr>
          <w:delText xml:space="preserve">Figure </w:delText>
        </w:r>
        <w:r w:rsidR="00856E89" w:rsidDel="00437758">
          <w:rPr>
            <w:rFonts w:ascii="Times New Roman" w:hAnsi="Times New Roman" w:cs="Times New Roman"/>
            <w:noProof/>
          </w:rPr>
          <w:delText>4</w:delText>
        </w:r>
        <w:r w:rsidR="00856E89" w:rsidDel="00437758">
          <w:rPr>
            <w:rFonts w:ascii="Times New Roman" w:hAnsi="Times New Roman" w:cs="Times New Roman"/>
          </w:rPr>
          <w:noBreakHyphen/>
        </w:r>
        <w:r w:rsidR="00856E89" w:rsidDel="00437758">
          <w:rPr>
            <w:rFonts w:ascii="Times New Roman" w:hAnsi="Times New Roman" w:cs="Times New Roman"/>
            <w:noProof/>
          </w:rPr>
          <w:delText>20</w:delText>
        </w:r>
      </w:del>
      <w:r w:rsidR="003F2281">
        <w:rPr>
          <w:rFonts w:ascii="Times New Roman" w:hAnsi="Times New Roman" w:cs="Times New Roman"/>
          <w:sz w:val="24"/>
          <w:szCs w:val="24"/>
        </w:rPr>
        <w:fldChar w:fldCharType="end"/>
      </w:r>
      <w:r w:rsidR="003F2281">
        <w:rPr>
          <w:rFonts w:ascii="Times New Roman" w:hAnsi="Times New Roman" w:cs="Times New Roman"/>
          <w:sz w:val="24"/>
          <w:szCs w:val="24"/>
        </w:rPr>
        <w:t xml:space="preserve"> show the actual code snippet using for the implementation.</w:t>
      </w:r>
    </w:p>
    <w:bookmarkStart w:id="1585" w:name="_MON_1682694957"/>
    <w:bookmarkEnd w:id="1585"/>
    <w:p w14:paraId="6DC93675" w14:textId="79D43425" w:rsidR="00F42134" w:rsidRDefault="0005751D" w:rsidP="0005751D">
      <w:pPr>
        <w:pStyle w:val="ListParagraph"/>
        <w:keepNext/>
        <w:spacing w:after="0" w:line="360" w:lineRule="auto"/>
        <w:ind w:left="0"/>
        <w:jc w:val="center"/>
      </w:pPr>
      <w:r>
        <w:rPr>
          <w:rFonts w:ascii="Times New Roman" w:hAnsi="Times New Roman" w:cs="Times New Roman"/>
          <w:bCs/>
          <w:sz w:val="24"/>
          <w:szCs w:val="24"/>
        </w:rPr>
        <w:object w:dxaOrig="9360" w:dyaOrig="8594" w14:anchorId="02500CAB">
          <v:shape id="_x0000_i1029" type="#_x0000_t75" style="width:380.65pt;height:349.35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29" DrawAspect="Content" ObjectID="_1687371987" r:id="rId47"/>
        </w:object>
      </w:r>
    </w:p>
    <w:p w14:paraId="5B3B1FD0" w14:textId="376614E8" w:rsidR="00F42134" w:rsidRDefault="00F42134" w:rsidP="00136A00">
      <w:pPr>
        <w:pStyle w:val="Caption"/>
        <w:jc w:val="center"/>
        <w:rPr>
          <w:i/>
          <w:iCs/>
        </w:rPr>
      </w:pPr>
      <w:bookmarkStart w:id="1586" w:name="_Ref72083156"/>
      <w:bookmarkStart w:id="1587" w:name="_Toc74189605"/>
      <w:bookmarkStart w:id="1588" w:name="_Ref74191044"/>
      <w:r w:rsidRPr="00DD48E9">
        <w:t xml:space="preserve">Figure </w:t>
      </w:r>
      <w:ins w:id="158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59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591" w:author="Petnathean Julled" w:date="2021-07-09T21:18:00Z">
        <w:r w:rsidR="00454CE9">
          <w:rPr>
            <w:noProof/>
          </w:rPr>
          <w:t>18</w:t>
        </w:r>
      </w:ins>
      <w:ins w:id="1592" w:author="Petnathean Julled" w:date="2021-07-09T17:21:00Z">
        <w:r w:rsidR="0064710A">
          <w:fldChar w:fldCharType="end"/>
        </w:r>
      </w:ins>
      <w:del w:id="159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18</w:delText>
        </w:r>
        <w:r w:rsidR="00797ABA" w:rsidDel="00F60485">
          <w:rPr>
            <w:noProof/>
          </w:rPr>
          <w:fldChar w:fldCharType="end"/>
        </w:r>
      </w:del>
      <w:bookmarkEnd w:id="1586"/>
      <w:r w:rsidRPr="00DD48E9">
        <w:t xml:space="preserve"> </w:t>
      </w:r>
      <w:bookmarkStart w:id="1594" w:name="_Ref74190870"/>
      <w:r w:rsidRPr="00DD48E9">
        <w:t>Pseudocode represents general format of Register Document Set-b [ITI - 42]</w:t>
      </w:r>
      <w:bookmarkEnd w:id="1587"/>
      <w:bookmarkEnd w:id="1588"/>
      <w:bookmarkEnd w:id="1594"/>
    </w:p>
    <w:p w14:paraId="06404B67" w14:textId="77777777" w:rsidR="00F42134" w:rsidRPr="000C6B59" w:rsidRDefault="00F42134" w:rsidP="00F42134"/>
    <w:bookmarkStart w:id="1595" w:name="_MON_1681526078"/>
    <w:bookmarkEnd w:id="1595"/>
    <w:p w14:paraId="6B9963EA" w14:textId="01623971" w:rsidR="00F42134" w:rsidRDefault="00B71284" w:rsidP="0005751D">
      <w:pPr>
        <w:pStyle w:val="ListParagraph"/>
        <w:keepNext/>
        <w:spacing w:after="0" w:line="360" w:lineRule="auto"/>
        <w:ind w:left="0"/>
        <w:jc w:val="center"/>
      </w:pPr>
      <w:r>
        <w:rPr>
          <w:rFonts w:ascii="Times New Roman" w:hAnsi="Times New Roman" w:cs="Times New Roman"/>
          <w:sz w:val="24"/>
          <w:szCs w:val="24"/>
        </w:rPr>
        <w:object w:dxaOrig="9360" w:dyaOrig="1428" w14:anchorId="5402A8A1">
          <v:shape id="_x0000_i1030" type="#_x0000_t75" style="width:390.05pt;height:67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0" DrawAspect="Content" ObjectID="_1687371988" r:id="rId49"/>
        </w:object>
      </w:r>
    </w:p>
    <w:p w14:paraId="769AFC5E" w14:textId="73CA706D" w:rsidR="00F42134" w:rsidRPr="000C6B59" w:rsidRDefault="00F42134" w:rsidP="00913992">
      <w:pPr>
        <w:pStyle w:val="Caption"/>
        <w:jc w:val="center"/>
        <w:rPr>
          <w:i/>
          <w:iCs/>
        </w:rPr>
      </w:pPr>
      <w:bookmarkStart w:id="1596" w:name="_Ref70913534"/>
      <w:bookmarkStart w:id="1597" w:name="_Toc74189606"/>
      <w:bookmarkStart w:id="1598" w:name="_Ref74191049"/>
      <w:r w:rsidRPr="004A6782">
        <w:t xml:space="preserve">Figure </w:t>
      </w:r>
      <w:ins w:id="159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60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01" w:author="Petnathean Julled" w:date="2021-07-09T21:18:00Z">
        <w:r w:rsidR="00454CE9">
          <w:rPr>
            <w:noProof/>
          </w:rPr>
          <w:t>19</w:t>
        </w:r>
      </w:ins>
      <w:ins w:id="1602" w:author="Petnathean Julled" w:date="2021-07-09T17:21:00Z">
        <w:r w:rsidR="0064710A">
          <w:fldChar w:fldCharType="end"/>
        </w:r>
      </w:ins>
      <w:del w:id="160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19</w:delText>
        </w:r>
        <w:r w:rsidR="00797ABA" w:rsidDel="00F60485">
          <w:rPr>
            <w:noProof/>
          </w:rPr>
          <w:fldChar w:fldCharType="end"/>
        </w:r>
      </w:del>
      <w:bookmarkEnd w:id="1596"/>
      <w:r w:rsidRPr="004A6782">
        <w:t xml:space="preserve"> </w:t>
      </w:r>
      <w:bookmarkStart w:id="1604" w:name="_Ref74190876"/>
      <w:r w:rsidRPr="004A6782">
        <w:t>XML Code snippet of Registry Document Set-b Response transaction sample</w:t>
      </w:r>
      <w:bookmarkEnd w:id="1597"/>
      <w:bookmarkEnd w:id="1598"/>
      <w:bookmarkEnd w:id="1604"/>
    </w:p>
    <w:bookmarkStart w:id="1605" w:name="_MON_1681305170"/>
    <w:bookmarkEnd w:id="1605"/>
    <w:p w14:paraId="32D0A5CC" w14:textId="63FDC6C9" w:rsidR="00F42134" w:rsidRDefault="00B71284" w:rsidP="00B71284">
      <w:pPr>
        <w:pStyle w:val="ListParagraph"/>
        <w:keepNext/>
        <w:spacing w:after="0" w:line="360" w:lineRule="auto"/>
        <w:ind w:left="0"/>
        <w:jc w:val="center"/>
      </w:pPr>
      <w:r>
        <w:rPr>
          <w:rFonts w:ascii="Times New Roman" w:hAnsi="Times New Roman" w:cs="Times New Roman"/>
          <w:bCs/>
          <w:sz w:val="24"/>
          <w:szCs w:val="24"/>
        </w:rPr>
        <w:object w:dxaOrig="9360" w:dyaOrig="12538" w14:anchorId="050BFE4A">
          <v:shape id="_x0000_i1031" type="#_x0000_t75" style="width:404.45pt;height:542.2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31" DrawAspect="Content" ObjectID="_1687371989" r:id="rId51"/>
        </w:object>
      </w:r>
    </w:p>
    <w:p w14:paraId="77505E60" w14:textId="77777777" w:rsidR="00F42134" w:rsidRDefault="00F42134" w:rsidP="00F42134"/>
    <w:p w14:paraId="61418A93" w14:textId="77777777" w:rsidR="00F42134" w:rsidRDefault="00F42134" w:rsidP="00F42134"/>
    <w:p w14:paraId="2A6E136D" w14:textId="77777777" w:rsidR="00F42134" w:rsidRDefault="00F42134" w:rsidP="00F42134"/>
    <w:bookmarkStart w:id="1606" w:name="_MON_1681524933"/>
    <w:bookmarkEnd w:id="1606"/>
    <w:p w14:paraId="5BEC1742"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1885" w14:anchorId="3827002D">
          <v:shape id="_x0000_i1032" type="#_x0000_t75" style="width:418.25pt;height:531.55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2" DrawAspect="Content" ObjectID="_1687371990" r:id="rId53"/>
        </w:object>
      </w:r>
    </w:p>
    <w:p w14:paraId="7959679B"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5E89E0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7802F144"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3EEBA9C"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879C4B9"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27C9CB7"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07" w:name="_MON_1681525116"/>
    <w:bookmarkEnd w:id="1607"/>
    <w:p w14:paraId="5194D219"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714" w14:anchorId="4B3E8707">
          <v:shape id="_x0000_i1033" type="#_x0000_t75" style="width:418.25pt;height:56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3" DrawAspect="Content" ObjectID="_1687371991" r:id="rId55"/>
        </w:object>
      </w:r>
    </w:p>
    <w:p w14:paraId="05957C46"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52CD500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8360F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08" w:name="_MON_1681525234"/>
    <w:bookmarkEnd w:id="1608"/>
    <w:p w14:paraId="302C2127"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12817" w14:anchorId="38CEF8BA">
          <v:shape id="_x0000_i1034" type="#_x0000_t75" style="width:418.25pt;height:572.8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4" DrawAspect="Content" ObjectID="_1687371992" r:id="rId57"/>
        </w:object>
      </w:r>
    </w:p>
    <w:p w14:paraId="389AE733"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9A45CEE"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18DE24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09" w:name="_MON_1681525372"/>
    <w:bookmarkEnd w:id="1609"/>
    <w:p w14:paraId="5B2F03D4" w14:textId="77777777" w:rsidR="00F42134" w:rsidRDefault="00F42134" w:rsidP="00B71284">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bCs/>
          <w:sz w:val="24"/>
          <w:szCs w:val="24"/>
        </w:rPr>
        <w:object w:dxaOrig="9360" w:dyaOrig="12437" w14:anchorId="7728C199">
          <v:shape id="_x0000_i1035" type="#_x0000_t75" style="width:418.25pt;height:555.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35" DrawAspect="Content" ObjectID="_1687371993" r:id="rId59"/>
        </w:object>
      </w:r>
    </w:p>
    <w:p w14:paraId="24677F30" w14:textId="77777777" w:rsidR="00F42134" w:rsidRDefault="00F42134" w:rsidP="00F42134">
      <w:pPr>
        <w:pStyle w:val="ListParagraph"/>
        <w:spacing w:line="360" w:lineRule="auto"/>
        <w:ind w:left="0"/>
        <w:jc w:val="thaiDistribute"/>
        <w:rPr>
          <w:rFonts w:ascii="Times New Roman" w:hAnsi="Times New Roman" w:cs="Times New Roman"/>
          <w:sz w:val="24"/>
          <w:szCs w:val="24"/>
        </w:rPr>
      </w:pPr>
    </w:p>
    <w:p w14:paraId="3187268F"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28DF18CA"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p w14:paraId="11C6B2E2" w14:textId="77777777" w:rsidR="00F42134" w:rsidRDefault="00F42134" w:rsidP="00F42134">
      <w:pPr>
        <w:pStyle w:val="ListParagraph"/>
        <w:spacing w:line="360" w:lineRule="auto"/>
        <w:ind w:left="0"/>
        <w:jc w:val="thaiDistribute"/>
        <w:rPr>
          <w:rFonts w:ascii="Times New Roman" w:hAnsi="Times New Roman" w:cs="Times New Roman"/>
          <w:bCs/>
          <w:sz w:val="24"/>
          <w:szCs w:val="24"/>
        </w:rPr>
      </w:pPr>
    </w:p>
    <w:bookmarkStart w:id="1610" w:name="_MON_1681525449"/>
    <w:bookmarkEnd w:id="1610"/>
    <w:p w14:paraId="0EC9561B" w14:textId="77777777" w:rsidR="00F42134" w:rsidRDefault="00F42134" w:rsidP="00B71284">
      <w:pPr>
        <w:pStyle w:val="ListParagraph"/>
        <w:spacing w:after="0"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object w:dxaOrig="9360" w:dyaOrig="5804" w14:anchorId="7197F61A">
          <v:shape id="_x0000_i1036" type="#_x0000_t75" style="width:418.25pt;height:259.2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36" DrawAspect="Content" ObjectID="_1687371994" r:id="rId61"/>
        </w:object>
      </w:r>
    </w:p>
    <w:p w14:paraId="29083792" w14:textId="2EE91464" w:rsidR="00572A37" w:rsidRPr="0024395F" w:rsidRDefault="00572A37" w:rsidP="00572A37">
      <w:pPr>
        <w:pStyle w:val="ListParagraph"/>
        <w:spacing w:line="360" w:lineRule="auto"/>
        <w:ind w:left="0"/>
        <w:jc w:val="center"/>
        <w:rPr>
          <w:rFonts w:ascii="Times New Roman" w:hAnsi="Times New Roman" w:cs="Times New Roman"/>
          <w:sz w:val="24"/>
          <w:szCs w:val="24"/>
        </w:rPr>
      </w:pPr>
      <w:bookmarkStart w:id="1611" w:name="_Ref72083161"/>
      <w:bookmarkStart w:id="1612" w:name="_Toc74189607"/>
      <w:bookmarkStart w:id="1613" w:name="_Ref74191056"/>
      <w:r w:rsidRPr="0024395F">
        <w:rPr>
          <w:rFonts w:ascii="Times New Roman" w:hAnsi="Times New Roman" w:cs="Times New Roman"/>
        </w:rPr>
        <w:t xml:space="preserve">Figure </w:t>
      </w:r>
      <w:ins w:id="1614" w:author="Petnathean Julled" w:date="2021-07-09T17:21:00Z">
        <w:r w:rsidR="0064710A">
          <w:rPr>
            <w:rFonts w:ascii="Times New Roman" w:hAnsi="Times New Roman" w:cs="Times New Roman"/>
          </w:rPr>
          <w:fldChar w:fldCharType="begin"/>
        </w:r>
        <w:r w:rsidR="0064710A">
          <w:rPr>
            <w:rFonts w:ascii="Times New Roman" w:hAnsi="Times New Roman" w:cs="Times New Roman"/>
          </w:rPr>
          <w:instrText xml:space="preserve"> STYLEREF 1 \s </w:instrText>
        </w:r>
      </w:ins>
      <w:r w:rsidR="0064710A">
        <w:rPr>
          <w:rFonts w:ascii="Times New Roman" w:hAnsi="Times New Roman" w:cs="Times New Roman"/>
        </w:rPr>
        <w:fldChar w:fldCharType="separate"/>
      </w:r>
      <w:r w:rsidR="00454CE9">
        <w:rPr>
          <w:rFonts w:ascii="Times New Roman" w:hAnsi="Times New Roman" w:cs="Times New Roman"/>
          <w:noProof/>
        </w:rPr>
        <w:t>4</w:t>
      </w:r>
      <w:ins w:id="1615" w:author="Petnathean Julled" w:date="2021-07-09T17:21:00Z">
        <w:r w:rsidR="0064710A">
          <w:rPr>
            <w:rFonts w:ascii="Times New Roman" w:hAnsi="Times New Roman" w:cs="Times New Roman"/>
          </w:rPr>
          <w:fldChar w:fldCharType="end"/>
        </w:r>
        <w:r w:rsidR="0064710A">
          <w:rPr>
            <w:rFonts w:ascii="Times New Roman" w:hAnsi="Times New Roman" w:cs="Times New Roman"/>
          </w:rPr>
          <w:noBreakHyphen/>
        </w:r>
        <w:r w:rsidR="0064710A">
          <w:rPr>
            <w:rFonts w:ascii="Times New Roman" w:hAnsi="Times New Roman" w:cs="Times New Roman"/>
          </w:rPr>
          <w:fldChar w:fldCharType="begin"/>
        </w:r>
        <w:r w:rsidR="0064710A">
          <w:rPr>
            <w:rFonts w:ascii="Times New Roman" w:hAnsi="Times New Roman" w:cs="Times New Roman"/>
          </w:rPr>
          <w:instrText xml:space="preserve"> SEQ Figure \* ARABIC \s 1 </w:instrText>
        </w:r>
      </w:ins>
      <w:r w:rsidR="0064710A">
        <w:rPr>
          <w:rFonts w:ascii="Times New Roman" w:hAnsi="Times New Roman" w:cs="Times New Roman"/>
        </w:rPr>
        <w:fldChar w:fldCharType="separate"/>
      </w:r>
      <w:ins w:id="1616" w:author="Petnathean Julled" w:date="2021-07-09T21:18:00Z">
        <w:r w:rsidR="00454CE9">
          <w:rPr>
            <w:rFonts w:ascii="Times New Roman" w:hAnsi="Times New Roman" w:cs="Times New Roman"/>
            <w:noProof/>
          </w:rPr>
          <w:t>20</w:t>
        </w:r>
      </w:ins>
      <w:ins w:id="1617" w:author="Petnathean Julled" w:date="2021-07-09T17:21:00Z">
        <w:r w:rsidR="0064710A">
          <w:rPr>
            <w:rFonts w:ascii="Times New Roman" w:hAnsi="Times New Roman" w:cs="Times New Roman"/>
          </w:rPr>
          <w:fldChar w:fldCharType="end"/>
        </w:r>
      </w:ins>
      <w:del w:id="1618" w:author="Petnathean Julled" w:date="2021-07-04T16:37:00Z">
        <w:r w:rsidR="00D008CA" w:rsidDel="00F60485">
          <w:rPr>
            <w:rFonts w:ascii="Times New Roman" w:hAnsi="Times New Roman" w:cs="Times New Roman"/>
          </w:rPr>
          <w:fldChar w:fldCharType="begin"/>
        </w:r>
        <w:r w:rsidR="00D008CA" w:rsidDel="00F60485">
          <w:rPr>
            <w:rFonts w:ascii="Times New Roman" w:hAnsi="Times New Roman" w:cs="Times New Roman"/>
          </w:rPr>
          <w:delInstrText xml:space="preserve"> STYLEREF 1 \s </w:delInstrText>
        </w:r>
        <w:r w:rsidR="00D008CA" w:rsidDel="00F60485">
          <w:rPr>
            <w:rFonts w:ascii="Times New Roman" w:hAnsi="Times New Roman" w:cs="Times New Roman"/>
          </w:rPr>
          <w:fldChar w:fldCharType="separate"/>
        </w:r>
        <w:r w:rsidR="00856E89" w:rsidDel="00F60485">
          <w:rPr>
            <w:rFonts w:ascii="Times New Roman" w:hAnsi="Times New Roman" w:cs="Times New Roman"/>
            <w:noProof/>
          </w:rPr>
          <w:delText>4</w:delText>
        </w:r>
        <w:r w:rsidR="00D008CA" w:rsidDel="00F60485">
          <w:rPr>
            <w:rFonts w:ascii="Times New Roman" w:hAnsi="Times New Roman" w:cs="Times New Roman"/>
          </w:rPr>
          <w:fldChar w:fldCharType="end"/>
        </w:r>
        <w:r w:rsidR="00D008CA" w:rsidDel="00F60485">
          <w:rPr>
            <w:rFonts w:ascii="Times New Roman" w:hAnsi="Times New Roman" w:cs="Times New Roman"/>
          </w:rPr>
          <w:noBreakHyphen/>
        </w:r>
        <w:r w:rsidR="00D008CA" w:rsidDel="00F60485">
          <w:rPr>
            <w:rFonts w:ascii="Times New Roman" w:hAnsi="Times New Roman" w:cs="Times New Roman"/>
          </w:rPr>
          <w:fldChar w:fldCharType="begin"/>
        </w:r>
        <w:r w:rsidR="00D008CA" w:rsidDel="00F60485">
          <w:rPr>
            <w:rFonts w:ascii="Times New Roman" w:hAnsi="Times New Roman" w:cs="Times New Roman"/>
          </w:rPr>
          <w:delInstrText xml:space="preserve"> SEQ Figure \* ARABIC \s 1 </w:delInstrText>
        </w:r>
        <w:r w:rsidR="00D008CA" w:rsidDel="00F60485">
          <w:rPr>
            <w:rFonts w:ascii="Times New Roman" w:hAnsi="Times New Roman" w:cs="Times New Roman"/>
          </w:rPr>
          <w:fldChar w:fldCharType="separate"/>
        </w:r>
        <w:r w:rsidR="00856E89" w:rsidDel="00F60485">
          <w:rPr>
            <w:rFonts w:ascii="Times New Roman" w:hAnsi="Times New Roman" w:cs="Times New Roman"/>
            <w:noProof/>
          </w:rPr>
          <w:delText>20</w:delText>
        </w:r>
        <w:r w:rsidR="00D008CA" w:rsidDel="00F60485">
          <w:rPr>
            <w:rFonts w:ascii="Times New Roman" w:hAnsi="Times New Roman" w:cs="Times New Roman"/>
          </w:rPr>
          <w:fldChar w:fldCharType="end"/>
        </w:r>
      </w:del>
      <w:bookmarkEnd w:id="1611"/>
      <w:r w:rsidRPr="0024395F">
        <w:rPr>
          <w:rFonts w:ascii="Times New Roman" w:hAnsi="Times New Roman" w:cs="Times New Roman"/>
        </w:rPr>
        <w:t xml:space="preserve"> </w:t>
      </w:r>
      <w:bookmarkStart w:id="1619" w:name="_Ref74190883"/>
      <w:r w:rsidRPr="0024395F">
        <w:rPr>
          <w:rFonts w:ascii="Times New Roman" w:hAnsi="Times New Roman" w:cs="Times New Roman"/>
        </w:rPr>
        <w:t>XML Code snippet of Registry Document Set-b [ITI-42] transaction sample</w:t>
      </w:r>
      <w:bookmarkEnd w:id="1612"/>
      <w:bookmarkEnd w:id="1613"/>
      <w:bookmarkEnd w:id="1619"/>
      <w:r w:rsidR="0084619E" w:rsidRPr="0024395F">
        <w:rPr>
          <w:rFonts w:ascii="Times New Roman" w:hAnsi="Times New Roman" w:cs="Times New Roman"/>
          <w:sz w:val="24"/>
          <w:szCs w:val="24"/>
        </w:rPr>
        <w:tab/>
      </w:r>
    </w:p>
    <w:p w14:paraId="4BDAE107" w14:textId="77777777" w:rsidR="00572A37" w:rsidRPr="0024395F" w:rsidRDefault="00572A37" w:rsidP="00572A37">
      <w:pPr>
        <w:pStyle w:val="ListParagraph"/>
        <w:spacing w:after="0" w:line="360" w:lineRule="auto"/>
        <w:ind w:left="0"/>
        <w:jc w:val="thaiDistribute"/>
        <w:rPr>
          <w:rFonts w:ascii="Times New Roman" w:hAnsi="Times New Roman" w:cs="Times New Roman"/>
          <w:sz w:val="12"/>
          <w:szCs w:val="12"/>
        </w:rPr>
      </w:pPr>
    </w:p>
    <w:p w14:paraId="5E44B12C" w14:textId="77777777" w:rsidR="005B6EC4" w:rsidRDefault="005B6EC4" w:rsidP="00572A37">
      <w:pPr>
        <w:pStyle w:val="ListParagraph"/>
        <w:spacing w:after="0" w:line="360" w:lineRule="auto"/>
        <w:ind w:left="0"/>
        <w:jc w:val="thaiDistribute"/>
        <w:rPr>
          <w:rFonts w:ascii="Times New Roman" w:hAnsi="Times New Roman" w:cs="Times New Roman"/>
          <w:sz w:val="24"/>
          <w:szCs w:val="24"/>
        </w:rPr>
      </w:pPr>
    </w:p>
    <w:p w14:paraId="32EE9D5E" w14:textId="32D57DFF" w:rsidR="00520F31" w:rsidRPr="005B6EC4" w:rsidRDefault="00572A37" w:rsidP="00572A37">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tab/>
      </w:r>
      <w:r w:rsidR="00520F31" w:rsidRPr="00C774BC">
        <w:rPr>
          <w:rFonts w:ascii="Times New Roman" w:hAnsi="Times New Roman" w:cs="Times New Roman"/>
          <w:sz w:val="24"/>
          <w:szCs w:val="24"/>
        </w:rPr>
        <w:t xml:space="preserve">4.2.1.2 XDS Document Repository Actor </w:t>
      </w:r>
      <w:ins w:id="1620" w:author="Petnathean Julled" w:date="2021-07-03T00:20:00Z">
        <w:r w:rsidR="001646DF">
          <w:rPr>
            <w:rFonts w:ascii="Times New Roman" w:hAnsi="Times New Roman" w:cs="Times New Roman"/>
            <w:sz w:val="24"/>
            <w:szCs w:val="24"/>
          </w:rPr>
          <w:t>S</w:t>
        </w:r>
      </w:ins>
      <w:del w:id="1621" w:author="Petnathean Julled" w:date="2021-07-03T00:20:00Z">
        <w:r w:rsidR="00520F31" w:rsidRPr="00C774BC" w:rsidDel="001646DF">
          <w:rPr>
            <w:rFonts w:ascii="Times New Roman" w:hAnsi="Times New Roman" w:cs="Times New Roman"/>
            <w:sz w:val="24"/>
            <w:szCs w:val="24"/>
          </w:rPr>
          <w:delText>s</w:delText>
        </w:r>
      </w:del>
      <w:r w:rsidR="00520F31" w:rsidRPr="00C774BC">
        <w:rPr>
          <w:rFonts w:ascii="Times New Roman" w:hAnsi="Times New Roman" w:cs="Times New Roman"/>
          <w:sz w:val="24"/>
          <w:szCs w:val="24"/>
        </w:rPr>
        <w:t xml:space="preserve">imulating </w:t>
      </w:r>
      <w:ins w:id="1622" w:author="Petnathean Julled" w:date="2021-07-03T00:20:00Z">
        <w:r w:rsidR="001646DF">
          <w:rPr>
            <w:rFonts w:ascii="Times New Roman" w:hAnsi="Times New Roman" w:cs="Times New Roman"/>
            <w:sz w:val="24"/>
            <w:szCs w:val="24"/>
          </w:rPr>
          <w:t>P</w:t>
        </w:r>
      </w:ins>
      <w:del w:id="1623" w:author="Petnathean Julled" w:date="2021-07-03T00:20:00Z">
        <w:r w:rsidR="00520F31" w:rsidRPr="00C774BC" w:rsidDel="001646DF">
          <w:rPr>
            <w:rFonts w:ascii="Times New Roman" w:hAnsi="Times New Roman" w:cs="Times New Roman"/>
            <w:sz w:val="24"/>
            <w:szCs w:val="24"/>
          </w:rPr>
          <w:delText>p</w:delText>
        </w:r>
      </w:del>
      <w:r w:rsidR="00520F31" w:rsidRPr="00C774BC">
        <w:rPr>
          <w:rFonts w:ascii="Times New Roman" w:hAnsi="Times New Roman" w:cs="Times New Roman"/>
          <w:sz w:val="24"/>
          <w:szCs w:val="24"/>
        </w:rPr>
        <w:t>rogram</w:t>
      </w:r>
    </w:p>
    <w:p w14:paraId="0D9BBD49" w14:textId="0958FB21" w:rsidR="00DB4D9B" w:rsidRDefault="00C774BC" w:rsidP="00F81C49">
      <w:pPr>
        <w:pStyle w:val="ListParagraph"/>
        <w:spacing w:line="360" w:lineRule="auto"/>
        <w:ind w:left="0"/>
        <w:jc w:val="thaiDistribute"/>
        <w:rPr>
          <w:rFonts w:ascii="Times New Roman" w:hAnsi="Times New Roman"/>
          <w:sz w:val="24"/>
          <w:szCs w:val="24"/>
        </w:rPr>
      </w:pPr>
      <w:r w:rsidRPr="00C774BC">
        <w:rPr>
          <w:rFonts w:ascii="Times New Roman" w:hAnsi="Times New Roman"/>
          <w:sz w:val="24"/>
          <w:szCs w:val="24"/>
          <w:cs/>
        </w:rPr>
        <w:tab/>
      </w:r>
      <w:r w:rsidRPr="00C774BC">
        <w:rPr>
          <w:rFonts w:ascii="Times New Roman" w:hAnsi="Times New Roman"/>
          <w:sz w:val="24"/>
          <w:szCs w:val="24"/>
        </w:rPr>
        <w:t>For document registering, XDS Document Repository Actor register document Metadata attributes into XDS Document Registry Actor using IHE ITI-</w:t>
      </w:r>
      <w:r>
        <w:rPr>
          <w:rFonts w:ascii="Times New Roman" w:hAnsi="Times New Roman" w:cs="Cordia New"/>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transaction. XDS Document Registry Actor then interprets the transaction into a programmable object before check if the transaction is ITI</w:t>
      </w:r>
      <w:r w:rsidR="00B71284">
        <w:rPr>
          <w:rFonts w:ascii="Times New Roman" w:hAnsi="Times New Roman"/>
          <w:sz w:val="24"/>
          <w:szCs w:val="24"/>
        </w:rPr>
        <w:t>-42</w:t>
      </w:r>
      <w:r w:rsidRPr="00C774BC">
        <w:rPr>
          <w:rFonts w:ascii="Times New Roman" w:hAnsi="Times New Roman" w:cs="Cordia New"/>
          <w:sz w:val="24"/>
          <w:szCs w:val="24"/>
          <w:cs/>
        </w:rPr>
        <w:t xml:space="preserve">. </w:t>
      </w:r>
      <w:r w:rsidRPr="00C774BC">
        <w:rPr>
          <w:rFonts w:ascii="Times New Roman" w:hAnsi="Times New Roman"/>
          <w:sz w:val="24"/>
          <w:szCs w:val="24"/>
        </w:rPr>
        <w:t>Then, the actor proceeds to pass the retrieved object into Blockchain smart-contract and publish it into a Blockchain ledger.</w:t>
      </w:r>
      <w:r w:rsidR="005B6EC4">
        <w:rPr>
          <w:rFonts w:ascii="Times New Roman" w:hAnsi="Times New Roman"/>
          <w:sz w:val="24"/>
          <w:szCs w:val="24"/>
        </w:rPr>
        <w:t xml:space="preserve"> </w:t>
      </w:r>
      <w:r w:rsidR="005B6EC4">
        <w:rPr>
          <w:rFonts w:ascii="Times New Roman" w:hAnsi="Times New Roman"/>
          <w:sz w:val="24"/>
          <w:szCs w:val="24"/>
        </w:rPr>
        <w:fldChar w:fldCharType="begin"/>
      </w:r>
      <w:r w:rsidR="005B6EC4">
        <w:rPr>
          <w:rFonts w:ascii="Times New Roman" w:hAnsi="Times New Roman"/>
          <w:sz w:val="24"/>
          <w:szCs w:val="24"/>
        </w:rPr>
        <w:instrText xml:space="preserve"> REF _Ref70923564 \h </w:instrText>
      </w:r>
      <w:r w:rsidR="005B6EC4">
        <w:rPr>
          <w:rFonts w:ascii="Times New Roman" w:hAnsi="Times New Roman"/>
          <w:sz w:val="24"/>
          <w:szCs w:val="24"/>
        </w:rPr>
      </w:r>
      <w:r w:rsidR="005B6EC4">
        <w:rPr>
          <w:rFonts w:ascii="Times New Roman" w:hAnsi="Times New Roman"/>
          <w:sz w:val="24"/>
          <w:szCs w:val="24"/>
        </w:rPr>
        <w:fldChar w:fldCharType="separate"/>
      </w:r>
      <w:ins w:id="1624" w:author="Petnathean Julled" w:date="2021-07-09T21:18:00Z">
        <w:r w:rsidR="00454CE9" w:rsidRPr="005C25A1">
          <w:t xml:space="preserve">Figure </w:t>
        </w:r>
        <w:r w:rsidR="00454CE9">
          <w:rPr>
            <w:noProof/>
          </w:rPr>
          <w:t>4</w:t>
        </w:r>
        <w:r w:rsidR="00454CE9">
          <w:noBreakHyphen/>
        </w:r>
        <w:r w:rsidR="00454CE9">
          <w:rPr>
            <w:noProof/>
          </w:rPr>
          <w:t>21</w:t>
        </w:r>
      </w:ins>
      <w:del w:id="1625" w:author="Petnathean Julled" w:date="2021-07-09T11:13:00Z">
        <w:r w:rsidR="00856E89" w:rsidRPr="005C25A1" w:rsidDel="00437758">
          <w:delText xml:space="preserve">Figure </w:delText>
        </w:r>
        <w:r w:rsidR="00856E89" w:rsidDel="00437758">
          <w:rPr>
            <w:noProof/>
          </w:rPr>
          <w:delText>4</w:delText>
        </w:r>
        <w:r w:rsidR="00856E89" w:rsidDel="00437758">
          <w:noBreakHyphen/>
        </w:r>
        <w:r w:rsidR="00856E89" w:rsidDel="00437758">
          <w:rPr>
            <w:noProof/>
          </w:rPr>
          <w:delText>21</w:delText>
        </w:r>
      </w:del>
      <w:r w:rsidR="005B6EC4">
        <w:rPr>
          <w:rFonts w:ascii="Times New Roman" w:hAnsi="Times New Roman"/>
          <w:sz w:val="24"/>
          <w:szCs w:val="24"/>
        </w:rPr>
        <w:fldChar w:fldCharType="end"/>
      </w:r>
      <w:r w:rsidR="005B6EC4">
        <w:rPr>
          <w:rFonts w:ascii="Times New Roman" w:hAnsi="Times New Roman"/>
          <w:sz w:val="24"/>
          <w:szCs w:val="24"/>
        </w:rPr>
        <w:t xml:space="preserve"> showing the </w:t>
      </w:r>
      <w:proofErr w:type="spellStart"/>
      <w:r w:rsidR="005B6EC4">
        <w:rPr>
          <w:rFonts w:ascii="Times New Roman" w:hAnsi="Times New Roman"/>
          <w:sz w:val="24"/>
          <w:szCs w:val="24"/>
        </w:rPr>
        <w:t>Javascript</w:t>
      </w:r>
      <w:proofErr w:type="spellEnd"/>
      <w:r w:rsidR="005B6EC4">
        <w:rPr>
          <w:rFonts w:ascii="Times New Roman" w:hAnsi="Times New Roman"/>
          <w:sz w:val="24"/>
          <w:szCs w:val="24"/>
        </w:rPr>
        <w:t xml:space="preserve"> code snippet for the native side of XDS Document Repository Actor.</w:t>
      </w:r>
    </w:p>
    <w:p w14:paraId="5B77D20E" w14:textId="77777777" w:rsidR="00DB4D9B" w:rsidRDefault="00DB4D9B" w:rsidP="00F81C49">
      <w:pPr>
        <w:pStyle w:val="ListParagraph"/>
        <w:spacing w:line="360" w:lineRule="auto"/>
        <w:ind w:left="0"/>
        <w:jc w:val="thaiDistribute"/>
        <w:rPr>
          <w:rFonts w:ascii="Times New Roman" w:hAnsi="Times New Roman"/>
          <w:sz w:val="24"/>
          <w:szCs w:val="24"/>
        </w:rPr>
      </w:pPr>
    </w:p>
    <w:bookmarkStart w:id="1626" w:name="_MON_1681536233"/>
    <w:bookmarkEnd w:id="1626"/>
    <w:p w14:paraId="182B8815" w14:textId="1D147C89" w:rsidR="001C74CA" w:rsidRDefault="005B6EC4" w:rsidP="001C74CA">
      <w:pPr>
        <w:pStyle w:val="ListParagraph"/>
        <w:keepNext/>
        <w:spacing w:after="0" w:line="360" w:lineRule="auto"/>
        <w:ind w:left="0"/>
        <w:jc w:val="center"/>
      </w:pPr>
      <w:r>
        <w:rPr>
          <w:rFonts w:ascii="Times New Roman" w:hAnsi="Times New Roman"/>
          <w:sz w:val="24"/>
          <w:szCs w:val="24"/>
          <w:cs/>
        </w:rPr>
        <w:object w:dxaOrig="9360" w:dyaOrig="11460" w14:anchorId="5A5C0B54">
          <v:shape id="_x0000_i1037" type="#_x0000_t75" style="width:406.95pt;height:496.5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37" DrawAspect="Content" ObjectID="_1687371995" r:id="rId63"/>
        </w:object>
      </w:r>
    </w:p>
    <w:p w14:paraId="59105D0D" w14:textId="2414E2A2" w:rsidR="001C74CA" w:rsidRPr="005C25A1" w:rsidRDefault="001C74CA" w:rsidP="00B71284">
      <w:pPr>
        <w:pStyle w:val="Caption"/>
        <w:jc w:val="center"/>
        <w:rPr>
          <w:i/>
          <w:iCs/>
        </w:rPr>
      </w:pPr>
      <w:bookmarkStart w:id="1627" w:name="_Ref70923564"/>
      <w:bookmarkStart w:id="1628" w:name="_Toc74189608"/>
      <w:bookmarkStart w:id="1629" w:name="_Ref74191061"/>
      <w:r w:rsidRPr="005C25A1">
        <w:t xml:space="preserve">Figure </w:t>
      </w:r>
      <w:ins w:id="163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63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32" w:author="Petnathean Julled" w:date="2021-07-09T21:18:00Z">
        <w:r w:rsidR="00454CE9">
          <w:rPr>
            <w:noProof/>
          </w:rPr>
          <w:t>21</w:t>
        </w:r>
      </w:ins>
      <w:ins w:id="1633" w:author="Petnathean Julled" w:date="2021-07-09T17:21:00Z">
        <w:r w:rsidR="0064710A">
          <w:fldChar w:fldCharType="end"/>
        </w:r>
      </w:ins>
      <w:del w:id="163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21</w:delText>
        </w:r>
        <w:r w:rsidR="00797ABA" w:rsidDel="00F60485">
          <w:rPr>
            <w:noProof/>
          </w:rPr>
          <w:fldChar w:fldCharType="end"/>
        </w:r>
      </w:del>
      <w:bookmarkEnd w:id="1627"/>
      <w:r w:rsidRPr="005C25A1">
        <w:t xml:space="preserve"> </w:t>
      </w:r>
      <w:bookmarkStart w:id="1635" w:name="_Ref74190888"/>
      <w:proofErr w:type="spellStart"/>
      <w:r w:rsidRPr="005C25A1">
        <w:t>Javascript</w:t>
      </w:r>
      <w:proofErr w:type="spellEnd"/>
      <w:r w:rsidRPr="005C25A1">
        <w:t xml:space="preserve"> Code Snippet of </w:t>
      </w:r>
      <w:r>
        <w:t xml:space="preserve">XDS </w:t>
      </w:r>
      <w:r w:rsidRPr="005C25A1">
        <w:t>Document Repository Actor</w:t>
      </w:r>
      <w:bookmarkEnd w:id="1628"/>
      <w:bookmarkEnd w:id="1629"/>
      <w:bookmarkEnd w:id="1635"/>
    </w:p>
    <w:p w14:paraId="414B9C3F" w14:textId="77777777" w:rsidR="005B6EC4" w:rsidRDefault="005B6EC4" w:rsidP="00485A4D">
      <w:pPr>
        <w:pStyle w:val="Heading3"/>
      </w:pPr>
      <w:r>
        <w:br w:type="page"/>
      </w:r>
    </w:p>
    <w:p w14:paraId="6FE9FC39" w14:textId="5E60C3FD" w:rsidR="00AB3D7A" w:rsidRPr="00AB3D7A" w:rsidRDefault="00BC5A0F" w:rsidP="00485A4D">
      <w:pPr>
        <w:pStyle w:val="Heading3"/>
      </w:pPr>
      <w:bookmarkStart w:id="1636" w:name="CHAPTERIV_422"/>
      <w:r w:rsidRPr="00BC5A0F">
        <w:lastRenderedPageBreak/>
        <w:t>4.2.</w:t>
      </w:r>
      <w:r w:rsidR="00A34155">
        <w:t>2</w:t>
      </w:r>
      <w:r w:rsidRPr="00BC5A0F">
        <w:t xml:space="preserve"> </w:t>
      </w:r>
      <w:r w:rsidR="00A34155">
        <w:t xml:space="preserve">XDS Document </w:t>
      </w:r>
      <w:r w:rsidRPr="00BC5A0F">
        <w:t>Consumer Actor</w:t>
      </w:r>
    </w:p>
    <w:bookmarkEnd w:id="1636"/>
    <w:p w14:paraId="51553A45" w14:textId="59505838" w:rsidR="00520F31" w:rsidRPr="00112FD0" w:rsidRDefault="0084619E" w:rsidP="00520F31">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00520F31" w:rsidRPr="00F42134">
        <w:rPr>
          <w:rFonts w:ascii="Times New Roman" w:hAnsi="Times New Roman" w:cs="Times New Roman"/>
          <w:sz w:val="24"/>
          <w:szCs w:val="24"/>
        </w:rPr>
        <w:t xml:space="preserve">4.2.2.1 Interpret IHE ITI-18 </w:t>
      </w:r>
      <w:ins w:id="1637" w:author="Petnathean Julled" w:date="2021-07-03T00:21:00Z">
        <w:r w:rsidR="00F53548">
          <w:rPr>
            <w:rFonts w:ascii="Times New Roman" w:hAnsi="Times New Roman" w:cs="Times New Roman"/>
            <w:sz w:val="24"/>
            <w:szCs w:val="24"/>
          </w:rPr>
          <w:t>T</w:t>
        </w:r>
      </w:ins>
      <w:del w:id="1638" w:author="Petnathean Julled" w:date="2021-07-03T00:21:00Z">
        <w:r w:rsidR="00520F31" w:rsidRPr="00F42134" w:rsidDel="00F53548">
          <w:rPr>
            <w:rFonts w:ascii="Times New Roman" w:hAnsi="Times New Roman" w:cs="Times New Roman"/>
            <w:sz w:val="24"/>
            <w:szCs w:val="24"/>
          </w:rPr>
          <w:delText>t</w:delText>
        </w:r>
      </w:del>
      <w:r w:rsidR="00520F31" w:rsidRPr="00F42134">
        <w:rPr>
          <w:rFonts w:ascii="Times New Roman" w:hAnsi="Times New Roman" w:cs="Times New Roman"/>
          <w:sz w:val="24"/>
          <w:szCs w:val="24"/>
        </w:rPr>
        <w:t>ransaction</w:t>
      </w:r>
    </w:p>
    <w:p w14:paraId="787A677B" w14:textId="1FB9D9C3" w:rsidR="009357D6" w:rsidRDefault="009357D6" w:rsidP="00520F31">
      <w:pPr>
        <w:pStyle w:val="ListParagraph"/>
        <w:spacing w:line="360" w:lineRule="auto"/>
        <w:ind w:left="0"/>
        <w:jc w:val="thaiDistribute"/>
        <w:rPr>
          <w:rFonts w:ascii="Times New Roman" w:hAnsi="Times New Roman"/>
          <w:sz w:val="24"/>
          <w:szCs w:val="24"/>
        </w:rPr>
      </w:pPr>
      <w:r w:rsidRPr="00F42134">
        <w:rPr>
          <w:rFonts w:ascii="Times New Roman" w:hAnsi="Times New Roman" w:cs="Times New Roman"/>
          <w:sz w:val="24"/>
          <w:szCs w:val="24"/>
        </w:rPr>
        <w:tab/>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_Ref74190691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39" w:author="Petnathean Julled" w:date="2021-07-09T21:18:00Z">
        <w:r w:rsidR="00454CE9" w:rsidRPr="00ED34D1">
          <w:t xml:space="preserve">Figure </w:t>
        </w:r>
        <w:r w:rsidR="00454CE9">
          <w:rPr>
            <w:noProof/>
          </w:rPr>
          <w:t>4</w:t>
        </w:r>
        <w:r w:rsidR="00454CE9">
          <w:noBreakHyphen/>
        </w:r>
        <w:r w:rsidR="00454CE9">
          <w:rPr>
            <w:noProof/>
          </w:rPr>
          <w:t>22</w:t>
        </w:r>
      </w:ins>
      <w:del w:id="1640" w:author="Petnathean Julled" w:date="2021-07-09T11:13:00Z">
        <w:r w:rsidR="00856E89" w:rsidRPr="00ED34D1" w:rsidDel="00437758">
          <w:delText xml:space="preserve">Figure </w:delText>
        </w:r>
        <w:r w:rsidR="00856E89" w:rsidDel="00437758">
          <w:rPr>
            <w:noProof/>
          </w:rPr>
          <w:delText>4</w:delText>
        </w:r>
        <w:r w:rsidR="00856E89" w:rsidDel="00437758">
          <w:noBreakHyphen/>
        </w:r>
        <w:r w:rsidR="00856E89" w:rsidDel="00437758">
          <w:rPr>
            <w:noProof/>
          </w:rPr>
          <w:delText>22</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showing XML language code snippet of</w:t>
      </w:r>
      <w:r w:rsidR="00C777CD">
        <w:rPr>
          <w:rFonts w:ascii="Times New Roman" w:hAnsi="Times New Roman" w:cs="Times New Roman"/>
          <w:sz w:val="24"/>
          <w:szCs w:val="24"/>
        </w:rPr>
        <w:t xml:space="preserve"> </w:t>
      </w:r>
      <w:proofErr w:type="spellStart"/>
      <w:r w:rsidRPr="00F42134">
        <w:rPr>
          <w:rFonts w:ascii="Times New Roman" w:hAnsi="Times New Roman" w:cs="Times New Roman"/>
          <w:sz w:val="24"/>
          <w:szCs w:val="24"/>
        </w:rPr>
        <w:t>RegistryStoredQueryRequest</w:t>
      </w:r>
      <w:proofErr w:type="spellEnd"/>
      <w:r w:rsidRPr="00F42134">
        <w:rPr>
          <w:rFonts w:ascii="Times New Roman" w:hAnsi="Times New Roman" w:cs="Times New Roman"/>
          <w:sz w:val="24"/>
          <w:szCs w:val="24"/>
        </w:rPr>
        <w:t xml:space="preserve"> [ITI-18] transaction sample. The code composing of </w:t>
      </w:r>
      <w:r w:rsidR="00B02D4B" w:rsidRPr="00F42134">
        <w:rPr>
          <w:rFonts w:ascii="Times New Roman" w:hAnsi="Times New Roman" w:cs="Times New Roman"/>
          <w:sz w:val="24"/>
          <w:szCs w:val="24"/>
        </w:rPr>
        <w:br/>
      </w:r>
      <w:r w:rsidRPr="00F42134">
        <w:rPr>
          <w:rFonts w:ascii="Times New Roman" w:hAnsi="Times New Roman" w:cs="Times New Roman"/>
          <w:sz w:val="24"/>
          <w:szCs w:val="24"/>
        </w:rPr>
        <w:t>3 main sections. The first section labeled “</w:t>
      </w:r>
      <w:proofErr w:type="spellStart"/>
      <w:proofErr w:type="gramStart"/>
      <w:r w:rsidRPr="00F42134">
        <w:rPr>
          <w:rFonts w:ascii="Times New Roman" w:hAnsi="Times New Roman" w:cs="Times New Roman"/>
          <w:sz w:val="24"/>
          <w:szCs w:val="24"/>
        </w:rPr>
        <w:t>query:AdhocQueryRequest</w:t>
      </w:r>
      <w:proofErr w:type="spellEnd"/>
      <w:proofErr w:type="gramEnd"/>
      <w:r w:rsidRPr="00F42134">
        <w:rPr>
          <w:rFonts w:ascii="Times New Roman" w:hAnsi="Times New Roman" w:cs="Times New Roman"/>
          <w:sz w:val="24"/>
          <w:szCs w:val="24"/>
        </w:rPr>
        <w:t>” is where XML schematic information are located and the label also act as marker which tell interpreter program to recognize it as ITI-18 transaction. The second section labeled “</w:t>
      </w:r>
      <w:proofErr w:type="spellStart"/>
      <w:proofErr w:type="gramStart"/>
      <w:r w:rsidRPr="00F42134">
        <w:rPr>
          <w:rFonts w:ascii="Times New Roman" w:hAnsi="Times New Roman" w:cs="Times New Roman"/>
          <w:sz w:val="24"/>
          <w:szCs w:val="24"/>
        </w:rPr>
        <w:t>query:ResponseOption</w:t>
      </w:r>
      <w:proofErr w:type="spellEnd"/>
      <w:proofErr w:type="gramEnd"/>
      <w:r w:rsidRPr="00F42134">
        <w:rPr>
          <w:rFonts w:ascii="Times New Roman" w:hAnsi="Times New Roman" w:cs="Times New Roman"/>
          <w:sz w:val="24"/>
          <w:szCs w:val="24"/>
        </w:rPr>
        <w:t>” mark the expected format of query result that will return to Document Consumer. The third section start from label “</w:t>
      </w:r>
      <w:proofErr w:type="spellStart"/>
      <w:proofErr w:type="gramStart"/>
      <w:r w:rsidRPr="00F42134">
        <w:rPr>
          <w:rFonts w:ascii="Times New Roman" w:hAnsi="Times New Roman" w:cs="Times New Roman"/>
          <w:sz w:val="24"/>
          <w:szCs w:val="24"/>
        </w:rPr>
        <w:t>rim:AdhocQuery</w:t>
      </w:r>
      <w:proofErr w:type="spellEnd"/>
      <w:proofErr w:type="gramEnd"/>
      <w:r w:rsidRPr="00F42134">
        <w:rPr>
          <w:rFonts w:ascii="Times New Roman" w:hAnsi="Times New Roman" w:cs="Times New Roman"/>
          <w:sz w:val="24"/>
          <w:szCs w:val="24"/>
        </w:rPr>
        <w:t xml:space="preserve">” contain all search keywords issued by Document Consumer. These search keywords are selected Metadata attributes and its value. When Document Registry Actor received the transaction, they will use search keyword provided to search for registry with matched Metadata attributes value then return the result to Document Consumer Actor as response transaction following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41" w:author="Petnathean Julled" w:date="2021-07-09T21:18:00Z">
        <w:r w:rsidR="00454CE9" w:rsidRPr="00CA59DD">
          <w:t xml:space="preserve">Figure </w:t>
        </w:r>
        <w:r w:rsidR="00454CE9">
          <w:rPr>
            <w:noProof/>
          </w:rPr>
          <w:t>4</w:t>
        </w:r>
        <w:r w:rsidR="00454CE9">
          <w:noBreakHyphen/>
        </w:r>
        <w:r w:rsidR="00454CE9">
          <w:rPr>
            <w:noProof/>
          </w:rPr>
          <w:t>23</w:t>
        </w:r>
      </w:ins>
      <w:del w:id="1642" w:author="Petnathean Julled" w:date="2021-07-09T11:13:00Z">
        <w:r w:rsidR="00856E89" w:rsidRPr="00CA59DD" w:rsidDel="00437758">
          <w:delText xml:space="preserve">Figure </w:delText>
        </w:r>
        <w:r w:rsidR="00856E89" w:rsidDel="00437758">
          <w:rPr>
            <w:noProof/>
          </w:rPr>
          <w:delText>4</w:delText>
        </w:r>
        <w:r w:rsidR="00856E89" w:rsidDel="00437758">
          <w:noBreakHyphen/>
        </w:r>
        <w:r w:rsidR="00856E89" w:rsidDel="00437758">
          <w:rPr>
            <w:noProof/>
          </w:rPr>
          <w:delText>23</w:delText>
        </w:r>
      </w:del>
      <w:r w:rsidR="00943DCC">
        <w:rPr>
          <w:rFonts w:ascii="Times New Roman" w:hAnsi="Times New Roman" w:cs="Times New Roman"/>
          <w:sz w:val="24"/>
          <w:szCs w:val="24"/>
        </w:rPr>
        <w:fldChar w:fldCharType="end"/>
      </w:r>
      <w:r w:rsidR="00943DCC">
        <w:rPr>
          <w:rFonts w:ascii="Times New Roman" w:hAnsi="Times New Roman" w:cs="Times New Roman"/>
          <w:sz w:val="24"/>
          <w:szCs w:val="24"/>
        </w:rPr>
        <w:t xml:space="preserve"> and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43" w:author="Petnathean Julled" w:date="2021-07-09T21:18:00Z">
        <w:r w:rsidR="00454CE9" w:rsidRPr="008505E7">
          <w:t xml:space="preserve">Figure </w:t>
        </w:r>
        <w:r w:rsidR="00454CE9">
          <w:rPr>
            <w:noProof/>
          </w:rPr>
          <w:t>4</w:t>
        </w:r>
        <w:r w:rsidR="00454CE9">
          <w:noBreakHyphen/>
        </w:r>
        <w:r w:rsidR="00454CE9">
          <w:rPr>
            <w:noProof/>
          </w:rPr>
          <w:t>24</w:t>
        </w:r>
      </w:ins>
      <w:del w:id="1644" w:author="Petnathean Julled" w:date="2021-07-09T11:13:00Z">
        <w:r w:rsidR="00856E89" w:rsidRPr="008505E7" w:rsidDel="00437758">
          <w:delText xml:space="preserve">Figure </w:delText>
        </w:r>
        <w:r w:rsidR="00856E89" w:rsidDel="00437758">
          <w:rPr>
            <w:noProof/>
          </w:rPr>
          <w:delText>4</w:delText>
        </w:r>
        <w:r w:rsidR="00856E89" w:rsidDel="00437758">
          <w:noBreakHyphen/>
        </w:r>
        <w:r w:rsidR="00856E89" w:rsidDel="00437758">
          <w:rPr>
            <w:noProof/>
          </w:rPr>
          <w:delText>24</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With header labeled “</w:t>
      </w:r>
      <w:proofErr w:type="spellStart"/>
      <w:proofErr w:type="gramStart"/>
      <w:r w:rsidRPr="00F42134">
        <w:rPr>
          <w:rFonts w:ascii="Times New Roman" w:hAnsi="Times New Roman" w:cs="Times New Roman"/>
          <w:sz w:val="24"/>
          <w:szCs w:val="24"/>
        </w:rPr>
        <w:t>query:AdhocQueryResponse</w:t>
      </w:r>
      <w:proofErr w:type="spellEnd"/>
      <w:proofErr w:type="gramEnd"/>
      <w:r w:rsidRPr="00F42134">
        <w:rPr>
          <w:rFonts w:ascii="Times New Roman" w:hAnsi="Times New Roman" w:cs="Times New Roman"/>
          <w:sz w:val="24"/>
          <w:szCs w:val="24"/>
        </w:rPr>
        <w:t>”, the transaction contain search result depend on query type specified in ITI-18 transaction. If the query expected for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as result, the response would return Metadata attributes of all matched result in detailed</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_Ref74190695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45" w:author="Petnathean Julled" w:date="2021-07-09T21:18:00Z">
        <w:r w:rsidR="00454CE9" w:rsidRPr="00CA59DD">
          <w:t xml:space="preserve">Figure </w:t>
        </w:r>
        <w:r w:rsidR="00454CE9">
          <w:rPr>
            <w:noProof/>
          </w:rPr>
          <w:t>4</w:t>
        </w:r>
        <w:r w:rsidR="00454CE9">
          <w:noBreakHyphen/>
        </w:r>
        <w:r w:rsidR="00454CE9">
          <w:rPr>
            <w:noProof/>
          </w:rPr>
          <w:t>23</w:t>
        </w:r>
      </w:ins>
      <w:del w:id="1646" w:author="Petnathean Julled" w:date="2021-07-09T11:13:00Z">
        <w:r w:rsidR="00856E89" w:rsidRPr="00CA59DD" w:rsidDel="00437758">
          <w:delText xml:space="preserve">Figure </w:delText>
        </w:r>
        <w:r w:rsidR="00856E89" w:rsidDel="00437758">
          <w:rPr>
            <w:noProof/>
          </w:rPr>
          <w:delText>4</w:delText>
        </w:r>
        <w:r w:rsidR="00856E89" w:rsidDel="00437758">
          <w:noBreakHyphen/>
        </w:r>
        <w:r w:rsidR="00856E89" w:rsidDel="00437758">
          <w:rPr>
            <w:noProof/>
          </w:rPr>
          <w:delText>23</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Otherwise, if the query expected for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the response would return object reference number of all matched result</w:t>
      </w:r>
      <w:r w:rsidR="00943DCC">
        <w:rPr>
          <w:rFonts w:ascii="Times New Roman" w:hAnsi="Times New Roman" w:cs="Times New Roman"/>
          <w:sz w:val="24"/>
          <w:szCs w:val="24"/>
        </w:rPr>
        <w:t xml:space="preserve"> as shown in </w:t>
      </w:r>
      <w:r w:rsidR="00943DCC">
        <w:rPr>
          <w:rFonts w:ascii="Times New Roman" w:hAnsi="Times New Roman" w:cs="Times New Roman"/>
          <w:sz w:val="24"/>
          <w:szCs w:val="24"/>
        </w:rPr>
        <w:fldChar w:fldCharType="begin"/>
      </w:r>
      <w:r w:rsidR="00943DCC">
        <w:rPr>
          <w:rFonts w:ascii="Times New Roman" w:hAnsi="Times New Roman" w:cs="Times New Roman"/>
          <w:sz w:val="24"/>
          <w:szCs w:val="24"/>
        </w:rPr>
        <w:instrText xml:space="preserve"> REF _Ref74190702 \h </w:instrText>
      </w:r>
      <w:r w:rsidR="00943DCC">
        <w:rPr>
          <w:rFonts w:ascii="Times New Roman" w:hAnsi="Times New Roman" w:cs="Times New Roman"/>
          <w:sz w:val="24"/>
          <w:szCs w:val="24"/>
        </w:rPr>
      </w:r>
      <w:r w:rsidR="00943DCC">
        <w:rPr>
          <w:rFonts w:ascii="Times New Roman" w:hAnsi="Times New Roman" w:cs="Times New Roman"/>
          <w:sz w:val="24"/>
          <w:szCs w:val="24"/>
        </w:rPr>
        <w:fldChar w:fldCharType="separate"/>
      </w:r>
      <w:ins w:id="1647" w:author="Petnathean Julled" w:date="2021-07-09T21:18:00Z">
        <w:r w:rsidR="00454CE9" w:rsidRPr="008505E7">
          <w:t xml:space="preserve">Figure </w:t>
        </w:r>
        <w:r w:rsidR="00454CE9">
          <w:rPr>
            <w:noProof/>
          </w:rPr>
          <w:t>4</w:t>
        </w:r>
        <w:r w:rsidR="00454CE9">
          <w:noBreakHyphen/>
        </w:r>
        <w:r w:rsidR="00454CE9">
          <w:rPr>
            <w:noProof/>
          </w:rPr>
          <w:t>24</w:t>
        </w:r>
      </w:ins>
      <w:del w:id="1648" w:author="Petnathean Julled" w:date="2021-07-09T11:13:00Z">
        <w:r w:rsidR="00856E89" w:rsidRPr="008505E7" w:rsidDel="00437758">
          <w:delText xml:space="preserve">Figure </w:delText>
        </w:r>
        <w:r w:rsidR="00856E89" w:rsidDel="00437758">
          <w:rPr>
            <w:noProof/>
          </w:rPr>
          <w:delText>4</w:delText>
        </w:r>
        <w:r w:rsidR="00856E89" w:rsidDel="00437758">
          <w:noBreakHyphen/>
        </w:r>
        <w:r w:rsidR="00856E89" w:rsidDel="00437758">
          <w:rPr>
            <w:noProof/>
          </w:rPr>
          <w:delText>24</w:delText>
        </w:r>
      </w:del>
      <w:r w:rsidR="00943DCC">
        <w:rPr>
          <w:rFonts w:ascii="Times New Roman" w:hAnsi="Times New Roman" w:cs="Times New Roman"/>
          <w:sz w:val="24"/>
          <w:szCs w:val="24"/>
        </w:rPr>
        <w:fldChar w:fldCharType="end"/>
      </w:r>
      <w:r w:rsidRPr="00F42134">
        <w:rPr>
          <w:rFonts w:ascii="Times New Roman" w:hAnsi="Times New Roman" w:cs="Times New Roman"/>
          <w:sz w:val="24"/>
          <w:szCs w:val="24"/>
        </w:rPr>
        <w:t>. These two types of response specifically selected depend on search behavior of Document Consumer Actor’s user. The query which specified “</w:t>
      </w:r>
      <w:proofErr w:type="spellStart"/>
      <w:r w:rsidRPr="00F42134">
        <w:rPr>
          <w:rFonts w:ascii="Times New Roman" w:hAnsi="Times New Roman" w:cs="Times New Roman"/>
          <w:sz w:val="24"/>
          <w:szCs w:val="24"/>
        </w:rPr>
        <w:t>LeafClass</w:t>
      </w:r>
      <w:proofErr w:type="spellEnd"/>
      <w:r w:rsidRPr="00F42134">
        <w:rPr>
          <w:rFonts w:ascii="Times New Roman" w:hAnsi="Times New Roman" w:cs="Times New Roman"/>
          <w:sz w:val="24"/>
          <w:szCs w:val="24"/>
        </w:rPr>
        <w:t xml:space="preserve">” as its search result must </w:t>
      </w:r>
      <w:r w:rsidR="00CB0E2F" w:rsidRPr="00F42134">
        <w:rPr>
          <w:rFonts w:ascii="Times New Roman" w:hAnsi="Times New Roman" w:cs="Times New Roman"/>
          <w:sz w:val="24"/>
          <w:szCs w:val="24"/>
        </w:rPr>
        <w:t>provide</w:t>
      </w:r>
      <w:r w:rsidRPr="00F42134">
        <w:rPr>
          <w:rFonts w:ascii="Times New Roman" w:hAnsi="Times New Roman" w:cs="Times New Roman"/>
          <w:sz w:val="24"/>
          <w:szCs w:val="24"/>
        </w:rPr>
        <w:t xml:space="preserve"> keyword which unique to its corresponding document, such as document unique ID or object reference UUID. At the same time, “</w:t>
      </w:r>
      <w:proofErr w:type="spellStart"/>
      <w:r w:rsidRPr="00F42134">
        <w:rPr>
          <w:rFonts w:ascii="Times New Roman" w:hAnsi="Times New Roman" w:cs="Times New Roman"/>
          <w:sz w:val="24"/>
          <w:szCs w:val="24"/>
        </w:rPr>
        <w:t>ObjectList</w:t>
      </w:r>
      <w:proofErr w:type="spellEnd"/>
      <w:r w:rsidRPr="00F42134">
        <w:rPr>
          <w:rFonts w:ascii="Times New Roman" w:hAnsi="Times New Roman" w:cs="Times New Roman"/>
          <w:sz w:val="24"/>
          <w:szCs w:val="24"/>
        </w:rPr>
        <w:t>” are used to search for wide range of document with generic search keyword and value where discovery of document existent is the main goal.</w:t>
      </w:r>
      <w:r w:rsidR="0004604B">
        <w:rPr>
          <w:rFonts w:ascii="Times New Roman" w:hAnsi="Times New Roman" w:cs="Times New Roman"/>
          <w:sz w:val="24"/>
          <w:szCs w:val="24"/>
        </w:rPr>
        <w:t xml:space="preserve"> </w:t>
      </w:r>
      <w:r w:rsidR="0004604B">
        <w:rPr>
          <w:rFonts w:ascii="Times New Roman" w:hAnsi="Times New Roman" w:cs="Times New Roman"/>
          <w:sz w:val="24"/>
          <w:szCs w:val="24"/>
        </w:rPr>
        <w:fldChar w:fldCharType="begin"/>
      </w:r>
      <w:r w:rsidR="0004604B">
        <w:rPr>
          <w:rFonts w:ascii="Times New Roman" w:hAnsi="Times New Roman" w:cs="Times New Roman"/>
          <w:sz w:val="24"/>
          <w:szCs w:val="24"/>
        </w:rPr>
        <w:instrText xml:space="preserve"> REF _Ref70696482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ins w:id="1649" w:author="Petnathean Julled" w:date="2021-07-09T21:18:00Z">
        <w:r w:rsidR="00454CE9" w:rsidRPr="00ED0310">
          <w:t xml:space="preserve">Figure </w:t>
        </w:r>
        <w:r w:rsidR="00454CE9">
          <w:rPr>
            <w:noProof/>
          </w:rPr>
          <w:t>4</w:t>
        </w:r>
        <w:r w:rsidR="00454CE9">
          <w:noBreakHyphen/>
        </w:r>
        <w:r w:rsidR="00454CE9">
          <w:rPr>
            <w:noProof/>
          </w:rPr>
          <w:t>25</w:t>
        </w:r>
      </w:ins>
      <w:del w:id="1650" w:author="Petnathean Julled" w:date="2021-07-09T11:13:00Z">
        <w:r w:rsidR="00856E89" w:rsidRPr="00ED0310" w:rsidDel="00437758">
          <w:delText xml:space="preserve">Figure </w:delText>
        </w:r>
        <w:r w:rsidR="00856E89" w:rsidDel="00437758">
          <w:rPr>
            <w:noProof/>
          </w:rPr>
          <w:delText>4</w:delText>
        </w:r>
        <w:r w:rsidR="00856E89" w:rsidDel="00437758">
          <w:noBreakHyphen/>
        </w:r>
        <w:r w:rsidR="00856E89" w:rsidDel="00437758">
          <w:rPr>
            <w:noProof/>
          </w:rPr>
          <w:delText>25</w:delText>
        </w:r>
      </w:del>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the actual ITI-18 transaction using in the implementation while </w:t>
      </w:r>
      <w:r w:rsidR="0004604B">
        <w:rPr>
          <w:rFonts w:ascii="Times New Roman" w:hAnsi="Times New Roman" w:cs="Times New Roman"/>
          <w:sz w:val="24"/>
          <w:szCs w:val="24"/>
        </w:rPr>
        <w:fldChar w:fldCharType="begin"/>
      </w:r>
      <w:r w:rsidR="0004604B">
        <w:rPr>
          <w:rFonts w:ascii="Times New Roman" w:hAnsi="Times New Roman" w:cs="Times New Roman"/>
          <w:sz w:val="24"/>
          <w:szCs w:val="24"/>
        </w:rPr>
        <w:instrText xml:space="preserve"> REF _Ref70914739 \h </w:instrText>
      </w:r>
      <w:r w:rsidR="0004604B">
        <w:rPr>
          <w:rFonts w:ascii="Times New Roman" w:hAnsi="Times New Roman" w:cs="Times New Roman"/>
          <w:sz w:val="24"/>
          <w:szCs w:val="24"/>
        </w:rPr>
      </w:r>
      <w:r w:rsidR="0004604B">
        <w:rPr>
          <w:rFonts w:ascii="Times New Roman" w:hAnsi="Times New Roman" w:cs="Times New Roman"/>
          <w:sz w:val="24"/>
          <w:szCs w:val="24"/>
        </w:rPr>
        <w:fldChar w:fldCharType="separate"/>
      </w:r>
      <w:ins w:id="1651" w:author="Petnathean Julled" w:date="2021-07-09T21:18:00Z">
        <w:r w:rsidR="00454CE9" w:rsidRPr="007F4E91">
          <w:t xml:space="preserve">Figure </w:t>
        </w:r>
        <w:r w:rsidR="00454CE9">
          <w:rPr>
            <w:noProof/>
          </w:rPr>
          <w:t>4</w:t>
        </w:r>
        <w:r w:rsidR="00454CE9">
          <w:noBreakHyphen/>
        </w:r>
        <w:r w:rsidR="00454CE9">
          <w:rPr>
            <w:noProof/>
          </w:rPr>
          <w:t>26</w:t>
        </w:r>
      </w:ins>
      <w:del w:id="1652" w:author="Petnathean Julled" w:date="2021-07-09T11:13:00Z">
        <w:r w:rsidR="00856E89" w:rsidRPr="007F4E91" w:rsidDel="00437758">
          <w:delText xml:space="preserve">Figure </w:delText>
        </w:r>
        <w:r w:rsidR="00856E89" w:rsidDel="00437758">
          <w:rPr>
            <w:noProof/>
          </w:rPr>
          <w:delText>4</w:delText>
        </w:r>
        <w:r w:rsidR="00856E89" w:rsidDel="00437758">
          <w:noBreakHyphen/>
        </w:r>
        <w:r w:rsidR="00856E89" w:rsidDel="00437758">
          <w:rPr>
            <w:noProof/>
          </w:rPr>
          <w:delText>26</w:delText>
        </w:r>
      </w:del>
      <w:r w:rsidR="0004604B">
        <w:rPr>
          <w:rFonts w:ascii="Times New Roman" w:hAnsi="Times New Roman" w:cs="Times New Roman"/>
          <w:sz w:val="24"/>
          <w:szCs w:val="24"/>
        </w:rPr>
        <w:fldChar w:fldCharType="end"/>
      </w:r>
      <w:r w:rsidR="0004604B">
        <w:rPr>
          <w:rFonts w:ascii="Times New Roman" w:hAnsi="Times New Roman" w:cs="Times New Roman"/>
          <w:sz w:val="24"/>
          <w:szCs w:val="24"/>
        </w:rPr>
        <w:t xml:space="preserve"> showing its actual response transaction.</w:t>
      </w:r>
    </w:p>
    <w:p w14:paraId="57B09CFB" w14:textId="77777777" w:rsidR="00CB0E2F" w:rsidRDefault="00CB0E2F" w:rsidP="00F42134">
      <w:pPr>
        <w:keepNext/>
      </w:pPr>
    </w:p>
    <w:bookmarkStart w:id="1653" w:name="_MON_1682697083"/>
    <w:bookmarkEnd w:id="1653"/>
    <w:p w14:paraId="1CCA1AA4" w14:textId="4FBB18BB" w:rsidR="00F42134" w:rsidRDefault="00F42134" w:rsidP="00256B31">
      <w:pPr>
        <w:keepNext/>
        <w:jc w:val="center"/>
      </w:pPr>
      <w:r>
        <w:object w:dxaOrig="9360" w:dyaOrig="4213" w14:anchorId="4BCF2AA8">
          <v:shape id="_x0000_i1038" type="#_x0000_t75" style="width:422pt;height:189.7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8" DrawAspect="Content" ObjectID="_1687371996" r:id="rId65"/>
        </w:object>
      </w:r>
    </w:p>
    <w:p w14:paraId="106CB59C" w14:textId="597B6106" w:rsidR="00F42134" w:rsidRDefault="00F42134" w:rsidP="00256B31">
      <w:pPr>
        <w:pStyle w:val="Caption"/>
        <w:jc w:val="center"/>
        <w:rPr>
          <w:i/>
          <w:iCs/>
        </w:rPr>
      </w:pPr>
      <w:bookmarkStart w:id="1654" w:name="_Ref74190691"/>
      <w:bookmarkStart w:id="1655" w:name="_Toc74189609"/>
      <w:bookmarkStart w:id="1656" w:name="_Ref74191065"/>
      <w:r w:rsidRPr="00ED34D1">
        <w:t xml:space="preserve">Figure </w:t>
      </w:r>
      <w:ins w:id="1657"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65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59" w:author="Petnathean Julled" w:date="2021-07-09T21:18:00Z">
        <w:r w:rsidR="00454CE9">
          <w:rPr>
            <w:noProof/>
          </w:rPr>
          <w:t>22</w:t>
        </w:r>
      </w:ins>
      <w:ins w:id="1660" w:author="Petnathean Julled" w:date="2021-07-09T17:21:00Z">
        <w:r w:rsidR="0064710A">
          <w:fldChar w:fldCharType="end"/>
        </w:r>
      </w:ins>
      <w:del w:id="166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22</w:delText>
        </w:r>
        <w:r w:rsidR="00797ABA" w:rsidDel="00F60485">
          <w:rPr>
            <w:noProof/>
          </w:rPr>
          <w:fldChar w:fldCharType="end"/>
        </w:r>
      </w:del>
      <w:bookmarkEnd w:id="1654"/>
      <w:r w:rsidRPr="00ED34D1">
        <w:t xml:space="preserve"> </w:t>
      </w:r>
      <w:bookmarkStart w:id="1662" w:name="_Ref74190893"/>
      <w:r w:rsidRPr="00ED34D1">
        <w:t>Pseudocode represents general format of Registry Stored Query Request [ITI - 18]</w:t>
      </w:r>
      <w:bookmarkEnd w:id="1655"/>
      <w:bookmarkEnd w:id="1656"/>
      <w:bookmarkEnd w:id="1662"/>
    </w:p>
    <w:p w14:paraId="357FE5B5" w14:textId="77777777" w:rsidR="00F42134" w:rsidRPr="00CA59DD" w:rsidRDefault="00F42134" w:rsidP="00F42134"/>
    <w:bookmarkStart w:id="1663" w:name="_MON_1682699175"/>
    <w:bookmarkEnd w:id="1663"/>
    <w:p w14:paraId="069C27E6" w14:textId="77777777" w:rsidR="00F42134" w:rsidRDefault="00F42134" w:rsidP="00256B31">
      <w:pPr>
        <w:keepNext/>
        <w:jc w:val="center"/>
      </w:pPr>
      <w:r>
        <w:object w:dxaOrig="9360" w:dyaOrig="3188" w14:anchorId="65A45E73">
          <v:shape id="_x0000_i1039" type="#_x0000_t75" style="width:421.35pt;height:2in"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39" DrawAspect="Content" ObjectID="_1687371997" r:id="rId67"/>
        </w:object>
      </w:r>
    </w:p>
    <w:p w14:paraId="2FB35F8C" w14:textId="760DBC29" w:rsidR="00F42134" w:rsidRDefault="00F42134" w:rsidP="00256B31">
      <w:pPr>
        <w:pStyle w:val="Caption"/>
        <w:jc w:val="center"/>
        <w:rPr>
          <w:i/>
          <w:iCs/>
        </w:rPr>
      </w:pPr>
      <w:bookmarkStart w:id="1664" w:name="_Ref74190695"/>
      <w:bookmarkStart w:id="1665" w:name="_Toc74189610"/>
      <w:bookmarkStart w:id="1666" w:name="_Ref74191068"/>
      <w:r w:rsidRPr="00CA59DD">
        <w:t xml:space="preserve">Figure </w:t>
      </w:r>
      <w:ins w:id="1667"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66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69" w:author="Petnathean Julled" w:date="2021-07-09T21:18:00Z">
        <w:r w:rsidR="00454CE9">
          <w:rPr>
            <w:noProof/>
          </w:rPr>
          <w:t>23</w:t>
        </w:r>
      </w:ins>
      <w:ins w:id="1670" w:author="Petnathean Julled" w:date="2021-07-09T17:21:00Z">
        <w:r w:rsidR="0064710A">
          <w:fldChar w:fldCharType="end"/>
        </w:r>
      </w:ins>
      <w:del w:id="167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23</w:delText>
        </w:r>
        <w:r w:rsidR="00797ABA" w:rsidDel="00F60485">
          <w:rPr>
            <w:noProof/>
          </w:rPr>
          <w:fldChar w:fldCharType="end"/>
        </w:r>
      </w:del>
      <w:bookmarkEnd w:id="1664"/>
      <w:r w:rsidRPr="00CA59DD">
        <w:t xml:space="preserve"> </w:t>
      </w:r>
      <w:bookmarkStart w:id="1672" w:name="_Ref74190899"/>
      <w:r w:rsidRPr="00CA59DD">
        <w:t xml:space="preserve">Pseudocode represents general format of </w:t>
      </w:r>
      <w:r>
        <w:t>Query</w:t>
      </w:r>
      <w:r w:rsidRPr="00CA59DD">
        <w:t xml:space="preserve"> Response </w:t>
      </w:r>
      <w:r>
        <w:br/>
      </w:r>
      <w:r w:rsidRPr="00CA59DD">
        <w:t xml:space="preserve">included </w:t>
      </w:r>
      <w:r>
        <w:t>“</w:t>
      </w:r>
      <w:r w:rsidRPr="00CA59DD">
        <w:t>Object Reference</w:t>
      </w:r>
      <w:r>
        <w:t>”</w:t>
      </w:r>
      <w:r w:rsidRPr="00CA59DD">
        <w:t xml:space="preserve"> of search result</w:t>
      </w:r>
      <w:r>
        <w:t>s</w:t>
      </w:r>
      <w:bookmarkEnd w:id="1665"/>
      <w:bookmarkEnd w:id="1666"/>
      <w:bookmarkEnd w:id="1672"/>
    </w:p>
    <w:bookmarkStart w:id="1673" w:name="_MON_1682699803"/>
    <w:bookmarkEnd w:id="1673"/>
    <w:p w14:paraId="0F655228" w14:textId="77777777" w:rsidR="00F42134" w:rsidRDefault="00F42134" w:rsidP="00256B31">
      <w:pPr>
        <w:keepNext/>
        <w:jc w:val="center"/>
      </w:pPr>
      <w:r>
        <w:object w:dxaOrig="9360" w:dyaOrig="12437" w14:anchorId="6DC83F6F">
          <v:shape id="_x0000_i1040" type="#_x0000_t75" style="width:430.75pt;height:572.8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0" DrawAspect="Content" ObjectID="_1687371998" r:id="rId69"/>
        </w:object>
      </w:r>
    </w:p>
    <w:p w14:paraId="4B57F382" w14:textId="77777777" w:rsidR="00F42134" w:rsidRDefault="00F42134" w:rsidP="00F42134"/>
    <w:p w14:paraId="08259B18" w14:textId="77777777" w:rsidR="00F42134" w:rsidRDefault="00F42134" w:rsidP="00F42134"/>
    <w:bookmarkStart w:id="1674" w:name="_MON_1682700973"/>
    <w:bookmarkEnd w:id="1674"/>
    <w:p w14:paraId="25BBAB88" w14:textId="77777777" w:rsidR="00F42134" w:rsidRDefault="00F42134" w:rsidP="00256B31">
      <w:pPr>
        <w:spacing w:after="240"/>
        <w:jc w:val="center"/>
      </w:pPr>
      <w:r>
        <w:object w:dxaOrig="9360" w:dyaOrig="5617" w14:anchorId="3636877A">
          <v:shape id="_x0000_i1041" type="#_x0000_t75" style="width:430.75pt;height:259.2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687371999" r:id="rId71"/>
        </w:object>
      </w:r>
    </w:p>
    <w:p w14:paraId="23F97D4C" w14:textId="27C13040" w:rsidR="00F42134" w:rsidRPr="008C129B" w:rsidRDefault="008C129B" w:rsidP="00256B31">
      <w:pPr>
        <w:pStyle w:val="Caption"/>
        <w:jc w:val="center"/>
        <w:rPr>
          <w:i/>
          <w:iCs/>
        </w:rPr>
      </w:pPr>
      <w:bookmarkStart w:id="1675" w:name="_Ref74190702"/>
      <w:bookmarkStart w:id="1676" w:name="_Toc74189611"/>
      <w:bookmarkStart w:id="1677" w:name="_Ref74191072"/>
      <w:r w:rsidRPr="008505E7">
        <w:t xml:space="preserve">Figure </w:t>
      </w:r>
      <w:ins w:id="167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67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80" w:author="Petnathean Julled" w:date="2021-07-09T21:18:00Z">
        <w:r w:rsidR="00454CE9">
          <w:rPr>
            <w:noProof/>
          </w:rPr>
          <w:t>24</w:t>
        </w:r>
      </w:ins>
      <w:ins w:id="1681" w:author="Petnathean Julled" w:date="2021-07-09T17:21:00Z">
        <w:r w:rsidR="0064710A">
          <w:fldChar w:fldCharType="end"/>
        </w:r>
      </w:ins>
      <w:del w:id="168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24</w:delText>
        </w:r>
        <w:r w:rsidR="00797ABA" w:rsidDel="00F60485">
          <w:rPr>
            <w:noProof/>
          </w:rPr>
          <w:fldChar w:fldCharType="end"/>
        </w:r>
      </w:del>
      <w:bookmarkEnd w:id="1675"/>
      <w:r w:rsidRPr="008505E7">
        <w:t xml:space="preserve"> </w:t>
      </w:r>
      <w:bookmarkStart w:id="1683" w:name="_Ref74190907"/>
      <w:r w:rsidRPr="008505E7">
        <w:t xml:space="preserve">Pseudocode represents general format of Query Response </w:t>
      </w:r>
      <w:r w:rsidRPr="008505E7">
        <w:br/>
        <w:t>included "Leaf Class" of search result</w:t>
      </w:r>
      <w:bookmarkEnd w:id="1676"/>
      <w:bookmarkEnd w:id="1677"/>
      <w:bookmarkEnd w:id="1683"/>
    </w:p>
    <w:bookmarkStart w:id="1684" w:name="_MON_1681308970"/>
    <w:bookmarkEnd w:id="1684"/>
    <w:p w14:paraId="35489FC8" w14:textId="77777777" w:rsidR="00F42134" w:rsidRDefault="00F42134" w:rsidP="00256B31">
      <w:pPr>
        <w:pStyle w:val="ListParagraph"/>
        <w:keepNext/>
        <w:spacing w:after="0" w:line="360" w:lineRule="auto"/>
        <w:ind w:left="0"/>
        <w:jc w:val="center"/>
      </w:pPr>
      <w:r>
        <w:rPr>
          <w:rFonts w:ascii="Times New Roman" w:hAnsi="Times New Roman" w:cs="Times New Roman"/>
          <w:sz w:val="24"/>
          <w:szCs w:val="24"/>
        </w:rPr>
        <w:object w:dxaOrig="9360" w:dyaOrig="10312" w14:anchorId="64F81A6D">
          <v:shape id="_x0000_i1042" type="#_x0000_t75" style="width:416.35pt;height:481.45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687372000" r:id="rId73"/>
        </w:object>
      </w:r>
    </w:p>
    <w:p w14:paraId="761935D7" w14:textId="2B833DEE" w:rsidR="00256B31" w:rsidRDefault="00256B31" w:rsidP="00256B31">
      <w:pPr>
        <w:pStyle w:val="Caption"/>
        <w:jc w:val="center"/>
        <w:rPr>
          <w:i/>
          <w:iCs/>
        </w:rPr>
      </w:pPr>
      <w:bookmarkStart w:id="1685" w:name="_Ref70696482"/>
      <w:bookmarkStart w:id="1686" w:name="_Toc74189612"/>
      <w:bookmarkStart w:id="1687" w:name="_Ref74191076"/>
      <w:r w:rsidRPr="00ED0310">
        <w:t xml:space="preserve">Figure </w:t>
      </w:r>
      <w:ins w:id="168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68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690" w:author="Petnathean Julled" w:date="2021-07-09T21:18:00Z">
        <w:r w:rsidR="00454CE9">
          <w:rPr>
            <w:noProof/>
          </w:rPr>
          <w:t>25</w:t>
        </w:r>
      </w:ins>
      <w:ins w:id="1691" w:author="Petnathean Julled" w:date="2021-07-09T17:21:00Z">
        <w:r w:rsidR="0064710A">
          <w:fldChar w:fldCharType="end"/>
        </w:r>
      </w:ins>
      <w:del w:id="169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25</w:delText>
        </w:r>
        <w:r w:rsidR="00797ABA" w:rsidDel="00F60485">
          <w:rPr>
            <w:noProof/>
          </w:rPr>
          <w:fldChar w:fldCharType="end"/>
        </w:r>
      </w:del>
      <w:bookmarkEnd w:id="1685"/>
      <w:r w:rsidRPr="00ED0310">
        <w:t xml:space="preserve"> </w:t>
      </w:r>
      <w:bookmarkStart w:id="1693" w:name="_Ref74190995"/>
      <w:r w:rsidRPr="00ED0310">
        <w:t>XML Code Snippet of</w:t>
      </w:r>
      <w:ins w:id="1694" w:author="Petnathean Julled" w:date="2021-07-03T00:21:00Z">
        <w:r w:rsidR="009F1B90">
          <w:t xml:space="preserve"> </w:t>
        </w:r>
      </w:ins>
      <w:del w:id="1695" w:author="Petnathean Julled" w:date="2021-07-03T00:21:00Z">
        <w:r w:rsidRPr="00ED0310" w:rsidDel="009F1B90">
          <w:delText xml:space="preserve"> </w:delText>
        </w:r>
      </w:del>
      <w:proofErr w:type="spellStart"/>
      <w:r w:rsidRPr="00ED0310">
        <w:t>RegistryStoredQueryRequest</w:t>
      </w:r>
      <w:proofErr w:type="spellEnd"/>
      <w:r w:rsidRPr="00ED0310">
        <w:t xml:space="preserve"> [ITI-18] Transaction Sample</w:t>
      </w:r>
      <w:bookmarkEnd w:id="1686"/>
      <w:bookmarkEnd w:id="1687"/>
      <w:bookmarkEnd w:id="1693"/>
    </w:p>
    <w:p w14:paraId="671453E5" w14:textId="77777777" w:rsidR="00F42134" w:rsidRDefault="00F42134" w:rsidP="00F42134"/>
    <w:p w14:paraId="11E371CE" w14:textId="77777777" w:rsidR="00F42134" w:rsidRDefault="00F42134" w:rsidP="00F42134"/>
    <w:p w14:paraId="5D9197BE" w14:textId="77777777" w:rsidR="00F42134" w:rsidRDefault="00F42134" w:rsidP="00F42134"/>
    <w:p w14:paraId="35773ECC" w14:textId="77777777" w:rsidR="00F42134" w:rsidRDefault="00F42134" w:rsidP="00F42134"/>
    <w:p w14:paraId="3AB0EBBB" w14:textId="77777777" w:rsidR="00F42134" w:rsidRDefault="00F42134" w:rsidP="00F42134"/>
    <w:p w14:paraId="305033AF" w14:textId="77777777" w:rsidR="00F42134" w:rsidRDefault="00F42134" w:rsidP="00F42134"/>
    <w:bookmarkStart w:id="1696" w:name="_MON_1681526865"/>
    <w:bookmarkEnd w:id="1696"/>
    <w:p w14:paraId="0FDB96BF" w14:textId="77777777" w:rsidR="00F42134" w:rsidRDefault="00F42134" w:rsidP="00256B31">
      <w:pPr>
        <w:keepNext/>
        <w:jc w:val="center"/>
      </w:pPr>
      <w:r>
        <w:object w:dxaOrig="9360" w:dyaOrig="12727" w14:anchorId="1D1AAFE6">
          <v:shape id="_x0000_i1043" type="#_x0000_t75" style="width:412.6pt;height:559.7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687372001" r:id="rId75"/>
        </w:object>
      </w:r>
    </w:p>
    <w:p w14:paraId="15DCC776" w14:textId="77777777" w:rsidR="00F42134" w:rsidRDefault="00F42134" w:rsidP="00F42134"/>
    <w:p w14:paraId="51DCB5BC" w14:textId="77777777" w:rsidR="00F42134" w:rsidRDefault="00F42134" w:rsidP="00F42134"/>
    <w:p w14:paraId="1B34CC29" w14:textId="77777777" w:rsidR="00F42134" w:rsidRDefault="00F42134" w:rsidP="00F42134"/>
    <w:bookmarkStart w:id="1697" w:name="_MON_1681526969"/>
    <w:bookmarkEnd w:id="1697"/>
    <w:p w14:paraId="5388F2B9" w14:textId="77777777" w:rsidR="00F42134" w:rsidRDefault="00F42134" w:rsidP="00256B31">
      <w:pPr>
        <w:jc w:val="center"/>
      </w:pPr>
      <w:r>
        <w:object w:dxaOrig="9360" w:dyaOrig="12622" w14:anchorId="23DADE67">
          <v:shape id="_x0000_i1044" type="#_x0000_t75" style="width:412.6pt;height:555.9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687372002" r:id="rId77"/>
        </w:object>
      </w:r>
    </w:p>
    <w:p w14:paraId="3C9A74DF" w14:textId="77777777" w:rsidR="00F42134" w:rsidRDefault="00F42134" w:rsidP="00F42134"/>
    <w:p w14:paraId="0C825500" w14:textId="77777777" w:rsidR="00F42134" w:rsidRDefault="00F42134" w:rsidP="00F42134"/>
    <w:p w14:paraId="7F038723" w14:textId="77777777" w:rsidR="00F42134" w:rsidRDefault="00F42134" w:rsidP="00F42134"/>
    <w:bookmarkStart w:id="1698" w:name="_MON_1681527107"/>
    <w:bookmarkEnd w:id="1698"/>
    <w:p w14:paraId="45643503" w14:textId="77777777" w:rsidR="00F42134" w:rsidRDefault="00F42134" w:rsidP="00256B31">
      <w:pPr>
        <w:jc w:val="center"/>
      </w:pPr>
      <w:r>
        <w:object w:dxaOrig="9360" w:dyaOrig="12622" w14:anchorId="1E92D2B6">
          <v:shape id="_x0000_i1045" type="#_x0000_t75" style="width:412.6pt;height:555.95pt" o:ole="" o:bordertopcolor="this" o:borderleftcolor="this" o:borderbottomcolor="this" o:borderrightcolor="this">
            <v:imagedata r:id="rId78" o:title=""/>
            <w10:bordertop type="single" width="4"/>
            <w10:borderleft type="single" width="4"/>
            <w10:borderbottom type="single" width="4"/>
            <w10:borderright type="single" width="4"/>
          </v:shape>
          <o:OLEObject Type="Embed" ProgID="Word.OpenDocumentText.12" ShapeID="_x0000_i1045" DrawAspect="Content" ObjectID="_1687372003" r:id="rId79"/>
        </w:object>
      </w:r>
    </w:p>
    <w:p w14:paraId="6ABCADE3" w14:textId="77777777" w:rsidR="00F42134" w:rsidRDefault="00F42134" w:rsidP="00F42134"/>
    <w:p w14:paraId="6367DC9E" w14:textId="77777777" w:rsidR="00F42134" w:rsidRDefault="00F42134" w:rsidP="00F42134"/>
    <w:p w14:paraId="22877C9B" w14:textId="77777777" w:rsidR="00F42134" w:rsidRDefault="00F42134" w:rsidP="00F42134"/>
    <w:bookmarkStart w:id="1699" w:name="_MON_1681527148"/>
    <w:bookmarkEnd w:id="1699"/>
    <w:p w14:paraId="42C40CAB" w14:textId="77777777" w:rsidR="00F42134" w:rsidRDefault="00F42134" w:rsidP="00256B31">
      <w:pPr>
        <w:jc w:val="center"/>
      </w:pPr>
      <w:r>
        <w:object w:dxaOrig="9360" w:dyaOrig="12622" w14:anchorId="01AA59ED">
          <v:shape id="_x0000_i1046" type="#_x0000_t75" style="width:412.6pt;height:555.95pt" o:ole="" o:bordertopcolor="this" o:borderleftcolor="this" o:borderbottomcolor="this" o:borderrightcolor="this">
            <v:imagedata r:id="rId80" o:title=""/>
            <w10:bordertop type="single" width="4"/>
            <w10:borderleft type="single" width="4"/>
            <w10:borderbottom type="single" width="4"/>
            <w10:borderright type="single" width="4"/>
          </v:shape>
          <o:OLEObject Type="Embed" ProgID="Word.OpenDocumentText.12" ShapeID="_x0000_i1046" DrawAspect="Content" ObjectID="_1687372004" r:id="rId81"/>
        </w:object>
      </w:r>
    </w:p>
    <w:p w14:paraId="48644D23" w14:textId="77777777" w:rsidR="00F42134" w:rsidRDefault="00F42134" w:rsidP="00F42134"/>
    <w:p w14:paraId="4AF017B3" w14:textId="77777777" w:rsidR="00F42134" w:rsidRDefault="00F42134" w:rsidP="00F42134"/>
    <w:p w14:paraId="77C9FBA6" w14:textId="77777777" w:rsidR="00F42134" w:rsidRDefault="00F42134" w:rsidP="00F42134"/>
    <w:bookmarkStart w:id="1700" w:name="_MON_1681527178"/>
    <w:bookmarkEnd w:id="1700"/>
    <w:p w14:paraId="1AC81667" w14:textId="77777777" w:rsidR="00F42134" w:rsidRPr="00D76C98" w:rsidRDefault="00F42134" w:rsidP="00256B31">
      <w:pPr>
        <w:spacing w:after="240"/>
        <w:jc w:val="center"/>
      </w:pPr>
      <w:r>
        <w:object w:dxaOrig="9360" w:dyaOrig="8057" w14:anchorId="7F488959">
          <v:shape id="_x0000_i1047" type="#_x0000_t75" style="width:412.6pt;height:355.6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7" DrawAspect="Content" ObjectID="_1687372005" r:id="rId83"/>
        </w:object>
      </w:r>
    </w:p>
    <w:p w14:paraId="5220D1A9" w14:textId="7FA04A6C" w:rsidR="005C0216" w:rsidRPr="007F4E91" w:rsidRDefault="005C0216" w:rsidP="00943DCC">
      <w:pPr>
        <w:pStyle w:val="Caption"/>
        <w:jc w:val="center"/>
        <w:rPr>
          <w:i/>
          <w:iCs/>
        </w:rPr>
      </w:pPr>
      <w:bookmarkStart w:id="1701" w:name="_Ref70914739"/>
      <w:bookmarkStart w:id="1702" w:name="_Toc74189613"/>
      <w:bookmarkStart w:id="1703" w:name="_Ref74191080"/>
      <w:r w:rsidRPr="007F4E91">
        <w:t xml:space="preserve">Figure </w:t>
      </w:r>
      <w:ins w:id="170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70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06" w:author="Petnathean Julled" w:date="2021-07-09T21:18:00Z">
        <w:r w:rsidR="00454CE9">
          <w:rPr>
            <w:noProof/>
          </w:rPr>
          <w:t>26</w:t>
        </w:r>
      </w:ins>
      <w:ins w:id="1707" w:author="Petnathean Julled" w:date="2021-07-09T17:21:00Z">
        <w:r w:rsidR="0064710A">
          <w:fldChar w:fldCharType="end"/>
        </w:r>
      </w:ins>
      <w:del w:id="170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26</w:delText>
        </w:r>
        <w:r w:rsidR="00797ABA" w:rsidDel="00F60485">
          <w:rPr>
            <w:noProof/>
          </w:rPr>
          <w:fldChar w:fldCharType="end"/>
        </w:r>
      </w:del>
      <w:bookmarkEnd w:id="1701"/>
      <w:r w:rsidRPr="007F4E91">
        <w:t xml:space="preserve"> </w:t>
      </w:r>
      <w:bookmarkStart w:id="1709" w:name="_Ref74191003"/>
      <w:r w:rsidRPr="007F4E91">
        <w:t xml:space="preserve">XML Code Snippet of </w:t>
      </w:r>
      <w:proofErr w:type="spellStart"/>
      <w:r w:rsidRPr="007F4E91">
        <w:t>RegistryStoredQueryResponse</w:t>
      </w:r>
      <w:proofErr w:type="spellEnd"/>
      <w:r w:rsidRPr="007F4E91">
        <w:t xml:space="preserve"> Transaction Sample</w:t>
      </w:r>
      <w:bookmarkEnd w:id="1702"/>
      <w:bookmarkEnd w:id="1703"/>
      <w:bookmarkEnd w:id="1709"/>
    </w:p>
    <w:p w14:paraId="762385C1" w14:textId="77777777" w:rsidR="00F42134" w:rsidRPr="00F42134" w:rsidRDefault="00F42134" w:rsidP="00520F31">
      <w:pPr>
        <w:pStyle w:val="ListParagraph"/>
        <w:spacing w:line="360" w:lineRule="auto"/>
        <w:ind w:left="0"/>
        <w:jc w:val="thaiDistribute"/>
        <w:rPr>
          <w:rFonts w:ascii="Times New Roman" w:hAnsi="Times New Roman" w:cs="Times New Roman"/>
          <w:sz w:val="24"/>
          <w:szCs w:val="24"/>
        </w:rPr>
      </w:pPr>
    </w:p>
    <w:p w14:paraId="51CF734D" w14:textId="77777777" w:rsidR="005D3CB7" w:rsidRDefault="005D3CB7"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DB62FD0" w14:textId="3BCC94BE" w:rsidR="00520F31" w:rsidRPr="00F61430" w:rsidRDefault="0084619E"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lastRenderedPageBreak/>
        <w:tab/>
      </w:r>
      <w:r w:rsidR="00520F31" w:rsidRPr="00F61430">
        <w:rPr>
          <w:rFonts w:ascii="Times New Roman" w:hAnsi="Times New Roman" w:cs="Times New Roman"/>
          <w:sz w:val="24"/>
          <w:szCs w:val="24"/>
        </w:rPr>
        <w:t xml:space="preserve">4.2.2.2 XDS Document Consumer Actor </w:t>
      </w:r>
      <w:ins w:id="1710" w:author="Petnathean Julled" w:date="2021-07-03T00:21:00Z">
        <w:r w:rsidR="001376D8">
          <w:rPr>
            <w:rFonts w:ascii="Times New Roman" w:hAnsi="Times New Roman" w:cs="Times New Roman"/>
            <w:sz w:val="24"/>
            <w:szCs w:val="24"/>
          </w:rPr>
          <w:t>S</w:t>
        </w:r>
      </w:ins>
      <w:del w:id="1711" w:author="Petnathean Julled" w:date="2021-07-03T00:21:00Z">
        <w:r w:rsidR="00520F31" w:rsidRPr="00F61430" w:rsidDel="001376D8">
          <w:rPr>
            <w:rFonts w:ascii="Times New Roman" w:hAnsi="Times New Roman" w:cs="Times New Roman"/>
            <w:sz w:val="24"/>
            <w:szCs w:val="24"/>
          </w:rPr>
          <w:delText>s</w:delText>
        </w:r>
      </w:del>
      <w:r w:rsidR="00520F31" w:rsidRPr="00F61430">
        <w:rPr>
          <w:rFonts w:ascii="Times New Roman" w:hAnsi="Times New Roman" w:cs="Times New Roman"/>
          <w:sz w:val="24"/>
          <w:szCs w:val="24"/>
        </w:rPr>
        <w:t xml:space="preserve">imulating </w:t>
      </w:r>
      <w:del w:id="1712" w:author="Petnathean Julled" w:date="2021-07-03T00:21:00Z">
        <w:r w:rsidR="00520F31" w:rsidRPr="00F61430" w:rsidDel="001376D8">
          <w:rPr>
            <w:rFonts w:ascii="Times New Roman" w:hAnsi="Times New Roman" w:cs="Times New Roman"/>
            <w:sz w:val="24"/>
            <w:szCs w:val="24"/>
          </w:rPr>
          <w:delText>p</w:delText>
        </w:r>
      </w:del>
      <w:ins w:id="1713" w:author="Petnathean Julled" w:date="2021-07-03T00:21:00Z">
        <w:r w:rsidR="001376D8">
          <w:rPr>
            <w:rFonts w:ascii="Times New Roman" w:hAnsi="Times New Roman" w:cs="Times New Roman"/>
            <w:sz w:val="24"/>
            <w:szCs w:val="24"/>
          </w:rPr>
          <w:t>P</w:t>
        </w:r>
      </w:ins>
      <w:r w:rsidR="00520F31" w:rsidRPr="00F61430">
        <w:rPr>
          <w:rFonts w:ascii="Times New Roman" w:hAnsi="Times New Roman" w:cs="Times New Roman"/>
          <w:sz w:val="24"/>
          <w:szCs w:val="24"/>
        </w:rPr>
        <w:t>rogram</w:t>
      </w:r>
    </w:p>
    <w:p w14:paraId="2A9AC477" w14:textId="1CF6F279" w:rsidR="00F61430" w:rsidRDefault="00F61430" w:rsidP="00F81C49">
      <w:pPr>
        <w:pStyle w:val="ListParagraph"/>
        <w:spacing w:line="360" w:lineRule="auto"/>
        <w:ind w:left="0"/>
        <w:jc w:val="thaiDistribute"/>
        <w:rPr>
          <w:rFonts w:ascii="Times New Roman" w:hAnsi="Times New Roman"/>
          <w:sz w:val="24"/>
          <w:szCs w:val="24"/>
        </w:rPr>
      </w:pPr>
      <w:r w:rsidRPr="00F61430">
        <w:rPr>
          <w:rFonts w:ascii="Times New Roman" w:hAnsi="Times New Roman" w:cs="Times New Roman"/>
          <w:sz w:val="24"/>
          <w:szCs w:val="24"/>
        </w:rPr>
        <w:tab/>
      </w:r>
      <w:r w:rsidR="0018480A" w:rsidRPr="0018480A">
        <w:rPr>
          <w:rFonts w:ascii="Times New Roman" w:hAnsi="Times New Roman" w:cs="Times New Roman"/>
          <w:sz w:val="24"/>
          <w:szCs w:val="24"/>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w:t>
      </w:r>
    </w:p>
    <w:p w14:paraId="7C54708C" w14:textId="02682D87" w:rsidR="00E615F6" w:rsidRDefault="00B0548B" w:rsidP="00E615F6">
      <w:pPr>
        <w:pStyle w:val="ListParagraph"/>
        <w:spacing w:line="360" w:lineRule="auto"/>
        <w:ind w:left="0"/>
        <w:jc w:val="thaiDistribute"/>
        <w:rPr>
          <w:rFonts w:ascii="Times New Roman" w:hAnsi="Times New Roman"/>
          <w:sz w:val="24"/>
          <w:szCs w:val="24"/>
        </w:rPr>
      </w:pPr>
      <w:r>
        <w:rPr>
          <w:rFonts w:ascii="Times New Roman" w:hAnsi="Times New Roman"/>
          <w:sz w:val="24"/>
          <w:szCs w:val="24"/>
          <w:cs/>
        </w:rPr>
        <w:tab/>
      </w:r>
      <w:r w:rsidR="0018480A" w:rsidRPr="0018480A">
        <w:rPr>
          <w:rFonts w:ascii="Times New Roman" w:hAnsi="Times New Roman"/>
          <w:sz w:val="24"/>
          <w:szCs w:val="24"/>
        </w:rPr>
        <w:t xml:space="preserve">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w:t>
      </w:r>
      <w:r w:rsidR="0018480A">
        <w:rPr>
          <w:rFonts w:ascii="Times New Roman" w:hAnsi="Times New Roman"/>
          <w:sz w:val="24"/>
          <w:szCs w:val="24"/>
        </w:rPr>
        <w:fldChar w:fldCharType="begin"/>
      </w:r>
      <w:r w:rsidR="0018480A">
        <w:rPr>
          <w:rFonts w:ascii="Times New Roman" w:hAnsi="Times New Roman"/>
          <w:sz w:val="24"/>
          <w:szCs w:val="24"/>
        </w:rPr>
        <w:instrText xml:space="preserve"> REF _Ref74246122 \h </w:instrText>
      </w:r>
      <w:r w:rsidR="0018480A">
        <w:rPr>
          <w:rFonts w:ascii="Times New Roman" w:hAnsi="Times New Roman"/>
          <w:sz w:val="24"/>
          <w:szCs w:val="24"/>
        </w:rPr>
      </w:r>
      <w:r w:rsidR="0018480A">
        <w:rPr>
          <w:rFonts w:ascii="Times New Roman" w:hAnsi="Times New Roman"/>
          <w:sz w:val="24"/>
          <w:szCs w:val="24"/>
        </w:rPr>
        <w:fldChar w:fldCharType="separate"/>
      </w:r>
      <w:ins w:id="1714" w:author="Petnathean Julled" w:date="2021-07-09T21:18:00Z">
        <w:r w:rsidR="00454CE9" w:rsidRPr="00053715">
          <w:t xml:space="preserve">Figure </w:t>
        </w:r>
        <w:r w:rsidR="00454CE9">
          <w:rPr>
            <w:noProof/>
          </w:rPr>
          <w:t>4</w:t>
        </w:r>
        <w:r w:rsidR="00454CE9">
          <w:noBreakHyphen/>
        </w:r>
        <w:r w:rsidR="00454CE9">
          <w:rPr>
            <w:noProof/>
          </w:rPr>
          <w:t>31</w:t>
        </w:r>
      </w:ins>
      <w:del w:id="1715" w:author="Petnathean Julled" w:date="2021-07-09T11:13:00Z">
        <w:r w:rsidR="00856E89" w:rsidRPr="00053715" w:rsidDel="00437758">
          <w:delText xml:space="preserve">Figure </w:delText>
        </w:r>
        <w:r w:rsidR="00856E89" w:rsidDel="00437758">
          <w:rPr>
            <w:noProof/>
          </w:rPr>
          <w:delText>4</w:delText>
        </w:r>
        <w:r w:rsidR="00856E89" w:rsidDel="00437758">
          <w:noBreakHyphen/>
        </w:r>
        <w:r w:rsidR="00856E89" w:rsidDel="00437758">
          <w:rPr>
            <w:noProof/>
          </w:rPr>
          <w:delText>31</w:delText>
        </w:r>
      </w:del>
      <w:r w:rsidR="0018480A">
        <w:rPr>
          <w:rFonts w:ascii="Times New Roman" w:hAnsi="Times New Roman"/>
          <w:sz w:val="24"/>
          <w:szCs w:val="24"/>
        </w:rPr>
        <w:fldChar w:fldCharType="end"/>
      </w:r>
      <w:r w:rsidR="0018480A" w:rsidRPr="0018480A">
        <w:rPr>
          <w:rFonts w:ascii="Times New Roman" w:hAnsi="Times New Roman"/>
          <w:sz w:val="24"/>
          <w:szCs w:val="24"/>
        </w:rPr>
        <w:t xml:space="preserve"> showing the </w:t>
      </w:r>
      <w:proofErr w:type="spellStart"/>
      <w:r w:rsidR="0018480A" w:rsidRPr="0018480A">
        <w:rPr>
          <w:rFonts w:ascii="Times New Roman" w:hAnsi="Times New Roman"/>
          <w:sz w:val="24"/>
          <w:szCs w:val="24"/>
        </w:rPr>
        <w:t>Javascript</w:t>
      </w:r>
      <w:proofErr w:type="spellEnd"/>
      <w:r w:rsidR="0018480A" w:rsidRPr="0018480A">
        <w:rPr>
          <w:rFonts w:ascii="Times New Roman" w:hAnsi="Times New Roman"/>
          <w:sz w:val="24"/>
          <w:szCs w:val="24"/>
        </w:rPr>
        <w:t xml:space="preserve"> code snippet for the native-side of the XDS Document Consumer Actor program.</w:t>
      </w:r>
      <w:r w:rsidR="00E615F6">
        <w:rPr>
          <w:rFonts w:ascii="Times New Roman" w:hAnsi="Times New Roman"/>
          <w:sz w:val="24"/>
          <w:szCs w:val="24"/>
        </w:rPr>
        <w:t xml:space="preserve"> </w:t>
      </w:r>
    </w:p>
    <w:p w14:paraId="27A65B3C" w14:textId="0FEA4798" w:rsidR="00DF2651" w:rsidRPr="00B53E1D" w:rsidRDefault="00DF2651" w:rsidP="00DF2651">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tab/>
      </w:r>
      <w:r w:rsidRPr="00E615F6">
        <w:rPr>
          <w:rFonts w:ascii="Times New Roman" w:hAnsi="Times New Roman"/>
          <w:sz w:val="24"/>
          <w:szCs w:val="24"/>
        </w:rPr>
        <w:t>The command-line interface of XDS Document Consumer begins with prompt the user to input registry query types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GetAll</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GetDocumentsAndAssociations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GetSubmissionSetAndContents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GetFolderAndContents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GetFoldersForDocument</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GetRelatedDocuments</w:t>
      </w:r>
      <w:proofErr w:type="spellEnd"/>
      <w:r w:rsidRPr="00E615F6">
        <w:rPr>
          <w:rFonts w:ascii="Times New Roman" w:hAnsi="Times New Roman"/>
          <w:sz w:val="24"/>
          <w:szCs w:val="24"/>
        </w:rPr>
        <w:t xml:space="preserve">, </w:t>
      </w:r>
      <w:proofErr w:type="spellStart"/>
      <w:r w:rsidRPr="00E615F6">
        <w:rPr>
          <w:rFonts w:ascii="Times New Roman" w:hAnsi="Times New Roman"/>
          <w:sz w:val="24"/>
          <w:szCs w:val="24"/>
        </w:rPr>
        <w:t>FindDocumentsByReferenceId</w:t>
      </w:r>
      <w:proofErr w:type="spellEnd"/>
      <w:r w:rsidRPr="00E615F6">
        <w:rPr>
          <w:rFonts w:ascii="Times New Roman" w:hAnsi="Times New Roman"/>
          <w:sz w:val="24"/>
          <w:szCs w:val="24"/>
        </w:rPr>
        <w:t xml:space="preserve">, or choose to quit the program) as shown in </w:t>
      </w:r>
      <w:r>
        <w:rPr>
          <w:rFonts w:ascii="Times New Roman" w:hAnsi="Times New Roman"/>
          <w:sz w:val="24"/>
          <w:szCs w:val="24"/>
        </w:rPr>
        <w:fldChar w:fldCharType="begin"/>
      </w:r>
      <w:r>
        <w:rPr>
          <w:rFonts w:ascii="Times New Roman" w:hAnsi="Times New Roman"/>
          <w:sz w:val="24"/>
          <w:szCs w:val="24"/>
        </w:rPr>
        <w:instrText xml:space="preserve"> REF _Ref74246275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27</w:t>
      </w:r>
      <w:r>
        <w:rPr>
          <w:rFonts w:ascii="Times New Roman" w:hAnsi="Times New Roman"/>
          <w:sz w:val="24"/>
          <w:szCs w:val="24"/>
        </w:rPr>
        <w:fldChar w:fldCharType="end"/>
      </w:r>
      <w:r w:rsidRPr="00E615F6">
        <w:rPr>
          <w:rFonts w:ascii="Times New Roman" w:hAnsi="Times New Roman"/>
          <w:sz w:val="24"/>
          <w:szCs w:val="24"/>
        </w:rPr>
        <w:t xml:space="preserve">. The user will need to specify digit numbers corresponding to the choice. Then, the user will be prompt to input essential metadata attributes required for the query type (i.e., </w:t>
      </w:r>
      <w:proofErr w:type="spellStart"/>
      <w:r w:rsidRPr="00E615F6">
        <w:rPr>
          <w:rFonts w:ascii="Times New Roman" w:hAnsi="Times New Roman"/>
          <w:sz w:val="24"/>
          <w:szCs w:val="24"/>
        </w:rPr>
        <w:t>FindDocuments</w:t>
      </w:r>
      <w:proofErr w:type="spellEnd"/>
      <w:r w:rsidRPr="00E615F6">
        <w:rPr>
          <w:rFonts w:ascii="Times New Roman" w:hAnsi="Times New Roman"/>
          <w:sz w:val="24"/>
          <w:szCs w:val="24"/>
        </w:rPr>
        <w:t xml:space="preserve"> will require attributes included </w:t>
      </w:r>
      <w:proofErr w:type="spellStart"/>
      <w:r w:rsidRPr="00E615F6">
        <w:rPr>
          <w:rFonts w:ascii="Times New Roman" w:hAnsi="Times New Roman"/>
          <w:sz w:val="24"/>
          <w:szCs w:val="24"/>
        </w:rPr>
        <w:t>DocumentEntryPatientId</w:t>
      </w:r>
      <w:proofErr w:type="spellEnd"/>
      <w:r w:rsidRPr="00E615F6">
        <w:rPr>
          <w:rFonts w:ascii="Times New Roman" w:hAnsi="Times New Roman"/>
          <w:sz w:val="24"/>
          <w:szCs w:val="24"/>
        </w:rPr>
        <w:t xml:space="preserve"> and </w:t>
      </w:r>
      <w:proofErr w:type="spellStart"/>
      <w:r w:rsidRPr="00E615F6">
        <w:rPr>
          <w:rFonts w:ascii="Times New Roman" w:hAnsi="Times New Roman"/>
          <w:sz w:val="24"/>
          <w:szCs w:val="24"/>
        </w:rPr>
        <w:t>DocumentEntryStatus</w:t>
      </w:r>
      <w:proofErr w:type="spellEnd"/>
      <w:r w:rsidRPr="00E615F6">
        <w:rPr>
          <w:rFonts w:ascii="Times New Roman" w:hAnsi="Times New Roman"/>
          <w:sz w:val="24"/>
          <w:szCs w:val="24"/>
        </w:rPr>
        <w:t xml:space="preserve"> as shown in </w:t>
      </w:r>
      <w:r>
        <w:rPr>
          <w:rFonts w:ascii="Times New Roman" w:hAnsi="Times New Roman"/>
          <w:sz w:val="24"/>
          <w:szCs w:val="24"/>
        </w:rPr>
        <w:fldChar w:fldCharType="begin"/>
      </w:r>
      <w:r>
        <w:rPr>
          <w:rFonts w:ascii="Times New Roman" w:hAnsi="Times New Roman"/>
          <w:sz w:val="24"/>
          <w:szCs w:val="24"/>
        </w:rPr>
        <w:instrText xml:space="preserve"> REF _Ref74246289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28</w:t>
      </w:r>
      <w:r>
        <w:rPr>
          <w:rFonts w:ascii="Times New Roman" w:hAnsi="Times New Roman"/>
          <w:sz w:val="24"/>
          <w:szCs w:val="24"/>
        </w:rPr>
        <w:fldChar w:fldCharType="end"/>
      </w:r>
      <w:r w:rsidRPr="00E615F6">
        <w:rPr>
          <w:rFonts w:ascii="Times New Roman" w:hAnsi="Times New Roman"/>
          <w:sz w:val="24"/>
          <w:szCs w:val="24"/>
        </w:rPr>
        <w:t xml:space="preserve">) before prompt to input other metadata </w:t>
      </w:r>
      <w:r w:rsidRPr="00E615F6">
        <w:rPr>
          <w:rFonts w:ascii="Times New Roman" w:hAnsi="Times New Roman"/>
          <w:sz w:val="24"/>
          <w:szCs w:val="24"/>
        </w:rPr>
        <w:lastRenderedPageBreak/>
        <w:t xml:space="preserve">attributes as optional depending on the information the user known as shown in </w:t>
      </w:r>
      <w:r>
        <w:rPr>
          <w:rFonts w:ascii="Times New Roman" w:hAnsi="Times New Roman"/>
          <w:sz w:val="24"/>
          <w:szCs w:val="24"/>
        </w:rPr>
        <w:fldChar w:fldCharType="begin"/>
      </w:r>
      <w:r>
        <w:rPr>
          <w:rFonts w:ascii="Times New Roman" w:hAnsi="Times New Roman"/>
          <w:sz w:val="24"/>
          <w:szCs w:val="24"/>
        </w:rPr>
        <w:instrText xml:space="preserve"> REF _Ref74246303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29</w:t>
      </w:r>
      <w:r>
        <w:rPr>
          <w:rFonts w:ascii="Times New Roman" w:hAnsi="Times New Roman"/>
          <w:sz w:val="24"/>
          <w:szCs w:val="24"/>
        </w:rPr>
        <w:fldChar w:fldCharType="end"/>
      </w:r>
      <w:r w:rsidRPr="00E615F6">
        <w:rPr>
          <w:rFonts w:ascii="Times New Roman" w:hAnsi="Times New Roman"/>
          <w:sz w:val="24"/>
          <w:szCs w:val="24"/>
        </w:rPr>
        <w:t xml:space="preserve">. When there are no more metadata attribute values to add, the user can choose to start a query for the document as shown in </w:t>
      </w:r>
      <w:r>
        <w:rPr>
          <w:rFonts w:ascii="Times New Roman" w:hAnsi="Times New Roman"/>
          <w:sz w:val="24"/>
          <w:szCs w:val="24"/>
        </w:rPr>
        <w:fldChar w:fldCharType="begin"/>
      </w:r>
      <w:r>
        <w:rPr>
          <w:rFonts w:ascii="Times New Roman" w:hAnsi="Times New Roman"/>
          <w:sz w:val="24"/>
          <w:szCs w:val="24"/>
        </w:rPr>
        <w:instrText xml:space="preserve"> REF _Ref74246318 \h </w:instrText>
      </w:r>
      <w:r>
        <w:rPr>
          <w:rFonts w:ascii="Times New Roman" w:hAnsi="Times New Roman"/>
          <w:sz w:val="24"/>
          <w:szCs w:val="24"/>
        </w:rPr>
      </w:r>
      <w:r>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30</w:t>
      </w:r>
      <w:r>
        <w:rPr>
          <w:rFonts w:ascii="Times New Roman" w:hAnsi="Times New Roman"/>
          <w:sz w:val="24"/>
          <w:szCs w:val="24"/>
        </w:rPr>
        <w:fldChar w:fldCharType="end"/>
      </w:r>
      <w:r w:rsidRPr="00E615F6">
        <w:rPr>
          <w:rFonts w:ascii="Times New Roman" w:hAnsi="Times New Roman"/>
          <w:sz w:val="24"/>
          <w:szCs w:val="24"/>
        </w:rPr>
        <w:t>. The XDS Document Consumer Actor program will then accept the input and assort it into the ITI-18 transaction before sending it to XDS Document Registry Actor.</w:t>
      </w:r>
    </w:p>
    <w:p w14:paraId="3406D840" w14:textId="77777777" w:rsidR="00DF2651" w:rsidRDefault="00DF2651" w:rsidP="00DF2651">
      <w:pPr>
        <w:pStyle w:val="ListParagraph"/>
        <w:keepNext/>
        <w:spacing w:after="0" w:line="360" w:lineRule="auto"/>
        <w:ind w:left="0"/>
        <w:jc w:val="center"/>
      </w:pPr>
      <w:r>
        <w:rPr>
          <w:noProof/>
        </w:rPr>
        <w:drawing>
          <wp:inline distT="0" distB="0" distL="0" distR="0" wp14:anchorId="14B6C06C" wp14:editId="49FC4C88">
            <wp:extent cx="2714242" cy="2377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6117" cy="2405360"/>
                    </a:xfrm>
                    <a:prstGeom prst="rect">
                      <a:avLst/>
                    </a:prstGeom>
                  </pic:spPr>
                </pic:pic>
              </a:graphicData>
            </a:graphic>
          </wp:inline>
        </w:drawing>
      </w:r>
    </w:p>
    <w:p w14:paraId="05A2E5B9" w14:textId="63A0E9C9" w:rsidR="00DF2651" w:rsidRDefault="00DF2651" w:rsidP="00DF2651">
      <w:pPr>
        <w:pStyle w:val="Caption"/>
        <w:spacing w:after="240"/>
        <w:jc w:val="center"/>
      </w:pPr>
      <w:bookmarkStart w:id="1716" w:name="_Ref74246275"/>
      <w:bookmarkStart w:id="1717" w:name="_Ref74284884"/>
      <w:r>
        <w:t xml:space="preserve">Figure </w:t>
      </w:r>
      <w:ins w:id="171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71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20" w:author="Petnathean Julled" w:date="2021-07-09T21:18:00Z">
        <w:r w:rsidR="00454CE9">
          <w:rPr>
            <w:noProof/>
          </w:rPr>
          <w:t>27</w:t>
        </w:r>
      </w:ins>
      <w:ins w:id="1721" w:author="Petnathean Julled" w:date="2021-07-09T17:21:00Z">
        <w:r w:rsidR="0064710A">
          <w:fldChar w:fldCharType="end"/>
        </w:r>
      </w:ins>
      <w:del w:id="172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27</w:delText>
        </w:r>
        <w:r w:rsidR="00797ABA" w:rsidDel="00F60485">
          <w:rPr>
            <w:noProof/>
          </w:rPr>
          <w:fldChar w:fldCharType="end"/>
        </w:r>
      </w:del>
      <w:bookmarkEnd w:id="1716"/>
      <w:r>
        <w:t xml:space="preserve"> </w:t>
      </w:r>
      <w:bookmarkStart w:id="1723" w:name="_Ref74284575"/>
      <w:r>
        <w:t>The program prompt user to input query type</w:t>
      </w:r>
      <w:bookmarkEnd w:id="1717"/>
      <w:bookmarkEnd w:id="1723"/>
    </w:p>
    <w:p w14:paraId="55538ED9" w14:textId="77777777" w:rsidR="00DF2651" w:rsidRDefault="00DF2651" w:rsidP="00DF2651">
      <w:pPr>
        <w:keepNext/>
        <w:jc w:val="center"/>
      </w:pPr>
      <w:r>
        <w:rPr>
          <w:noProof/>
        </w:rPr>
        <w:drawing>
          <wp:inline distT="0" distB="0" distL="0" distR="0" wp14:anchorId="2C411F5F" wp14:editId="50C2A986">
            <wp:extent cx="2827175" cy="5708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15168" cy="588639"/>
                    </a:xfrm>
                    <a:prstGeom prst="rect">
                      <a:avLst/>
                    </a:prstGeom>
                  </pic:spPr>
                </pic:pic>
              </a:graphicData>
            </a:graphic>
          </wp:inline>
        </w:drawing>
      </w:r>
    </w:p>
    <w:p w14:paraId="019BEDDB" w14:textId="4B7FAB6C" w:rsidR="00DF2651" w:rsidRDefault="00DF2651" w:rsidP="00DF2651">
      <w:pPr>
        <w:pStyle w:val="Caption"/>
        <w:jc w:val="center"/>
      </w:pPr>
      <w:bookmarkStart w:id="1724" w:name="_Ref74246289"/>
      <w:bookmarkStart w:id="1725" w:name="_Ref74284889"/>
      <w:r>
        <w:t xml:space="preserve">Figure </w:t>
      </w:r>
      <w:ins w:id="172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72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28" w:author="Petnathean Julled" w:date="2021-07-09T21:18:00Z">
        <w:r w:rsidR="00454CE9">
          <w:rPr>
            <w:noProof/>
          </w:rPr>
          <w:t>28</w:t>
        </w:r>
      </w:ins>
      <w:ins w:id="1729" w:author="Petnathean Julled" w:date="2021-07-09T17:21:00Z">
        <w:r w:rsidR="0064710A">
          <w:fldChar w:fldCharType="end"/>
        </w:r>
      </w:ins>
      <w:del w:id="173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28</w:delText>
        </w:r>
        <w:r w:rsidR="00797ABA" w:rsidDel="00F60485">
          <w:rPr>
            <w:noProof/>
          </w:rPr>
          <w:fldChar w:fldCharType="end"/>
        </w:r>
      </w:del>
      <w:bookmarkEnd w:id="1724"/>
      <w:r>
        <w:t xml:space="preserve"> </w:t>
      </w:r>
      <w:bookmarkStart w:id="1731" w:name="_Ref74284584"/>
      <w:r>
        <w:t>The program prompt user to input essential metadata attribute values</w:t>
      </w:r>
      <w:bookmarkEnd w:id="1725"/>
      <w:bookmarkEnd w:id="1731"/>
      <w:r>
        <w:t xml:space="preserve"> </w:t>
      </w:r>
    </w:p>
    <w:p w14:paraId="5600A7ED" w14:textId="77777777" w:rsidR="00DF2651" w:rsidRDefault="00DF2651" w:rsidP="00DF2651">
      <w:pPr>
        <w:pStyle w:val="Caption"/>
        <w:spacing w:after="240"/>
        <w:jc w:val="center"/>
      </w:pPr>
      <w:r>
        <w:t xml:space="preserve">(In case of </w:t>
      </w:r>
      <w:proofErr w:type="spellStart"/>
      <w:r>
        <w:t>FindDocuments</w:t>
      </w:r>
      <w:proofErr w:type="spellEnd"/>
      <w:r>
        <w:t xml:space="preserve"> query type)</w:t>
      </w:r>
    </w:p>
    <w:p w14:paraId="7236FFDE" w14:textId="77777777" w:rsidR="00DF2651" w:rsidRDefault="00DF2651" w:rsidP="00DF2651">
      <w:pPr>
        <w:keepNext/>
        <w:jc w:val="center"/>
      </w:pPr>
      <w:r w:rsidRPr="005A7E1C">
        <w:rPr>
          <w:noProof/>
        </w:rPr>
        <w:drawing>
          <wp:inline distT="0" distB="0" distL="0" distR="0" wp14:anchorId="6903B3DD" wp14:editId="39208170">
            <wp:extent cx="2742768" cy="276164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73423" cy="2792507"/>
                    </a:xfrm>
                    <a:prstGeom prst="rect">
                      <a:avLst/>
                    </a:prstGeom>
                  </pic:spPr>
                </pic:pic>
              </a:graphicData>
            </a:graphic>
          </wp:inline>
        </w:drawing>
      </w:r>
    </w:p>
    <w:p w14:paraId="4302EBF9" w14:textId="325D8382" w:rsidR="00DF2651" w:rsidRDefault="00DF2651" w:rsidP="00DF2651">
      <w:pPr>
        <w:pStyle w:val="Caption"/>
        <w:spacing w:after="240"/>
        <w:jc w:val="center"/>
      </w:pPr>
      <w:bookmarkStart w:id="1732" w:name="_Ref74246303"/>
      <w:bookmarkStart w:id="1733" w:name="_Ref74284892"/>
      <w:r>
        <w:t xml:space="preserve">Figure </w:t>
      </w:r>
      <w:ins w:id="173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73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36" w:author="Petnathean Julled" w:date="2021-07-09T21:18:00Z">
        <w:r w:rsidR="00454CE9">
          <w:rPr>
            <w:noProof/>
          </w:rPr>
          <w:t>29</w:t>
        </w:r>
      </w:ins>
      <w:ins w:id="1737" w:author="Petnathean Julled" w:date="2021-07-09T17:21:00Z">
        <w:r w:rsidR="0064710A">
          <w:fldChar w:fldCharType="end"/>
        </w:r>
      </w:ins>
      <w:del w:id="173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29</w:delText>
        </w:r>
        <w:r w:rsidR="00797ABA" w:rsidDel="00F60485">
          <w:rPr>
            <w:noProof/>
          </w:rPr>
          <w:fldChar w:fldCharType="end"/>
        </w:r>
      </w:del>
      <w:bookmarkEnd w:id="1732"/>
      <w:r>
        <w:t xml:space="preserve"> </w:t>
      </w:r>
      <w:bookmarkStart w:id="1739" w:name="_Ref74284594"/>
      <w:r>
        <w:t>The program prompt user to input optional metadata attributes</w:t>
      </w:r>
      <w:bookmarkEnd w:id="1733"/>
      <w:bookmarkEnd w:id="1739"/>
    </w:p>
    <w:p w14:paraId="622380E7" w14:textId="77777777" w:rsidR="00DF2651" w:rsidRDefault="00DF2651" w:rsidP="00DF2651">
      <w:pPr>
        <w:keepNext/>
        <w:jc w:val="center"/>
      </w:pPr>
      <w:r>
        <w:rPr>
          <w:noProof/>
        </w:rPr>
        <w:lastRenderedPageBreak/>
        <w:drawing>
          <wp:inline distT="0" distB="0" distL="0" distR="0" wp14:anchorId="0B32CE53" wp14:editId="6D0E242C">
            <wp:extent cx="3010760" cy="36655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2524" cy="3692048"/>
                    </a:xfrm>
                    <a:prstGeom prst="rect">
                      <a:avLst/>
                    </a:prstGeom>
                  </pic:spPr>
                </pic:pic>
              </a:graphicData>
            </a:graphic>
          </wp:inline>
        </w:drawing>
      </w:r>
    </w:p>
    <w:p w14:paraId="071508C5" w14:textId="762B1906" w:rsidR="00DF2651" w:rsidRDefault="00DF2651" w:rsidP="00DF2651">
      <w:pPr>
        <w:pStyle w:val="Caption"/>
        <w:jc w:val="center"/>
      </w:pPr>
      <w:bookmarkStart w:id="1740" w:name="_Ref74246318"/>
      <w:bookmarkStart w:id="1741" w:name="_Ref74284896"/>
      <w:r>
        <w:t xml:space="preserve">Figure </w:t>
      </w:r>
      <w:ins w:id="1742"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74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44" w:author="Petnathean Julled" w:date="2021-07-09T21:18:00Z">
        <w:r w:rsidR="00454CE9">
          <w:rPr>
            <w:noProof/>
          </w:rPr>
          <w:t>30</w:t>
        </w:r>
      </w:ins>
      <w:ins w:id="1745" w:author="Petnathean Julled" w:date="2021-07-09T17:21:00Z">
        <w:r w:rsidR="0064710A">
          <w:fldChar w:fldCharType="end"/>
        </w:r>
      </w:ins>
      <w:del w:id="174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30</w:delText>
        </w:r>
        <w:r w:rsidR="00797ABA" w:rsidDel="00F60485">
          <w:rPr>
            <w:noProof/>
          </w:rPr>
          <w:fldChar w:fldCharType="end"/>
        </w:r>
      </w:del>
      <w:bookmarkEnd w:id="1740"/>
      <w:r>
        <w:t xml:space="preserve"> </w:t>
      </w:r>
      <w:bookmarkStart w:id="1747" w:name="_Ref74284599"/>
      <w:r>
        <w:t>The user chooses to start the query after input all known attributes</w:t>
      </w:r>
      <w:bookmarkEnd w:id="1741"/>
      <w:bookmarkEnd w:id="1747"/>
    </w:p>
    <w:p w14:paraId="4CFE21CA" w14:textId="77777777" w:rsidR="00DF2651" w:rsidRDefault="00DF2651" w:rsidP="00DF2651">
      <w:pPr>
        <w:spacing w:line="360" w:lineRule="auto"/>
        <w:jc w:val="thaiDistribute"/>
      </w:pPr>
    </w:p>
    <w:p w14:paraId="4C633360" w14:textId="77777777" w:rsidR="00DF2651" w:rsidRDefault="00DF2651" w:rsidP="00DF2651">
      <w:pPr>
        <w:spacing w:line="360" w:lineRule="auto"/>
        <w:jc w:val="thaiDistribute"/>
      </w:pPr>
      <w:r>
        <w:tab/>
      </w:r>
      <w:r w:rsidRPr="00D645EF">
        <w:t>After the query has been sent, the XDS Document Consumer will wait for the response from XDS Document Registry Actor. When the response is received, the XDS Document Consumer then shows the metadata attributes the value of the query result in the terminal</w:t>
      </w:r>
      <w:r>
        <w:t xml:space="preserve"> </w:t>
      </w:r>
      <w:r w:rsidRPr="003D1C23">
        <w:t>or just terminates the program if there is no matched result registered.</w:t>
      </w:r>
    </w:p>
    <w:p w14:paraId="7D7120A3" w14:textId="3221B143" w:rsidR="00E615F6" w:rsidRDefault="00E615F6" w:rsidP="00E615F6">
      <w:pPr>
        <w:pStyle w:val="ListParagraph"/>
        <w:spacing w:line="360" w:lineRule="auto"/>
        <w:ind w:left="0"/>
        <w:jc w:val="thaiDistribute"/>
        <w:rPr>
          <w:rFonts w:ascii="Times New Roman" w:hAnsi="Times New Roman"/>
          <w:sz w:val="24"/>
          <w:szCs w:val="24"/>
        </w:rPr>
      </w:pPr>
    </w:p>
    <w:bookmarkStart w:id="1748" w:name="_MON_1681539154"/>
    <w:bookmarkEnd w:id="1748"/>
    <w:p w14:paraId="0425F971" w14:textId="67ACFB05" w:rsidR="00B0548B"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8" w14:anchorId="0C35B9CF">
          <v:shape id="_x0000_i1048" type="#_x0000_t75" style="width:382.55pt;height:7in" o:ole="" o:bordertopcolor="this" o:borderleftcolor="this" o:borderbottomcolor="this" o:borderrightcolor="this">
            <v:imagedata r:id="rId88" o:title=""/>
            <w10:bordertop type="single" width="4"/>
            <w10:borderleft type="single" width="4"/>
            <w10:borderbottom type="single" width="4"/>
            <w10:borderright type="single" width="4"/>
          </v:shape>
          <o:OLEObject Type="Embed" ProgID="Word.OpenDocumentText.12" ShapeID="_x0000_i1048" DrawAspect="Content" ObjectID="_1687372006" r:id="rId89"/>
        </w:object>
      </w:r>
    </w:p>
    <w:bookmarkStart w:id="1749" w:name="_MON_1684873489"/>
    <w:bookmarkEnd w:id="1749"/>
    <w:p w14:paraId="49FFAAED" w14:textId="4E402D14" w:rsidR="00DF2651" w:rsidRDefault="00252E9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17" w14:anchorId="0E7512B1">
          <v:shape id="_x0000_i1049" type="#_x0000_t75" style="width:382.55pt;height:522.8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687372007" r:id="rId91"/>
        </w:object>
      </w:r>
    </w:p>
    <w:bookmarkStart w:id="1750" w:name="_MON_1684873533"/>
    <w:bookmarkEnd w:id="1750"/>
    <w:p w14:paraId="19B12F9C" w14:textId="42788FB4" w:rsidR="00DF2651" w:rsidRDefault="00DF2651" w:rsidP="00B0548B">
      <w:pPr>
        <w:pStyle w:val="ListParagraph"/>
        <w:keepNext/>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131" w14:anchorId="3D7C3935">
          <v:shape id="_x0000_i1050" type="#_x0000_t75" style="width:382.55pt;height:454.55pt" o:ole="" o:bordertopcolor="this" o:borderleftcolor="this" o:borderbottomcolor="this" o:borderrightcolor="this">
            <v:imagedata r:id="rId92" o:title=""/>
            <w10:bordertop type="single" width="4"/>
            <w10:borderleft type="single" width="4"/>
            <w10:borderbottom type="single" width="4"/>
            <w10:borderright type="single" width="4"/>
          </v:shape>
          <o:OLEObject Type="Embed" ProgID="Word.OpenDocumentText.12" ShapeID="_x0000_i1050" DrawAspect="Content" ObjectID="_1687372008" r:id="rId93"/>
        </w:object>
      </w:r>
    </w:p>
    <w:bookmarkStart w:id="1751" w:name="_MON_1684873634"/>
    <w:bookmarkEnd w:id="1751"/>
    <w:p w14:paraId="68915C34" w14:textId="664BA199" w:rsidR="00DF265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32" w14:anchorId="248AC5AC">
          <v:shape id="_x0000_i1051" type="#_x0000_t75" style="width:382.55pt;height:523.4pt" o:ole="" o:bordertopcolor="this" o:borderleftcolor="this" o:borderbottomcolor="this" o:borderrightcolor="this">
            <v:imagedata r:id="rId94" o:title=""/>
            <w10:bordertop type="single" width="4"/>
            <w10:borderleft type="single" width="4"/>
            <w10:borderbottom type="single" width="4"/>
            <w10:borderright type="single" width="4"/>
          </v:shape>
          <o:OLEObject Type="Embed" ProgID="Word.OpenDocumentText.12" ShapeID="_x0000_i1051" DrawAspect="Content" ObjectID="_1687372009" r:id="rId95"/>
        </w:object>
      </w:r>
    </w:p>
    <w:bookmarkStart w:id="1752" w:name="_MON_1684874418"/>
    <w:bookmarkEnd w:id="1752"/>
    <w:p w14:paraId="5A713970" w14:textId="48C9429D" w:rsidR="00252E91" w:rsidRDefault="00252E91"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727" w14:anchorId="44B56756">
          <v:shape id="_x0000_i1052" type="#_x0000_t75" style="width:382.55pt;height:519.05pt" o:ole="" o:bordertopcolor="this" o:borderleftcolor="this" o:borderbottomcolor="this" o:borderrightcolor="this">
            <v:imagedata r:id="rId96" o:title=""/>
            <w10:bordertop type="single" width="4"/>
            <w10:borderleft type="single" width="4"/>
            <w10:borderbottom type="single" width="4"/>
            <w10:borderright type="single" width="4"/>
          </v:shape>
          <o:OLEObject Type="Embed" ProgID="Word.OpenDocumentText.12" ShapeID="_x0000_i1052" DrawAspect="Content" ObjectID="_1687372010" r:id="rId97"/>
        </w:object>
      </w:r>
    </w:p>
    <w:bookmarkStart w:id="1753" w:name="_MON_1684874474"/>
    <w:bookmarkEnd w:id="1753"/>
    <w:p w14:paraId="6C0D564D" w14:textId="2BBE714D" w:rsidR="00252E91"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56B4BCEF">
          <v:shape id="_x0000_i1053" type="#_x0000_t75" style="width:382.55pt;height:525.9pt" o:ole="" o:bordertopcolor="this" o:borderleftcolor="this" o:borderbottomcolor="this" o:borderrightcolor="this">
            <v:imagedata r:id="rId98" o:title=""/>
            <w10:bordertop type="single" width="4"/>
            <w10:borderleft type="single" width="4"/>
            <w10:borderbottom type="single" width="4"/>
            <w10:borderright type="single" width="4"/>
          </v:shape>
          <o:OLEObject Type="Embed" ProgID="Word.OpenDocumentText.12" ShapeID="_x0000_i1053" DrawAspect="Content" ObjectID="_1687372011" r:id="rId99"/>
        </w:object>
      </w:r>
    </w:p>
    <w:bookmarkStart w:id="1754" w:name="_MON_1684874515"/>
    <w:bookmarkEnd w:id="1754"/>
    <w:p w14:paraId="58348326" w14:textId="604FB87A"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71981C59">
          <v:shape id="_x0000_i1054" type="#_x0000_t75" style="width:382.55pt;height:525.9pt" o:ole="" o:bordertopcolor="this" o:borderleftcolor="this" o:borderbottomcolor="this" o:borderrightcolor="this">
            <v:imagedata r:id="rId100" o:title=""/>
            <w10:bordertop type="single" width="4"/>
            <w10:borderleft type="single" width="4"/>
            <w10:borderbottom type="single" width="4"/>
            <w10:borderright type="single" width="4"/>
          </v:shape>
          <o:OLEObject Type="Embed" ProgID="Word.OpenDocumentText.12" ShapeID="_x0000_i1054" DrawAspect="Content" ObjectID="_1687372012" r:id="rId101"/>
        </w:object>
      </w:r>
    </w:p>
    <w:bookmarkStart w:id="1755" w:name="_MON_1684874578"/>
    <w:bookmarkEnd w:id="1755"/>
    <w:p w14:paraId="67240763" w14:textId="5BED5BC7"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6C3C515B">
          <v:shape id="_x0000_i1055" type="#_x0000_t75" style="width:382.55pt;height:525.9pt" o:ole="" o:bordertopcolor="this" o:borderleftcolor="this" o:borderbottomcolor="this" o:borderrightcolor="this">
            <v:imagedata r:id="rId102" o:title=""/>
            <w10:bordertop type="single" width="4"/>
            <w10:borderleft type="single" width="4"/>
            <w10:borderbottom type="single" width="4"/>
            <w10:borderright type="single" width="4"/>
          </v:shape>
          <o:OLEObject Type="Embed" ProgID="Word.OpenDocumentText.12" ShapeID="_x0000_i1055" DrawAspect="Content" ObjectID="_1687372013" r:id="rId103"/>
        </w:object>
      </w:r>
    </w:p>
    <w:bookmarkStart w:id="1756" w:name="_MON_1684874632"/>
    <w:bookmarkEnd w:id="1756"/>
    <w:p w14:paraId="73D114A7" w14:textId="287BEA5D" w:rsidR="000F5CC4" w:rsidRDefault="000F5CC4"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71232D2">
          <v:shape id="_x0000_i1056" type="#_x0000_t75" style="width:382.55pt;height:525.9pt" o:ole="" o:bordertopcolor="this" o:borderleftcolor="this" o:borderbottomcolor="this" o:borderrightcolor="this">
            <v:imagedata r:id="rId104" o:title=""/>
            <w10:bordertop type="single" width="4"/>
            <w10:borderleft type="single" width="4"/>
            <w10:borderbottom type="single" width="4"/>
            <w10:borderright type="single" width="4"/>
          </v:shape>
          <o:OLEObject Type="Embed" ProgID="Word.OpenDocumentText.12" ShapeID="_x0000_i1056" DrawAspect="Content" ObjectID="_1687372014" r:id="rId105"/>
        </w:object>
      </w:r>
    </w:p>
    <w:bookmarkStart w:id="1757" w:name="_MON_1684874668"/>
    <w:bookmarkEnd w:id="1757"/>
    <w:p w14:paraId="058DF491" w14:textId="7145EAC9"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1EC184C">
          <v:shape id="_x0000_i1057" type="#_x0000_t75" style="width:382.55pt;height:525.9pt" o:ole="" o:bordertopcolor="this" o:borderleftcolor="this" o:borderbottomcolor="this" o:borderrightcolor="this">
            <v:imagedata r:id="rId106" o:title=""/>
            <w10:bordertop type="single" width="4"/>
            <w10:borderleft type="single" width="4"/>
            <w10:borderbottom type="single" width="4"/>
            <w10:borderright type="single" width="4"/>
          </v:shape>
          <o:OLEObject Type="Embed" ProgID="Word.OpenDocumentText.12" ShapeID="_x0000_i1057" DrawAspect="Content" ObjectID="_1687372015" r:id="rId107"/>
        </w:object>
      </w:r>
    </w:p>
    <w:bookmarkStart w:id="1758" w:name="_MON_1684874739"/>
    <w:bookmarkEnd w:id="1758"/>
    <w:p w14:paraId="16F0D122" w14:textId="4C7256E2"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2F93D3CE">
          <v:shape id="_x0000_i1058" type="#_x0000_t75" style="width:382.55pt;height:525.9pt" o:ole="" o:bordertopcolor="this" o:borderleftcolor="this" o:borderbottomcolor="this" o:borderrightcolor="this">
            <v:imagedata r:id="rId108" o:title=""/>
            <w10:bordertop type="single" width="4"/>
            <w10:borderleft type="single" width="4"/>
            <w10:borderbottom type="single" width="4"/>
            <w10:borderright type="single" width="4"/>
          </v:shape>
          <o:OLEObject Type="Embed" ProgID="Word.OpenDocumentText.12" ShapeID="_x0000_i1058" DrawAspect="Content" ObjectID="_1687372016" r:id="rId109"/>
        </w:object>
      </w:r>
    </w:p>
    <w:bookmarkStart w:id="1759" w:name="_MON_1684874758"/>
    <w:bookmarkEnd w:id="1759"/>
    <w:p w14:paraId="6F48103B" w14:textId="135937B0"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3AA39B6C">
          <v:shape id="_x0000_i1059" type="#_x0000_t75" style="width:382.55pt;height:525.9pt" o:ole="" o:bordertopcolor="this" o:borderleftcolor="this" o:borderbottomcolor="this" o:borderrightcolor="this">
            <v:imagedata r:id="rId110" o:title=""/>
            <w10:bordertop type="single" width="4"/>
            <w10:borderleft type="single" width="4"/>
            <w10:borderbottom type="single" width="4"/>
            <w10:borderright type="single" width="4"/>
          </v:shape>
          <o:OLEObject Type="Embed" ProgID="Word.OpenDocumentText.12" ShapeID="_x0000_i1059" DrawAspect="Content" ObjectID="_1687372017" r:id="rId111"/>
        </w:object>
      </w:r>
    </w:p>
    <w:bookmarkStart w:id="1760" w:name="_MON_1684874780"/>
    <w:bookmarkEnd w:id="1760"/>
    <w:p w14:paraId="4C0BFCC0" w14:textId="2104C844" w:rsidR="000F5CC4" w:rsidRDefault="003B2F86" w:rsidP="00B0548B">
      <w:pPr>
        <w:pStyle w:val="ListParagraph"/>
        <w:keepNext/>
        <w:spacing w:after="0" w:line="360" w:lineRule="auto"/>
        <w:ind w:left="0"/>
        <w:jc w:val="center"/>
        <w:rPr>
          <w:rFonts w:ascii="Times New Roman" w:hAnsi="Times New Roman"/>
          <w:sz w:val="24"/>
          <w:szCs w:val="24"/>
        </w:rPr>
      </w:pPr>
      <w:r>
        <w:rPr>
          <w:rFonts w:ascii="Times New Roman" w:hAnsi="Times New Roman" w:cs="Times New Roman"/>
          <w:sz w:val="24"/>
          <w:szCs w:val="24"/>
        </w:rPr>
        <w:object w:dxaOrig="9360" w:dyaOrig="12891" w14:anchorId="02EC211A">
          <v:shape id="_x0000_i1060" type="#_x0000_t75" style="width:382.55pt;height:525.9pt" o:ole="" o:bordertopcolor="this" o:borderleftcolor="this" o:borderbottomcolor="this" o:borderrightcolor="this">
            <v:imagedata r:id="rId112" o:title=""/>
            <w10:bordertop type="single" width="4"/>
            <w10:borderleft type="single" width="4"/>
            <w10:borderbottom type="single" width="4"/>
            <w10:borderright type="single" width="4"/>
          </v:shape>
          <o:OLEObject Type="Embed" ProgID="Word.OpenDocumentText.12" ShapeID="_x0000_i1060" DrawAspect="Content" ObjectID="_1687372018" r:id="rId113"/>
        </w:object>
      </w:r>
    </w:p>
    <w:bookmarkStart w:id="1761" w:name="_MON_1684874805"/>
    <w:bookmarkEnd w:id="1761"/>
    <w:p w14:paraId="1DD096CA" w14:textId="6F622448" w:rsidR="000F5CC4" w:rsidRPr="000F5CC4" w:rsidRDefault="000F5CC4" w:rsidP="00B0548B">
      <w:pPr>
        <w:pStyle w:val="ListParagraph"/>
        <w:keepNext/>
        <w:spacing w:after="0" w:line="360" w:lineRule="auto"/>
        <w:ind w:left="0"/>
        <w:jc w:val="center"/>
      </w:pPr>
      <w:r>
        <w:rPr>
          <w:rFonts w:ascii="Times New Roman" w:hAnsi="Times New Roman" w:cs="Times New Roman"/>
          <w:sz w:val="24"/>
          <w:szCs w:val="24"/>
        </w:rPr>
        <w:object w:dxaOrig="9360" w:dyaOrig="6714" w14:anchorId="663591AE">
          <v:shape id="_x0000_i1061" type="#_x0000_t75" style="width:382.55pt;height:274.85pt" o:ole="" o:bordertopcolor="this" o:borderleftcolor="this" o:borderbottomcolor="this" o:borderrightcolor="this">
            <v:imagedata r:id="rId114" o:title=""/>
            <w10:bordertop type="single" width="4"/>
            <w10:borderleft type="single" width="4"/>
            <w10:borderbottom type="single" width="4"/>
            <w10:borderright type="single" width="4"/>
          </v:shape>
          <o:OLEObject Type="Embed" ProgID="Word.OpenDocumentText.12" ShapeID="_x0000_i1061" DrawAspect="Content" ObjectID="_1687372019" r:id="rId115"/>
        </w:object>
      </w:r>
    </w:p>
    <w:p w14:paraId="3FDF2337" w14:textId="3CE8DC98" w:rsidR="00B0548B" w:rsidRDefault="00B0548B" w:rsidP="000917E3">
      <w:pPr>
        <w:pStyle w:val="Caption"/>
        <w:jc w:val="center"/>
      </w:pPr>
      <w:bookmarkStart w:id="1762" w:name="_Ref74246122"/>
      <w:bookmarkStart w:id="1763" w:name="_Toc74189614"/>
      <w:bookmarkStart w:id="1764" w:name="_Ref74284898"/>
      <w:r w:rsidRPr="00053715">
        <w:t xml:space="preserve">Figure </w:t>
      </w:r>
      <w:ins w:id="176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76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67" w:author="Petnathean Julled" w:date="2021-07-09T21:18:00Z">
        <w:r w:rsidR="00454CE9">
          <w:rPr>
            <w:noProof/>
          </w:rPr>
          <w:t>31</w:t>
        </w:r>
      </w:ins>
      <w:ins w:id="1768" w:author="Petnathean Julled" w:date="2021-07-09T17:21:00Z">
        <w:r w:rsidR="0064710A">
          <w:fldChar w:fldCharType="end"/>
        </w:r>
      </w:ins>
      <w:del w:id="176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31</w:delText>
        </w:r>
        <w:r w:rsidR="00797ABA" w:rsidDel="00F60485">
          <w:rPr>
            <w:noProof/>
          </w:rPr>
          <w:fldChar w:fldCharType="end"/>
        </w:r>
      </w:del>
      <w:bookmarkEnd w:id="1762"/>
      <w:r w:rsidRPr="00053715">
        <w:t xml:space="preserve"> </w:t>
      </w:r>
      <w:bookmarkStart w:id="1770" w:name="_Ref74284610"/>
      <w:proofErr w:type="spellStart"/>
      <w:r w:rsidRPr="00053715">
        <w:t>Javascript</w:t>
      </w:r>
      <w:proofErr w:type="spellEnd"/>
      <w:r w:rsidRPr="00053715">
        <w:t xml:space="preserve"> Code Snippet of XDS Document Consumer Actor</w:t>
      </w:r>
      <w:bookmarkEnd w:id="1763"/>
      <w:bookmarkEnd w:id="1764"/>
      <w:bookmarkEnd w:id="1770"/>
    </w:p>
    <w:p w14:paraId="7B22B895" w14:textId="77777777" w:rsidR="00B53E1D" w:rsidRDefault="00B53E1D" w:rsidP="00B53E1D">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br w:type="page"/>
      </w:r>
    </w:p>
    <w:p w14:paraId="10A3411B" w14:textId="06AABFCE" w:rsidR="00A34155" w:rsidRDefault="00A34155" w:rsidP="0084619E">
      <w:pPr>
        <w:pStyle w:val="Heading3"/>
      </w:pPr>
      <w:bookmarkStart w:id="1771" w:name="CHAPTERIV_423"/>
      <w:r w:rsidRPr="00BC5A0F">
        <w:lastRenderedPageBreak/>
        <w:t>4.2.</w:t>
      </w:r>
      <w:r>
        <w:t>3</w:t>
      </w:r>
      <w:r w:rsidRPr="00BC5A0F">
        <w:t xml:space="preserve"> </w:t>
      </w:r>
      <w:r>
        <w:t xml:space="preserve">XDS Document </w:t>
      </w:r>
      <w:r w:rsidRPr="00BC5A0F">
        <w:t xml:space="preserve">Registry Actor </w:t>
      </w:r>
    </w:p>
    <w:bookmarkEnd w:id="1771"/>
    <w:p w14:paraId="29EE9502" w14:textId="3B0D6A43" w:rsidR="000F728E" w:rsidRDefault="000F728E" w:rsidP="00B15085">
      <w:pPr>
        <w:spacing w:after="240" w:line="360" w:lineRule="auto"/>
        <w:jc w:val="thaiDistribute"/>
      </w:pPr>
      <w:r>
        <w:tab/>
      </w:r>
      <w:r w:rsidRPr="000F728E">
        <w:t>Following Section 3.5.1, the XDS Document Registry Actor program must be able to communicate with the simulated XDS Document Repository actor and XDS Document Consumer actor. At the same time, the software will need to act as the middle between the local XDS system and the Blockchain ledger.</w:t>
      </w:r>
      <w:r w:rsidR="00B15085">
        <w:t xml:space="preserve"> </w:t>
      </w:r>
      <w:r w:rsidR="00B15085" w:rsidRPr="00B15085">
        <w:t xml:space="preserve">The completed process flow of the XDS Document Registry Actor is shown in pseudocode </w:t>
      </w:r>
      <w:r w:rsidR="00B15085">
        <w:fldChar w:fldCharType="begin"/>
      </w:r>
      <w:r w:rsidR="00B15085">
        <w:instrText xml:space="preserve"> REF _Ref74252675 \h </w:instrText>
      </w:r>
      <w:r w:rsidR="00B15085">
        <w:fldChar w:fldCharType="separate"/>
      </w:r>
      <w:r w:rsidR="00454CE9">
        <w:t xml:space="preserve">Figure </w:t>
      </w:r>
      <w:r w:rsidR="00454CE9">
        <w:rPr>
          <w:noProof/>
        </w:rPr>
        <w:t>4</w:t>
      </w:r>
      <w:r w:rsidR="00454CE9">
        <w:noBreakHyphen/>
      </w:r>
      <w:r w:rsidR="00454CE9">
        <w:rPr>
          <w:noProof/>
        </w:rPr>
        <w:t>32</w:t>
      </w:r>
      <w:r w:rsidR="00B15085">
        <w:fldChar w:fldCharType="end"/>
      </w:r>
      <w:r w:rsidR="00B15085" w:rsidRPr="00B15085">
        <w:t>. The Actor will wait until receiving the XML message transaction and react differently to ITI-42 and ITI-18 transactions.</w:t>
      </w:r>
    </w:p>
    <w:bookmarkStart w:id="1772" w:name="_MON_1684871011"/>
    <w:bookmarkEnd w:id="1772"/>
    <w:p w14:paraId="0E4A9060" w14:textId="77777777" w:rsidR="00B15085" w:rsidRDefault="00B15085" w:rsidP="00B15085">
      <w:pPr>
        <w:keepNext/>
        <w:spacing w:line="360" w:lineRule="auto"/>
        <w:jc w:val="thaiDistribute"/>
      </w:pPr>
      <w:r>
        <w:object w:dxaOrig="9360" w:dyaOrig="5371" w14:anchorId="1BDD27BF">
          <v:shape id="_x0000_i1062" type="#_x0000_t75" style="width:410.7pt;height:236.05pt" o:ole="" o:bordertopcolor="this" o:borderleftcolor="this" o:borderbottomcolor="this" o:borderrightcolor="this">
            <v:imagedata r:id="rId116" o:title=""/>
            <w10:bordertop type="single" width="4"/>
            <w10:borderleft type="single" width="4"/>
            <w10:borderbottom type="single" width="4"/>
            <w10:borderright type="single" width="4"/>
          </v:shape>
          <o:OLEObject Type="Embed" ProgID="Word.OpenDocumentText.12" ShapeID="_x0000_i1062" DrawAspect="Content" ObjectID="_1687372020" r:id="rId117"/>
        </w:object>
      </w:r>
    </w:p>
    <w:p w14:paraId="5D915903" w14:textId="19D8A95D" w:rsidR="00B15085" w:rsidRDefault="00B15085" w:rsidP="00FA122C">
      <w:pPr>
        <w:pStyle w:val="Caption"/>
        <w:spacing w:after="240"/>
        <w:jc w:val="center"/>
      </w:pPr>
      <w:bookmarkStart w:id="1773" w:name="_Ref74252675"/>
      <w:bookmarkStart w:id="1774" w:name="_Ref74284902"/>
      <w:r>
        <w:t xml:space="preserve">Figure </w:t>
      </w:r>
      <w:ins w:id="177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77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77" w:author="Petnathean Julled" w:date="2021-07-09T21:18:00Z">
        <w:r w:rsidR="00454CE9">
          <w:rPr>
            <w:noProof/>
          </w:rPr>
          <w:t>32</w:t>
        </w:r>
      </w:ins>
      <w:ins w:id="1778" w:author="Petnathean Julled" w:date="2021-07-09T17:21:00Z">
        <w:r w:rsidR="0064710A">
          <w:fldChar w:fldCharType="end"/>
        </w:r>
      </w:ins>
      <w:del w:id="177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32</w:delText>
        </w:r>
        <w:r w:rsidR="00797ABA" w:rsidDel="00F60485">
          <w:rPr>
            <w:noProof/>
          </w:rPr>
          <w:fldChar w:fldCharType="end"/>
        </w:r>
      </w:del>
      <w:bookmarkEnd w:id="1773"/>
      <w:r>
        <w:t xml:space="preserve"> </w:t>
      </w:r>
      <w:bookmarkStart w:id="1780" w:name="_Ref74284614"/>
      <w:r>
        <w:t>Pseudocode showing the process flow of the XDS Document Registry Actor</w:t>
      </w:r>
      <w:bookmarkEnd w:id="1774"/>
      <w:bookmarkEnd w:id="1780"/>
    </w:p>
    <w:p w14:paraId="3768C350" w14:textId="5F718988" w:rsidR="000F728E" w:rsidRPr="00F705D4" w:rsidRDefault="00C90368" w:rsidP="00B15085">
      <w:pPr>
        <w:spacing w:after="240" w:line="360" w:lineRule="auto"/>
        <w:jc w:val="thaiDistribute"/>
      </w:pPr>
      <w:r>
        <w:tab/>
      </w:r>
      <w:r w:rsidR="00F705D4" w:rsidRPr="00F705D4">
        <w:t xml:space="preserve">Unlike the XDS Document Repository Actor and XDS Document Consumer Actor, the XDS Document Registry was made to act as the medium between the native system and the Blockchain </w:t>
      </w:r>
      <w:proofErr w:type="spellStart"/>
      <w:r w:rsidR="00F705D4" w:rsidRPr="00F705D4">
        <w:t>Smartcontract</w:t>
      </w:r>
      <w:proofErr w:type="spellEnd"/>
      <w:r w:rsidR="00F705D4" w:rsidRPr="00F705D4">
        <w:t xml:space="preserve">.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w:t>
      </w:r>
      <w:proofErr w:type="spellStart"/>
      <w:r w:rsidR="00F705D4" w:rsidRPr="00F705D4">
        <w:t>Javascript</w:t>
      </w:r>
      <w:proofErr w:type="spellEnd"/>
      <w:r w:rsidR="00F705D4" w:rsidRPr="00F705D4">
        <w:t xml:space="preserve"> native program part and </w:t>
      </w:r>
      <w:proofErr w:type="spellStart"/>
      <w:r w:rsidR="00F705D4" w:rsidRPr="00F705D4">
        <w:t>Smartcontract</w:t>
      </w:r>
      <w:proofErr w:type="spellEnd"/>
      <w:r w:rsidR="00F705D4" w:rsidRPr="00F705D4">
        <w:t xml:space="preserve"> part.</w:t>
      </w:r>
    </w:p>
    <w:p w14:paraId="666A555E" w14:textId="77777777" w:rsidR="00FA122C" w:rsidRDefault="00FA122C" w:rsidP="00F81C49">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sz w:val="24"/>
          <w:szCs w:val="24"/>
        </w:rPr>
        <w:br w:type="page"/>
      </w:r>
    </w:p>
    <w:p w14:paraId="4A5418D4" w14:textId="7EFA5E97" w:rsidR="00FA122C" w:rsidRPr="005D3CB7" w:rsidRDefault="0084619E"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lastRenderedPageBreak/>
        <w:tab/>
      </w:r>
      <w:r w:rsidR="00A34155" w:rsidRPr="005D3CB7">
        <w:rPr>
          <w:rFonts w:ascii="Times New Roman" w:hAnsi="Times New Roman" w:cs="Times New Roman"/>
          <w:sz w:val="24"/>
          <w:szCs w:val="24"/>
        </w:rPr>
        <w:t>4.2.3.</w:t>
      </w:r>
      <w:r w:rsidR="00520F31" w:rsidRPr="005D3CB7">
        <w:rPr>
          <w:rFonts w:ascii="Times New Roman" w:hAnsi="Times New Roman" w:cs="Times New Roman"/>
          <w:sz w:val="24"/>
          <w:szCs w:val="24"/>
        </w:rPr>
        <w:t>1</w:t>
      </w:r>
      <w:r w:rsidR="00A34155" w:rsidRPr="005D3CB7">
        <w:rPr>
          <w:rFonts w:ascii="Times New Roman" w:hAnsi="Times New Roman" w:cs="Times New Roman"/>
          <w:sz w:val="24"/>
          <w:szCs w:val="24"/>
        </w:rPr>
        <w:t xml:space="preserve"> Implementing Document Register </w:t>
      </w:r>
      <w:ins w:id="1781" w:author="Petnathean Julled" w:date="2021-07-03T00:22:00Z">
        <w:r w:rsidR="001E0F16">
          <w:rPr>
            <w:rFonts w:ascii="Times New Roman" w:hAnsi="Times New Roman" w:cs="Times New Roman"/>
            <w:sz w:val="24"/>
            <w:szCs w:val="24"/>
          </w:rPr>
          <w:t>F</w:t>
        </w:r>
      </w:ins>
      <w:del w:id="1782" w:author="Petnathean Julled" w:date="2021-07-03T00:22:00Z">
        <w:r w:rsidR="00520F31" w:rsidRPr="005D3CB7" w:rsidDel="001E0F16">
          <w:rPr>
            <w:rFonts w:ascii="Times New Roman" w:hAnsi="Times New Roman" w:cs="Times New Roman"/>
            <w:sz w:val="24"/>
            <w:szCs w:val="24"/>
          </w:rPr>
          <w:delText>f</w:delText>
        </w:r>
      </w:del>
      <w:r w:rsidR="00A34155" w:rsidRPr="005D3CB7">
        <w:rPr>
          <w:rFonts w:ascii="Times New Roman" w:hAnsi="Times New Roman" w:cs="Times New Roman"/>
          <w:sz w:val="24"/>
          <w:szCs w:val="24"/>
        </w:rPr>
        <w:t>unction</w:t>
      </w:r>
    </w:p>
    <w:p w14:paraId="27863C71" w14:textId="254C3EB5" w:rsidR="00C90368" w:rsidRPr="005D3CB7" w:rsidRDefault="00C90368" w:rsidP="00F81C49">
      <w:pPr>
        <w:pStyle w:val="ListParagraph"/>
        <w:spacing w:line="360" w:lineRule="auto"/>
        <w:ind w:left="0"/>
        <w:jc w:val="thaiDistribute"/>
        <w:rPr>
          <w:rFonts w:ascii="Times New Roman" w:hAnsi="Times New Roman" w:cs="Times New Roman"/>
          <w:sz w:val="24"/>
          <w:szCs w:val="24"/>
        </w:rPr>
      </w:pPr>
      <w:r w:rsidRPr="005D3CB7">
        <w:rPr>
          <w:rFonts w:ascii="Times New Roman" w:hAnsi="Times New Roman" w:cs="Times New Roman"/>
          <w:sz w:val="24"/>
          <w:szCs w:val="24"/>
        </w:rPr>
        <w:tab/>
        <w:t>4.2.3.1.1 Native</w:t>
      </w:r>
      <w:ins w:id="1783" w:author="Petnathean Julled" w:date="2021-07-03T00:22:00Z">
        <w:r w:rsidR="002E0267">
          <w:rPr>
            <w:rFonts w:ascii="Times New Roman" w:hAnsi="Times New Roman" w:cs="Times New Roman"/>
            <w:sz w:val="24"/>
            <w:szCs w:val="24"/>
          </w:rPr>
          <w:t>-</w:t>
        </w:r>
      </w:ins>
      <w:del w:id="1784" w:author="Petnathean Julled" w:date="2021-07-03T00:22:00Z">
        <w:r w:rsidRPr="005D3CB7" w:rsidDel="002E0267">
          <w:rPr>
            <w:rFonts w:ascii="Times New Roman" w:hAnsi="Times New Roman" w:cs="Times New Roman"/>
            <w:sz w:val="24"/>
            <w:szCs w:val="24"/>
          </w:rPr>
          <w:delText xml:space="preserve"> </w:delText>
        </w:r>
      </w:del>
      <w:ins w:id="1785" w:author="Petnathean Julled" w:date="2021-07-03T00:21:00Z">
        <w:r w:rsidR="002E0267">
          <w:rPr>
            <w:rFonts w:ascii="Times New Roman" w:hAnsi="Times New Roman" w:cs="Times New Roman"/>
            <w:sz w:val="24"/>
            <w:szCs w:val="24"/>
          </w:rPr>
          <w:t>S</w:t>
        </w:r>
      </w:ins>
      <w:del w:id="1786" w:author="Petnathean Julled" w:date="2021-07-03T00:21:00Z">
        <w:r w:rsidR="000F728E" w:rsidDel="002E0267">
          <w:rPr>
            <w:rFonts w:ascii="Times New Roman" w:hAnsi="Times New Roman" w:cs="Times New Roman"/>
            <w:sz w:val="24"/>
            <w:szCs w:val="24"/>
          </w:rPr>
          <w:delText>s</w:delText>
        </w:r>
      </w:del>
      <w:r w:rsidR="000F728E">
        <w:rPr>
          <w:rFonts w:ascii="Times New Roman" w:hAnsi="Times New Roman" w:cs="Times New Roman"/>
          <w:sz w:val="24"/>
          <w:szCs w:val="24"/>
        </w:rPr>
        <w:t xml:space="preserve">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w:t>
      </w:r>
      <w:ins w:id="1787" w:author="Petnathean Julled" w:date="2021-07-03T00:22:00Z">
        <w:r w:rsidR="002E0267">
          <w:rPr>
            <w:rFonts w:ascii="Times New Roman" w:hAnsi="Times New Roman" w:cs="Times New Roman"/>
            <w:sz w:val="24"/>
            <w:szCs w:val="24"/>
          </w:rPr>
          <w:t>P</w:t>
        </w:r>
      </w:ins>
      <w:del w:id="1788" w:author="Petnathean Julled" w:date="2021-07-03T00:22:00Z">
        <w:r w:rsidR="000F728E" w:rsidDel="002E0267">
          <w:rPr>
            <w:rFonts w:ascii="Times New Roman" w:hAnsi="Times New Roman" w:cs="Times New Roman"/>
            <w:sz w:val="24"/>
            <w:szCs w:val="24"/>
          </w:rPr>
          <w:delText>p</w:delText>
        </w:r>
      </w:del>
      <w:r w:rsidR="000F728E">
        <w:rPr>
          <w:rFonts w:ascii="Times New Roman" w:hAnsi="Times New Roman" w:cs="Times New Roman"/>
          <w:sz w:val="24"/>
          <w:szCs w:val="24"/>
        </w:rPr>
        <w:t>rogram</w:t>
      </w:r>
    </w:p>
    <w:p w14:paraId="15FB41F5" w14:textId="1E31A3A5" w:rsidR="00D84940" w:rsidRDefault="00D84940" w:rsidP="00EC78E2">
      <w:pPr>
        <w:pStyle w:val="ListParagraph"/>
        <w:spacing w:line="360" w:lineRule="auto"/>
        <w:ind w:left="0"/>
        <w:jc w:val="thaiDistribute"/>
        <w:rPr>
          <w:rFonts w:ascii="Times New Roman" w:hAnsi="Times New Roman" w:cs="Times New Roman"/>
          <w:sz w:val="24"/>
          <w:szCs w:val="24"/>
        </w:rPr>
      </w:pPr>
      <w:r>
        <w:rPr>
          <w:rFonts w:ascii="Times New Roman" w:hAnsi="Times New Roman" w:cs="Times New Roman"/>
          <w:color w:val="FF0000"/>
          <w:sz w:val="24"/>
          <w:szCs w:val="24"/>
        </w:rPr>
        <w:tab/>
      </w:r>
      <w:r w:rsidR="00EC78E2" w:rsidRPr="00EC78E2">
        <w:rPr>
          <w:rFonts w:ascii="Times New Roman" w:hAnsi="Times New Roman" w:cs="Times New Roman"/>
          <w:sz w:val="24"/>
          <w:szCs w:val="24"/>
        </w:rPr>
        <w:t xml:space="preserve">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441267">
        <w:rPr>
          <w:rFonts w:ascii="Times New Roman" w:hAnsi="Times New Roman" w:cs="Times New Roman"/>
          <w:sz w:val="24"/>
          <w:szCs w:val="24"/>
        </w:rPr>
        <w:fldChar w:fldCharType="begin"/>
      </w:r>
      <w:r w:rsidR="00441267">
        <w:rPr>
          <w:rFonts w:ascii="Times New Roman" w:hAnsi="Times New Roman" w:cs="Times New Roman"/>
          <w:sz w:val="24"/>
          <w:szCs w:val="24"/>
        </w:rPr>
        <w:instrText xml:space="preserve"> REF _Ref74253701 \h </w:instrText>
      </w:r>
      <w:r w:rsidR="00441267">
        <w:rPr>
          <w:rFonts w:ascii="Times New Roman" w:hAnsi="Times New Roman" w:cs="Times New Roman"/>
          <w:sz w:val="24"/>
          <w:szCs w:val="24"/>
        </w:rPr>
      </w:r>
      <w:r w:rsidR="00441267">
        <w:rPr>
          <w:rFonts w:ascii="Times New Roman" w:hAnsi="Times New Roman" w:cs="Times New Roman"/>
          <w:sz w:val="24"/>
          <w:szCs w:val="24"/>
        </w:rPr>
        <w:fldChar w:fldCharType="separate"/>
      </w:r>
      <w:r w:rsidR="00454CE9">
        <w:t xml:space="preserve">Figure </w:t>
      </w:r>
      <w:r w:rsidR="00454CE9">
        <w:rPr>
          <w:noProof/>
        </w:rPr>
        <w:t>4</w:t>
      </w:r>
      <w:r w:rsidR="00454CE9">
        <w:noBreakHyphen/>
      </w:r>
      <w:r w:rsidR="00454CE9">
        <w:rPr>
          <w:noProof/>
        </w:rPr>
        <w:t>33</w:t>
      </w:r>
      <w:r w:rsidR="00441267">
        <w:rPr>
          <w:rFonts w:ascii="Times New Roman" w:hAnsi="Times New Roman" w:cs="Times New Roman"/>
          <w:sz w:val="24"/>
          <w:szCs w:val="24"/>
        </w:rPr>
        <w:fldChar w:fldCharType="end"/>
      </w:r>
      <w:r w:rsidR="00441267">
        <w:rPr>
          <w:rFonts w:ascii="Times New Roman" w:hAnsi="Times New Roman" w:cs="Times New Roman"/>
          <w:sz w:val="24"/>
          <w:szCs w:val="24"/>
        </w:rPr>
        <w:t xml:space="preserve"> </w:t>
      </w:r>
      <w:r w:rsidR="00EC78E2" w:rsidRPr="00EC78E2">
        <w:rPr>
          <w:rFonts w:ascii="Times New Roman" w:hAnsi="Times New Roman" w:cs="Times New Roman"/>
          <w:sz w:val="24"/>
          <w:szCs w:val="24"/>
        </w:rPr>
        <w:t xml:space="preserve">is the pseudocode showing the process flow for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program handling the ITI-42 transaction until converted into the </w:t>
      </w:r>
      <w:proofErr w:type="spellStart"/>
      <w:r w:rsidR="00EC78E2" w:rsidRPr="00EC78E2">
        <w:rPr>
          <w:rFonts w:ascii="Times New Roman" w:hAnsi="Times New Roman" w:cs="Times New Roman"/>
          <w:sz w:val="24"/>
          <w:szCs w:val="24"/>
        </w:rPr>
        <w:t>Smartcontract</w:t>
      </w:r>
      <w:proofErr w:type="spellEnd"/>
      <w:r w:rsidR="00EC78E2" w:rsidRPr="00EC78E2">
        <w:rPr>
          <w:rFonts w:ascii="Times New Roman" w:hAnsi="Times New Roman" w:cs="Times New Roman"/>
          <w:sz w:val="24"/>
          <w:szCs w:val="24"/>
        </w:rPr>
        <w:t xml:space="preserve"> compatible format. </w:t>
      </w:r>
      <w:r w:rsidR="00062749">
        <w:rPr>
          <w:rFonts w:ascii="Times New Roman" w:hAnsi="Times New Roman" w:cs="Times New Roman"/>
          <w:sz w:val="24"/>
          <w:szCs w:val="24"/>
        </w:rPr>
        <w:fldChar w:fldCharType="begin"/>
      </w:r>
      <w:r w:rsidR="00062749">
        <w:rPr>
          <w:rFonts w:ascii="Times New Roman" w:hAnsi="Times New Roman" w:cs="Times New Roman"/>
          <w:sz w:val="24"/>
          <w:szCs w:val="24"/>
        </w:rPr>
        <w:instrText xml:space="preserve"> REF _Ref74253853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ins w:id="1789" w:author="Petnathean Julled" w:date="2021-07-09T21:18:00Z">
        <w:r w:rsidR="00454CE9" w:rsidRPr="005B796B">
          <w:t xml:space="preserve">Figure </w:t>
        </w:r>
        <w:r w:rsidR="00454CE9">
          <w:rPr>
            <w:noProof/>
          </w:rPr>
          <w:t>4</w:t>
        </w:r>
        <w:r w:rsidR="00454CE9">
          <w:noBreakHyphen/>
        </w:r>
        <w:r w:rsidR="00454CE9">
          <w:rPr>
            <w:noProof/>
          </w:rPr>
          <w:t>34</w:t>
        </w:r>
      </w:ins>
      <w:del w:id="1790" w:author="Petnathean Julled" w:date="2021-07-09T11:13:00Z">
        <w:r w:rsidR="00856E89" w:rsidRPr="005B796B" w:rsidDel="00437758">
          <w:delText xml:space="preserve">Figure </w:delText>
        </w:r>
        <w:r w:rsidR="00856E89" w:rsidDel="00437758">
          <w:rPr>
            <w:noProof/>
          </w:rPr>
          <w:delText>4</w:delText>
        </w:r>
        <w:r w:rsidR="00856E89" w:rsidDel="00437758">
          <w:noBreakHyphen/>
        </w:r>
        <w:r w:rsidR="00856E89" w:rsidDel="00437758">
          <w:rPr>
            <w:noProof/>
          </w:rPr>
          <w:delText>34</w:delText>
        </w:r>
      </w:del>
      <w:r w:rsidR="00062749">
        <w:rPr>
          <w:rFonts w:ascii="Times New Roman" w:hAnsi="Times New Roman" w:cs="Times New Roman"/>
          <w:sz w:val="24"/>
          <w:szCs w:val="24"/>
        </w:rPr>
        <w:fldChar w:fldCharType="end"/>
      </w:r>
      <w:r w:rsidR="00062749">
        <w:rPr>
          <w:rFonts w:ascii="Times New Roman" w:hAnsi="Times New Roman" w:cs="Times New Roman"/>
          <w:sz w:val="24"/>
          <w:szCs w:val="24"/>
        </w:rPr>
        <w:t xml:space="preserve"> to </w:t>
      </w:r>
      <w:r w:rsidR="00062749">
        <w:rPr>
          <w:rFonts w:ascii="Times New Roman" w:hAnsi="Times New Roman" w:cs="Times New Roman"/>
          <w:sz w:val="24"/>
          <w:szCs w:val="24"/>
        </w:rPr>
        <w:fldChar w:fldCharType="begin"/>
      </w:r>
      <w:r w:rsidR="00062749">
        <w:rPr>
          <w:rFonts w:ascii="Times New Roman" w:hAnsi="Times New Roman" w:cs="Times New Roman"/>
          <w:sz w:val="24"/>
          <w:szCs w:val="24"/>
        </w:rPr>
        <w:instrText xml:space="preserve"> REF _Ref74253860 \h </w:instrText>
      </w:r>
      <w:r w:rsidR="00062749">
        <w:rPr>
          <w:rFonts w:ascii="Times New Roman" w:hAnsi="Times New Roman" w:cs="Times New Roman"/>
          <w:sz w:val="24"/>
          <w:szCs w:val="24"/>
        </w:rPr>
      </w:r>
      <w:r w:rsidR="00062749">
        <w:rPr>
          <w:rFonts w:ascii="Times New Roman" w:hAnsi="Times New Roman" w:cs="Times New Roman"/>
          <w:sz w:val="24"/>
          <w:szCs w:val="24"/>
        </w:rPr>
        <w:fldChar w:fldCharType="separate"/>
      </w:r>
      <w:ins w:id="1791" w:author="Petnathean Julled" w:date="2021-07-09T21:18:00Z">
        <w:r w:rsidR="00454CE9" w:rsidRPr="0078304A">
          <w:t xml:space="preserve">Figure </w:t>
        </w:r>
        <w:r w:rsidR="00454CE9">
          <w:rPr>
            <w:noProof/>
          </w:rPr>
          <w:t>4</w:t>
        </w:r>
        <w:r w:rsidR="00454CE9">
          <w:noBreakHyphen/>
        </w:r>
        <w:r w:rsidR="00454CE9">
          <w:rPr>
            <w:noProof/>
          </w:rPr>
          <w:t>39</w:t>
        </w:r>
      </w:ins>
      <w:del w:id="1792" w:author="Petnathean Julled" w:date="2021-07-09T11:13:00Z">
        <w:r w:rsidR="00856E89" w:rsidRPr="0078304A" w:rsidDel="00437758">
          <w:delText xml:space="preserve">Figure </w:delText>
        </w:r>
        <w:r w:rsidR="00856E89" w:rsidDel="00437758">
          <w:rPr>
            <w:noProof/>
          </w:rPr>
          <w:delText>4</w:delText>
        </w:r>
        <w:r w:rsidR="00856E89" w:rsidDel="00437758">
          <w:noBreakHyphen/>
        </w:r>
        <w:r w:rsidR="00856E89" w:rsidDel="00437758">
          <w:rPr>
            <w:noProof/>
          </w:rPr>
          <w:delText>39</w:delText>
        </w:r>
      </w:del>
      <w:r w:rsidR="00062749">
        <w:rPr>
          <w:rFonts w:ascii="Times New Roman" w:hAnsi="Times New Roman" w:cs="Times New Roman"/>
          <w:sz w:val="24"/>
          <w:szCs w:val="24"/>
        </w:rPr>
        <w:fldChar w:fldCharType="end"/>
      </w:r>
      <w:r w:rsidR="00EC78E2" w:rsidRPr="00EC78E2">
        <w:rPr>
          <w:rFonts w:ascii="Times New Roman" w:hAnsi="Times New Roman" w:cs="Times New Roman"/>
          <w:sz w:val="24"/>
          <w:szCs w:val="24"/>
        </w:rPr>
        <w:t xml:space="preserve"> showing the </w:t>
      </w:r>
      <w:proofErr w:type="spellStart"/>
      <w:r w:rsidR="00EC78E2" w:rsidRPr="00EC78E2">
        <w:rPr>
          <w:rFonts w:ascii="Times New Roman" w:hAnsi="Times New Roman" w:cs="Times New Roman"/>
          <w:sz w:val="24"/>
          <w:szCs w:val="24"/>
        </w:rPr>
        <w:t>Javascript</w:t>
      </w:r>
      <w:proofErr w:type="spellEnd"/>
      <w:r w:rsidR="00EC78E2" w:rsidRPr="00EC78E2">
        <w:rPr>
          <w:rFonts w:ascii="Times New Roman" w:hAnsi="Times New Roman" w:cs="Times New Roman"/>
          <w:sz w:val="24"/>
          <w:szCs w:val="24"/>
        </w:rPr>
        <w:t xml:space="preserve"> code snippet of XDS Document Registry which i</w:t>
      </w:r>
      <w:r w:rsidR="005654B9">
        <w:rPr>
          <w:rFonts w:ascii="Times New Roman" w:hAnsi="Times New Roman" w:cs="Times New Roman"/>
          <w:sz w:val="24"/>
          <w:szCs w:val="24"/>
        </w:rPr>
        <w:t>s</w:t>
      </w:r>
      <w:r w:rsidR="00EC78E2" w:rsidRPr="00EC78E2">
        <w:rPr>
          <w:rFonts w:ascii="Times New Roman" w:hAnsi="Times New Roman" w:cs="Times New Roman"/>
          <w:sz w:val="24"/>
          <w:szCs w:val="24"/>
        </w:rPr>
        <w:t xml:space="preserve"> the part dealing with ITI-42 transaction and Document Registering Function.</w:t>
      </w:r>
    </w:p>
    <w:p w14:paraId="0610DFD7" w14:textId="77777777" w:rsidR="00FA122C" w:rsidRDefault="00FA122C" w:rsidP="00FA122C">
      <w:pPr>
        <w:pStyle w:val="ListParagraph"/>
        <w:spacing w:after="0" w:line="360" w:lineRule="auto"/>
        <w:ind w:left="0"/>
        <w:jc w:val="thaiDistribute"/>
        <w:rPr>
          <w:rFonts w:ascii="Times New Roman" w:hAnsi="Times New Roman" w:cs="Times New Roman"/>
          <w:sz w:val="24"/>
          <w:szCs w:val="24"/>
        </w:rPr>
      </w:pPr>
    </w:p>
    <w:bookmarkStart w:id="1793" w:name="_MON_1684871854"/>
    <w:bookmarkEnd w:id="1793"/>
    <w:p w14:paraId="1091AFF2" w14:textId="77777777" w:rsidR="002F47DC" w:rsidRDefault="00FA122C" w:rsidP="002F47DC">
      <w:pPr>
        <w:pStyle w:val="ListParagraph"/>
        <w:keepNext/>
        <w:spacing w:after="0" w:line="360" w:lineRule="auto"/>
        <w:ind w:left="0"/>
        <w:jc w:val="center"/>
      </w:pPr>
      <w:r>
        <w:rPr>
          <w:rFonts w:ascii="Times New Roman" w:hAnsi="Times New Roman" w:cs="Times New Roman"/>
          <w:sz w:val="24"/>
          <w:szCs w:val="24"/>
        </w:rPr>
        <w:object w:dxaOrig="9360" w:dyaOrig="1611" w14:anchorId="5F150DD9">
          <v:shape id="_x0000_i1063" type="#_x0000_t75" style="width:412.6pt;height:70.75pt" o:ole="" o:bordertopcolor="this" o:borderleftcolor="this" o:borderbottomcolor="this" o:borderrightcolor="this">
            <v:imagedata r:id="rId118" o:title=""/>
            <w10:bordertop type="single" width="4"/>
            <w10:borderleft type="single" width="4"/>
            <w10:borderbottom type="single" width="4"/>
            <w10:borderright type="single" width="4"/>
          </v:shape>
          <o:OLEObject Type="Embed" ProgID="Word.OpenDocumentText.12" ShapeID="_x0000_i1063" DrawAspect="Content" ObjectID="_1687372021" r:id="rId119"/>
        </w:object>
      </w:r>
    </w:p>
    <w:p w14:paraId="4C9E9E20" w14:textId="4FBA5B1A" w:rsidR="00FA122C" w:rsidRDefault="002F47DC" w:rsidP="002F47DC">
      <w:pPr>
        <w:pStyle w:val="Caption"/>
        <w:jc w:val="center"/>
      </w:pPr>
      <w:bookmarkStart w:id="1794" w:name="_Ref74253701"/>
      <w:bookmarkStart w:id="1795" w:name="_Ref74284905"/>
      <w:r>
        <w:t xml:space="preserve">Figure </w:t>
      </w:r>
      <w:ins w:id="179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79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798" w:author="Petnathean Julled" w:date="2021-07-09T21:18:00Z">
        <w:r w:rsidR="00454CE9">
          <w:rPr>
            <w:noProof/>
          </w:rPr>
          <w:t>33</w:t>
        </w:r>
      </w:ins>
      <w:ins w:id="1799" w:author="Petnathean Julled" w:date="2021-07-09T17:21:00Z">
        <w:r w:rsidR="0064710A">
          <w:fldChar w:fldCharType="end"/>
        </w:r>
      </w:ins>
      <w:del w:id="180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33</w:delText>
        </w:r>
        <w:r w:rsidR="00797ABA" w:rsidDel="00F60485">
          <w:rPr>
            <w:noProof/>
          </w:rPr>
          <w:fldChar w:fldCharType="end"/>
        </w:r>
      </w:del>
      <w:bookmarkEnd w:id="1794"/>
      <w:r>
        <w:t xml:space="preserve"> </w:t>
      </w:r>
      <w:bookmarkStart w:id="1801" w:name="_Ref74284619"/>
      <w:r>
        <w:t>The pseudocode showing the process flow of XDS Document Registry Actor for Document Registering Function</w:t>
      </w:r>
      <w:bookmarkEnd w:id="1795"/>
      <w:bookmarkEnd w:id="1801"/>
    </w:p>
    <w:bookmarkStart w:id="1802" w:name="_MON_1681538368"/>
    <w:bookmarkEnd w:id="1802"/>
    <w:p w14:paraId="36824CF3" w14:textId="77777777" w:rsidR="001C74CA" w:rsidRDefault="001C74CA" w:rsidP="00FA122C">
      <w:pPr>
        <w:pStyle w:val="ListParagraph"/>
        <w:keepNext/>
        <w:spacing w:after="0" w:line="360" w:lineRule="auto"/>
        <w:ind w:left="0"/>
        <w:jc w:val="center"/>
      </w:pPr>
      <w:r>
        <w:rPr>
          <w:rFonts w:ascii="Times New Roman" w:hAnsi="Times New Roman" w:cs="Times New Roman"/>
          <w:sz w:val="24"/>
          <w:szCs w:val="24"/>
        </w:rPr>
        <w:object w:dxaOrig="9360" w:dyaOrig="11937" w14:anchorId="61B0E934">
          <v:shape id="_x0000_i1064" type="#_x0000_t75" style="width:423.25pt;height:540.3pt" o:ole="" o:bordertopcolor="this" o:borderleftcolor="this" o:borderbottomcolor="this" o:borderrightcolor="this">
            <v:imagedata r:id="rId120" o:title=""/>
            <w10:bordertop type="single" width="4"/>
            <w10:borderleft type="single" width="4"/>
            <w10:borderbottom type="single" width="4"/>
            <w10:borderright type="single" width="4"/>
          </v:shape>
          <o:OLEObject Type="Embed" ProgID="Word.OpenDocumentText.12" ShapeID="_x0000_i1064" DrawAspect="Content" ObjectID="_1687372022" r:id="rId121"/>
        </w:object>
      </w:r>
    </w:p>
    <w:p w14:paraId="3FCEDAF2" w14:textId="00F7CBC8" w:rsidR="001C74CA" w:rsidRPr="005B796B" w:rsidRDefault="001C74CA" w:rsidP="00FA122C">
      <w:pPr>
        <w:pStyle w:val="Caption"/>
        <w:jc w:val="center"/>
        <w:rPr>
          <w:i/>
          <w:iCs/>
        </w:rPr>
      </w:pPr>
      <w:bookmarkStart w:id="1803" w:name="_Ref74253853"/>
      <w:bookmarkStart w:id="1804" w:name="_Toc74189615"/>
      <w:bookmarkStart w:id="1805" w:name="_Ref74284909"/>
      <w:r w:rsidRPr="005B796B">
        <w:t xml:space="preserve">Figure </w:t>
      </w:r>
      <w:ins w:id="180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0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08" w:author="Petnathean Julled" w:date="2021-07-09T21:18:00Z">
        <w:r w:rsidR="00454CE9">
          <w:rPr>
            <w:noProof/>
          </w:rPr>
          <w:t>34</w:t>
        </w:r>
      </w:ins>
      <w:ins w:id="1809" w:author="Petnathean Julled" w:date="2021-07-09T17:21:00Z">
        <w:r w:rsidR="0064710A">
          <w:fldChar w:fldCharType="end"/>
        </w:r>
      </w:ins>
      <w:del w:id="181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34</w:delText>
        </w:r>
        <w:r w:rsidR="00797ABA" w:rsidDel="00F60485">
          <w:rPr>
            <w:noProof/>
          </w:rPr>
          <w:fldChar w:fldCharType="end"/>
        </w:r>
      </w:del>
      <w:bookmarkEnd w:id="1803"/>
      <w:r w:rsidRPr="005B796B">
        <w:t xml:space="preserve"> </w:t>
      </w:r>
      <w:bookmarkStart w:id="1811" w:name="_Ref74284633"/>
      <w:proofErr w:type="spellStart"/>
      <w:r w:rsidRPr="005B796B">
        <w:t>Javascript</w:t>
      </w:r>
      <w:proofErr w:type="spellEnd"/>
      <w:r w:rsidRPr="005B796B">
        <w:t xml:space="preserve"> Code Snippet of XDS Document Registry Actor</w:t>
      </w:r>
      <w:r>
        <w:br/>
        <w:t>Node Module import declaration and TCP Socket message receiver section</w:t>
      </w:r>
      <w:bookmarkEnd w:id="1804"/>
      <w:bookmarkEnd w:id="1805"/>
      <w:bookmarkEnd w:id="1811"/>
    </w:p>
    <w:bookmarkStart w:id="1812" w:name="_MON_1681539471"/>
    <w:bookmarkEnd w:id="1812"/>
    <w:p w14:paraId="7DB2597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7864" w14:anchorId="5AEF6347">
          <v:shape id="_x0000_i1065" type="#_x0000_t75" style="width:423.25pt;height:355.6pt" o:ole="" o:bordertopcolor="this" o:borderleftcolor="this" o:borderbottomcolor="this" o:borderrightcolor="this">
            <v:imagedata r:id="rId122" o:title=""/>
            <w10:bordertop type="single" width="4"/>
            <w10:borderleft type="single" width="4"/>
            <w10:borderbottom type="single" width="4"/>
            <w10:borderright type="single" width="4"/>
          </v:shape>
          <o:OLEObject Type="Embed" ProgID="Word.OpenDocumentText.12" ShapeID="_x0000_i1065" DrawAspect="Content" ObjectID="_1687372023" r:id="rId123"/>
        </w:object>
      </w:r>
    </w:p>
    <w:p w14:paraId="3E201FF9" w14:textId="2DF474E2" w:rsidR="001C74CA" w:rsidRPr="00233A31" w:rsidRDefault="001C74CA" w:rsidP="00062749">
      <w:pPr>
        <w:pStyle w:val="Caption"/>
        <w:jc w:val="center"/>
        <w:rPr>
          <w:i/>
          <w:iCs/>
        </w:rPr>
      </w:pPr>
      <w:bookmarkStart w:id="1813" w:name="_Ref74284173"/>
      <w:bookmarkStart w:id="1814" w:name="_Toc74189616"/>
      <w:bookmarkStart w:id="1815" w:name="_Ref74284915"/>
      <w:r w:rsidRPr="00233A31">
        <w:t xml:space="preserve">Figure </w:t>
      </w:r>
      <w:ins w:id="181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1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18" w:author="Petnathean Julled" w:date="2021-07-09T21:18:00Z">
        <w:r w:rsidR="00454CE9">
          <w:rPr>
            <w:noProof/>
          </w:rPr>
          <w:t>35</w:t>
        </w:r>
      </w:ins>
      <w:ins w:id="1819" w:author="Petnathean Julled" w:date="2021-07-09T17:21:00Z">
        <w:r w:rsidR="0064710A">
          <w:fldChar w:fldCharType="end"/>
        </w:r>
      </w:ins>
      <w:del w:id="182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35</w:delText>
        </w:r>
        <w:r w:rsidR="00797ABA" w:rsidDel="00F60485">
          <w:rPr>
            <w:noProof/>
          </w:rPr>
          <w:fldChar w:fldCharType="end"/>
        </w:r>
      </w:del>
      <w:bookmarkEnd w:id="1813"/>
      <w:r w:rsidRPr="00233A31">
        <w:t xml:space="preserve"> </w:t>
      </w:r>
      <w:bookmarkStart w:id="1821" w:name="_Ref74284640"/>
      <w:r w:rsidRPr="00233A31">
        <w:t>XDS Document Registry Actor</w:t>
      </w:r>
      <w:r>
        <w:br/>
        <w:t>This section checks if receiving message is ITI-42 or ITI-18 identified by its header</w:t>
      </w:r>
      <w:bookmarkEnd w:id="1814"/>
      <w:bookmarkEnd w:id="1815"/>
      <w:bookmarkEnd w:id="1821"/>
    </w:p>
    <w:bookmarkStart w:id="1822" w:name="_MON_1681540376"/>
    <w:bookmarkEnd w:id="1822"/>
    <w:p w14:paraId="71776E31"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817" w14:anchorId="2CC09082">
          <v:shape id="_x0000_i1066" type="#_x0000_t75" style="width:423.25pt;height:579.75pt" o:ole="" o:bordertopcolor="this" o:borderleftcolor="this" o:borderbottomcolor="this" o:borderrightcolor="this">
            <v:imagedata r:id="rId124" o:title=""/>
            <w10:bordertop type="single" width="4"/>
            <w10:borderleft type="single" width="4"/>
            <w10:borderbottom type="single" width="4"/>
            <w10:borderright type="single" width="4"/>
          </v:shape>
          <o:OLEObject Type="Embed" ProgID="Word.OpenDocumentText.12" ShapeID="_x0000_i1066" DrawAspect="Content" ObjectID="_1687372024" r:id="rId125"/>
        </w:object>
      </w:r>
    </w:p>
    <w:p w14:paraId="4B4B706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8234043"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B6509F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23" w:name="_MON_1681541309"/>
    <w:bookmarkEnd w:id="1823"/>
    <w:p w14:paraId="1E3BB7A6" w14:textId="77777777" w:rsidR="001C74CA" w:rsidRDefault="001C74CA" w:rsidP="000627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744" w14:anchorId="72748C69">
          <v:shape id="_x0000_i1067" type="#_x0000_t75" style="width:423.25pt;height:576.65pt" o:ole="" o:bordertopcolor="this" o:borderleftcolor="this" o:borderbottomcolor="this" o:borderrightcolor="this">
            <v:imagedata r:id="rId126" o:title=""/>
            <w10:bordertop type="single" width="4"/>
            <w10:borderleft type="single" width="4"/>
            <w10:borderbottom type="single" width="4"/>
            <w10:borderright type="single" width="4"/>
          </v:shape>
          <o:OLEObject Type="Embed" ProgID="Word.OpenDocumentText.12" ShapeID="_x0000_i1067" DrawAspect="Content" ObjectID="_1687372025" r:id="rId127"/>
        </w:object>
      </w:r>
    </w:p>
    <w:p w14:paraId="02BCD4A5" w14:textId="69B74218" w:rsidR="004B70A0" w:rsidRPr="00CD25FB" w:rsidRDefault="004B70A0" w:rsidP="00062749">
      <w:pPr>
        <w:pStyle w:val="Caption"/>
        <w:jc w:val="center"/>
        <w:rPr>
          <w:i/>
          <w:iCs/>
        </w:rPr>
      </w:pPr>
      <w:bookmarkStart w:id="1824" w:name="_Ref74284176"/>
      <w:bookmarkStart w:id="1825" w:name="_Toc74189617"/>
      <w:bookmarkStart w:id="1826" w:name="_Ref74284918"/>
      <w:bookmarkStart w:id="1827" w:name="_Hlk70928149"/>
      <w:r w:rsidRPr="00CD25FB">
        <w:t xml:space="preserve">Figure </w:t>
      </w:r>
      <w:ins w:id="182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2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30" w:author="Petnathean Julled" w:date="2021-07-09T21:18:00Z">
        <w:r w:rsidR="00454CE9">
          <w:rPr>
            <w:noProof/>
          </w:rPr>
          <w:t>36</w:t>
        </w:r>
      </w:ins>
      <w:ins w:id="1831" w:author="Petnathean Julled" w:date="2021-07-09T17:21:00Z">
        <w:r w:rsidR="0064710A">
          <w:fldChar w:fldCharType="end"/>
        </w:r>
      </w:ins>
      <w:del w:id="183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36</w:delText>
        </w:r>
        <w:r w:rsidR="00797ABA" w:rsidDel="00F60485">
          <w:rPr>
            <w:noProof/>
          </w:rPr>
          <w:fldChar w:fldCharType="end"/>
        </w:r>
      </w:del>
      <w:bookmarkEnd w:id="1824"/>
      <w:r w:rsidRPr="00CD25FB">
        <w:t xml:space="preserve"> </w:t>
      </w:r>
      <w:bookmarkStart w:id="1833" w:name="_Ref74284645"/>
      <w:r w:rsidRPr="00CD25FB">
        <w:t>XDS Document Registry Actor</w:t>
      </w:r>
      <w:r>
        <w:br/>
        <w:t>Declaration of JSON variable to store all Metadata attributes by its position in the format</w:t>
      </w:r>
      <w:bookmarkEnd w:id="1825"/>
      <w:bookmarkEnd w:id="1826"/>
      <w:bookmarkEnd w:id="1833"/>
    </w:p>
    <w:p w14:paraId="6AFF3987" w14:textId="77777777" w:rsidR="001C74CA" w:rsidRDefault="001C74CA" w:rsidP="001C74CA">
      <w:pPr>
        <w:pStyle w:val="ListParagraph"/>
        <w:spacing w:line="360" w:lineRule="auto"/>
        <w:ind w:left="0"/>
        <w:jc w:val="center"/>
        <w:rPr>
          <w:rFonts w:ascii="Times New Roman" w:hAnsi="Times New Roman" w:cs="Times New Roman"/>
        </w:rPr>
      </w:pPr>
    </w:p>
    <w:p w14:paraId="5C4EE741" w14:textId="77777777" w:rsidR="001C74CA" w:rsidRPr="00D845DC" w:rsidRDefault="001C74CA" w:rsidP="001C74CA">
      <w:pPr>
        <w:pStyle w:val="ListParagraph"/>
        <w:spacing w:line="360" w:lineRule="auto"/>
        <w:ind w:left="0"/>
        <w:jc w:val="center"/>
        <w:rPr>
          <w:rFonts w:ascii="Times New Roman" w:hAnsi="Times New Roman" w:cs="Times New Roman"/>
          <w:sz w:val="24"/>
          <w:szCs w:val="24"/>
        </w:rPr>
      </w:pPr>
    </w:p>
    <w:bookmarkEnd w:id="1827"/>
    <w:bookmarkStart w:id="1834" w:name="_MON_1681541333"/>
    <w:bookmarkEnd w:id="1834"/>
    <w:p w14:paraId="5A0A8227"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6982" w14:anchorId="7C3B9964">
          <v:shape id="_x0000_i1068" type="#_x0000_t75" style="width:423.25pt;height:315.55pt" o:ole="" o:bordertopcolor="this" o:borderleftcolor="this" o:borderbottomcolor="this" o:borderrightcolor="this">
            <v:imagedata r:id="rId128" o:title=""/>
            <w10:bordertop type="single" width="4"/>
            <w10:borderleft type="single" width="4"/>
            <w10:borderbottom type="single" width="4"/>
            <w10:borderright type="single" width="4"/>
          </v:shape>
          <o:OLEObject Type="Embed" ProgID="Word.OpenDocumentText.12" ShapeID="_x0000_i1068" DrawAspect="Content" ObjectID="_1687372026" r:id="rId129"/>
        </w:object>
      </w:r>
    </w:p>
    <w:p w14:paraId="602FEE54" w14:textId="4E9843C7" w:rsidR="001C74CA" w:rsidRPr="003E5BF9" w:rsidRDefault="001C74CA" w:rsidP="00062749">
      <w:pPr>
        <w:pStyle w:val="Caption"/>
        <w:jc w:val="center"/>
        <w:rPr>
          <w:i/>
          <w:iCs/>
        </w:rPr>
      </w:pPr>
      <w:bookmarkStart w:id="1835" w:name="_Ref74284180"/>
      <w:bookmarkStart w:id="1836" w:name="_Toc74189618"/>
      <w:bookmarkStart w:id="1837" w:name="_Ref74284922"/>
      <w:r w:rsidRPr="003E5BF9">
        <w:t xml:space="preserve">Figure </w:t>
      </w:r>
      <w:ins w:id="183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3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40" w:author="Petnathean Julled" w:date="2021-07-09T21:18:00Z">
        <w:r w:rsidR="00454CE9">
          <w:rPr>
            <w:noProof/>
          </w:rPr>
          <w:t>37</w:t>
        </w:r>
      </w:ins>
      <w:ins w:id="1841" w:author="Petnathean Julled" w:date="2021-07-09T17:21:00Z">
        <w:r w:rsidR="0064710A">
          <w:fldChar w:fldCharType="end"/>
        </w:r>
      </w:ins>
      <w:del w:id="184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37</w:delText>
        </w:r>
        <w:r w:rsidR="00797ABA" w:rsidDel="00F60485">
          <w:rPr>
            <w:noProof/>
          </w:rPr>
          <w:fldChar w:fldCharType="end"/>
        </w:r>
      </w:del>
      <w:bookmarkEnd w:id="1835"/>
      <w:r w:rsidRPr="003E5BF9">
        <w:t xml:space="preserve"> </w:t>
      </w:r>
      <w:bookmarkStart w:id="1843" w:name="_Ref74284655"/>
      <w:r w:rsidRPr="003E5BF9">
        <w:t>XDS Document Registry Actor</w:t>
      </w:r>
      <w:r>
        <w:br/>
        <w:t>Define variable of each Metadata attribute UUID label following IHE ITI Framework</w:t>
      </w:r>
      <w:bookmarkEnd w:id="1836"/>
      <w:bookmarkEnd w:id="1837"/>
      <w:bookmarkEnd w:id="1843"/>
    </w:p>
    <w:p w14:paraId="29D6F66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4" w:name="_MON_1681541082"/>
    <w:bookmarkEnd w:id="1844"/>
    <w:p w14:paraId="36B7270E"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1011" w14:anchorId="15789E45">
          <v:shape id="_x0000_i1069" type="#_x0000_t75" style="width:423.25pt;height:498.35pt" o:ole="" o:bordertopcolor="this" o:borderleftcolor="this" o:borderbottomcolor="this" o:borderrightcolor="this">
            <v:imagedata r:id="rId130" o:title=""/>
            <w10:bordertop type="single" width="4"/>
            <w10:borderleft type="single" width="4"/>
            <w10:borderbottom type="single" width="4"/>
            <w10:borderright type="single" width="4"/>
          </v:shape>
          <o:OLEObject Type="Embed" ProgID="Word.OpenDocumentText.12" ShapeID="_x0000_i1069" DrawAspect="Content" ObjectID="_1687372027" r:id="rId131"/>
        </w:object>
      </w:r>
    </w:p>
    <w:p w14:paraId="6E22DEC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AC904F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CCFF94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19BF80E"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881F4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C25D4A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5C7C1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5" w:name="_MON_1681542558"/>
    <w:bookmarkEnd w:id="1845"/>
    <w:p w14:paraId="51113B45"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4F5C8A2B">
          <v:shape id="_x0000_i1070" type="#_x0000_t75" style="width:423.25pt;height:583.5pt" o:ole="" o:bordertopcolor="this" o:borderleftcolor="this" o:borderbottomcolor="this" o:borderrightcolor="this">
            <v:imagedata r:id="rId132" o:title=""/>
            <w10:bordertop type="single" width="4"/>
            <w10:borderleft type="single" width="4"/>
            <w10:borderbottom type="single" width="4"/>
            <w10:borderright type="single" width="4"/>
          </v:shape>
          <o:OLEObject Type="Embed" ProgID="Word.OpenDocumentText.12" ShapeID="_x0000_i1070" DrawAspect="Content" ObjectID="_1687372028" r:id="rId133"/>
        </w:object>
      </w:r>
    </w:p>
    <w:p w14:paraId="4BB20C5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890165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6" w:name="_MON_1681542591"/>
    <w:bookmarkEnd w:id="1846"/>
    <w:p w14:paraId="1AB4B117"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2C2D69F1">
          <v:shape id="_x0000_i1071" type="#_x0000_t75" style="width:423.25pt;height:534.7pt" o:ole="" o:bordertopcolor="this" o:borderleftcolor="this" o:borderbottomcolor="this" o:borderrightcolor="this">
            <v:imagedata r:id="rId134" o:title=""/>
            <w10:bordertop type="single" width="4"/>
            <w10:borderleft type="single" width="4"/>
            <w10:borderbottom type="single" width="4"/>
            <w10:borderright type="single" width="4"/>
          </v:shape>
          <o:OLEObject Type="Embed" ProgID="Word.OpenDocumentText.12" ShapeID="_x0000_i1071" DrawAspect="Content" ObjectID="_1687372029" r:id="rId135"/>
        </w:object>
      </w:r>
    </w:p>
    <w:p w14:paraId="42DD898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7F11B30"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7ACEDE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02FC59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3BBB8F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7" w:name="_MON_1681542634"/>
    <w:bookmarkEnd w:id="1847"/>
    <w:p w14:paraId="23B40C1D"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205" w14:anchorId="6545FF9E">
          <v:shape id="_x0000_i1072" type="#_x0000_t75" style="width:423.25pt;height:462.05pt" o:ole="" o:bordertopcolor="this" o:borderleftcolor="this" o:borderbottomcolor="this" o:borderrightcolor="this">
            <v:imagedata r:id="rId136" o:title=""/>
            <w10:bordertop type="single" width="4"/>
            <w10:borderleft type="single" width="4"/>
            <w10:borderbottom type="single" width="4"/>
            <w10:borderright type="single" width="4"/>
          </v:shape>
          <o:OLEObject Type="Embed" ProgID="Word.OpenDocumentText.12" ShapeID="_x0000_i1072" DrawAspect="Content" ObjectID="_1687372030" r:id="rId137"/>
        </w:object>
      </w:r>
    </w:p>
    <w:p w14:paraId="6498A63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F2DB1A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04F816"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4AE221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75F55E7"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0F6F4E9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3C25EDB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61E361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8" w:name="_MON_1681542665"/>
    <w:bookmarkEnd w:id="1848"/>
    <w:p w14:paraId="200CEBD1"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817" w14:anchorId="496C2BA9">
          <v:shape id="_x0000_i1073" type="#_x0000_t75" style="width:423.25pt;height:534.7pt" o:ole="" o:bordertopcolor="this" o:borderleftcolor="this" o:borderbottomcolor="this" o:borderrightcolor="this">
            <v:imagedata r:id="rId138" o:title=""/>
            <w10:bordertop type="single" width="4"/>
            <w10:borderleft type="single" width="4"/>
            <w10:borderbottom type="single" width="4"/>
            <w10:borderright type="single" width="4"/>
          </v:shape>
          <o:OLEObject Type="Embed" ProgID="Word.OpenDocumentText.12" ShapeID="_x0000_i1073" DrawAspect="Content" ObjectID="_1687372031" r:id="rId139"/>
        </w:object>
      </w:r>
    </w:p>
    <w:p w14:paraId="0C280D5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49" w:name="_MON_1681542694"/>
    <w:bookmarkEnd w:id="1849"/>
    <w:p w14:paraId="77943E2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1279" w14:anchorId="55D3D560">
          <v:shape id="_x0000_i1074" type="#_x0000_t75" style="width:423.25pt;height:509.65pt" o:ole="" o:bordertopcolor="this" o:borderleftcolor="this" o:borderbottomcolor="this" o:borderrightcolor="this">
            <v:imagedata r:id="rId140" o:title=""/>
            <w10:bordertop type="single" width="4"/>
            <w10:borderleft type="single" width="4"/>
            <w10:borderbottom type="single" width="4"/>
            <w10:borderright type="single" width="4"/>
          </v:shape>
          <o:OLEObject Type="Embed" ProgID="Word.OpenDocumentText.12" ShapeID="_x0000_i1074" DrawAspect="Content" ObjectID="_1687372032" r:id="rId141"/>
        </w:object>
      </w:r>
    </w:p>
    <w:p w14:paraId="7E0D31E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0" w:name="_MON_1681542728"/>
    <w:bookmarkEnd w:id="1850"/>
    <w:p w14:paraId="5B413ABF"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3AAD9BB1">
          <v:shape id="_x0000_i1075" type="#_x0000_t75" style="width:423.25pt;height:559.1pt" o:ole="" o:bordertopcolor="this" o:borderleftcolor="this" o:borderbottomcolor="this" o:borderrightcolor="this">
            <v:imagedata r:id="rId142" o:title=""/>
            <w10:bordertop type="single" width="4"/>
            <w10:borderleft type="single" width="4"/>
            <w10:borderbottom type="single" width="4"/>
            <w10:borderright type="single" width="4"/>
          </v:shape>
          <o:OLEObject Type="Embed" ProgID="Word.OpenDocumentText.12" ShapeID="_x0000_i1075" DrawAspect="Content" ObjectID="_1687372033" r:id="rId143"/>
        </w:object>
      </w:r>
    </w:p>
    <w:p w14:paraId="35D179F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404181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BFECFA4"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9709CF8"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042C07F"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51" w:name="_MON_1681542759"/>
    <w:bookmarkEnd w:id="1851"/>
    <w:p w14:paraId="3BDF78EA"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5908" w14:anchorId="313AAAA5">
          <v:shape id="_x0000_i1076" type="#_x0000_t75" style="width:423.25pt;height:267.35pt" o:ole="" o:bordertopcolor="this" o:borderleftcolor="this" o:borderbottomcolor="this" o:borderrightcolor="this">
            <v:imagedata r:id="rId144" o:title=""/>
            <w10:bordertop type="single" width="4"/>
            <w10:borderleft type="single" width="4"/>
            <w10:borderbottom type="single" width="4"/>
            <w10:borderright type="single" width="4"/>
          </v:shape>
          <o:OLEObject Type="Embed" ProgID="Word.OpenDocumentText.12" ShapeID="_x0000_i1076" DrawAspect="Content" ObjectID="_1687372034" r:id="rId145"/>
        </w:object>
      </w:r>
    </w:p>
    <w:p w14:paraId="1F33D26F" w14:textId="2D4C3CDD" w:rsidR="005D3CB7" w:rsidRPr="002B7B6D" w:rsidRDefault="005D3CB7" w:rsidP="00062749">
      <w:pPr>
        <w:pStyle w:val="Caption"/>
        <w:jc w:val="center"/>
        <w:rPr>
          <w:i/>
          <w:iCs/>
        </w:rPr>
      </w:pPr>
      <w:bookmarkStart w:id="1852" w:name="_Ref74284184"/>
      <w:bookmarkStart w:id="1853" w:name="_Toc74189619"/>
      <w:bookmarkStart w:id="1854" w:name="_Ref74284926"/>
      <w:r w:rsidRPr="002B7B6D">
        <w:t xml:space="preserve">Figure </w:t>
      </w:r>
      <w:ins w:id="185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5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57" w:author="Petnathean Julled" w:date="2021-07-09T21:18:00Z">
        <w:r w:rsidR="00454CE9">
          <w:rPr>
            <w:noProof/>
          </w:rPr>
          <w:t>38</w:t>
        </w:r>
      </w:ins>
      <w:ins w:id="1858" w:author="Petnathean Julled" w:date="2021-07-09T17:21:00Z">
        <w:r w:rsidR="0064710A">
          <w:fldChar w:fldCharType="end"/>
        </w:r>
      </w:ins>
      <w:del w:id="185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38</w:delText>
        </w:r>
        <w:r w:rsidR="00797ABA" w:rsidDel="00F60485">
          <w:rPr>
            <w:noProof/>
          </w:rPr>
          <w:fldChar w:fldCharType="end"/>
        </w:r>
      </w:del>
      <w:bookmarkEnd w:id="1852"/>
      <w:r w:rsidRPr="002B7B6D">
        <w:rPr>
          <w:cs/>
        </w:rPr>
        <w:t xml:space="preserve"> </w:t>
      </w:r>
      <w:bookmarkStart w:id="1860" w:name="_Ref74284660"/>
      <w:r w:rsidRPr="002B7B6D">
        <w:t>XDS Document Registry Actor</w:t>
      </w:r>
      <w:r>
        <w:br/>
        <w:t xml:space="preserve">This section </w:t>
      </w:r>
      <w:r w:rsidR="00062749">
        <w:t>interprets</w:t>
      </w:r>
      <w:r>
        <w:t xml:space="preserve"> and assort Metadata attribute value from ITI-42 to JSON</w:t>
      </w:r>
      <w:bookmarkEnd w:id="1853"/>
      <w:bookmarkEnd w:id="1854"/>
      <w:bookmarkEnd w:id="1860"/>
    </w:p>
    <w:p w14:paraId="072E8C5E" w14:textId="7D2C1523" w:rsidR="001C74CA" w:rsidRPr="005D3CB7" w:rsidRDefault="001C74CA" w:rsidP="001C74CA">
      <w:pPr>
        <w:pStyle w:val="ListParagraph"/>
        <w:spacing w:line="360" w:lineRule="auto"/>
        <w:ind w:left="0"/>
        <w:jc w:val="center"/>
        <w:rPr>
          <w:rFonts w:ascii="Times New Roman" w:hAnsi="Times New Roman" w:cs="Times New Roman"/>
          <w:sz w:val="24"/>
          <w:szCs w:val="24"/>
        </w:rPr>
      </w:pPr>
    </w:p>
    <w:p w14:paraId="1FCBA015"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61C9065D"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78061B96" w14:textId="77777777" w:rsidR="001C74CA" w:rsidRDefault="001C74CA" w:rsidP="001C74CA">
      <w:pPr>
        <w:pStyle w:val="ListParagraph"/>
        <w:keepNext/>
        <w:spacing w:after="0" w:line="360" w:lineRule="auto"/>
        <w:ind w:left="0"/>
        <w:jc w:val="thaiDistribute"/>
        <w:rPr>
          <w:rFonts w:ascii="Times New Roman" w:hAnsi="Times New Roman" w:cs="Times New Roman"/>
          <w:sz w:val="24"/>
          <w:szCs w:val="24"/>
        </w:rPr>
      </w:pPr>
    </w:p>
    <w:bookmarkStart w:id="1861" w:name="_MON_1681544145"/>
    <w:bookmarkEnd w:id="1861"/>
    <w:p w14:paraId="1D5D48B9" w14:textId="77777777" w:rsidR="001C74CA" w:rsidRDefault="001C74CA" w:rsidP="00062749">
      <w:pPr>
        <w:pStyle w:val="ListParagraph"/>
        <w:keepNext/>
        <w:spacing w:after="0" w:line="360" w:lineRule="auto"/>
        <w:ind w:left="0"/>
        <w:jc w:val="center"/>
      </w:pPr>
      <w:r>
        <w:rPr>
          <w:rFonts w:ascii="Times New Roman" w:hAnsi="Times New Roman" w:cs="Times New Roman"/>
          <w:sz w:val="24"/>
          <w:szCs w:val="24"/>
        </w:rPr>
        <w:object w:dxaOrig="9360" w:dyaOrig="12161" w14:anchorId="32B15183">
          <v:shape id="_x0000_i1077" type="#_x0000_t75" style="width:423.25pt;height:550.35pt" o:ole="" o:bordertopcolor="this" o:borderleftcolor="this" o:borderbottomcolor="this" o:borderrightcolor="this">
            <v:imagedata r:id="rId146" o:title=""/>
            <w10:bordertop type="single" width="4"/>
            <w10:borderleft type="single" width="4"/>
            <w10:borderbottom type="single" width="4"/>
            <w10:borderright type="single" width="4"/>
          </v:shape>
          <o:OLEObject Type="Embed" ProgID="Word.OpenDocumentText.12" ShapeID="_x0000_i1077" DrawAspect="Content" ObjectID="_1687372035" r:id="rId147"/>
        </w:object>
      </w:r>
    </w:p>
    <w:p w14:paraId="1FBC32CC"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F57D3A"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11D1C7A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62" w:name="_MON_1681544160"/>
    <w:bookmarkEnd w:id="1862"/>
    <w:p w14:paraId="37E42FC0" w14:textId="77777777" w:rsidR="001C74CA" w:rsidRDefault="001C74CA" w:rsidP="0006274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560" w14:anchorId="5790D2B3">
          <v:shape id="_x0000_i1078" type="#_x0000_t75" style="width:423.25pt;height:568.5pt" o:ole="" o:bordertopcolor="this" o:borderleftcolor="this" o:borderbottomcolor="this" o:borderrightcolor="this">
            <v:imagedata r:id="rId148" o:title=""/>
            <w10:bordertop type="single" width="4"/>
            <w10:borderleft type="single" width="4"/>
            <w10:borderbottom type="single" width="4"/>
            <w10:borderright type="single" width="4"/>
          </v:shape>
          <o:OLEObject Type="Embed" ProgID="Word.OpenDocumentText.12" ShapeID="_x0000_i1078" DrawAspect="Content" ObjectID="_1687372036" r:id="rId149"/>
        </w:object>
      </w:r>
    </w:p>
    <w:p w14:paraId="0DB2DF52"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222DFBD9"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p w14:paraId="59236A01" w14:textId="77777777" w:rsidR="001C74CA" w:rsidRDefault="001C74CA" w:rsidP="001C74CA">
      <w:pPr>
        <w:pStyle w:val="ListParagraph"/>
        <w:spacing w:line="360" w:lineRule="auto"/>
        <w:ind w:left="0"/>
        <w:jc w:val="thaiDistribute"/>
        <w:rPr>
          <w:rFonts w:ascii="Times New Roman" w:hAnsi="Times New Roman" w:cs="Times New Roman"/>
          <w:sz w:val="24"/>
          <w:szCs w:val="24"/>
        </w:rPr>
      </w:pPr>
    </w:p>
    <w:bookmarkStart w:id="1863" w:name="_MON_1681544190"/>
    <w:bookmarkEnd w:id="1863"/>
    <w:p w14:paraId="3EA68EB7" w14:textId="77777777" w:rsidR="001C74CA" w:rsidRDefault="001C74CA" w:rsidP="00062749">
      <w:pPr>
        <w:pStyle w:val="ListParagraph"/>
        <w:spacing w:line="360" w:lineRule="auto"/>
        <w:ind w:left="0"/>
        <w:jc w:val="center"/>
        <w:rPr>
          <w:rFonts w:ascii="Times New Roman" w:hAnsi="Times New Roman"/>
          <w:sz w:val="24"/>
          <w:szCs w:val="24"/>
        </w:rPr>
      </w:pPr>
      <w:r>
        <w:rPr>
          <w:rFonts w:ascii="Times New Roman" w:hAnsi="Times New Roman" w:cs="Times New Roman"/>
          <w:sz w:val="24"/>
          <w:szCs w:val="24"/>
        </w:rPr>
        <w:object w:dxaOrig="9360" w:dyaOrig="5145" w14:anchorId="69EFFB23">
          <v:shape id="_x0000_i1079" type="#_x0000_t75" style="width:423.25pt;height:232.3pt" o:ole="" o:bordertopcolor="this" o:borderleftcolor="this" o:borderbottomcolor="this" o:borderrightcolor="this">
            <v:imagedata r:id="rId150" o:title=""/>
            <w10:bordertop type="single" width="4"/>
            <w10:borderleft type="single" width="4"/>
            <w10:borderbottom type="single" width="4"/>
            <w10:borderright type="single" width="4"/>
          </v:shape>
          <o:OLEObject Type="Embed" ProgID="Word.OpenDocumentText.12" ShapeID="_x0000_i1079" DrawAspect="Content" ObjectID="_1687372037" r:id="rId151"/>
        </w:object>
      </w:r>
    </w:p>
    <w:p w14:paraId="3FC78321" w14:textId="21FDDC46" w:rsidR="008C3281" w:rsidRPr="0078304A" w:rsidRDefault="008C3281" w:rsidP="00062749">
      <w:pPr>
        <w:pStyle w:val="Caption"/>
        <w:jc w:val="center"/>
        <w:rPr>
          <w:i/>
          <w:iCs/>
        </w:rPr>
      </w:pPr>
      <w:bookmarkStart w:id="1864" w:name="_Ref74253860"/>
      <w:bookmarkStart w:id="1865" w:name="_Toc74189620"/>
      <w:bookmarkStart w:id="1866" w:name="_Ref74284930"/>
      <w:r w:rsidRPr="0078304A">
        <w:t xml:space="preserve">Figure </w:t>
      </w:r>
      <w:ins w:id="1867"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6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69" w:author="Petnathean Julled" w:date="2021-07-09T21:18:00Z">
        <w:r w:rsidR="00454CE9">
          <w:rPr>
            <w:noProof/>
          </w:rPr>
          <w:t>39</w:t>
        </w:r>
      </w:ins>
      <w:ins w:id="1870" w:author="Petnathean Julled" w:date="2021-07-09T17:21:00Z">
        <w:r w:rsidR="0064710A">
          <w:fldChar w:fldCharType="end"/>
        </w:r>
      </w:ins>
      <w:del w:id="1871"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39</w:delText>
        </w:r>
        <w:r w:rsidR="00797ABA" w:rsidDel="00F60485">
          <w:rPr>
            <w:noProof/>
          </w:rPr>
          <w:fldChar w:fldCharType="end"/>
        </w:r>
      </w:del>
      <w:bookmarkEnd w:id="1864"/>
      <w:r w:rsidRPr="0078304A">
        <w:rPr>
          <w:cs/>
        </w:rPr>
        <w:t xml:space="preserve"> </w:t>
      </w:r>
      <w:bookmarkStart w:id="1872" w:name="_Ref74284665"/>
      <w:r w:rsidRPr="0078304A">
        <w:t>XDS Document Registry Actor</w:t>
      </w:r>
      <w:r>
        <w:br/>
        <w:t>This section passes JSON into Smart Contract as single string variable</w:t>
      </w:r>
      <w:bookmarkEnd w:id="1865"/>
      <w:bookmarkEnd w:id="1866"/>
      <w:bookmarkEnd w:id="1872"/>
    </w:p>
    <w:p w14:paraId="516B4914" w14:textId="77777777" w:rsidR="00D84940" w:rsidRPr="008C3281" w:rsidRDefault="00D84940" w:rsidP="00F81C49">
      <w:pPr>
        <w:pStyle w:val="ListParagraph"/>
        <w:spacing w:line="360" w:lineRule="auto"/>
        <w:ind w:left="0"/>
        <w:jc w:val="thaiDistribute"/>
        <w:rPr>
          <w:rFonts w:ascii="Times New Roman" w:hAnsi="Times New Roman" w:cs="Times New Roman"/>
          <w:sz w:val="24"/>
          <w:szCs w:val="24"/>
        </w:rPr>
      </w:pPr>
    </w:p>
    <w:p w14:paraId="3122012A" w14:textId="77777777" w:rsidR="007E6116" w:rsidRDefault="007E6116" w:rsidP="00F81C49">
      <w:pPr>
        <w:pStyle w:val="ListParagraph"/>
        <w:spacing w:line="360" w:lineRule="auto"/>
        <w:ind w:left="0"/>
        <w:jc w:val="thaiDistribute"/>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03DDCDD5" w14:textId="6844C40C" w:rsidR="00C90368" w:rsidRPr="007E6116"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Pr="007E6116">
        <w:rPr>
          <w:rFonts w:ascii="Times New Roman" w:hAnsi="Times New Roman" w:cs="Times New Roman"/>
          <w:sz w:val="24"/>
          <w:szCs w:val="24"/>
        </w:rPr>
        <w:t xml:space="preserve">4.2.3.1.2 </w:t>
      </w:r>
      <w:proofErr w:type="spellStart"/>
      <w:r w:rsidRPr="007E6116">
        <w:rPr>
          <w:rFonts w:ascii="Times New Roman" w:hAnsi="Times New Roman" w:cs="Times New Roman"/>
          <w:sz w:val="24"/>
          <w:szCs w:val="24"/>
        </w:rPr>
        <w:t>Smartcontract</w:t>
      </w:r>
      <w:proofErr w:type="spellEnd"/>
    </w:p>
    <w:p w14:paraId="4BFE1A6A" w14:textId="553BA54E" w:rsidR="003E644E" w:rsidRDefault="003E644E" w:rsidP="00F81C49">
      <w:pPr>
        <w:pStyle w:val="ListParagraph"/>
        <w:spacing w:line="360" w:lineRule="auto"/>
        <w:ind w:left="0"/>
        <w:jc w:val="thaiDistribute"/>
        <w:rPr>
          <w:rFonts w:ascii="Times New Roman" w:hAnsi="Times New Roman"/>
          <w:sz w:val="24"/>
          <w:szCs w:val="24"/>
        </w:rPr>
      </w:pPr>
      <w:r w:rsidRPr="007E6116">
        <w:rPr>
          <w:rFonts w:ascii="Times New Roman" w:hAnsi="Times New Roman"/>
          <w:sz w:val="24"/>
          <w:szCs w:val="24"/>
          <w:cs/>
        </w:rPr>
        <w:tab/>
      </w:r>
      <w:r w:rsidR="0083533F" w:rsidRPr="0083533F">
        <w:rPr>
          <w:rFonts w:ascii="Times New Roman" w:hAnsi="Times New Roman"/>
          <w:sz w:val="24"/>
          <w:szCs w:val="24"/>
        </w:rPr>
        <w:t xml:space="preserve">In the implementation,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was designed to store string values and will return the stored value when called by the corresponding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The prepared JSON must be converted into a string variable before entering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This is due to the limit of the Ethereum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which can cover a limited number of programming variables so, we simplify our program to avoid that limit by storing the whole JSON in string form as a single variable. As the Ethereum Blockchain requires a certain amount of gas to execute the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the length of the variable may cause an error in the process if there was not enough gas supplied. That means, we need to increase the limit amount of gas for executing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from the default value as shown in </w:t>
      </w:r>
      <w:r w:rsidR="00043D73">
        <w:rPr>
          <w:rFonts w:ascii="Times New Roman" w:hAnsi="Times New Roman"/>
          <w:sz w:val="24"/>
          <w:szCs w:val="24"/>
        </w:rPr>
        <w:fldChar w:fldCharType="begin"/>
      </w:r>
      <w:r w:rsidR="00043D73">
        <w:rPr>
          <w:rFonts w:ascii="Times New Roman" w:hAnsi="Times New Roman"/>
          <w:sz w:val="24"/>
          <w:szCs w:val="24"/>
        </w:rPr>
        <w:instrText xml:space="preserve"> REF _Ref74256754 \h </w:instrText>
      </w:r>
      <w:r w:rsidR="00043D73">
        <w:rPr>
          <w:rFonts w:ascii="Times New Roman" w:hAnsi="Times New Roman"/>
          <w:sz w:val="24"/>
          <w:szCs w:val="24"/>
        </w:rPr>
      </w:r>
      <w:r w:rsidR="00043D73">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40</w:t>
      </w:r>
      <w:r w:rsidR="00043D73">
        <w:rPr>
          <w:rFonts w:ascii="Times New Roman" w:hAnsi="Times New Roman"/>
          <w:sz w:val="24"/>
          <w:szCs w:val="24"/>
        </w:rPr>
        <w:fldChar w:fldCharType="end"/>
      </w:r>
      <w:r w:rsidR="0083533F" w:rsidRPr="0083533F">
        <w:rPr>
          <w:rFonts w:ascii="Times New Roman" w:hAnsi="Times New Roman"/>
          <w:sz w:val="24"/>
          <w:szCs w:val="24"/>
        </w:rPr>
        <w:t xml:space="preserve">. Although this change may not </w:t>
      </w:r>
      <w:r w:rsidR="00572425" w:rsidRPr="0083533F">
        <w:rPr>
          <w:rFonts w:ascii="Times New Roman" w:hAnsi="Times New Roman"/>
          <w:sz w:val="24"/>
          <w:szCs w:val="24"/>
        </w:rPr>
        <w:t>affect</w:t>
      </w:r>
      <w:r w:rsidR="0083533F" w:rsidRPr="0083533F">
        <w:rPr>
          <w:rFonts w:ascii="Times New Roman" w:hAnsi="Times New Roman"/>
          <w:sz w:val="24"/>
          <w:szCs w:val="24"/>
        </w:rPr>
        <w:t xml:space="preserve"> the implementation, it may affect the network where its member prefers to use actual cryptocurrency like Ether to maintain Blockchain where an increase in required gas may accelerate the depletion of currency circulating in the network and severe</w:t>
      </w:r>
      <w:r w:rsidR="00572425">
        <w:rPr>
          <w:rFonts w:ascii="Times New Roman" w:hAnsi="Times New Roman"/>
          <w:sz w:val="24"/>
          <w:szCs w:val="24"/>
        </w:rPr>
        <w:t>ly reduce</w:t>
      </w:r>
      <w:r w:rsidR="0083533F" w:rsidRPr="0083533F">
        <w:rPr>
          <w:rFonts w:ascii="Times New Roman" w:hAnsi="Times New Roman"/>
          <w:sz w:val="24"/>
          <w:szCs w:val="24"/>
        </w:rPr>
        <w:t xml:space="preserve"> </w:t>
      </w:r>
      <w:r w:rsidR="00572425">
        <w:rPr>
          <w:rFonts w:ascii="Times New Roman" w:hAnsi="Times New Roman"/>
          <w:sz w:val="24"/>
          <w:szCs w:val="24"/>
        </w:rPr>
        <w:t xml:space="preserve">the </w:t>
      </w:r>
      <w:r w:rsidR="0083533F" w:rsidRPr="0083533F">
        <w:rPr>
          <w:rFonts w:ascii="Times New Roman" w:hAnsi="Times New Roman"/>
          <w:sz w:val="24"/>
          <w:szCs w:val="24"/>
        </w:rPr>
        <w:t xml:space="preserve">maintainability of the Blockchain. </w:t>
      </w:r>
      <w:r w:rsidR="00043D73">
        <w:rPr>
          <w:rFonts w:ascii="Times New Roman" w:hAnsi="Times New Roman"/>
          <w:sz w:val="24"/>
          <w:szCs w:val="24"/>
        </w:rPr>
        <w:fldChar w:fldCharType="begin"/>
      </w:r>
      <w:r w:rsidR="00043D73">
        <w:rPr>
          <w:rFonts w:ascii="Times New Roman" w:hAnsi="Times New Roman"/>
          <w:sz w:val="24"/>
          <w:szCs w:val="24"/>
        </w:rPr>
        <w:instrText xml:space="preserve"> REF _Ref74256626 \h </w:instrText>
      </w:r>
      <w:r w:rsidR="00043D73">
        <w:rPr>
          <w:rFonts w:ascii="Times New Roman" w:hAnsi="Times New Roman"/>
          <w:sz w:val="24"/>
          <w:szCs w:val="24"/>
        </w:rPr>
      </w:r>
      <w:r w:rsidR="00043D73">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41</w:t>
      </w:r>
      <w:r w:rsidR="00043D73">
        <w:rPr>
          <w:rFonts w:ascii="Times New Roman" w:hAnsi="Times New Roman"/>
          <w:sz w:val="24"/>
          <w:szCs w:val="24"/>
        </w:rPr>
        <w:fldChar w:fldCharType="end"/>
      </w:r>
      <w:r w:rsidR="0083533F" w:rsidRPr="0083533F">
        <w:rPr>
          <w:rFonts w:ascii="Times New Roman" w:hAnsi="Times New Roman"/>
          <w:sz w:val="24"/>
          <w:szCs w:val="24"/>
        </w:rPr>
        <w:t xml:space="preserve"> showing the process flow of </w:t>
      </w:r>
      <w:proofErr w:type="spellStart"/>
      <w:r w:rsidR="0083533F" w:rsidRPr="0083533F">
        <w:rPr>
          <w:rFonts w:ascii="Times New Roman" w:hAnsi="Times New Roman"/>
          <w:sz w:val="24"/>
          <w:szCs w:val="24"/>
        </w:rPr>
        <w:t>Smartcontract</w:t>
      </w:r>
      <w:proofErr w:type="spellEnd"/>
      <w:r w:rsidR="0083533F" w:rsidRPr="0083533F">
        <w:rPr>
          <w:rFonts w:ascii="Times New Roman" w:hAnsi="Times New Roman"/>
          <w:sz w:val="24"/>
          <w:szCs w:val="24"/>
        </w:rPr>
        <w:t xml:space="preserve"> function related to Document Registering.</w:t>
      </w:r>
    </w:p>
    <w:p w14:paraId="7487FFE1" w14:textId="77777777" w:rsidR="00D35D30" w:rsidRDefault="00D35D30" w:rsidP="00F81C49">
      <w:pPr>
        <w:pStyle w:val="ListParagraph"/>
        <w:spacing w:line="360" w:lineRule="auto"/>
        <w:ind w:left="0"/>
        <w:jc w:val="thaiDistribute"/>
        <w:rPr>
          <w:rFonts w:ascii="Times New Roman" w:hAnsi="Times New Roman"/>
          <w:sz w:val="24"/>
          <w:szCs w:val="24"/>
        </w:rPr>
      </w:pPr>
    </w:p>
    <w:p w14:paraId="5A7283CA" w14:textId="77777777" w:rsidR="00043D73" w:rsidRDefault="00043D73" w:rsidP="00043D73">
      <w:pPr>
        <w:pStyle w:val="ListParagraph"/>
        <w:keepNext/>
        <w:spacing w:after="0" w:line="360" w:lineRule="auto"/>
        <w:ind w:left="0"/>
        <w:jc w:val="center"/>
      </w:pPr>
      <w:r>
        <w:rPr>
          <w:noProof/>
        </w:rPr>
        <w:drawing>
          <wp:inline distT="0" distB="0" distL="0" distR="0" wp14:anchorId="7F88304D" wp14:editId="3B51886A">
            <wp:extent cx="3965051" cy="6758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027311" cy="686473"/>
                    </a:xfrm>
                    <a:prstGeom prst="rect">
                      <a:avLst/>
                    </a:prstGeom>
                  </pic:spPr>
                </pic:pic>
              </a:graphicData>
            </a:graphic>
          </wp:inline>
        </w:drawing>
      </w:r>
    </w:p>
    <w:p w14:paraId="252476F5" w14:textId="3BC38B4F" w:rsidR="00043D73" w:rsidRDefault="00043D73" w:rsidP="00043D73">
      <w:pPr>
        <w:pStyle w:val="Caption"/>
        <w:spacing w:after="240"/>
        <w:jc w:val="center"/>
      </w:pPr>
      <w:bookmarkStart w:id="1873" w:name="_Ref74256754"/>
      <w:bookmarkStart w:id="1874" w:name="_Ref74284933"/>
      <w:r>
        <w:t xml:space="preserve">Figure </w:t>
      </w:r>
      <w:ins w:id="187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7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77" w:author="Petnathean Julled" w:date="2021-07-09T21:18:00Z">
        <w:r w:rsidR="00454CE9">
          <w:rPr>
            <w:noProof/>
          </w:rPr>
          <w:t>40</w:t>
        </w:r>
      </w:ins>
      <w:ins w:id="1878" w:author="Petnathean Julled" w:date="2021-07-09T17:21:00Z">
        <w:r w:rsidR="0064710A">
          <w:fldChar w:fldCharType="end"/>
        </w:r>
      </w:ins>
      <w:del w:id="187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40</w:delText>
        </w:r>
        <w:r w:rsidR="00797ABA" w:rsidDel="00F60485">
          <w:rPr>
            <w:noProof/>
          </w:rPr>
          <w:fldChar w:fldCharType="end"/>
        </w:r>
      </w:del>
      <w:bookmarkEnd w:id="1873"/>
      <w:r>
        <w:t xml:space="preserve"> </w:t>
      </w:r>
      <w:bookmarkStart w:id="1880" w:name="_Ref74284671"/>
      <w:r>
        <w:t xml:space="preserve">Specified gas value </w:t>
      </w:r>
      <w:proofErr w:type="spellStart"/>
      <w:r>
        <w:t>spplying</w:t>
      </w:r>
      <w:proofErr w:type="spellEnd"/>
      <w:r>
        <w:t xml:space="preserve"> Ethereum </w:t>
      </w:r>
      <w:proofErr w:type="spellStart"/>
      <w:r>
        <w:t>Smartcontract</w:t>
      </w:r>
      <w:proofErr w:type="spellEnd"/>
      <w:r>
        <w:t xml:space="preserve"> execution</w:t>
      </w:r>
      <w:bookmarkEnd w:id="1874"/>
      <w:bookmarkEnd w:id="1880"/>
    </w:p>
    <w:bookmarkStart w:id="1881" w:name="_MON_1684876051"/>
    <w:bookmarkEnd w:id="1881"/>
    <w:p w14:paraId="1D94870C" w14:textId="77777777" w:rsidR="00A77865" w:rsidRDefault="00A77865" w:rsidP="00A77865">
      <w:pPr>
        <w:pStyle w:val="ListParagraph"/>
        <w:keepNext/>
        <w:spacing w:after="0" w:line="360" w:lineRule="auto"/>
        <w:ind w:left="0"/>
        <w:jc w:val="center"/>
      </w:pPr>
      <w:r>
        <w:rPr>
          <w:rFonts w:ascii="Times New Roman" w:hAnsi="Times New Roman"/>
          <w:sz w:val="24"/>
          <w:szCs w:val="24"/>
        </w:rPr>
        <w:object w:dxaOrig="9360" w:dyaOrig="2686" w14:anchorId="6FBFFA95">
          <v:shape id="_x0000_i1080" type="#_x0000_t75" style="width:381.9pt;height:109.55pt" o:ole="" o:bordertopcolor="this" o:borderleftcolor="this" o:borderbottomcolor="this" o:borderrightcolor="this">
            <v:imagedata r:id="rId153" o:title=""/>
            <w10:bordertop type="single" width="4"/>
            <w10:borderleft type="single" width="4"/>
            <w10:borderbottom type="single" width="4"/>
            <w10:borderright type="single" width="4"/>
          </v:shape>
          <o:OLEObject Type="Embed" ProgID="Word.OpenDocumentText.12" ShapeID="_x0000_i1080" DrawAspect="Content" ObjectID="_1687372038" r:id="rId154"/>
        </w:object>
      </w:r>
    </w:p>
    <w:p w14:paraId="2FDB6D25" w14:textId="7A0851A2" w:rsidR="00A77865" w:rsidRDefault="00A77865" w:rsidP="00A77865">
      <w:pPr>
        <w:pStyle w:val="Caption"/>
        <w:spacing w:after="240"/>
        <w:jc w:val="center"/>
      </w:pPr>
      <w:bookmarkStart w:id="1882" w:name="_Ref74256626"/>
      <w:bookmarkStart w:id="1883" w:name="_Ref74284940"/>
      <w:r>
        <w:t xml:space="preserve">Figure </w:t>
      </w:r>
      <w:ins w:id="188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8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86" w:author="Petnathean Julled" w:date="2021-07-09T21:18:00Z">
        <w:r w:rsidR="00454CE9">
          <w:rPr>
            <w:noProof/>
          </w:rPr>
          <w:t>41</w:t>
        </w:r>
      </w:ins>
      <w:ins w:id="1887" w:author="Petnathean Julled" w:date="2021-07-09T17:21:00Z">
        <w:r w:rsidR="0064710A">
          <w:fldChar w:fldCharType="end"/>
        </w:r>
      </w:ins>
      <w:del w:id="188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41</w:delText>
        </w:r>
        <w:r w:rsidR="00797ABA" w:rsidDel="00F60485">
          <w:rPr>
            <w:noProof/>
          </w:rPr>
          <w:fldChar w:fldCharType="end"/>
        </w:r>
      </w:del>
      <w:bookmarkEnd w:id="1882"/>
      <w:r>
        <w:t xml:space="preserve"> </w:t>
      </w:r>
      <w:bookmarkStart w:id="1889" w:name="_Ref74284676"/>
      <w:r>
        <w:t xml:space="preserve">The pseudocode showing the process flow of Document Register </w:t>
      </w:r>
      <w:proofErr w:type="spellStart"/>
      <w:r>
        <w:t>Smartcontract</w:t>
      </w:r>
      <w:bookmarkEnd w:id="1883"/>
      <w:bookmarkEnd w:id="1889"/>
      <w:proofErr w:type="spellEnd"/>
      <w:r>
        <w:t xml:space="preserve"> </w:t>
      </w:r>
    </w:p>
    <w:p w14:paraId="12941355" w14:textId="77777777" w:rsidR="00D35D30" w:rsidRDefault="00D35D30" w:rsidP="00F81C49">
      <w:pPr>
        <w:pStyle w:val="ListParagraph"/>
        <w:spacing w:line="360" w:lineRule="auto"/>
        <w:ind w:left="0"/>
        <w:jc w:val="thaiDistribute"/>
        <w:rPr>
          <w:rFonts w:ascii="Times New Roman" w:hAnsi="Times New Roman"/>
          <w:sz w:val="24"/>
          <w:szCs w:val="24"/>
        </w:rPr>
      </w:pPr>
    </w:p>
    <w:p w14:paraId="52868A19" w14:textId="77777777" w:rsidR="00D35D30" w:rsidRDefault="00D35D30" w:rsidP="00F81C49">
      <w:pPr>
        <w:pStyle w:val="ListParagraph"/>
        <w:spacing w:line="360" w:lineRule="auto"/>
        <w:ind w:left="0"/>
        <w:jc w:val="thaiDistribute"/>
        <w:rPr>
          <w:rFonts w:ascii="Times New Roman" w:hAnsi="Times New Roman"/>
          <w:sz w:val="24"/>
          <w:szCs w:val="24"/>
        </w:rPr>
      </w:pPr>
    </w:p>
    <w:p w14:paraId="6304F86B" w14:textId="0693A67B" w:rsidR="0083533F" w:rsidRPr="007E6116" w:rsidRDefault="0083533F" w:rsidP="00F81C49">
      <w:pPr>
        <w:pStyle w:val="ListParagraph"/>
        <w:spacing w:line="360" w:lineRule="auto"/>
        <w:ind w:left="0"/>
        <w:jc w:val="thaiDistribute"/>
        <w:rPr>
          <w:rFonts w:ascii="Times New Roman" w:hAnsi="Times New Roman"/>
          <w:sz w:val="24"/>
          <w:szCs w:val="24"/>
        </w:rPr>
      </w:pPr>
      <w:r>
        <w:rPr>
          <w:rFonts w:ascii="Times New Roman" w:hAnsi="Times New Roman"/>
          <w:sz w:val="24"/>
          <w:szCs w:val="24"/>
        </w:rPr>
        <w:lastRenderedPageBreak/>
        <w:tab/>
      </w:r>
      <w:r w:rsidRPr="0083533F">
        <w:rPr>
          <w:rFonts w:ascii="Times New Roman" w:hAnsi="Times New Roman"/>
          <w:sz w:val="24"/>
          <w:szCs w:val="24"/>
        </w:rPr>
        <w:t xml:space="preserve">By these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design, XDS Document Registry actors can keep Metadata attributes of each document by storing them as JSON string variable inside Blockchain using one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per document. At the same time, the actor can perform search operation by sequentially call upon each published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one-by-one until the result was found or until the last in the case which no matching result. It must be noted that publishing of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always requires gas to execute the task while calling for the variable value stored in the </w:t>
      </w:r>
      <w:proofErr w:type="spellStart"/>
      <w:r w:rsidRPr="0083533F">
        <w:rPr>
          <w:rFonts w:ascii="Times New Roman" w:hAnsi="Times New Roman"/>
          <w:sz w:val="24"/>
          <w:szCs w:val="24"/>
        </w:rPr>
        <w:t>Smartcontract</w:t>
      </w:r>
      <w:proofErr w:type="spellEnd"/>
      <w:r w:rsidRPr="0083533F">
        <w:rPr>
          <w:rFonts w:ascii="Times New Roman" w:hAnsi="Times New Roman"/>
          <w:sz w:val="24"/>
          <w:szCs w:val="24"/>
        </w:rPr>
        <w:t xml:space="preserve"> is not consuming any Blockchain resource.  </w:t>
      </w:r>
      <w:r w:rsidR="00121ED4">
        <w:rPr>
          <w:rFonts w:ascii="Times New Roman" w:hAnsi="Times New Roman"/>
          <w:sz w:val="24"/>
          <w:szCs w:val="24"/>
        </w:rPr>
        <w:fldChar w:fldCharType="begin"/>
      </w:r>
      <w:r w:rsidR="00121ED4">
        <w:rPr>
          <w:rFonts w:ascii="Times New Roman" w:hAnsi="Times New Roman"/>
          <w:sz w:val="24"/>
          <w:szCs w:val="24"/>
        </w:rPr>
        <w:instrText xml:space="preserve"> REF _Ref70917482 \h </w:instrText>
      </w:r>
      <w:r w:rsidR="00121ED4">
        <w:rPr>
          <w:rFonts w:ascii="Times New Roman" w:hAnsi="Times New Roman"/>
          <w:sz w:val="24"/>
          <w:szCs w:val="24"/>
        </w:rPr>
      </w:r>
      <w:r w:rsidR="00121ED4">
        <w:rPr>
          <w:rFonts w:ascii="Times New Roman" w:hAnsi="Times New Roman"/>
          <w:sz w:val="24"/>
          <w:szCs w:val="24"/>
        </w:rPr>
        <w:fldChar w:fldCharType="separate"/>
      </w:r>
      <w:ins w:id="1890" w:author="Petnathean Julled" w:date="2021-07-09T21:18:00Z">
        <w:r w:rsidR="00454CE9" w:rsidRPr="001710E0">
          <w:t xml:space="preserve">Figure </w:t>
        </w:r>
        <w:r w:rsidR="00454CE9">
          <w:rPr>
            <w:noProof/>
          </w:rPr>
          <w:t>4</w:t>
        </w:r>
        <w:r w:rsidR="00454CE9">
          <w:noBreakHyphen/>
        </w:r>
        <w:r w:rsidR="00454CE9">
          <w:rPr>
            <w:noProof/>
          </w:rPr>
          <w:t>42</w:t>
        </w:r>
      </w:ins>
      <w:del w:id="1891" w:author="Petnathean Julled" w:date="2021-07-09T11:13:00Z">
        <w:r w:rsidR="00856E89" w:rsidRPr="001710E0" w:rsidDel="00437758">
          <w:delText xml:space="preserve">Figure </w:delText>
        </w:r>
        <w:r w:rsidR="00856E89" w:rsidDel="00437758">
          <w:rPr>
            <w:noProof/>
          </w:rPr>
          <w:delText>4</w:delText>
        </w:r>
        <w:r w:rsidR="00856E89" w:rsidDel="00437758">
          <w:noBreakHyphen/>
        </w:r>
        <w:r w:rsidR="00856E89" w:rsidDel="00437758">
          <w:rPr>
            <w:noProof/>
          </w:rPr>
          <w:delText>42</w:delText>
        </w:r>
      </w:del>
      <w:r w:rsidR="00121ED4">
        <w:rPr>
          <w:rFonts w:ascii="Times New Roman" w:hAnsi="Times New Roman"/>
          <w:sz w:val="24"/>
          <w:szCs w:val="24"/>
        </w:rPr>
        <w:fldChar w:fldCharType="end"/>
      </w:r>
      <w:r w:rsidRPr="0083533F">
        <w:rPr>
          <w:rFonts w:ascii="Times New Roman" w:hAnsi="Times New Roman"/>
          <w:sz w:val="24"/>
          <w:szCs w:val="24"/>
        </w:rPr>
        <w:t xml:space="preserve"> showing the Solidity code snippet highlighting (green color) the part relating to Document Registering Function.</w:t>
      </w:r>
    </w:p>
    <w:bookmarkStart w:id="1892" w:name="_MON_1681529912"/>
    <w:bookmarkEnd w:id="1892"/>
    <w:p w14:paraId="59C2EB5B" w14:textId="7578FD2C" w:rsidR="003E644E" w:rsidRDefault="00AF07A5" w:rsidP="003E644E">
      <w:pPr>
        <w:pStyle w:val="ListParagraph"/>
        <w:keepNext/>
        <w:spacing w:after="0" w:line="360" w:lineRule="auto"/>
        <w:ind w:left="0"/>
        <w:jc w:val="center"/>
      </w:pPr>
      <w:r>
        <w:rPr>
          <w:rFonts w:ascii="Times New Roman" w:hAnsi="Times New Roman" w:cs="Times New Roman"/>
          <w:sz w:val="24"/>
          <w:szCs w:val="24"/>
        </w:rPr>
        <w:object w:dxaOrig="9360" w:dyaOrig="11548" w14:anchorId="14D2102B">
          <v:shape id="_x0000_i1081" type="#_x0000_t75" style="width:349.35pt;height:6in" o:ole="" o:bordertopcolor="this" o:borderleftcolor="this" o:borderbottomcolor="this" o:borderrightcolor="this">
            <v:imagedata r:id="rId155" o:title=""/>
            <w10:bordertop type="single" width="4"/>
            <w10:borderleft type="single" width="4"/>
            <w10:borderbottom type="single" width="4"/>
            <w10:borderright type="single" width="4"/>
          </v:shape>
          <o:OLEObject Type="Embed" ProgID="Word.OpenDocumentText.12" ShapeID="_x0000_i1081" DrawAspect="Content" ObjectID="_1687372039" r:id="rId156"/>
        </w:object>
      </w:r>
    </w:p>
    <w:p w14:paraId="25CBE291" w14:textId="177D3002" w:rsidR="003E644E" w:rsidRPr="0055072E" w:rsidRDefault="003E644E" w:rsidP="003B2F86">
      <w:pPr>
        <w:pStyle w:val="Caption"/>
        <w:jc w:val="center"/>
      </w:pPr>
      <w:bookmarkStart w:id="1893" w:name="_Ref70917482"/>
      <w:bookmarkStart w:id="1894" w:name="_Toc74189621"/>
      <w:bookmarkStart w:id="1895" w:name="_Ref74284943"/>
      <w:r w:rsidRPr="001710E0">
        <w:t xml:space="preserve">Figure </w:t>
      </w:r>
      <w:ins w:id="189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89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898" w:author="Petnathean Julled" w:date="2021-07-09T21:18:00Z">
        <w:r w:rsidR="00454CE9">
          <w:rPr>
            <w:noProof/>
          </w:rPr>
          <w:t>42</w:t>
        </w:r>
      </w:ins>
      <w:ins w:id="1899" w:author="Petnathean Julled" w:date="2021-07-09T17:21:00Z">
        <w:r w:rsidR="0064710A">
          <w:fldChar w:fldCharType="end"/>
        </w:r>
      </w:ins>
      <w:del w:id="190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42</w:delText>
        </w:r>
        <w:r w:rsidR="00797ABA" w:rsidDel="00F60485">
          <w:rPr>
            <w:noProof/>
          </w:rPr>
          <w:fldChar w:fldCharType="end"/>
        </w:r>
      </w:del>
      <w:bookmarkEnd w:id="1893"/>
      <w:r w:rsidRPr="001710E0">
        <w:t xml:space="preserve"> </w:t>
      </w:r>
      <w:bookmarkStart w:id="1901" w:name="_Ref74284683"/>
      <w:r w:rsidRPr="001710E0">
        <w:t xml:space="preserve">Solidity Code Snippet of Smart Contract </w:t>
      </w:r>
      <w:bookmarkEnd w:id="1894"/>
      <w:r w:rsidR="0055072E">
        <w:br/>
      </w:r>
      <w:r w:rsidR="0055072E">
        <w:rPr>
          <w:rFonts w:cs="Angsana New"/>
          <w:szCs w:val="30"/>
        </w:rPr>
        <w:t xml:space="preserve">(Highlight - </w:t>
      </w:r>
      <w:r w:rsidR="0083533F">
        <w:rPr>
          <w:rFonts w:cs="Angsana New"/>
          <w:szCs w:val="30"/>
        </w:rPr>
        <w:t>green</w:t>
      </w:r>
      <w:r w:rsidR="0055072E">
        <w:rPr>
          <w:rFonts w:cs="Angsana New"/>
          <w:szCs w:val="30"/>
        </w:rPr>
        <w:t xml:space="preserve"> color) related to Document Registering Function</w:t>
      </w:r>
      <w:bookmarkEnd w:id="1895"/>
      <w:bookmarkEnd w:id="1901"/>
    </w:p>
    <w:p w14:paraId="3CEDD053" w14:textId="05EDB57C" w:rsidR="00BC5A0F" w:rsidRPr="0044372A" w:rsidRDefault="0084619E"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lastRenderedPageBreak/>
        <w:tab/>
      </w:r>
      <w:r w:rsidR="00520F31" w:rsidRPr="003E644E">
        <w:rPr>
          <w:rFonts w:ascii="Times New Roman" w:hAnsi="Times New Roman" w:cs="Times New Roman"/>
          <w:sz w:val="24"/>
          <w:szCs w:val="24"/>
        </w:rPr>
        <w:t xml:space="preserve">4.2.3.2 </w:t>
      </w:r>
      <w:r w:rsidR="00BC5A0F" w:rsidRPr="003E644E">
        <w:rPr>
          <w:rFonts w:ascii="Times New Roman" w:hAnsi="Times New Roman" w:cs="Times New Roman"/>
          <w:sz w:val="24"/>
          <w:szCs w:val="24"/>
        </w:rPr>
        <w:t xml:space="preserve">Implementing Document Search </w:t>
      </w:r>
      <w:ins w:id="1902" w:author="Petnathean Julled" w:date="2021-07-03T00:22:00Z">
        <w:r w:rsidR="00F3749E">
          <w:rPr>
            <w:rFonts w:ascii="Times New Roman" w:hAnsi="Times New Roman" w:cs="Times New Roman"/>
            <w:sz w:val="24"/>
            <w:szCs w:val="24"/>
          </w:rPr>
          <w:t>F</w:t>
        </w:r>
      </w:ins>
      <w:del w:id="1903" w:author="Petnathean Julled" w:date="2021-07-03T00:22:00Z">
        <w:r w:rsidR="00BC5A0F" w:rsidRPr="003E644E" w:rsidDel="00F3749E">
          <w:rPr>
            <w:rFonts w:ascii="Times New Roman" w:hAnsi="Times New Roman" w:cs="Times New Roman"/>
            <w:sz w:val="24"/>
            <w:szCs w:val="24"/>
          </w:rPr>
          <w:delText>f</w:delText>
        </w:r>
      </w:del>
      <w:r w:rsidR="00BC5A0F" w:rsidRPr="003E644E">
        <w:rPr>
          <w:rFonts w:ascii="Times New Roman" w:hAnsi="Times New Roman" w:cs="Times New Roman"/>
          <w:sz w:val="24"/>
          <w:szCs w:val="24"/>
        </w:rPr>
        <w:t>unction</w:t>
      </w:r>
    </w:p>
    <w:p w14:paraId="3A989DD9" w14:textId="5E949A3B" w:rsidR="00C90368" w:rsidRPr="00D27893" w:rsidRDefault="00C90368" w:rsidP="00F81C49">
      <w:pPr>
        <w:pStyle w:val="ListParagraph"/>
        <w:spacing w:line="360" w:lineRule="auto"/>
        <w:ind w:left="0"/>
        <w:jc w:val="thaiDistribute"/>
        <w:rPr>
          <w:rFonts w:ascii="Times New Roman" w:hAnsi="Times New Roman"/>
          <w:sz w:val="24"/>
          <w:szCs w:val="24"/>
        </w:rPr>
      </w:pPr>
      <w:r>
        <w:rPr>
          <w:rFonts w:ascii="Times New Roman" w:hAnsi="Times New Roman" w:cs="Times New Roman"/>
          <w:color w:val="FF0000"/>
          <w:sz w:val="24"/>
          <w:szCs w:val="24"/>
        </w:rPr>
        <w:tab/>
      </w:r>
      <w:r w:rsidRPr="00D27893">
        <w:rPr>
          <w:rFonts w:ascii="Times New Roman" w:hAnsi="Times New Roman" w:cs="Times New Roman"/>
          <w:sz w:val="24"/>
          <w:szCs w:val="24"/>
        </w:rPr>
        <w:t>4.2.3.2.1 Native</w:t>
      </w:r>
      <w:ins w:id="1904" w:author="Petnathean Julled" w:date="2021-07-03T00:22:00Z">
        <w:r w:rsidR="00F3749E">
          <w:rPr>
            <w:rFonts w:ascii="Times New Roman" w:hAnsi="Times New Roman" w:cs="Times New Roman"/>
            <w:sz w:val="24"/>
            <w:szCs w:val="24"/>
          </w:rPr>
          <w:t>-</w:t>
        </w:r>
      </w:ins>
      <w:del w:id="1905" w:author="Petnathean Julled" w:date="2021-07-03T00:22:00Z">
        <w:r w:rsidRPr="00D27893" w:rsidDel="00F3749E">
          <w:rPr>
            <w:rFonts w:ascii="Times New Roman" w:hAnsi="Times New Roman" w:cs="Times New Roman"/>
            <w:sz w:val="24"/>
            <w:szCs w:val="24"/>
          </w:rPr>
          <w:delText xml:space="preserve"> </w:delText>
        </w:r>
        <w:r w:rsidR="000F728E" w:rsidDel="00F3749E">
          <w:rPr>
            <w:rFonts w:ascii="Times New Roman" w:hAnsi="Times New Roman" w:cs="Times New Roman"/>
            <w:sz w:val="24"/>
            <w:szCs w:val="24"/>
          </w:rPr>
          <w:delText>s</w:delText>
        </w:r>
      </w:del>
      <w:ins w:id="1906" w:author="Petnathean Julled" w:date="2021-07-03T00:22:00Z">
        <w:r w:rsidR="00F3749E">
          <w:rPr>
            <w:rFonts w:ascii="Times New Roman" w:hAnsi="Times New Roman" w:cs="Times New Roman"/>
            <w:sz w:val="24"/>
            <w:szCs w:val="24"/>
          </w:rPr>
          <w:t>S</w:t>
        </w:r>
      </w:ins>
      <w:r w:rsidR="000F728E">
        <w:rPr>
          <w:rFonts w:ascii="Times New Roman" w:hAnsi="Times New Roman" w:cs="Times New Roman"/>
          <w:sz w:val="24"/>
          <w:szCs w:val="24"/>
        </w:rPr>
        <w:t xml:space="preserve">ide </w:t>
      </w:r>
      <w:proofErr w:type="spellStart"/>
      <w:r w:rsidR="000F728E">
        <w:rPr>
          <w:rFonts w:ascii="Times New Roman" w:hAnsi="Times New Roman" w:cs="Times New Roman"/>
          <w:sz w:val="24"/>
          <w:szCs w:val="24"/>
        </w:rPr>
        <w:t>Javascript</w:t>
      </w:r>
      <w:proofErr w:type="spellEnd"/>
      <w:r w:rsidR="000F728E">
        <w:rPr>
          <w:rFonts w:ascii="Times New Roman" w:hAnsi="Times New Roman" w:cs="Times New Roman"/>
          <w:sz w:val="24"/>
          <w:szCs w:val="24"/>
        </w:rPr>
        <w:t xml:space="preserve"> </w:t>
      </w:r>
      <w:ins w:id="1907" w:author="Petnathean Julled" w:date="2021-07-03T00:22:00Z">
        <w:r w:rsidR="00F3749E">
          <w:rPr>
            <w:rFonts w:ascii="Times New Roman" w:hAnsi="Times New Roman" w:cs="Times New Roman"/>
            <w:sz w:val="24"/>
            <w:szCs w:val="24"/>
          </w:rPr>
          <w:t>P</w:t>
        </w:r>
      </w:ins>
      <w:del w:id="1908" w:author="Petnathean Julled" w:date="2021-07-03T00:22:00Z">
        <w:r w:rsidR="000F728E" w:rsidDel="00F3749E">
          <w:rPr>
            <w:rFonts w:ascii="Times New Roman" w:hAnsi="Times New Roman" w:cs="Times New Roman"/>
            <w:sz w:val="24"/>
            <w:szCs w:val="24"/>
          </w:rPr>
          <w:delText>p</w:delText>
        </w:r>
      </w:del>
      <w:r w:rsidR="000F728E">
        <w:rPr>
          <w:rFonts w:ascii="Times New Roman" w:hAnsi="Times New Roman" w:cs="Times New Roman"/>
          <w:sz w:val="24"/>
          <w:szCs w:val="24"/>
        </w:rPr>
        <w:t>rogram</w:t>
      </w:r>
    </w:p>
    <w:p w14:paraId="3E25975E" w14:textId="55EF4999" w:rsidR="00D27893" w:rsidRDefault="00D27893" w:rsidP="00F81C49">
      <w:pPr>
        <w:pStyle w:val="ListParagraph"/>
        <w:spacing w:line="360" w:lineRule="auto"/>
        <w:ind w:left="0"/>
        <w:jc w:val="thaiDistribute"/>
        <w:rPr>
          <w:rFonts w:ascii="Times New Roman" w:hAnsi="Times New Roman"/>
          <w:sz w:val="24"/>
          <w:szCs w:val="24"/>
        </w:rPr>
      </w:pPr>
      <w:r w:rsidRPr="00D27893">
        <w:rPr>
          <w:rFonts w:ascii="Times New Roman" w:hAnsi="Times New Roman"/>
          <w:sz w:val="24"/>
          <w:szCs w:val="24"/>
          <w:cs/>
        </w:rPr>
        <w:tab/>
      </w:r>
      <w:r w:rsidR="009A794E" w:rsidRPr="009A794E">
        <w:rPr>
          <w:rFonts w:ascii="Times New Roman" w:hAnsi="Times New Roman"/>
          <w:sz w:val="24"/>
          <w:szCs w:val="24"/>
        </w:rPr>
        <w:t xml:space="preserve">Like IHE ITI-42 transaction handling, the XDS Document Registry actors also wait for ITI-18 on the TCP channel. The received transaction will be converted into JSON while matching UUID with its corresponding metadata attributes as declared in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_Ref74257922 \h </w:instrText>
      </w:r>
      <w:r w:rsidR="00916848">
        <w:rPr>
          <w:rFonts w:ascii="Times New Roman" w:hAnsi="Times New Roman"/>
          <w:sz w:val="24"/>
          <w:szCs w:val="24"/>
        </w:rPr>
      </w:r>
      <w:r w:rsidR="00916848">
        <w:rPr>
          <w:rFonts w:ascii="Times New Roman" w:hAnsi="Times New Roman"/>
          <w:sz w:val="24"/>
          <w:szCs w:val="24"/>
        </w:rPr>
        <w:fldChar w:fldCharType="separate"/>
      </w:r>
      <w:ins w:id="1909" w:author="Petnathean Julled" w:date="2021-07-09T21:18:00Z">
        <w:r w:rsidR="00454CE9" w:rsidRPr="00331C9F">
          <w:t xml:space="preserve">Figure </w:t>
        </w:r>
        <w:r w:rsidR="00454CE9">
          <w:rPr>
            <w:noProof/>
          </w:rPr>
          <w:t>4</w:t>
        </w:r>
        <w:r w:rsidR="00454CE9">
          <w:noBreakHyphen/>
        </w:r>
        <w:r w:rsidR="00454CE9">
          <w:rPr>
            <w:noProof/>
          </w:rPr>
          <w:t>43</w:t>
        </w:r>
      </w:ins>
      <w:del w:id="1910" w:author="Petnathean Julled" w:date="2021-07-09T11:13:00Z">
        <w:r w:rsidR="00856E89" w:rsidRPr="00331C9F" w:rsidDel="00437758">
          <w:delText xml:space="preserve">Figure </w:delText>
        </w:r>
        <w:r w:rsidR="00856E89" w:rsidDel="00437758">
          <w:rPr>
            <w:noProof/>
          </w:rPr>
          <w:delText>4</w:delText>
        </w:r>
        <w:r w:rsidR="00856E89" w:rsidDel="00437758">
          <w:noBreakHyphen/>
        </w:r>
        <w:r w:rsidR="00856E89" w:rsidDel="00437758">
          <w:rPr>
            <w:noProof/>
          </w:rPr>
          <w:delText>43</w:delText>
        </w:r>
      </w:del>
      <w:r w:rsidR="00916848">
        <w:rPr>
          <w:rFonts w:ascii="Times New Roman" w:hAnsi="Times New Roman"/>
          <w:sz w:val="24"/>
          <w:szCs w:val="24"/>
        </w:rPr>
        <w:fldChar w:fldCharType="end"/>
      </w:r>
      <w:r w:rsidR="009A794E" w:rsidRPr="009A794E">
        <w:rPr>
          <w:rFonts w:ascii="Times New Roman" w:hAnsi="Times New Roman"/>
          <w:sz w:val="24"/>
          <w:szCs w:val="24"/>
        </w:rPr>
        <w:t>. The transaction is specified with the header “</w:t>
      </w:r>
      <w:proofErr w:type="spellStart"/>
      <w:r w:rsidR="009A794E" w:rsidRPr="009A794E">
        <w:rPr>
          <w:rFonts w:ascii="Times New Roman" w:hAnsi="Times New Roman"/>
          <w:sz w:val="24"/>
          <w:szCs w:val="24"/>
        </w:rPr>
        <w:t>QueryResponse</w:t>
      </w:r>
      <w:proofErr w:type="spellEnd"/>
      <w:r w:rsidR="009A794E" w:rsidRPr="009A794E">
        <w:rPr>
          <w:rFonts w:ascii="Times New Roman" w:hAnsi="Times New Roman"/>
          <w:sz w:val="24"/>
          <w:szCs w:val="24"/>
        </w:rPr>
        <w:t xml:space="preserve">” and compose of Metadata attributes value input by Document Consumer. These values will be used in search operation which will seek for the </w:t>
      </w:r>
      <w:proofErr w:type="spellStart"/>
      <w:r w:rsidR="009A794E" w:rsidRPr="009A794E">
        <w:rPr>
          <w:rFonts w:ascii="Times New Roman" w:hAnsi="Times New Roman"/>
          <w:sz w:val="24"/>
          <w:szCs w:val="24"/>
        </w:rPr>
        <w:t>Smartcontract</w:t>
      </w:r>
      <w:proofErr w:type="spellEnd"/>
      <w:r w:rsidR="009A794E" w:rsidRPr="009A794E">
        <w:rPr>
          <w:rFonts w:ascii="Times New Roman" w:hAnsi="Times New Roman"/>
          <w:sz w:val="24"/>
          <w:szCs w:val="24"/>
        </w:rPr>
        <w:t xml:space="preserve"> with matching metadata attribute values. After the result was found, the actor then proceeds to create a response XML message following the ITI-18 format.</w:t>
      </w:r>
      <w:r w:rsidR="00A923B0">
        <w:rPr>
          <w:rFonts w:ascii="Times New Roman" w:hAnsi="Times New Roman"/>
          <w:sz w:val="24"/>
          <w:szCs w:val="24"/>
        </w:rPr>
        <w:t xml:space="preserve"> </w:t>
      </w:r>
      <w:r w:rsidR="00DE3A22">
        <w:rPr>
          <w:rFonts w:ascii="Times New Roman" w:hAnsi="Times New Roman"/>
          <w:sz w:val="24"/>
          <w:szCs w:val="24"/>
        </w:rPr>
        <w:fldChar w:fldCharType="begin"/>
      </w:r>
      <w:r w:rsidR="00DE3A22">
        <w:rPr>
          <w:rFonts w:ascii="Times New Roman" w:hAnsi="Times New Roman"/>
          <w:sz w:val="24"/>
          <w:szCs w:val="24"/>
        </w:rPr>
        <w:instrText xml:space="preserve"> REF _Ref74271688 \h </w:instrText>
      </w:r>
      <w:r w:rsidR="00DE3A22">
        <w:rPr>
          <w:rFonts w:ascii="Times New Roman" w:hAnsi="Times New Roman"/>
          <w:sz w:val="24"/>
          <w:szCs w:val="24"/>
        </w:rPr>
      </w:r>
      <w:r w:rsidR="00DE3A22">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44</w:t>
      </w:r>
      <w:r w:rsidR="00DE3A22">
        <w:rPr>
          <w:rFonts w:ascii="Times New Roman" w:hAnsi="Times New Roman"/>
          <w:sz w:val="24"/>
          <w:szCs w:val="24"/>
        </w:rPr>
        <w:fldChar w:fldCharType="end"/>
      </w:r>
      <w:r w:rsidR="00A923B0" w:rsidRPr="00A923B0">
        <w:rPr>
          <w:rFonts w:ascii="Times New Roman" w:hAnsi="Times New Roman"/>
          <w:sz w:val="24"/>
          <w:szCs w:val="24"/>
        </w:rPr>
        <w:t xml:space="preserve"> showing the pseudocode describing the process flow for the native-side </w:t>
      </w:r>
      <w:proofErr w:type="spellStart"/>
      <w:r w:rsidR="00A923B0" w:rsidRPr="00A923B0">
        <w:rPr>
          <w:rFonts w:ascii="Times New Roman" w:hAnsi="Times New Roman"/>
          <w:sz w:val="24"/>
          <w:szCs w:val="24"/>
        </w:rPr>
        <w:t>Javascript</w:t>
      </w:r>
      <w:proofErr w:type="spellEnd"/>
      <w:r w:rsidR="00A923B0" w:rsidRPr="00A923B0">
        <w:rPr>
          <w:rFonts w:ascii="Times New Roman" w:hAnsi="Times New Roman"/>
          <w:sz w:val="24"/>
          <w:szCs w:val="24"/>
        </w:rPr>
        <w:t xml:space="preserve"> program related to Document Search.</w:t>
      </w:r>
      <w:r w:rsidR="009A794E" w:rsidRPr="009A794E">
        <w:rPr>
          <w:rFonts w:ascii="Times New Roman" w:hAnsi="Times New Roman"/>
          <w:sz w:val="24"/>
          <w:szCs w:val="24"/>
        </w:rPr>
        <w:t xml:space="preserve">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_Ref74257932 \h </w:instrText>
      </w:r>
      <w:r w:rsidR="00916848">
        <w:rPr>
          <w:rFonts w:ascii="Times New Roman" w:hAnsi="Times New Roman"/>
          <w:sz w:val="24"/>
          <w:szCs w:val="24"/>
        </w:rPr>
      </w:r>
      <w:r w:rsidR="00916848">
        <w:rPr>
          <w:rFonts w:ascii="Times New Roman" w:hAnsi="Times New Roman"/>
          <w:sz w:val="24"/>
          <w:szCs w:val="24"/>
        </w:rPr>
        <w:fldChar w:fldCharType="separate"/>
      </w:r>
      <w:ins w:id="1911" w:author="Petnathean Julled" w:date="2021-07-09T21:18:00Z">
        <w:r w:rsidR="00454CE9" w:rsidRPr="004D75CD">
          <w:t xml:space="preserve">Figure </w:t>
        </w:r>
        <w:r w:rsidR="00454CE9">
          <w:rPr>
            <w:noProof/>
          </w:rPr>
          <w:t>4</w:t>
        </w:r>
        <w:r w:rsidR="00454CE9">
          <w:noBreakHyphen/>
        </w:r>
        <w:r w:rsidR="00454CE9">
          <w:rPr>
            <w:noProof/>
          </w:rPr>
          <w:t>45</w:t>
        </w:r>
      </w:ins>
      <w:del w:id="1912" w:author="Petnathean Julled" w:date="2021-07-09T11:13:00Z">
        <w:r w:rsidR="00856E89" w:rsidRPr="004D75CD" w:rsidDel="00437758">
          <w:delText xml:space="preserve">Figure </w:delText>
        </w:r>
        <w:r w:rsidR="00856E89" w:rsidDel="00437758">
          <w:rPr>
            <w:noProof/>
          </w:rPr>
          <w:delText>4</w:delText>
        </w:r>
        <w:r w:rsidR="00856E89" w:rsidDel="00437758">
          <w:noBreakHyphen/>
        </w:r>
        <w:r w:rsidR="00856E89" w:rsidDel="00437758">
          <w:rPr>
            <w:noProof/>
          </w:rPr>
          <w:delText>45</w:delText>
        </w:r>
      </w:del>
      <w:r w:rsidR="00916848">
        <w:rPr>
          <w:rFonts w:ascii="Times New Roman" w:hAnsi="Times New Roman"/>
          <w:sz w:val="24"/>
          <w:szCs w:val="24"/>
        </w:rPr>
        <w:fldChar w:fldCharType="end"/>
      </w:r>
      <w:r w:rsidR="00916848">
        <w:rPr>
          <w:rFonts w:ascii="Times New Roman" w:hAnsi="Times New Roman"/>
          <w:sz w:val="24"/>
          <w:szCs w:val="24"/>
        </w:rPr>
        <w:t xml:space="preserve"> to </w:t>
      </w:r>
      <w:r w:rsidR="00916848">
        <w:rPr>
          <w:rFonts w:ascii="Times New Roman" w:hAnsi="Times New Roman"/>
          <w:sz w:val="24"/>
          <w:szCs w:val="24"/>
        </w:rPr>
        <w:fldChar w:fldCharType="begin"/>
      </w:r>
      <w:r w:rsidR="00916848">
        <w:rPr>
          <w:rFonts w:ascii="Times New Roman" w:hAnsi="Times New Roman"/>
          <w:sz w:val="24"/>
          <w:szCs w:val="24"/>
        </w:rPr>
        <w:instrText xml:space="preserve"> REF _Ref74257951 \h </w:instrText>
      </w:r>
      <w:r w:rsidR="00916848">
        <w:rPr>
          <w:rFonts w:ascii="Times New Roman" w:hAnsi="Times New Roman"/>
          <w:sz w:val="24"/>
          <w:szCs w:val="24"/>
        </w:rPr>
      </w:r>
      <w:r w:rsidR="00916848">
        <w:rPr>
          <w:rFonts w:ascii="Times New Roman" w:hAnsi="Times New Roman"/>
          <w:sz w:val="24"/>
          <w:szCs w:val="24"/>
        </w:rPr>
        <w:fldChar w:fldCharType="separate"/>
      </w:r>
      <w:ins w:id="1913" w:author="Petnathean Julled" w:date="2021-07-09T21:18:00Z">
        <w:r w:rsidR="00454CE9" w:rsidRPr="008F3066">
          <w:t xml:space="preserve">Figure </w:t>
        </w:r>
        <w:r w:rsidR="00454CE9">
          <w:rPr>
            <w:noProof/>
          </w:rPr>
          <w:t>4</w:t>
        </w:r>
        <w:r w:rsidR="00454CE9">
          <w:noBreakHyphen/>
        </w:r>
        <w:r w:rsidR="00454CE9">
          <w:rPr>
            <w:noProof/>
          </w:rPr>
          <w:t>49</w:t>
        </w:r>
      </w:ins>
      <w:del w:id="1914" w:author="Petnathean Julled" w:date="2021-07-09T11:13:00Z">
        <w:r w:rsidR="00856E89" w:rsidRPr="008F3066" w:rsidDel="00437758">
          <w:delText xml:space="preserve">Figure </w:delText>
        </w:r>
        <w:r w:rsidR="00856E89" w:rsidDel="00437758">
          <w:rPr>
            <w:noProof/>
          </w:rPr>
          <w:delText>4</w:delText>
        </w:r>
        <w:r w:rsidR="00856E89" w:rsidDel="00437758">
          <w:noBreakHyphen/>
        </w:r>
        <w:r w:rsidR="00856E89" w:rsidDel="00437758">
          <w:rPr>
            <w:noProof/>
          </w:rPr>
          <w:delText>49</w:delText>
        </w:r>
      </w:del>
      <w:r w:rsidR="00916848">
        <w:rPr>
          <w:rFonts w:ascii="Times New Roman" w:hAnsi="Times New Roman"/>
          <w:sz w:val="24"/>
          <w:szCs w:val="24"/>
        </w:rPr>
        <w:fldChar w:fldCharType="end"/>
      </w:r>
      <w:r w:rsidR="009A794E" w:rsidRPr="009A794E">
        <w:rPr>
          <w:rFonts w:ascii="Times New Roman" w:hAnsi="Times New Roman"/>
          <w:sz w:val="24"/>
          <w:szCs w:val="24"/>
        </w:rPr>
        <w:t xml:space="preserve"> show the </w:t>
      </w:r>
      <w:proofErr w:type="spellStart"/>
      <w:r w:rsidR="009A794E" w:rsidRPr="009A794E">
        <w:rPr>
          <w:rFonts w:ascii="Times New Roman" w:hAnsi="Times New Roman"/>
          <w:sz w:val="24"/>
          <w:szCs w:val="24"/>
        </w:rPr>
        <w:t>Javascript</w:t>
      </w:r>
      <w:proofErr w:type="spellEnd"/>
      <w:r w:rsidR="009A794E" w:rsidRPr="009A794E">
        <w:rPr>
          <w:rFonts w:ascii="Times New Roman" w:hAnsi="Times New Roman"/>
          <w:sz w:val="24"/>
          <w:szCs w:val="24"/>
        </w:rPr>
        <w:t xml:space="preserve"> code snippet for native-side of XDS Document Registry handling ITI-18 transaction and Document Search function.</w:t>
      </w:r>
    </w:p>
    <w:bookmarkStart w:id="1915" w:name="_MON_1681540560"/>
    <w:bookmarkEnd w:id="1915"/>
    <w:p w14:paraId="0AB3B1DD" w14:textId="6C6A4885" w:rsidR="00D27893" w:rsidRDefault="00E80FCD" w:rsidP="008E649C">
      <w:pPr>
        <w:pStyle w:val="ListParagraph"/>
        <w:keepNext/>
        <w:spacing w:after="0" w:line="360" w:lineRule="auto"/>
        <w:ind w:left="0"/>
        <w:jc w:val="center"/>
      </w:pPr>
      <w:r>
        <w:rPr>
          <w:rFonts w:ascii="Times New Roman" w:hAnsi="Times New Roman" w:cs="Times New Roman"/>
          <w:sz w:val="24"/>
          <w:szCs w:val="24"/>
        </w:rPr>
        <w:object w:dxaOrig="9360" w:dyaOrig="4975" w14:anchorId="3E31771F">
          <v:shape id="_x0000_i1082" type="#_x0000_t75" style="width:349.35pt;height:185.95pt" o:ole="" o:bordertopcolor="this" o:borderleftcolor="this" o:borderbottomcolor="this" o:borderrightcolor="this">
            <v:imagedata r:id="rId157" o:title=""/>
            <w10:bordertop type="single" width="4"/>
            <w10:borderleft type="single" width="4"/>
            <w10:borderbottom type="single" width="4"/>
            <w10:borderright type="single" width="4"/>
          </v:shape>
          <o:OLEObject Type="Embed" ProgID="Word.OpenDocumentText.12" ShapeID="_x0000_i1082" DrawAspect="Content" ObjectID="_1687372040" r:id="rId158"/>
        </w:object>
      </w:r>
    </w:p>
    <w:p w14:paraId="2ABB1758" w14:textId="2F00B905" w:rsidR="00D27893" w:rsidRDefault="00D27893" w:rsidP="008E649C">
      <w:pPr>
        <w:pStyle w:val="Caption"/>
        <w:jc w:val="center"/>
      </w:pPr>
      <w:bookmarkStart w:id="1916" w:name="_Ref74257922"/>
      <w:bookmarkStart w:id="1917" w:name="_Toc74189622"/>
      <w:bookmarkStart w:id="1918" w:name="_Ref74284945"/>
      <w:r w:rsidRPr="00331C9F">
        <w:t xml:space="preserve">Figure </w:t>
      </w:r>
      <w:ins w:id="191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92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21" w:author="Petnathean Julled" w:date="2021-07-09T21:18:00Z">
        <w:r w:rsidR="00454CE9">
          <w:rPr>
            <w:noProof/>
          </w:rPr>
          <w:t>43</w:t>
        </w:r>
      </w:ins>
      <w:ins w:id="1922" w:author="Petnathean Julled" w:date="2021-07-09T17:21:00Z">
        <w:r w:rsidR="0064710A">
          <w:fldChar w:fldCharType="end"/>
        </w:r>
      </w:ins>
      <w:del w:id="192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43</w:delText>
        </w:r>
        <w:r w:rsidR="00797ABA" w:rsidDel="00F60485">
          <w:rPr>
            <w:noProof/>
          </w:rPr>
          <w:fldChar w:fldCharType="end"/>
        </w:r>
      </w:del>
      <w:bookmarkEnd w:id="1916"/>
      <w:r w:rsidRPr="00331C9F">
        <w:t xml:space="preserve"> </w:t>
      </w:r>
      <w:bookmarkStart w:id="1924" w:name="_Ref74284690"/>
      <w:r w:rsidRPr="00331C9F">
        <w:t>XDS Document Registry Actor</w:t>
      </w:r>
      <w:r>
        <w:br/>
        <w:t>Define variable of query request type UUID label following IHE ITI Framework</w:t>
      </w:r>
      <w:bookmarkEnd w:id="1917"/>
      <w:bookmarkEnd w:id="1918"/>
      <w:bookmarkEnd w:id="1924"/>
    </w:p>
    <w:p w14:paraId="4DC8EF09" w14:textId="77777777" w:rsidR="00E80FCD" w:rsidRPr="00E80FCD" w:rsidRDefault="00E80FCD" w:rsidP="00E80FCD"/>
    <w:bookmarkStart w:id="1925" w:name="_MON_1684892912"/>
    <w:bookmarkEnd w:id="1925"/>
    <w:p w14:paraId="20B61A89" w14:textId="77777777" w:rsidR="00E80FCD" w:rsidRDefault="00E80FCD" w:rsidP="00E80FCD">
      <w:pPr>
        <w:keepNext/>
        <w:jc w:val="center"/>
      </w:pPr>
      <w:r>
        <w:object w:dxaOrig="9360" w:dyaOrig="1611" w14:anchorId="5D403376">
          <v:shape id="_x0000_i1083" type="#_x0000_t75" style="width:380.65pt;height:65.1pt" o:ole="" o:bordertopcolor="this" o:borderleftcolor="this" o:borderbottomcolor="this" o:borderrightcolor="this">
            <v:imagedata r:id="rId159" o:title=""/>
            <w10:bordertop type="single" width="4"/>
            <w10:borderleft type="single" width="4"/>
            <w10:borderbottom type="single" width="4"/>
            <w10:borderright type="single" width="4"/>
          </v:shape>
          <o:OLEObject Type="Embed" ProgID="Word.OpenDocumentText.12" ShapeID="_x0000_i1083" DrawAspect="Content" ObjectID="_1687372041" r:id="rId160"/>
        </w:object>
      </w:r>
    </w:p>
    <w:p w14:paraId="0B15E4A1" w14:textId="3FD5FC8E" w:rsidR="00E80FCD" w:rsidRDefault="00E80FCD" w:rsidP="00E80FCD">
      <w:pPr>
        <w:pStyle w:val="Caption"/>
        <w:jc w:val="center"/>
      </w:pPr>
      <w:bookmarkStart w:id="1926" w:name="_Ref74271688"/>
      <w:bookmarkStart w:id="1927" w:name="_Ref74284948"/>
      <w:r>
        <w:t xml:space="preserve">Figure </w:t>
      </w:r>
      <w:ins w:id="192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92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30" w:author="Petnathean Julled" w:date="2021-07-09T21:18:00Z">
        <w:r w:rsidR="00454CE9">
          <w:rPr>
            <w:noProof/>
          </w:rPr>
          <w:t>44</w:t>
        </w:r>
      </w:ins>
      <w:ins w:id="1931" w:author="Petnathean Julled" w:date="2021-07-09T17:21:00Z">
        <w:r w:rsidR="0064710A">
          <w:fldChar w:fldCharType="end"/>
        </w:r>
      </w:ins>
      <w:del w:id="193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44</w:delText>
        </w:r>
        <w:r w:rsidR="00797ABA" w:rsidDel="00F60485">
          <w:rPr>
            <w:noProof/>
          </w:rPr>
          <w:fldChar w:fldCharType="end"/>
        </w:r>
      </w:del>
      <w:bookmarkEnd w:id="1926"/>
      <w:r>
        <w:t xml:space="preserve"> </w:t>
      </w:r>
      <w:bookmarkStart w:id="1933" w:name="_Ref74284696"/>
      <w:r>
        <w:t xml:space="preserve">The process flow for the native-side </w:t>
      </w:r>
      <w:proofErr w:type="spellStart"/>
      <w:r>
        <w:t>Javasceipt</w:t>
      </w:r>
      <w:proofErr w:type="spellEnd"/>
      <w:r>
        <w:t xml:space="preserve"> program</w:t>
      </w:r>
      <w:bookmarkEnd w:id="1927"/>
      <w:bookmarkEnd w:id="1933"/>
      <w:r>
        <w:t xml:space="preserve"> </w:t>
      </w:r>
    </w:p>
    <w:p w14:paraId="5F1F648A" w14:textId="58032100" w:rsidR="00E80FCD" w:rsidRPr="00E80FCD" w:rsidRDefault="00E80FCD" w:rsidP="00E80FCD">
      <w:pPr>
        <w:pStyle w:val="Caption"/>
        <w:jc w:val="center"/>
      </w:pPr>
      <w:r>
        <w:t>related Document Search Function</w:t>
      </w:r>
    </w:p>
    <w:bookmarkStart w:id="1934" w:name="_MON_1681545399"/>
    <w:bookmarkEnd w:id="1934"/>
    <w:p w14:paraId="3C4152E1" w14:textId="77777777" w:rsidR="00D27893" w:rsidRDefault="00D27893" w:rsidP="00805F49">
      <w:pPr>
        <w:pStyle w:val="ListParagraph"/>
        <w:keepNext/>
        <w:spacing w:after="0" w:line="360" w:lineRule="auto"/>
        <w:ind w:left="0"/>
        <w:jc w:val="center"/>
      </w:pPr>
      <w:r>
        <w:rPr>
          <w:rFonts w:ascii="Times New Roman" w:hAnsi="Times New Roman" w:cs="Times New Roman"/>
          <w:sz w:val="24"/>
          <w:szCs w:val="24"/>
        </w:rPr>
        <w:object w:dxaOrig="9360" w:dyaOrig="12727" w14:anchorId="56885A39">
          <v:shape id="_x0000_i1084" type="#_x0000_t75" style="width:423.25pt;height:8in" o:ole="" o:bordertopcolor="this" o:borderleftcolor="this" o:borderbottomcolor="this" o:borderrightcolor="this">
            <v:imagedata r:id="rId161" o:title=""/>
            <w10:bordertop type="single" width="4"/>
            <w10:borderleft type="single" width="4"/>
            <w10:borderbottom type="single" width="4"/>
            <w10:borderright type="single" width="4"/>
          </v:shape>
          <o:OLEObject Type="Embed" ProgID="Word.OpenDocumentText.12" ShapeID="_x0000_i1084" DrawAspect="Content" ObjectID="_1687372042" r:id="rId162"/>
        </w:object>
      </w:r>
    </w:p>
    <w:p w14:paraId="1B0DF273" w14:textId="77777777" w:rsidR="00D27893" w:rsidRDefault="00D27893" w:rsidP="00D27893"/>
    <w:p w14:paraId="011AE578" w14:textId="77777777" w:rsidR="00D27893" w:rsidRDefault="00D27893" w:rsidP="00D27893"/>
    <w:p w14:paraId="7FE1EF34"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1935" w:name="_MON_1681545963"/>
    <w:bookmarkEnd w:id="1935"/>
    <w:p w14:paraId="19A28A17" w14:textId="77777777" w:rsidR="00D27893" w:rsidRDefault="00D27893" w:rsidP="00805F49">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47FA2AB4">
          <v:shape id="_x0000_i1085" type="#_x0000_t75" style="width:412.6pt;height:556.6pt" o:ole="" o:bordertopcolor="this" o:borderleftcolor="this" o:borderbottomcolor="this" o:borderrightcolor="this">
            <v:imagedata r:id="rId163" o:title=""/>
            <w10:bordertop type="single" width="4"/>
            <w10:borderleft type="single" width="4"/>
            <w10:borderbottom type="single" width="4"/>
            <w10:borderright type="single" width="4"/>
          </v:shape>
          <o:OLEObject Type="Embed" ProgID="Word.OpenDocumentText.12" ShapeID="_x0000_i1085" DrawAspect="Content" ObjectID="_1687372043" r:id="rId164"/>
        </w:object>
      </w:r>
    </w:p>
    <w:p w14:paraId="6F6CA0FE" w14:textId="77777777" w:rsidR="00D27893" w:rsidRDefault="00D27893" w:rsidP="00D27893">
      <w:pPr>
        <w:pStyle w:val="ListParagraph"/>
        <w:spacing w:line="360" w:lineRule="auto"/>
        <w:ind w:left="0"/>
        <w:jc w:val="center"/>
        <w:rPr>
          <w:rFonts w:ascii="Times New Roman" w:hAnsi="Times New Roman" w:cs="Times New Roman"/>
          <w:sz w:val="24"/>
          <w:szCs w:val="24"/>
        </w:rPr>
      </w:pPr>
    </w:p>
    <w:p w14:paraId="35691F18" w14:textId="77777777" w:rsidR="00D27893" w:rsidRDefault="00D27893" w:rsidP="00D27893">
      <w:pPr>
        <w:pStyle w:val="ListParagraph"/>
        <w:spacing w:line="360" w:lineRule="auto"/>
        <w:ind w:left="0"/>
        <w:jc w:val="center"/>
        <w:rPr>
          <w:rFonts w:ascii="Times New Roman" w:hAnsi="Times New Roman" w:cs="Times New Roman"/>
          <w:sz w:val="24"/>
          <w:szCs w:val="24"/>
        </w:rPr>
      </w:pPr>
    </w:p>
    <w:bookmarkStart w:id="1936" w:name="_MON_1681545986"/>
    <w:bookmarkEnd w:id="1936"/>
    <w:p w14:paraId="1CDAA813" w14:textId="77777777" w:rsidR="00D27893" w:rsidRDefault="00D27893" w:rsidP="00D2789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622" w14:anchorId="634507BE">
          <v:shape id="_x0000_i1086" type="#_x0000_t75" style="width:416.35pt;height:561.6pt" o:ole="" o:bordertopcolor="this" o:borderleftcolor="this" o:borderbottomcolor="this" o:borderrightcolor="this">
            <v:imagedata r:id="rId165" o:title=""/>
            <w10:bordertop type="single" width="4"/>
            <w10:borderleft type="single" width="4"/>
            <w10:borderbottom type="single" width="4"/>
            <w10:borderright type="single" width="4"/>
          </v:shape>
          <o:OLEObject Type="Embed" ProgID="Word.OpenDocumentText.12" ShapeID="_x0000_i1086" DrawAspect="Content" ObjectID="_1687372044" r:id="rId166"/>
        </w:object>
      </w:r>
    </w:p>
    <w:p w14:paraId="2CC638D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7F1AE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637A30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37" w:name="_MON_1681546049"/>
    <w:bookmarkEnd w:id="1937"/>
    <w:p w14:paraId="7F76033A" w14:textId="7F644015" w:rsidR="00D27893" w:rsidRDefault="00D27893" w:rsidP="004B08D6">
      <w:pPr>
        <w:pStyle w:val="ListParagraph"/>
        <w:spacing w:after="0" w:line="360" w:lineRule="auto"/>
        <w:ind w:left="0"/>
        <w:jc w:val="thaiDistribute"/>
        <w:rPr>
          <w:rFonts w:ascii="Times New Roman" w:hAnsi="Times New Roman" w:cs="Times New Roman"/>
          <w:sz w:val="24"/>
          <w:szCs w:val="24"/>
        </w:rPr>
      </w:pPr>
      <w:r>
        <w:rPr>
          <w:rFonts w:ascii="Times New Roman" w:hAnsi="Times New Roman" w:cs="Times New Roman"/>
          <w:sz w:val="24"/>
          <w:szCs w:val="24"/>
        </w:rPr>
        <w:object w:dxaOrig="9360" w:dyaOrig="11548" w14:anchorId="6A46E162">
          <v:shape id="_x0000_i1087" type="#_x0000_t75" style="width:423.25pt;height:522.8pt" o:ole="" o:bordertopcolor="this" o:borderleftcolor="this" o:borderbottomcolor="this" o:borderrightcolor="this">
            <v:imagedata r:id="rId167" o:title=""/>
            <w10:bordertop type="single" width="4"/>
            <w10:borderleft type="single" width="4"/>
            <w10:borderbottom type="single" width="4"/>
            <w10:borderright type="single" width="4"/>
          </v:shape>
          <o:OLEObject Type="Embed" ProgID="Word.OpenDocumentText.12" ShapeID="_x0000_i1087" DrawAspect="Content" ObjectID="_1687372045" r:id="rId168"/>
        </w:object>
      </w:r>
    </w:p>
    <w:p w14:paraId="1D229DDA" w14:textId="543BE477" w:rsidR="004B08D6" w:rsidRDefault="004B08D6" w:rsidP="004B08D6">
      <w:pPr>
        <w:pStyle w:val="Caption"/>
        <w:jc w:val="center"/>
        <w:rPr>
          <w:i/>
          <w:iCs/>
        </w:rPr>
      </w:pPr>
      <w:bookmarkStart w:id="1938" w:name="_Ref74257932"/>
      <w:bookmarkStart w:id="1939" w:name="_Toc74189623"/>
      <w:bookmarkStart w:id="1940" w:name="_Ref74284951"/>
      <w:r w:rsidRPr="004D75CD">
        <w:t xml:space="preserve">Figure </w:t>
      </w:r>
      <w:ins w:id="1941"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94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43" w:author="Petnathean Julled" w:date="2021-07-09T21:18:00Z">
        <w:r w:rsidR="00454CE9">
          <w:rPr>
            <w:noProof/>
          </w:rPr>
          <w:t>45</w:t>
        </w:r>
      </w:ins>
      <w:ins w:id="1944" w:author="Petnathean Julled" w:date="2021-07-09T17:21:00Z">
        <w:r w:rsidR="0064710A">
          <w:fldChar w:fldCharType="end"/>
        </w:r>
      </w:ins>
      <w:del w:id="1945"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45</w:delText>
        </w:r>
        <w:r w:rsidR="00797ABA" w:rsidDel="00F60485">
          <w:rPr>
            <w:noProof/>
          </w:rPr>
          <w:fldChar w:fldCharType="end"/>
        </w:r>
      </w:del>
      <w:bookmarkEnd w:id="1938"/>
      <w:r w:rsidRPr="004D75CD">
        <w:t xml:space="preserve"> </w:t>
      </w:r>
      <w:bookmarkStart w:id="1946" w:name="_Ref74284708"/>
      <w:r w:rsidRPr="004D75CD">
        <w:t>XDS Document Registry Actor</w:t>
      </w:r>
      <w:r>
        <w:br/>
        <w:t>Identify query request type following received ITI-18 header and assort search keyword</w:t>
      </w:r>
      <w:bookmarkEnd w:id="1939"/>
      <w:bookmarkEnd w:id="1940"/>
      <w:bookmarkEnd w:id="1946"/>
    </w:p>
    <w:p w14:paraId="43FB5CC4" w14:textId="77777777" w:rsidR="004B08D6" w:rsidRDefault="004B08D6" w:rsidP="00D27893">
      <w:pPr>
        <w:pStyle w:val="ListParagraph"/>
        <w:spacing w:line="360" w:lineRule="auto"/>
        <w:ind w:left="0"/>
        <w:jc w:val="thaiDistribute"/>
        <w:rPr>
          <w:rFonts w:ascii="Times New Roman" w:hAnsi="Times New Roman" w:cs="Times New Roman"/>
          <w:sz w:val="24"/>
          <w:szCs w:val="24"/>
        </w:rPr>
      </w:pPr>
    </w:p>
    <w:bookmarkStart w:id="1947" w:name="_MON_1681546744"/>
    <w:bookmarkEnd w:id="1947"/>
    <w:p w14:paraId="44E558D8" w14:textId="77777777" w:rsidR="00D27893" w:rsidRDefault="00D27893" w:rsidP="00E205A1">
      <w:pPr>
        <w:pStyle w:val="ListParagraph"/>
        <w:keepNext/>
        <w:spacing w:after="0" w:line="360" w:lineRule="auto"/>
        <w:ind w:left="0"/>
        <w:jc w:val="center"/>
      </w:pPr>
      <w:r>
        <w:rPr>
          <w:rFonts w:ascii="Times New Roman" w:hAnsi="Times New Roman" w:cs="Times New Roman"/>
          <w:sz w:val="24"/>
          <w:szCs w:val="24"/>
        </w:rPr>
        <w:object w:dxaOrig="9360" w:dyaOrig="11548" w14:anchorId="5A164453">
          <v:shape id="_x0000_i1088" type="#_x0000_t75" style="width:423.25pt;height:522.8pt" o:ole="" o:bordertopcolor="this" o:borderleftcolor="this" o:borderbottomcolor="this" o:borderrightcolor="this">
            <v:imagedata r:id="rId169" o:title=""/>
            <w10:bordertop type="single" width="4"/>
            <w10:borderleft type="single" width="4"/>
            <w10:borderbottom type="single" width="4"/>
            <w10:borderright type="single" width="4"/>
          </v:shape>
          <o:OLEObject Type="Embed" ProgID="Word.OpenDocumentText.12" ShapeID="_x0000_i1088" DrawAspect="Content" ObjectID="_1687372046" r:id="rId170"/>
        </w:object>
      </w:r>
    </w:p>
    <w:bookmarkStart w:id="1948" w:name="_MON_1681547945"/>
    <w:bookmarkEnd w:id="1948"/>
    <w:p w14:paraId="41C0A54E" w14:textId="77777777" w:rsidR="00D27893" w:rsidRDefault="00D27893" w:rsidP="00E205A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34801BD">
          <v:shape id="_x0000_i1089" type="#_x0000_t75" style="width:423.25pt;height:559.1pt" o:ole="" o:bordertopcolor="this" o:borderleftcolor="this" o:borderbottomcolor="this" o:borderrightcolor="this">
            <v:imagedata r:id="rId171" o:title=""/>
            <w10:bordertop type="single" width="4"/>
            <w10:borderleft type="single" width="4"/>
            <w10:borderbottom type="single" width="4"/>
            <w10:borderright type="single" width="4"/>
          </v:shape>
          <o:OLEObject Type="Embed" ProgID="Word.OpenDocumentText.12" ShapeID="_x0000_i1089" DrawAspect="Content" ObjectID="_1687372047" r:id="rId172"/>
        </w:object>
      </w:r>
    </w:p>
    <w:p w14:paraId="0AFF90DF" w14:textId="77777777" w:rsidR="00D27893" w:rsidRDefault="00D27893" w:rsidP="00D27893">
      <w:pPr>
        <w:pStyle w:val="ListParagraph"/>
        <w:spacing w:line="360" w:lineRule="auto"/>
        <w:ind w:left="0"/>
        <w:jc w:val="center"/>
        <w:rPr>
          <w:rFonts w:ascii="Times New Roman" w:hAnsi="Times New Roman" w:cs="Times New Roman"/>
        </w:rPr>
      </w:pPr>
    </w:p>
    <w:p w14:paraId="0965674C" w14:textId="77777777" w:rsidR="00D27893" w:rsidRDefault="00D27893" w:rsidP="00D27893">
      <w:pPr>
        <w:pStyle w:val="ListParagraph"/>
        <w:spacing w:line="360" w:lineRule="auto"/>
        <w:ind w:left="0"/>
        <w:jc w:val="center"/>
        <w:rPr>
          <w:rFonts w:ascii="Times New Roman" w:hAnsi="Times New Roman" w:cs="Times New Roman"/>
        </w:rPr>
      </w:pPr>
    </w:p>
    <w:p w14:paraId="12388F80" w14:textId="77777777" w:rsidR="00D27893" w:rsidRDefault="00D27893" w:rsidP="00D27893">
      <w:pPr>
        <w:pStyle w:val="ListParagraph"/>
        <w:spacing w:line="360" w:lineRule="auto"/>
        <w:ind w:left="0"/>
        <w:jc w:val="center"/>
        <w:rPr>
          <w:rFonts w:ascii="Times New Roman" w:hAnsi="Times New Roman" w:cs="Times New Roman"/>
        </w:rPr>
      </w:pPr>
    </w:p>
    <w:p w14:paraId="1EE5E084" w14:textId="77777777" w:rsidR="00D27893" w:rsidRPr="00D26F2F" w:rsidRDefault="00D27893" w:rsidP="00D27893">
      <w:pPr>
        <w:pStyle w:val="ListParagraph"/>
        <w:spacing w:line="360" w:lineRule="auto"/>
        <w:ind w:left="0"/>
        <w:jc w:val="center"/>
        <w:rPr>
          <w:rFonts w:ascii="Times New Roman" w:hAnsi="Times New Roman" w:cs="Times New Roman"/>
          <w:sz w:val="24"/>
          <w:szCs w:val="24"/>
        </w:rPr>
      </w:pPr>
    </w:p>
    <w:bookmarkStart w:id="1949" w:name="_MON_1681547970"/>
    <w:bookmarkEnd w:id="1949"/>
    <w:p w14:paraId="73E2F893" w14:textId="77777777" w:rsidR="00D27893" w:rsidRDefault="00D27893" w:rsidP="00E205A1">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4834" w14:anchorId="1C77847B">
          <v:shape id="_x0000_i1090" type="#_x0000_t75" style="width:423.25pt;height:218.5pt" o:ole="" o:bordertopcolor="this" o:borderleftcolor="this" o:borderbottomcolor="this" o:borderrightcolor="this">
            <v:imagedata r:id="rId173" o:title=""/>
            <w10:bordertop type="single" width="4"/>
            <w10:borderleft type="single" width="4"/>
            <w10:borderbottom type="single" width="4"/>
            <w10:borderright type="single" width="4"/>
          </v:shape>
          <o:OLEObject Type="Embed" ProgID="Word.OpenDocumentText.12" ShapeID="_x0000_i1090" DrawAspect="Content" ObjectID="_1687372048" r:id="rId174"/>
        </w:object>
      </w:r>
    </w:p>
    <w:p w14:paraId="1329E61E" w14:textId="05514990" w:rsidR="00E205A1" w:rsidRPr="00A216E7" w:rsidRDefault="00E205A1" w:rsidP="00E205A1">
      <w:pPr>
        <w:pStyle w:val="Caption"/>
        <w:jc w:val="center"/>
        <w:rPr>
          <w:i/>
          <w:iCs/>
        </w:rPr>
      </w:pPr>
      <w:bookmarkStart w:id="1950" w:name="_Ref74284269"/>
      <w:bookmarkStart w:id="1951" w:name="_Toc74189624"/>
      <w:bookmarkStart w:id="1952" w:name="_Ref74284954"/>
      <w:r w:rsidRPr="00F1584B">
        <w:t xml:space="preserve">Figure </w:t>
      </w:r>
      <w:ins w:id="1953"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95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55" w:author="Petnathean Julled" w:date="2021-07-09T21:18:00Z">
        <w:r w:rsidR="00454CE9">
          <w:rPr>
            <w:noProof/>
          </w:rPr>
          <w:t>46</w:t>
        </w:r>
      </w:ins>
      <w:ins w:id="1956" w:author="Petnathean Julled" w:date="2021-07-09T17:21:00Z">
        <w:r w:rsidR="0064710A">
          <w:fldChar w:fldCharType="end"/>
        </w:r>
      </w:ins>
      <w:del w:id="1957"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46</w:delText>
        </w:r>
        <w:r w:rsidR="00797ABA" w:rsidDel="00F60485">
          <w:rPr>
            <w:noProof/>
          </w:rPr>
          <w:fldChar w:fldCharType="end"/>
        </w:r>
      </w:del>
      <w:bookmarkEnd w:id="1950"/>
      <w:r w:rsidRPr="00F1584B">
        <w:t xml:space="preserve"> </w:t>
      </w:r>
      <w:bookmarkStart w:id="1958" w:name="_Ref74284712"/>
      <w:r w:rsidRPr="00F1584B">
        <w:t>XDS Document Registry Actor</w:t>
      </w:r>
      <w:r>
        <w:br/>
        <w:t>Check for the latest document ID published in Blockchain before beginning search operation</w:t>
      </w:r>
      <w:bookmarkEnd w:id="1951"/>
      <w:bookmarkEnd w:id="1952"/>
      <w:bookmarkEnd w:id="1958"/>
    </w:p>
    <w:p w14:paraId="3D03F3C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BAC337E" w14:textId="77777777" w:rsidR="00D27893" w:rsidRDefault="00D27893" w:rsidP="00D27893">
      <w:pPr>
        <w:pStyle w:val="ListParagraph"/>
        <w:spacing w:line="360" w:lineRule="auto"/>
        <w:ind w:left="0"/>
        <w:jc w:val="thaiDistribute"/>
        <w:rPr>
          <w:rFonts w:ascii="Times New Roman" w:hAnsi="Times New Roman"/>
          <w:sz w:val="24"/>
          <w:szCs w:val="24"/>
        </w:rPr>
      </w:pPr>
    </w:p>
    <w:p w14:paraId="784061EE" w14:textId="77777777" w:rsidR="00D27893" w:rsidRDefault="00D27893" w:rsidP="00D27893">
      <w:pPr>
        <w:pStyle w:val="ListParagraph"/>
        <w:spacing w:line="360" w:lineRule="auto"/>
        <w:ind w:left="0"/>
        <w:jc w:val="thaiDistribute"/>
        <w:rPr>
          <w:rFonts w:ascii="Times New Roman" w:hAnsi="Times New Roman"/>
          <w:sz w:val="24"/>
          <w:szCs w:val="24"/>
        </w:rPr>
      </w:pPr>
    </w:p>
    <w:p w14:paraId="58F9DCA6" w14:textId="77777777" w:rsidR="00D27893" w:rsidRDefault="00D27893" w:rsidP="00D27893">
      <w:pPr>
        <w:pStyle w:val="ListParagraph"/>
        <w:spacing w:line="360" w:lineRule="auto"/>
        <w:ind w:left="0"/>
        <w:jc w:val="thaiDistribute"/>
        <w:rPr>
          <w:rFonts w:ascii="Times New Roman" w:hAnsi="Times New Roman"/>
          <w:sz w:val="24"/>
          <w:szCs w:val="24"/>
        </w:rPr>
      </w:pPr>
    </w:p>
    <w:p w14:paraId="0492A972" w14:textId="77777777" w:rsidR="00D27893" w:rsidRDefault="00D27893" w:rsidP="00D27893">
      <w:pPr>
        <w:pStyle w:val="ListParagraph"/>
        <w:spacing w:line="360" w:lineRule="auto"/>
        <w:ind w:left="0"/>
        <w:jc w:val="thaiDistribute"/>
        <w:rPr>
          <w:rFonts w:ascii="Times New Roman" w:hAnsi="Times New Roman"/>
          <w:sz w:val="24"/>
          <w:szCs w:val="24"/>
        </w:rPr>
      </w:pPr>
    </w:p>
    <w:p w14:paraId="097B256D" w14:textId="77777777" w:rsidR="00D27893" w:rsidRDefault="00D27893" w:rsidP="00D27893">
      <w:pPr>
        <w:pStyle w:val="ListParagraph"/>
        <w:spacing w:line="360" w:lineRule="auto"/>
        <w:ind w:left="0"/>
        <w:jc w:val="thaiDistribute"/>
        <w:rPr>
          <w:rFonts w:ascii="Times New Roman" w:hAnsi="Times New Roman"/>
          <w:sz w:val="24"/>
          <w:szCs w:val="24"/>
        </w:rPr>
      </w:pPr>
    </w:p>
    <w:p w14:paraId="5457841D" w14:textId="77777777" w:rsidR="00D27893" w:rsidRDefault="00D27893" w:rsidP="00D27893">
      <w:pPr>
        <w:pStyle w:val="ListParagraph"/>
        <w:spacing w:line="360" w:lineRule="auto"/>
        <w:ind w:left="0"/>
        <w:jc w:val="thaiDistribute"/>
        <w:rPr>
          <w:rFonts w:ascii="Times New Roman" w:hAnsi="Times New Roman"/>
          <w:sz w:val="24"/>
          <w:szCs w:val="24"/>
        </w:rPr>
      </w:pPr>
    </w:p>
    <w:p w14:paraId="3C742B3F" w14:textId="77777777" w:rsidR="00D27893" w:rsidRDefault="00D27893" w:rsidP="00D27893">
      <w:pPr>
        <w:pStyle w:val="ListParagraph"/>
        <w:spacing w:line="360" w:lineRule="auto"/>
        <w:ind w:left="0"/>
        <w:jc w:val="thaiDistribute"/>
        <w:rPr>
          <w:rFonts w:ascii="Times New Roman" w:hAnsi="Times New Roman"/>
          <w:sz w:val="24"/>
          <w:szCs w:val="24"/>
        </w:rPr>
      </w:pPr>
    </w:p>
    <w:p w14:paraId="4FABDA24" w14:textId="77777777" w:rsidR="00D27893" w:rsidRDefault="00D27893" w:rsidP="00D27893">
      <w:pPr>
        <w:pStyle w:val="ListParagraph"/>
        <w:spacing w:line="360" w:lineRule="auto"/>
        <w:ind w:left="0"/>
        <w:jc w:val="thaiDistribute"/>
        <w:rPr>
          <w:rFonts w:ascii="Times New Roman" w:hAnsi="Times New Roman"/>
          <w:sz w:val="24"/>
          <w:szCs w:val="24"/>
        </w:rPr>
      </w:pPr>
    </w:p>
    <w:p w14:paraId="0EDC7125" w14:textId="77777777" w:rsidR="00D27893" w:rsidRDefault="00D27893" w:rsidP="00D27893">
      <w:pPr>
        <w:pStyle w:val="ListParagraph"/>
        <w:spacing w:line="360" w:lineRule="auto"/>
        <w:ind w:left="0"/>
        <w:jc w:val="thaiDistribute"/>
        <w:rPr>
          <w:rFonts w:ascii="Times New Roman" w:hAnsi="Times New Roman"/>
          <w:sz w:val="24"/>
          <w:szCs w:val="24"/>
        </w:rPr>
      </w:pPr>
    </w:p>
    <w:p w14:paraId="39ED58A8" w14:textId="77777777" w:rsidR="00D27893" w:rsidRDefault="00D27893" w:rsidP="00D27893">
      <w:pPr>
        <w:pStyle w:val="ListParagraph"/>
        <w:spacing w:line="360" w:lineRule="auto"/>
        <w:ind w:left="0"/>
        <w:jc w:val="thaiDistribute"/>
        <w:rPr>
          <w:rFonts w:ascii="Times New Roman" w:hAnsi="Times New Roman"/>
          <w:sz w:val="24"/>
          <w:szCs w:val="24"/>
        </w:rPr>
      </w:pPr>
    </w:p>
    <w:p w14:paraId="616EF20E" w14:textId="77777777" w:rsidR="00D27893" w:rsidRDefault="00D27893" w:rsidP="00D27893">
      <w:pPr>
        <w:pStyle w:val="ListParagraph"/>
        <w:spacing w:line="360" w:lineRule="auto"/>
        <w:ind w:left="0"/>
        <w:jc w:val="thaiDistribute"/>
        <w:rPr>
          <w:rFonts w:ascii="Times New Roman" w:hAnsi="Times New Roman"/>
          <w:sz w:val="24"/>
          <w:szCs w:val="24"/>
        </w:rPr>
      </w:pPr>
    </w:p>
    <w:p w14:paraId="7848F8CC" w14:textId="77777777" w:rsidR="00D27893" w:rsidRDefault="00D27893" w:rsidP="00D27893">
      <w:pPr>
        <w:pStyle w:val="ListParagraph"/>
        <w:spacing w:line="360" w:lineRule="auto"/>
        <w:ind w:left="0"/>
        <w:jc w:val="thaiDistribute"/>
        <w:rPr>
          <w:rFonts w:ascii="Times New Roman" w:hAnsi="Times New Roman"/>
          <w:sz w:val="24"/>
          <w:szCs w:val="24"/>
        </w:rPr>
      </w:pPr>
    </w:p>
    <w:p w14:paraId="227D91AA" w14:textId="77777777" w:rsidR="00D27893" w:rsidRDefault="00D27893" w:rsidP="00D27893">
      <w:pPr>
        <w:pStyle w:val="ListParagraph"/>
        <w:spacing w:line="360" w:lineRule="auto"/>
        <w:ind w:left="0"/>
        <w:jc w:val="thaiDistribute"/>
        <w:rPr>
          <w:rFonts w:ascii="Times New Roman" w:hAnsi="Times New Roman"/>
          <w:sz w:val="24"/>
          <w:szCs w:val="24"/>
        </w:rPr>
      </w:pPr>
    </w:p>
    <w:p w14:paraId="4649DB6F" w14:textId="77777777" w:rsidR="00D27893" w:rsidRDefault="00D27893" w:rsidP="00D27893">
      <w:pPr>
        <w:pStyle w:val="ListParagraph"/>
        <w:spacing w:line="360" w:lineRule="auto"/>
        <w:ind w:left="0"/>
        <w:jc w:val="thaiDistribute"/>
        <w:rPr>
          <w:rFonts w:ascii="Times New Roman" w:hAnsi="Times New Roman"/>
          <w:sz w:val="24"/>
          <w:szCs w:val="24"/>
        </w:rPr>
      </w:pPr>
    </w:p>
    <w:p w14:paraId="1A73FF67" w14:textId="77777777" w:rsidR="00D27893" w:rsidRDefault="00D27893" w:rsidP="00D27893">
      <w:pPr>
        <w:pStyle w:val="ListParagraph"/>
        <w:spacing w:line="360" w:lineRule="auto"/>
        <w:ind w:left="0"/>
        <w:jc w:val="thaiDistribute"/>
        <w:rPr>
          <w:rFonts w:ascii="Times New Roman" w:hAnsi="Times New Roman"/>
          <w:sz w:val="24"/>
          <w:szCs w:val="24"/>
        </w:rPr>
      </w:pPr>
    </w:p>
    <w:p w14:paraId="6F19D03B" w14:textId="77777777" w:rsidR="00D27893" w:rsidRDefault="00D27893" w:rsidP="00D27893">
      <w:pPr>
        <w:pStyle w:val="ListParagraph"/>
        <w:spacing w:line="360" w:lineRule="auto"/>
        <w:ind w:left="0"/>
        <w:jc w:val="thaiDistribute"/>
        <w:rPr>
          <w:rFonts w:ascii="Times New Roman" w:hAnsi="Times New Roman"/>
          <w:sz w:val="24"/>
          <w:szCs w:val="24"/>
        </w:rPr>
      </w:pPr>
    </w:p>
    <w:p w14:paraId="4C566204" w14:textId="77777777" w:rsidR="00D27893" w:rsidRDefault="00D27893" w:rsidP="00D27893">
      <w:pPr>
        <w:pStyle w:val="ListParagraph"/>
        <w:spacing w:line="360" w:lineRule="auto"/>
        <w:ind w:left="0"/>
        <w:jc w:val="thaiDistribute"/>
        <w:rPr>
          <w:rFonts w:ascii="Times New Roman" w:hAnsi="Times New Roman"/>
          <w:sz w:val="24"/>
          <w:szCs w:val="24"/>
        </w:rPr>
      </w:pPr>
    </w:p>
    <w:p w14:paraId="28FB1396" w14:textId="77777777" w:rsidR="00D27893" w:rsidRDefault="00D27893" w:rsidP="00D27893">
      <w:pPr>
        <w:pStyle w:val="ListParagraph"/>
        <w:spacing w:line="360" w:lineRule="auto"/>
        <w:ind w:left="0"/>
        <w:jc w:val="thaiDistribute"/>
        <w:rPr>
          <w:rFonts w:ascii="Times New Roman" w:hAnsi="Times New Roman"/>
          <w:sz w:val="24"/>
          <w:szCs w:val="24"/>
        </w:rPr>
      </w:pPr>
    </w:p>
    <w:bookmarkStart w:id="1959" w:name="_MON_1681547808"/>
    <w:bookmarkEnd w:id="1959"/>
    <w:p w14:paraId="432B3D0E"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817" w14:anchorId="30222DD7">
          <v:shape id="_x0000_i1091" type="#_x0000_t75" style="width:423.25pt;height:534.7pt" o:ole="" o:bordertopcolor="this" o:borderleftcolor="this" o:borderbottomcolor="this" o:borderrightcolor="this">
            <v:imagedata r:id="rId175" o:title=""/>
            <w10:bordertop type="single" width="4"/>
            <w10:borderleft type="single" width="4"/>
            <w10:borderbottom type="single" width="4"/>
            <w10:borderright type="single" width="4"/>
          </v:shape>
          <o:OLEObject Type="Embed" ProgID="Word.OpenDocumentText.12" ShapeID="_x0000_i1091" DrawAspect="Content" ObjectID="_1687372049" r:id="rId176"/>
        </w:object>
      </w:r>
    </w:p>
    <w:bookmarkStart w:id="1960" w:name="_MON_1681547198"/>
    <w:bookmarkEnd w:id="1960"/>
    <w:p w14:paraId="53526719"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2A454BB3">
          <v:shape id="_x0000_i1092" type="#_x0000_t75" style="width:423.25pt;height:559.1pt" o:ole="" o:bordertopcolor="this" o:borderleftcolor="this" o:borderbottomcolor="this" o:borderrightcolor="this">
            <v:imagedata r:id="rId177" o:title=""/>
            <w10:bordertop type="single" width="4"/>
            <w10:borderleft type="single" width="4"/>
            <w10:borderbottom type="single" width="4"/>
            <w10:borderright type="single" width="4"/>
          </v:shape>
          <o:OLEObject Type="Embed" ProgID="Word.OpenDocumentText.12" ShapeID="_x0000_i1092" DrawAspect="Content" ObjectID="_1687372050" r:id="rId178"/>
        </w:object>
      </w:r>
    </w:p>
    <w:p w14:paraId="01124B9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5EA518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947271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9B3DB1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61" w:name="_MON_1681547229"/>
    <w:bookmarkEnd w:id="1961"/>
    <w:p w14:paraId="43E83E72"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6177" w14:anchorId="3F75ED84">
          <v:shape id="_x0000_i1093" type="#_x0000_t75" style="width:423.25pt;height:278.6pt" o:ole="" o:bordertopcolor="this" o:borderleftcolor="this" o:borderbottomcolor="this" o:borderrightcolor="this">
            <v:imagedata r:id="rId179" o:title=""/>
            <w10:bordertop type="single" width="4"/>
            <w10:borderleft type="single" width="4"/>
            <w10:borderbottom type="single" width="4"/>
            <w10:borderright type="single" width="4"/>
          </v:shape>
          <o:OLEObject Type="Embed" ProgID="Word.OpenDocumentText.12" ShapeID="_x0000_i1093" DrawAspect="Content" ObjectID="_1687372051" r:id="rId180"/>
        </w:object>
      </w:r>
    </w:p>
    <w:p w14:paraId="403373B7" w14:textId="018914F7" w:rsidR="009F6BA9" w:rsidRPr="00EE6390" w:rsidRDefault="009F6BA9" w:rsidP="009F6BA9">
      <w:pPr>
        <w:pStyle w:val="Caption"/>
        <w:jc w:val="center"/>
        <w:rPr>
          <w:i/>
          <w:iCs/>
        </w:rPr>
      </w:pPr>
      <w:bookmarkStart w:id="1962" w:name="_Ref74284274"/>
      <w:bookmarkStart w:id="1963" w:name="_Toc74189625"/>
      <w:bookmarkStart w:id="1964" w:name="_Ref74284956"/>
      <w:r w:rsidRPr="00EE6390">
        <w:t xml:space="preserve">Figure </w:t>
      </w:r>
      <w:ins w:id="196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96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67" w:author="Petnathean Julled" w:date="2021-07-09T21:18:00Z">
        <w:r w:rsidR="00454CE9">
          <w:rPr>
            <w:noProof/>
          </w:rPr>
          <w:t>47</w:t>
        </w:r>
      </w:ins>
      <w:ins w:id="1968" w:author="Petnathean Julled" w:date="2021-07-09T17:21:00Z">
        <w:r w:rsidR="0064710A">
          <w:fldChar w:fldCharType="end"/>
        </w:r>
      </w:ins>
      <w:del w:id="1969"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47</w:delText>
        </w:r>
        <w:r w:rsidR="00797ABA" w:rsidDel="00F60485">
          <w:rPr>
            <w:noProof/>
          </w:rPr>
          <w:fldChar w:fldCharType="end"/>
        </w:r>
      </w:del>
      <w:bookmarkEnd w:id="1962"/>
      <w:r w:rsidRPr="00EE6390">
        <w:rPr>
          <w:cs/>
        </w:rPr>
        <w:t xml:space="preserve"> </w:t>
      </w:r>
      <w:bookmarkStart w:id="1970" w:name="_Ref74284717"/>
      <w:r w:rsidRPr="00EE6390">
        <w:t>XDS Document Registry Actor</w:t>
      </w:r>
      <w:r>
        <w:br/>
        <w:t>Begin search operation by sequentially check each published contract one-by-one</w:t>
      </w:r>
      <w:bookmarkEnd w:id="1963"/>
      <w:bookmarkEnd w:id="1964"/>
      <w:bookmarkEnd w:id="1970"/>
    </w:p>
    <w:p w14:paraId="6E613DD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38F2B6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680689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38DA0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0CD0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957B5F"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7AAEDD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372199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B4D2F5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6B1EFDB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EF93EA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AE4BA2C"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13C7045A"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4FEA66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484339C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60C5824"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29E368B"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71" w:name="_MON_1681547847"/>
    <w:bookmarkEnd w:id="1971"/>
    <w:p w14:paraId="7A9F47B0"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1548" w14:anchorId="2A25B27A">
          <v:shape id="_x0000_i1094" type="#_x0000_t75" style="width:423.25pt;height:522.8pt" o:ole="" o:bordertopcolor="this" o:borderleftcolor="this" o:borderbottomcolor="this" o:borderrightcolor="this">
            <v:imagedata r:id="rId181" o:title=""/>
            <w10:bordertop type="single" width="4"/>
            <w10:borderleft type="single" width="4"/>
            <w10:borderbottom type="single" width="4"/>
            <w10:borderright type="single" width="4"/>
          </v:shape>
          <o:OLEObject Type="Embed" ProgID="Word.OpenDocumentText.12" ShapeID="_x0000_i1094" DrawAspect="Content" ObjectID="_1687372052" r:id="rId182"/>
        </w:object>
      </w:r>
    </w:p>
    <w:p w14:paraId="255F552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5537CB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7EE4120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0E94946D"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72" w:name="_MON_1681549144"/>
    <w:bookmarkEnd w:id="1972"/>
    <w:p w14:paraId="750ED311"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033CBDC7">
          <v:shape id="_x0000_i1095" type="#_x0000_t75" style="width:423.25pt;height:583.5pt" o:ole="" o:bordertopcolor="this" o:borderleftcolor="this" o:borderbottomcolor="this" o:borderrightcolor="this">
            <v:imagedata r:id="rId183" o:title=""/>
            <w10:bordertop type="single" width="4"/>
            <w10:borderleft type="single" width="4"/>
            <w10:borderbottom type="single" width="4"/>
            <w10:borderright type="single" width="4"/>
          </v:shape>
          <o:OLEObject Type="Embed" ProgID="Word.OpenDocumentText.12" ShapeID="_x0000_i1095" DrawAspect="Content" ObjectID="_1687372053" r:id="rId184"/>
        </w:object>
      </w:r>
    </w:p>
    <w:p w14:paraId="0208AF33"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2235E4F0"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73" w:name="_MON_1681549172"/>
    <w:bookmarkEnd w:id="1973"/>
    <w:p w14:paraId="089C8184"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353" w14:anchorId="4C492B66">
          <v:shape id="_x0000_i1096" type="#_x0000_t75" style="width:423.25pt;height:559.1pt" o:ole="" o:bordertopcolor="this" o:borderleftcolor="this" o:borderbottomcolor="this" o:borderrightcolor="this">
            <v:imagedata r:id="rId185" o:title=""/>
            <w10:bordertop type="single" width="4"/>
            <w10:borderleft type="single" width="4"/>
            <w10:borderbottom type="single" width="4"/>
            <w10:borderright type="single" width="4"/>
          </v:shape>
          <o:OLEObject Type="Embed" ProgID="Word.OpenDocumentText.12" ShapeID="_x0000_i1096" DrawAspect="Content" ObjectID="_1687372054" r:id="rId186"/>
        </w:object>
      </w:r>
    </w:p>
    <w:p w14:paraId="56F3B27E"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E136935"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74" w:name="_MON_1681549202"/>
    <w:bookmarkEnd w:id="1974"/>
    <w:p w14:paraId="29B80380" w14:textId="77777777" w:rsidR="00D27893" w:rsidRDefault="00D27893" w:rsidP="000759DF">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2891" w14:anchorId="2E12B310">
          <v:shape id="_x0000_i1097" type="#_x0000_t75" style="width:423.25pt;height:583.5pt" o:ole="" o:bordertopcolor="this" o:borderleftcolor="this" o:borderbottomcolor="this" o:borderrightcolor="this">
            <v:imagedata r:id="rId187" o:title=""/>
            <w10:bordertop type="single" width="4"/>
            <w10:borderleft type="single" width="4"/>
            <w10:borderbottom type="single" width="4"/>
            <w10:borderright type="single" width="4"/>
          </v:shape>
          <o:OLEObject Type="Embed" ProgID="Word.OpenDocumentText.12" ShapeID="_x0000_i1097" DrawAspect="Content" ObjectID="_1687372055" r:id="rId188"/>
        </w:object>
      </w:r>
    </w:p>
    <w:p w14:paraId="0EA6E967"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3454D096"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bookmarkStart w:id="1975" w:name="_MON_1681549222"/>
    <w:bookmarkEnd w:id="1975"/>
    <w:p w14:paraId="34D2DEDD" w14:textId="77777777" w:rsidR="00D27893" w:rsidRDefault="00D27893" w:rsidP="000759DF">
      <w:pPr>
        <w:pStyle w:val="ListParagraph"/>
        <w:spacing w:after="0" w:line="360" w:lineRule="auto"/>
        <w:ind w:left="0"/>
        <w:jc w:val="center"/>
        <w:rPr>
          <w:rFonts w:ascii="Times New Roman" w:hAnsi="Times New Roman" w:cs="Times New Roman"/>
          <w:sz w:val="24"/>
          <w:szCs w:val="24"/>
        </w:rPr>
      </w:pPr>
      <w:r>
        <w:rPr>
          <w:rFonts w:ascii="Times New Roman" w:hAnsi="Times New Roman" w:cs="Times New Roman"/>
          <w:sz w:val="24"/>
          <w:szCs w:val="24"/>
        </w:rPr>
        <w:object w:dxaOrig="9360" w:dyaOrig="10473" w14:anchorId="1E6C307A">
          <v:shape id="_x0000_i1098" type="#_x0000_t75" style="width:423.25pt;height:473.95pt" o:ole="" o:bordertopcolor="this" o:borderleftcolor="this" o:borderbottomcolor="this" o:borderrightcolor="this">
            <v:imagedata r:id="rId189" o:title=""/>
            <w10:bordertop type="single" width="4"/>
            <w10:borderleft type="single" width="4"/>
            <w10:borderbottom type="single" width="4"/>
            <w10:borderright type="single" width="4"/>
          </v:shape>
          <o:OLEObject Type="Embed" ProgID="Word.OpenDocumentText.12" ShapeID="_x0000_i1098" DrawAspect="Content" ObjectID="_1687372056" r:id="rId190"/>
        </w:object>
      </w:r>
    </w:p>
    <w:p w14:paraId="0540431F" w14:textId="7F4F5249" w:rsidR="000759DF" w:rsidRPr="00461A0E" w:rsidRDefault="000759DF" w:rsidP="000759DF">
      <w:pPr>
        <w:pStyle w:val="Caption"/>
        <w:jc w:val="center"/>
        <w:rPr>
          <w:i/>
          <w:iCs/>
        </w:rPr>
      </w:pPr>
      <w:bookmarkStart w:id="1976" w:name="_Ref74284278"/>
      <w:bookmarkStart w:id="1977" w:name="_Toc74189626"/>
      <w:bookmarkStart w:id="1978" w:name="_Ref74284959"/>
      <w:r w:rsidRPr="00461A0E">
        <w:t xml:space="preserve">Figure </w:t>
      </w:r>
      <w:ins w:id="197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98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81" w:author="Petnathean Julled" w:date="2021-07-09T21:18:00Z">
        <w:r w:rsidR="00454CE9">
          <w:rPr>
            <w:noProof/>
          </w:rPr>
          <w:t>48</w:t>
        </w:r>
      </w:ins>
      <w:ins w:id="1982" w:author="Petnathean Julled" w:date="2021-07-09T17:21:00Z">
        <w:r w:rsidR="0064710A">
          <w:fldChar w:fldCharType="end"/>
        </w:r>
      </w:ins>
      <w:del w:id="198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48</w:delText>
        </w:r>
        <w:r w:rsidR="00797ABA" w:rsidDel="00F60485">
          <w:rPr>
            <w:noProof/>
          </w:rPr>
          <w:fldChar w:fldCharType="end"/>
        </w:r>
      </w:del>
      <w:bookmarkEnd w:id="1976"/>
      <w:r w:rsidRPr="00461A0E">
        <w:t xml:space="preserve"> </w:t>
      </w:r>
      <w:bookmarkStart w:id="1984" w:name="_Ref74284722"/>
      <w:r w:rsidRPr="00461A0E">
        <w:t>XDS Document Registry Actor</w:t>
      </w:r>
      <w:r>
        <w:br/>
        <w:t>Check if value of Metadata attributes in each publish contract matched with search keyword before summarize search result.</w:t>
      </w:r>
      <w:bookmarkEnd w:id="1977"/>
      <w:bookmarkEnd w:id="1978"/>
      <w:bookmarkEnd w:id="1984"/>
    </w:p>
    <w:p w14:paraId="14536299" w14:textId="77777777" w:rsidR="00D27893" w:rsidRDefault="00D27893" w:rsidP="00D27893">
      <w:pPr>
        <w:pStyle w:val="ListParagraph"/>
        <w:spacing w:line="360" w:lineRule="auto"/>
        <w:ind w:left="0"/>
        <w:jc w:val="thaiDistribute"/>
        <w:rPr>
          <w:rFonts w:ascii="Times New Roman" w:hAnsi="Times New Roman" w:cs="Times New Roman"/>
          <w:sz w:val="24"/>
          <w:szCs w:val="24"/>
        </w:rPr>
      </w:pPr>
    </w:p>
    <w:p w14:paraId="5DFA3A75" w14:textId="77777777" w:rsidR="00D27893" w:rsidRDefault="00D27893" w:rsidP="00D27893">
      <w:pPr>
        <w:pStyle w:val="ListParagraph"/>
        <w:keepNext/>
        <w:spacing w:after="0" w:line="360" w:lineRule="auto"/>
        <w:ind w:left="0"/>
        <w:jc w:val="thaiDistribute"/>
        <w:rPr>
          <w:rFonts w:ascii="Times New Roman" w:hAnsi="Times New Roman" w:cs="Times New Roman"/>
          <w:sz w:val="24"/>
          <w:szCs w:val="24"/>
        </w:rPr>
      </w:pPr>
    </w:p>
    <w:bookmarkStart w:id="1985" w:name="_MON_1681546966"/>
    <w:bookmarkEnd w:id="1985"/>
    <w:p w14:paraId="63A18127" w14:textId="77777777" w:rsidR="00D27893" w:rsidRDefault="00D27893" w:rsidP="000759DF">
      <w:pPr>
        <w:pStyle w:val="ListParagraph"/>
        <w:keepNext/>
        <w:spacing w:after="0" w:line="360" w:lineRule="auto"/>
        <w:ind w:left="0"/>
        <w:jc w:val="center"/>
      </w:pPr>
      <w:r>
        <w:rPr>
          <w:rFonts w:ascii="Times New Roman" w:hAnsi="Times New Roman" w:cs="Times New Roman"/>
          <w:sz w:val="24"/>
          <w:szCs w:val="24"/>
        </w:rPr>
        <w:object w:dxaOrig="9360" w:dyaOrig="12727" w14:anchorId="378C6C9F">
          <v:shape id="_x0000_i1099" type="#_x0000_t75" style="width:423.25pt;height:8in" o:ole="" o:bordertopcolor="this" o:borderleftcolor="this" o:borderbottomcolor="this" o:borderrightcolor="this">
            <v:imagedata r:id="rId191" o:title=""/>
            <w10:bordertop type="single" width="4"/>
            <w10:borderleft type="single" width="4"/>
            <w10:borderbottom type="single" width="4"/>
            <w10:borderright type="single" width="4"/>
          </v:shape>
          <o:OLEObject Type="Embed" ProgID="Word.OpenDocumentText.12" ShapeID="_x0000_i1099" DrawAspect="Content" ObjectID="_1687372057" r:id="rId192"/>
        </w:object>
      </w:r>
    </w:p>
    <w:p w14:paraId="712E9945" w14:textId="77777777" w:rsidR="00D27893" w:rsidRDefault="00D27893" w:rsidP="00D27893"/>
    <w:p w14:paraId="23BAD3FE" w14:textId="77777777" w:rsidR="00D27893" w:rsidRDefault="00D27893" w:rsidP="00D27893"/>
    <w:bookmarkStart w:id="1986" w:name="_MON_1681547271"/>
    <w:bookmarkEnd w:id="1986"/>
    <w:p w14:paraId="51638EB7" w14:textId="77777777" w:rsidR="00D27893" w:rsidRDefault="00D27893" w:rsidP="000759DF">
      <w:pPr>
        <w:jc w:val="center"/>
      </w:pPr>
      <w:r>
        <w:object w:dxaOrig="9360" w:dyaOrig="6177" w14:anchorId="212FE15C">
          <v:shape id="_x0000_i1100" type="#_x0000_t75" style="width:423.25pt;height:278.6pt" o:ole="" o:bordertopcolor="this" o:borderleftcolor="this" o:borderbottomcolor="this" o:borderrightcolor="this">
            <v:imagedata r:id="rId193" o:title=""/>
            <w10:bordertop type="single" width="4"/>
            <w10:borderleft type="single" width="4"/>
            <w10:borderbottom type="single" width="4"/>
            <w10:borderright type="single" width="4"/>
          </v:shape>
          <o:OLEObject Type="Embed" ProgID="Word.OpenDocumentText.12" ShapeID="_x0000_i1100" DrawAspect="Content" ObjectID="_1687372058" r:id="rId194"/>
        </w:object>
      </w:r>
    </w:p>
    <w:p w14:paraId="0FC362EA" w14:textId="0EF7567B" w:rsidR="000759DF" w:rsidRDefault="000759DF" w:rsidP="000759DF">
      <w:pPr>
        <w:pStyle w:val="Caption"/>
        <w:jc w:val="center"/>
        <w:rPr>
          <w:i/>
          <w:iCs/>
        </w:rPr>
      </w:pPr>
      <w:bookmarkStart w:id="1987" w:name="_Ref74257951"/>
      <w:bookmarkStart w:id="1988" w:name="_Toc74189627"/>
      <w:bookmarkStart w:id="1989" w:name="_Ref74284966"/>
      <w:r w:rsidRPr="008F3066">
        <w:t xml:space="preserve">Figure </w:t>
      </w:r>
      <w:ins w:id="199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199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1992" w:author="Petnathean Julled" w:date="2021-07-09T21:18:00Z">
        <w:r w:rsidR="00454CE9">
          <w:rPr>
            <w:noProof/>
          </w:rPr>
          <w:t>49</w:t>
        </w:r>
      </w:ins>
      <w:ins w:id="1993" w:author="Petnathean Julled" w:date="2021-07-09T17:21:00Z">
        <w:r w:rsidR="0064710A">
          <w:fldChar w:fldCharType="end"/>
        </w:r>
      </w:ins>
      <w:del w:id="199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49</w:delText>
        </w:r>
        <w:r w:rsidR="00797ABA" w:rsidDel="00F60485">
          <w:rPr>
            <w:noProof/>
          </w:rPr>
          <w:fldChar w:fldCharType="end"/>
        </w:r>
      </w:del>
      <w:bookmarkEnd w:id="1987"/>
      <w:r w:rsidRPr="008F3066">
        <w:t xml:space="preserve"> </w:t>
      </w:r>
      <w:bookmarkStart w:id="1995" w:name="_Ref74284733"/>
      <w:r w:rsidRPr="008F3066">
        <w:t>XDS Document Registry</w:t>
      </w:r>
      <w:r>
        <w:br/>
        <w:t>Gather search result and response back to Document Consumer Actor</w:t>
      </w:r>
      <w:bookmarkEnd w:id="1988"/>
      <w:bookmarkEnd w:id="1989"/>
      <w:bookmarkEnd w:id="1995"/>
    </w:p>
    <w:p w14:paraId="1CD9867B" w14:textId="0C9BB060" w:rsidR="00D27893" w:rsidRPr="0004236C" w:rsidRDefault="00D27893" w:rsidP="00F81C49">
      <w:pPr>
        <w:pStyle w:val="ListParagraph"/>
        <w:spacing w:line="360" w:lineRule="auto"/>
        <w:ind w:left="0"/>
        <w:jc w:val="thaiDistribute"/>
        <w:rPr>
          <w:rFonts w:ascii="Times New Roman" w:hAnsi="Times New Roman" w:cs="Times New Roman"/>
          <w:b/>
          <w:bCs/>
          <w:sz w:val="28"/>
        </w:rPr>
      </w:pPr>
      <w:r>
        <w:rPr>
          <w:rFonts w:ascii="Times New Roman" w:hAnsi="Times New Roman" w:cs="Times New Roman"/>
          <w:b/>
          <w:bCs/>
          <w:sz w:val="28"/>
        </w:rPr>
        <w:br w:type="page"/>
      </w:r>
    </w:p>
    <w:p w14:paraId="30F068A0" w14:textId="4F7B860F" w:rsidR="00C90368" w:rsidRPr="004F4876" w:rsidRDefault="00C90368" w:rsidP="00F81C49">
      <w:pPr>
        <w:pStyle w:val="ListParagraph"/>
        <w:spacing w:line="360" w:lineRule="auto"/>
        <w:ind w:left="0"/>
        <w:jc w:val="thaiDistribute"/>
        <w:rPr>
          <w:rFonts w:ascii="Times New Roman" w:hAnsi="Times New Roman"/>
          <w:sz w:val="24"/>
          <w:szCs w:val="24"/>
        </w:rPr>
      </w:pPr>
      <w:r w:rsidRPr="004F4876">
        <w:rPr>
          <w:rFonts w:ascii="Times New Roman" w:hAnsi="Times New Roman" w:cs="Times New Roman"/>
          <w:sz w:val="24"/>
          <w:szCs w:val="24"/>
        </w:rPr>
        <w:lastRenderedPageBreak/>
        <w:tab/>
        <w:t xml:space="preserve">4.2.3.2.2 </w:t>
      </w:r>
      <w:proofErr w:type="spellStart"/>
      <w:r w:rsidRPr="004F4876">
        <w:rPr>
          <w:rFonts w:ascii="Times New Roman" w:hAnsi="Times New Roman" w:cs="Times New Roman"/>
          <w:sz w:val="24"/>
          <w:szCs w:val="24"/>
        </w:rPr>
        <w:t>Smartcontract</w:t>
      </w:r>
      <w:proofErr w:type="spellEnd"/>
    </w:p>
    <w:p w14:paraId="1BC8AC8E" w14:textId="583D4258" w:rsidR="003E644E" w:rsidRDefault="003E644E" w:rsidP="003E644E">
      <w:pPr>
        <w:pStyle w:val="ListParagraph"/>
        <w:spacing w:line="360" w:lineRule="auto"/>
        <w:ind w:left="0"/>
        <w:jc w:val="thaiDistribute"/>
        <w:rPr>
          <w:rFonts w:ascii="Times New Roman" w:hAnsi="Times New Roman"/>
          <w:sz w:val="24"/>
          <w:szCs w:val="24"/>
        </w:rPr>
      </w:pPr>
      <w:r>
        <w:rPr>
          <w:rFonts w:ascii="Times New Roman" w:hAnsi="Times New Roman"/>
          <w:color w:val="FF0000"/>
          <w:sz w:val="24"/>
          <w:szCs w:val="24"/>
          <w:cs/>
        </w:rPr>
        <w:tab/>
      </w:r>
      <w:r w:rsidR="00D03468" w:rsidRPr="00D03468">
        <w:rPr>
          <w:rFonts w:ascii="Times New Roman" w:hAnsi="Times New Roman"/>
          <w:sz w:val="24"/>
          <w:szCs w:val="24"/>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proofErr w:type="gramStart"/>
      <w:r w:rsidR="00D03468" w:rsidRPr="00D03468">
        <w:rPr>
          <w:rFonts w:ascii="Times New Roman" w:hAnsi="Times New Roman"/>
          <w:sz w:val="24"/>
          <w:szCs w:val="24"/>
        </w:rPr>
        <w:t>similar to</w:t>
      </w:r>
      <w:proofErr w:type="gramEnd"/>
      <w:r w:rsidR="00D03468" w:rsidRPr="00D03468">
        <w:rPr>
          <w:rFonts w:ascii="Times New Roman" w:hAnsi="Times New Roman"/>
          <w:sz w:val="24"/>
          <w:szCs w:val="24"/>
        </w:rPr>
        <w:t xml:space="preserve"> NoSQL. That means search operation will need to rely on a sequential search algorithm. The program will need to </w:t>
      </w:r>
      <w:proofErr w:type="gramStart"/>
      <w:r w:rsidR="00D03468" w:rsidRPr="00D03468">
        <w:rPr>
          <w:rFonts w:ascii="Times New Roman" w:hAnsi="Times New Roman"/>
          <w:sz w:val="24"/>
          <w:szCs w:val="24"/>
        </w:rPr>
        <w:t>take a look</w:t>
      </w:r>
      <w:proofErr w:type="gramEnd"/>
      <w:r w:rsidR="00D03468" w:rsidRPr="00D03468">
        <w:rPr>
          <w:rFonts w:ascii="Times New Roman" w:hAnsi="Times New Roman"/>
          <w:sz w:val="24"/>
          <w:szCs w:val="24"/>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00D03468" w:rsidRPr="00D03468">
        <w:rPr>
          <w:rFonts w:ascii="Times New Roman" w:hAnsi="Times New Roman"/>
          <w:sz w:val="24"/>
          <w:szCs w:val="24"/>
        </w:rPr>
        <w:t>all of</w:t>
      </w:r>
      <w:proofErr w:type="gramEnd"/>
      <w:r w:rsidR="00D03468" w:rsidRPr="00D03468">
        <w:rPr>
          <w:rFonts w:ascii="Times New Roman" w:hAnsi="Times New Roman"/>
          <w:sz w:val="24"/>
          <w:szCs w:val="24"/>
        </w:rPr>
        <w:t xml:space="preserve"> the values called from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are matched with the value specified for search, the value called will be marked as a search result which will be returned to XDS Document Consumer Actor via ITI-18 format. </w:t>
      </w:r>
      <w:r w:rsidR="00386B19">
        <w:rPr>
          <w:rFonts w:ascii="Times New Roman" w:hAnsi="Times New Roman"/>
          <w:sz w:val="24"/>
          <w:szCs w:val="24"/>
        </w:rPr>
        <w:fldChar w:fldCharType="begin"/>
      </w:r>
      <w:r w:rsidR="00386B19">
        <w:rPr>
          <w:rFonts w:ascii="Times New Roman" w:hAnsi="Times New Roman"/>
          <w:sz w:val="24"/>
          <w:szCs w:val="24"/>
        </w:rPr>
        <w:instrText xml:space="preserve"> REF _Ref74271315 \h </w:instrText>
      </w:r>
      <w:r w:rsidR="00386B19">
        <w:rPr>
          <w:rFonts w:ascii="Times New Roman" w:hAnsi="Times New Roman"/>
          <w:sz w:val="24"/>
          <w:szCs w:val="24"/>
        </w:rPr>
      </w:r>
      <w:r w:rsidR="00386B19">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50</w:t>
      </w:r>
      <w:r w:rsidR="00386B19">
        <w:rPr>
          <w:rFonts w:ascii="Times New Roman" w:hAnsi="Times New Roman"/>
          <w:sz w:val="24"/>
          <w:szCs w:val="24"/>
        </w:rPr>
        <w:fldChar w:fldCharType="end"/>
      </w:r>
      <w:r w:rsidR="00D03468" w:rsidRPr="00D03468">
        <w:rPr>
          <w:rFonts w:ascii="Times New Roman" w:hAnsi="Times New Roman"/>
          <w:sz w:val="24"/>
          <w:szCs w:val="24"/>
        </w:rPr>
        <w:t xml:space="preserve"> showing the pseudocode describing the process flow for the </w:t>
      </w:r>
      <w:proofErr w:type="spellStart"/>
      <w:r w:rsidR="00D03468" w:rsidRPr="00D03468">
        <w:rPr>
          <w:rFonts w:ascii="Times New Roman" w:hAnsi="Times New Roman"/>
          <w:sz w:val="24"/>
          <w:szCs w:val="24"/>
        </w:rPr>
        <w:t>Smartcontract</w:t>
      </w:r>
      <w:proofErr w:type="spellEnd"/>
      <w:r w:rsidR="00D03468" w:rsidRPr="00D03468">
        <w:rPr>
          <w:rFonts w:ascii="Times New Roman" w:hAnsi="Times New Roman"/>
          <w:sz w:val="24"/>
          <w:szCs w:val="24"/>
        </w:rPr>
        <w:t xml:space="preserve"> function related to Document Search.</w:t>
      </w:r>
      <w:r w:rsidR="00D03468">
        <w:rPr>
          <w:rFonts w:ascii="Times New Roman" w:hAnsi="Times New Roman"/>
          <w:sz w:val="24"/>
          <w:szCs w:val="24"/>
        </w:rPr>
        <w:t xml:space="preserve"> </w:t>
      </w:r>
      <w:r w:rsidR="00386B19">
        <w:rPr>
          <w:rFonts w:ascii="Times New Roman" w:hAnsi="Times New Roman"/>
          <w:sz w:val="24"/>
          <w:szCs w:val="24"/>
        </w:rPr>
        <w:fldChar w:fldCharType="begin"/>
      </w:r>
      <w:r w:rsidR="00386B19">
        <w:rPr>
          <w:rFonts w:ascii="Times New Roman" w:hAnsi="Times New Roman"/>
          <w:sz w:val="24"/>
          <w:szCs w:val="24"/>
        </w:rPr>
        <w:instrText xml:space="preserve"> REF _Ref74271325 \h </w:instrText>
      </w:r>
      <w:r w:rsidR="00386B19">
        <w:rPr>
          <w:rFonts w:ascii="Times New Roman" w:hAnsi="Times New Roman"/>
          <w:sz w:val="24"/>
          <w:szCs w:val="24"/>
        </w:rPr>
      </w:r>
      <w:r w:rsidR="00386B19">
        <w:rPr>
          <w:rFonts w:ascii="Times New Roman" w:hAnsi="Times New Roman"/>
          <w:sz w:val="24"/>
          <w:szCs w:val="24"/>
        </w:rPr>
        <w:fldChar w:fldCharType="separate"/>
      </w:r>
      <w:r w:rsidR="00454CE9">
        <w:t xml:space="preserve">Figure </w:t>
      </w:r>
      <w:r w:rsidR="00454CE9">
        <w:rPr>
          <w:noProof/>
        </w:rPr>
        <w:t>4</w:t>
      </w:r>
      <w:r w:rsidR="00454CE9">
        <w:noBreakHyphen/>
      </w:r>
      <w:r w:rsidR="00454CE9">
        <w:rPr>
          <w:noProof/>
        </w:rPr>
        <w:t>51</w:t>
      </w:r>
      <w:r w:rsidR="00386B19">
        <w:rPr>
          <w:rFonts w:ascii="Times New Roman" w:hAnsi="Times New Roman"/>
          <w:sz w:val="24"/>
          <w:szCs w:val="24"/>
        </w:rPr>
        <w:fldChar w:fldCharType="end"/>
      </w:r>
      <w:r w:rsidR="00D03468">
        <w:rPr>
          <w:rFonts w:ascii="Times New Roman" w:hAnsi="Times New Roman"/>
          <w:sz w:val="24"/>
          <w:szCs w:val="24"/>
        </w:rPr>
        <w:t xml:space="preserve"> </w:t>
      </w:r>
      <w:r w:rsidR="00D03468" w:rsidRPr="00D03468">
        <w:rPr>
          <w:rFonts w:ascii="Times New Roman" w:hAnsi="Times New Roman"/>
          <w:sz w:val="24"/>
          <w:szCs w:val="24"/>
        </w:rPr>
        <w:t xml:space="preserve">showing the Solidity code snippet highlighting (green color) the part relating to Document </w:t>
      </w:r>
      <w:r w:rsidR="00D03468">
        <w:rPr>
          <w:rFonts w:ascii="Times New Roman" w:hAnsi="Times New Roman"/>
          <w:sz w:val="24"/>
          <w:szCs w:val="24"/>
        </w:rPr>
        <w:t>Search</w:t>
      </w:r>
      <w:r w:rsidR="00D03468" w:rsidRPr="00D03468">
        <w:rPr>
          <w:rFonts w:ascii="Times New Roman" w:hAnsi="Times New Roman"/>
          <w:sz w:val="24"/>
          <w:szCs w:val="24"/>
        </w:rPr>
        <w:t xml:space="preserve"> Function.</w:t>
      </w:r>
    </w:p>
    <w:p w14:paraId="0583F526" w14:textId="77777777" w:rsidR="00D03468" w:rsidRDefault="00D03468" w:rsidP="003E644E">
      <w:pPr>
        <w:pStyle w:val="ListParagraph"/>
        <w:spacing w:line="360" w:lineRule="auto"/>
        <w:ind w:left="0"/>
        <w:jc w:val="thaiDistribute"/>
        <w:rPr>
          <w:rFonts w:ascii="Times New Roman" w:hAnsi="Times New Roman"/>
          <w:sz w:val="24"/>
          <w:szCs w:val="24"/>
        </w:rPr>
      </w:pPr>
    </w:p>
    <w:bookmarkStart w:id="1996" w:name="_MON_1684892257"/>
    <w:bookmarkEnd w:id="1996"/>
    <w:p w14:paraId="4389E2AD" w14:textId="77777777" w:rsidR="00D03468" w:rsidRDefault="00D03468" w:rsidP="00D03468">
      <w:pPr>
        <w:pStyle w:val="ListParagraph"/>
        <w:keepNext/>
        <w:spacing w:after="0" w:line="360" w:lineRule="auto"/>
        <w:ind w:left="0"/>
        <w:jc w:val="thaiDistribute"/>
      </w:pPr>
      <w:r>
        <w:rPr>
          <w:rFonts w:ascii="Times New Roman" w:hAnsi="Times New Roman"/>
          <w:sz w:val="24"/>
          <w:szCs w:val="24"/>
        </w:rPr>
        <w:object w:dxaOrig="9360" w:dyaOrig="2954" w14:anchorId="66BC6BBE">
          <v:shape id="_x0000_i1101" type="#_x0000_t75" style="width:414.45pt;height:130.85pt" o:ole="" o:bordertopcolor="this" o:borderleftcolor="this" o:borderbottomcolor="this" o:borderrightcolor="this">
            <v:imagedata r:id="rId195" o:title=""/>
            <w10:bordertop type="single" width="4"/>
            <w10:borderleft type="single" width="4"/>
            <w10:borderbottom type="single" width="4"/>
            <w10:borderright type="single" width="4"/>
          </v:shape>
          <o:OLEObject Type="Embed" ProgID="Word.OpenDocumentText.12" ShapeID="_x0000_i1101" DrawAspect="Content" ObjectID="_1687372059" r:id="rId196"/>
        </w:object>
      </w:r>
    </w:p>
    <w:p w14:paraId="337B4641" w14:textId="1692E4F9" w:rsidR="00D03468" w:rsidRPr="003E644E" w:rsidRDefault="00D03468" w:rsidP="00D03468">
      <w:pPr>
        <w:pStyle w:val="Caption"/>
        <w:spacing w:after="240"/>
        <w:jc w:val="center"/>
      </w:pPr>
      <w:bookmarkStart w:id="1997" w:name="_Ref74271315"/>
      <w:bookmarkStart w:id="1998" w:name="_Ref74284969"/>
      <w:r>
        <w:t xml:space="preserve">Figure </w:t>
      </w:r>
      <w:ins w:id="199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00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01" w:author="Petnathean Julled" w:date="2021-07-09T21:18:00Z">
        <w:r w:rsidR="00454CE9">
          <w:rPr>
            <w:noProof/>
          </w:rPr>
          <w:t>50</w:t>
        </w:r>
      </w:ins>
      <w:ins w:id="2002" w:author="Petnathean Julled" w:date="2021-07-09T17:21:00Z">
        <w:r w:rsidR="0064710A">
          <w:fldChar w:fldCharType="end"/>
        </w:r>
      </w:ins>
      <w:del w:id="200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50</w:delText>
        </w:r>
        <w:r w:rsidR="00797ABA" w:rsidDel="00F60485">
          <w:rPr>
            <w:noProof/>
          </w:rPr>
          <w:fldChar w:fldCharType="end"/>
        </w:r>
      </w:del>
      <w:bookmarkEnd w:id="1997"/>
      <w:r>
        <w:t xml:space="preserve"> </w:t>
      </w:r>
      <w:bookmarkStart w:id="2004" w:name="_Ref74284737"/>
      <w:r>
        <w:t xml:space="preserve">The pseudocode showing the process flow of </w:t>
      </w:r>
      <w:proofErr w:type="spellStart"/>
      <w:r>
        <w:t>Smartcontract</w:t>
      </w:r>
      <w:proofErr w:type="spellEnd"/>
      <w:r>
        <w:t xml:space="preserve"> function related to Document Search</w:t>
      </w:r>
      <w:bookmarkEnd w:id="1998"/>
      <w:bookmarkEnd w:id="2004"/>
    </w:p>
    <w:bookmarkStart w:id="2005" w:name="_MON_1684892052"/>
    <w:bookmarkEnd w:id="2005"/>
    <w:p w14:paraId="20EA71A8" w14:textId="5034688D" w:rsidR="004809CD" w:rsidRDefault="00D03468" w:rsidP="004809CD">
      <w:pPr>
        <w:pStyle w:val="ListParagraph"/>
        <w:keepNext/>
        <w:spacing w:after="0" w:line="360" w:lineRule="auto"/>
        <w:ind w:left="0"/>
        <w:jc w:val="center"/>
      </w:pPr>
      <w:r>
        <w:rPr>
          <w:rFonts w:ascii="Times New Roman" w:hAnsi="Times New Roman" w:cs="Times New Roman"/>
          <w:sz w:val="24"/>
          <w:szCs w:val="24"/>
        </w:rPr>
        <w:object w:dxaOrig="9360" w:dyaOrig="11548" w14:anchorId="453E1388">
          <v:shape id="_x0000_i1102" type="#_x0000_t75" style="width:406.95pt;height:503.35pt" o:ole="" o:bordertopcolor="this" o:borderleftcolor="this" o:borderbottomcolor="this" o:borderrightcolor="this">
            <v:imagedata r:id="rId197" o:title=""/>
            <w10:bordertop type="single" width="4"/>
            <w10:borderleft type="single" width="4"/>
            <w10:borderbottom type="single" width="4"/>
            <w10:borderright type="single" width="4"/>
          </v:shape>
          <o:OLEObject Type="Embed" ProgID="Word.OpenDocumentText.12" ShapeID="_x0000_i1102" DrawAspect="Content" ObjectID="_1687372060" r:id="rId198"/>
        </w:object>
      </w:r>
    </w:p>
    <w:p w14:paraId="4DF7531D" w14:textId="18698897" w:rsidR="004809CD" w:rsidRDefault="004809CD" w:rsidP="004809CD">
      <w:pPr>
        <w:pStyle w:val="Caption"/>
        <w:jc w:val="center"/>
      </w:pPr>
      <w:bookmarkStart w:id="2006" w:name="_Ref74271325"/>
      <w:bookmarkStart w:id="2007" w:name="_Ref74284971"/>
      <w:r>
        <w:t xml:space="preserve">Figure </w:t>
      </w:r>
      <w:ins w:id="200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00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10" w:author="Petnathean Julled" w:date="2021-07-09T21:18:00Z">
        <w:r w:rsidR="00454CE9">
          <w:rPr>
            <w:noProof/>
          </w:rPr>
          <w:t>51</w:t>
        </w:r>
      </w:ins>
      <w:ins w:id="2011" w:author="Petnathean Julled" w:date="2021-07-09T17:21:00Z">
        <w:r w:rsidR="0064710A">
          <w:fldChar w:fldCharType="end"/>
        </w:r>
      </w:ins>
      <w:del w:id="201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51</w:delText>
        </w:r>
        <w:r w:rsidR="00797ABA" w:rsidDel="00F60485">
          <w:rPr>
            <w:noProof/>
          </w:rPr>
          <w:fldChar w:fldCharType="end"/>
        </w:r>
      </w:del>
      <w:bookmarkEnd w:id="2006"/>
      <w:r>
        <w:t xml:space="preserve"> </w:t>
      </w:r>
      <w:bookmarkStart w:id="2013" w:name="_Ref74284740"/>
      <w:r>
        <w:t xml:space="preserve">Solidity Code Snippet of </w:t>
      </w:r>
      <w:proofErr w:type="spellStart"/>
      <w:r>
        <w:t>Smartcontract</w:t>
      </w:r>
      <w:bookmarkEnd w:id="2007"/>
      <w:bookmarkEnd w:id="2013"/>
      <w:proofErr w:type="spellEnd"/>
      <w:r>
        <w:t xml:space="preserve"> </w:t>
      </w:r>
    </w:p>
    <w:p w14:paraId="50D2DF90" w14:textId="059BBCB2" w:rsidR="003E644E" w:rsidRDefault="004809CD" w:rsidP="004809CD">
      <w:pPr>
        <w:pStyle w:val="Caption"/>
        <w:spacing w:after="240"/>
        <w:jc w:val="center"/>
      </w:pPr>
      <w:r>
        <w:t>(Highlight - green color) related to Document Search Function</w:t>
      </w:r>
    </w:p>
    <w:p w14:paraId="42A2B97A" w14:textId="1075E9AE" w:rsidR="00D03468" w:rsidRDefault="00D03468" w:rsidP="00D03468">
      <w:r>
        <w:br w:type="page"/>
      </w:r>
    </w:p>
    <w:p w14:paraId="4C6D1F69" w14:textId="37F7DE28" w:rsidR="0084619E" w:rsidRDefault="00A34155" w:rsidP="0084619E">
      <w:pPr>
        <w:pStyle w:val="Heading2"/>
        <w:rPr>
          <w:ins w:id="2014" w:author="Petnathean Julled" w:date="2021-07-03T00:13:00Z"/>
        </w:rPr>
      </w:pPr>
      <w:bookmarkStart w:id="2015" w:name="CHAPTERIV_43"/>
      <w:r>
        <w:lastRenderedPageBreak/>
        <w:t xml:space="preserve">4.3 </w:t>
      </w:r>
      <w:r w:rsidR="00137E57">
        <w:t xml:space="preserve">Experimental </w:t>
      </w:r>
      <w:del w:id="2016" w:author="Petnathean Julled" w:date="2021-07-03T00:14:00Z">
        <w:r w:rsidR="00137E57" w:rsidDel="007F0F22">
          <w:delText>s</w:delText>
        </w:r>
      </w:del>
      <w:ins w:id="2017" w:author="Petnathean Julled" w:date="2021-07-03T00:22:00Z">
        <w:r w:rsidR="007E0061">
          <w:t>S</w:t>
        </w:r>
      </w:ins>
      <w:r w:rsidR="00137E57">
        <w:t>etup</w:t>
      </w:r>
    </w:p>
    <w:bookmarkEnd w:id="2015"/>
    <w:p w14:paraId="2C0ED819" w14:textId="1A914D7D" w:rsidR="007F0F22" w:rsidDel="000C7FB6" w:rsidRDefault="007F0F22" w:rsidP="00E94983">
      <w:pPr>
        <w:spacing w:line="360" w:lineRule="auto"/>
        <w:jc w:val="thaiDistribute"/>
        <w:rPr>
          <w:del w:id="2018" w:author="Petnathean Julled" w:date="2021-07-04T20:35:00Z"/>
        </w:rPr>
      </w:pPr>
    </w:p>
    <w:p w14:paraId="1D532317" w14:textId="2D0B1B14" w:rsidR="0004236C" w:rsidRPr="00965406" w:rsidDel="00965406" w:rsidRDefault="00965406">
      <w:pPr>
        <w:spacing w:line="360" w:lineRule="auto"/>
        <w:jc w:val="thaiDistribute"/>
        <w:rPr>
          <w:del w:id="2019" w:author="Petnathean Julled" w:date="2021-07-09T17:59:00Z"/>
          <w:rPrChange w:id="2020" w:author="Petnathean Julled" w:date="2021-07-09T17:59:00Z">
            <w:rPr>
              <w:del w:id="2021" w:author="Petnathean Julled" w:date="2021-07-09T17:59:00Z"/>
              <w:color w:val="FF0000"/>
            </w:rPr>
          </w:rPrChange>
        </w:rPr>
      </w:pPr>
      <w:ins w:id="2022" w:author="Petnathean Julled" w:date="2021-07-09T17:52:00Z">
        <w:r>
          <w:rPr>
            <w:color w:val="FF0000"/>
          </w:rPr>
          <w:tab/>
        </w:r>
      </w:ins>
      <w:del w:id="2023" w:author="Petnathean Julled" w:date="2021-07-09T17:52:00Z">
        <w:r w:rsidR="00A109DB" w:rsidRPr="00965406" w:rsidDel="00965406">
          <w:rPr>
            <w:rPrChange w:id="2024" w:author="Petnathean Julled" w:date="2021-07-09T17:59:00Z">
              <w:rPr>
                <w:color w:val="FF0000"/>
              </w:rPr>
            </w:rPrChange>
          </w:rPr>
          <w:tab/>
        </w:r>
      </w:del>
      <w:ins w:id="2025" w:author="Petnathean Julled" w:date="2021-07-09T17:59:00Z">
        <w:r w:rsidRPr="00965406">
          <w:rPr>
            <w:rPrChange w:id="2026" w:author="Petnathean Julled" w:date="2021-07-09T17:59:00Z">
              <w:rPr>
                <w:color w:val="FF0000"/>
              </w:rPr>
            </w:rPrChange>
          </w:rPr>
          <w:t>The goal of the experiment is to test the functionalities and the performance of each major process resulting from the implementation including Document Register and Document Search (Document Query) indicate for the compatibility of the resulting system to an actual healthcare operation environment where a huge amount of data continuously flows through the system without a failure. Each setup will be tested with the mockup transactions and measure the processing time required for the system to complete the specific process.</w:t>
        </w:r>
      </w:ins>
      <w:del w:id="2027" w:author="Petnathean Julled" w:date="2021-07-09T17:59:00Z">
        <w:r w:rsidR="006F1488" w:rsidRPr="00965406" w:rsidDel="00965406">
          <w:delText>The goal of the experiment is to test the performance of each major process resulting from the implementation (include Document Register and Document Search) and compatibility of the resulting system to an actual healthcare operation environment where a huge amount of data continuously flows through the system without failure or reduced efficiency. So, the system will be tested with mockup transactions on each process and measure the time required for the system to complete the process.</w:delText>
        </w:r>
      </w:del>
    </w:p>
    <w:p w14:paraId="1E1A9813" w14:textId="77777777" w:rsidR="00965406" w:rsidRPr="007014D0" w:rsidRDefault="00965406" w:rsidP="005E2A00">
      <w:pPr>
        <w:spacing w:line="360" w:lineRule="auto"/>
        <w:jc w:val="thaiDistribute"/>
        <w:rPr>
          <w:ins w:id="2028" w:author="Petnathean Julled" w:date="2021-07-09T17:59:00Z"/>
        </w:rPr>
      </w:pPr>
    </w:p>
    <w:p w14:paraId="0B7B8968" w14:textId="4D4B184E" w:rsidR="0004236C" w:rsidDel="00B70982" w:rsidRDefault="006F1488">
      <w:pPr>
        <w:spacing w:line="360" w:lineRule="auto"/>
        <w:jc w:val="thaiDistribute"/>
        <w:rPr>
          <w:del w:id="2029" w:author="Petnathean Julled" w:date="2021-07-09T18:16:00Z"/>
          <w:rFonts w:cstheme="minorBidi"/>
        </w:rPr>
      </w:pPr>
      <w:del w:id="2030" w:author="Petnathean Julled" w:date="2021-07-09T18:19:00Z">
        <w:r w:rsidDel="00AF3779">
          <w:rPr>
            <w:rFonts w:cstheme="minorBidi"/>
          </w:rPr>
          <w:tab/>
        </w:r>
      </w:del>
      <w:del w:id="2031" w:author="Petnathean Julled" w:date="2021-07-09T18:16:00Z">
        <w:r w:rsidRPr="006F1488" w:rsidDel="00B70982">
          <w:rPr>
            <w:rFonts w:cstheme="minorBidi"/>
          </w:rPr>
          <w:delText>At the same time, the experiment will also test that if the implementation result can operate with XDS Actors in a common XDS system, so we use transaction samples provided by the IHE ITI framework with modified attributes value varied in each transaction for the test. Transaction samples provided by the framework are including ITI-42 Register Document Set-b transaction, ITI-18 Registry Stored Query transaction, and its corresponding response transaction. However, these transaction samples have limited capabilities as an example due to much more specification provided in the framework so, there is some transaction need to be defined manually from requirements provided in the framework.</w:delText>
        </w:r>
      </w:del>
    </w:p>
    <w:p w14:paraId="6AE97020" w14:textId="63A995F2" w:rsidR="006F1488" w:rsidRDefault="006F1488">
      <w:pPr>
        <w:spacing w:line="360" w:lineRule="auto"/>
        <w:jc w:val="thaiDistribute"/>
        <w:rPr>
          <w:rFonts w:cstheme="minorBidi"/>
        </w:rPr>
        <w:pPrChange w:id="2032" w:author="Petnathean Julled" w:date="2021-07-04T05:49:00Z">
          <w:pPr>
            <w:spacing w:line="360" w:lineRule="auto"/>
          </w:pPr>
        </w:pPrChange>
      </w:pPr>
      <w:r>
        <w:rPr>
          <w:rFonts w:cstheme="minorBidi"/>
        </w:rPr>
        <w:tab/>
      </w:r>
      <w:r w:rsidRPr="006F1488">
        <w:rPr>
          <w:rFonts w:cstheme="minorBidi"/>
        </w:rPr>
        <w:t>As mentioned in Section 4.1.1, the environment of the test machine is running on Linux Ubuntu (64-bit) version 18.10 with 8 GB RAM and 100 GB storage dynamically shared from the host machine.</w:t>
      </w:r>
    </w:p>
    <w:p w14:paraId="7BEA56E0" w14:textId="54F043AC" w:rsidR="006F1488" w:rsidRDefault="006F1488">
      <w:pPr>
        <w:spacing w:line="360" w:lineRule="auto"/>
        <w:jc w:val="thaiDistribute"/>
        <w:rPr>
          <w:ins w:id="2033" w:author="Petnathean Julled" w:date="2021-07-09T18:19:00Z"/>
          <w:rFonts w:cstheme="minorBidi"/>
        </w:rPr>
      </w:pPr>
      <w:r>
        <w:rPr>
          <w:rFonts w:cstheme="minorBidi"/>
        </w:rPr>
        <w:tab/>
      </w:r>
      <w:r w:rsidRPr="006F1488">
        <w:rPr>
          <w:rFonts w:cstheme="minorBidi"/>
        </w:rPr>
        <w:t>As mentioned in Section 4.1.3, the Blockchain network environment for the experiment will be demonstrated using the 7-Nodes Example Blockchain. That means there will be seven IBFT Blockchain nodes simulated within the environment of the test machine. The test sample will be monitored from node number one</w:t>
      </w:r>
      <w:ins w:id="2034" w:author="Petnathean Julled" w:date="2021-07-09T18:18:00Z">
        <w:r w:rsidR="00996747">
          <w:rPr>
            <w:rFonts w:cstheme="minorBidi"/>
          </w:rPr>
          <w:t xml:space="preserve"> (refer as “1</w:t>
        </w:r>
        <w:r w:rsidR="00996747" w:rsidRPr="00996747">
          <w:rPr>
            <w:rFonts w:cstheme="minorBidi"/>
            <w:vertAlign w:val="superscript"/>
            <w:rPrChange w:id="2035" w:author="Petnathean Julled" w:date="2021-07-09T18:18:00Z">
              <w:rPr>
                <w:rFonts w:cstheme="minorBidi"/>
              </w:rPr>
            </w:rPrChange>
          </w:rPr>
          <w:t>st</w:t>
        </w:r>
        <w:r w:rsidR="00996747">
          <w:rPr>
            <w:rFonts w:cstheme="minorBidi"/>
          </w:rPr>
          <w:t xml:space="preserve"> Node”)</w:t>
        </w:r>
      </w:ins>
      <w:r w:rsidRPr="006F1488">
        <w:rPr>
          <w:rFonts w:cstheme="minorBidi"/>
        </w:rPr>
        <w:t>.</w:t>
      </w:r>
    </w:p>
    <w:p w14:paraId="2061076F" w14:textId="45E658D4" w:rsidR="00AF3779" w:rsidRDefault="00AF3779">
      <w:pPr>
        <w:spacing w:line="360" w:lineRule="auto"/>
        <w:jc w:val="thaiDistribute"/>
        <w:rPr>
          <w:rFonts w:cstheme="minorBidi"/>
        </w:rPr>
        <w:pPrChange w:id="2036" w:author="Petnathean Julled" w:date="2021-07-04T05:49:00Z">
          <w:pPr>
            <w:spacing w:line="360" w:lineRule="auto"/>
          </w:pPr>
        </w:pPrChange>
      </w:pPr>
      <w:ins w:id="2037" w:author="Petnathean Julled" w:date="2021-07-09T18:19:00Z">
        <w:r>
          <w:rPr>
            <w:rFonts w:cstheme="minorBidi"/>
          </w:rPr>
          <w:tab/>
        </w:r>
        <w:r w:rsidRPr="00B70982">
          <w:rPr>
            <w:rFonts w:cstheme="minorBidi"/>
          </w:rPr>
          <w:t>To indicate that the implementation has the compatibility to operate with XDS Actors in a common XDS system, we created transaction samples based on the example provided by the IHE ITI framework. The metadata attributes named "</w:t>
        </w:r>
        <w:proofErr w:type="spellStart"/>
        <w:r w:rsidRPr="00B70982">
          <w:rPr>
            <w:rFonts w:cstheme="minorBidi"/>
          </w:rPr>
          <w:t>DocumentEntry.patientId</w:t>
        </w:r>
        <w:proofErr w:type="spellEnd"/>
        <w:r w:rsidRPr="00B70982">
          <w:rPr>
            <w:rFonts w:cstheme="minorBidi"/>
          </w:rPr>
          <w:t>" and "</w:t>
        </w:r>
        <w:proofErr w:type="spellStart"/>
        <w:r w:rsidRPr="00B70982">
          <w:rPr>
            <w:rFonts w:cstheme="minorBidi"/>
          </w:rPr>
          <w:t>DocumentEntry.availabilityStatus</w:t>
        </w:r>
        <w:proofErr w:type="spellEnd"/>
        <w:r w:rsidRPr="00B70982">
          <w:rPr>
            <w:rFonts w:cstheme="minorBidi"/>
          </w:rPr>
          <w:t xml:space="preserve">" have been modified varied in each transaction for the test. Transaction samples provided by the framework are including ITI-42 Register Document Set-b transaction, ITI-18 Registry Stored Query transaction and its corresponding response transaction. </w:t>
        </w:r>
      </w:ins>
      <w:ins w:id="2038" w:author="Petnathean Julled" w:date="2021-07-09T19:47:00Z">
        <w:r w:rsidR="00A068D5" w:rsidRPr="00A068D5">
          <w:rPr>
            <w:rFonts w:cstheme="minorBidi"/>
          </w:rPr>
          <w:t xml:space="preserve">There are ten transactions created for the experiment as test samples. </w:t>
        </w:r>
        <w:r w:rsidR="00A068D5">
          <w:rPr>
            <w:rFonts w:cstheme="minorBidi"/>
          </w:rPr>
          <w:fldChar w:fldCharType="begin"/>
        </w:r>
        <w:r w:rsidR="00A068D5">
          <w:rPr>
            <w:rFonts w:cstheme="minorBidi"/>
          </w:rPr>
          <w:instrText xml:space="preserve"> REF _Ref76752486 \h </w:instrText>
        </w:r>
      </w:ins>
      <w:r w:rsidR="00A068D5">
        <w:rPr>
          <w:rFonts w:cstheme="minorBidi"/>
        </w:rPr>
      </w:r>
      <w:r w:rsidR="00A068D5">
        <w:rPr>
          <w:rFonts w:cstheme="minorBidi"/>
        </w:rPr>
        <w:fldChar w:fldCharType="separate"/>
      </w:r>
      <w:ins w:id="2039" w:author="Petnathean Julled" w:date="2021-07-09T21:18:00Z">
        <w:r w:rsidR="00454CE9">
          <w:t xml:space="preserve">Figure </w:t>
        </w:r>
        <w:r w:rsidR="00454CE9">
          <w:rPr>
            <w:noProof/>
          </w:rPr>
          <w:t>4</w:t>
        </w:r>
        <w:r w:rsidR="00454CE9">
          <w:noBreakHyphen/>
        </w:r>
        <w:r w:rsidR="00454CE9">
          <w:rPr>
            <w:noProof/>
          </w:rPr>
          <w:t>52</w:t>
        </w:r>
      </w:ins>
      <w:ins w:id="2040" w:author="Petnathean Julled" w:date="2021-07-09T19:47:00Z">
        <w:r w:rsidR="00A068D5">
          <w:rPr>
            <w:rFonts w:cstheme="minorBidi"/>
          </w:rPr>
          <w:fldChar w:fldCharType="end"/>
        </w:r>
        <w:r w:rsidR="00A068D5" w:rsidRPr="00A068D5">
          <w:rPr>
            <w:rFonts w:cstheme="minorBidi"/>
          </w:rPr>
          <w:t xml:space="preserve"> and </w:t>
        </w:r>
        <w:r w:rsidR="00A068D5">
          <w:rPr>
            <w:rFonts w:cstheme="minorBidi"/>
          </w:rPr>
          <w:fldChar w:fldCharType="begin"/>
        </w:r>
        <w:r w:rsidR="00A068D5">
          <w:rPr>
            <w:rFonts w:cstheme="minorBidi"/>
          </w:rPr>
          <w:instrText xml:space="preserve"> REF _Ref76752492 \h </w:instrText>
        </w:r>
      </w:ins>
      <w:r w:rsidR="00A068D5">
        <w:rPr>
          <w:rFonts w:cstheme="minorBidi"/>
        </w:rPr>
      </w:r>
      <w:r w:rsidR="00A068D5">
        <w:rPr>
          <w:rFonts w:cstheme="minorBidi"/>
        </w:rPr>
        <w:fldChar w:fldCharType="separate"/>
      </w:r>
      <w:ins w:id="2041" w:author="Petnathean Julled" w:date="2021-07-09T21:18:00Z">
        <w:r w:rsidR="00454CE9">
          <w:t xml:space="preserve">Figure </w:t>
        </w:r>
        <w:r w:rsidR="00454CE9">
          <w:rPr>
            <w:noProof/>
          </w:rPr>
          <w:t>4</w:t>
        </w:r>
        <w:r w:rsidR="00454CE9">
          <w:noBreakHyphen/>
        </w:r>
        <w:r w:rsidR="00454CE9">
          <w:rPr>
            <w:noProof/>
          </w:rPr>
          <w:t>53</w:t>
        </w:r>
      </w:ins>
      <w:ins w:id="2042" w:author="Petnathean Julled" w:date="2021-07-09T19:47:00Z">
        <w:r w:rsidR="00A068D5">
          <w:rPr>
            <w:rFonts w:cstheme="minorBidi"/>
          </w:rPr>
          <w:fldChar w:fldCharType="end"/>
        </w:r>
        <w:r w:rsidR="00A068D5" w:rsidRPr="00A068D5">
          <w:rPr>
            <w:rFonts w:cstheme="minorBidi"/>
          </w:rPr>
          <w:t xml:space="preserve"> show an example of the mockup transaction created for the experiment and its full content can be further inspected in the Appendix Section.</w:t>
        </w:r>
        <w:r w:rsidR="00A068D5">
          <w:rPr>
            <w:rFonts w:cstheme="minorBidi"/>
          </w:rPr>
          <w:t xml:space="preserve"> </w:t>
        </w:r>
      </w:ins>
      <w:ins w:id="2043" w:author="Petnathean Julled" w:date="2021-07-09T18:19:00Z">
        <w:r w:rsidRPr="00B70982">
          <w:rPr>
            <w:rFonts w:cstheme="minorBidi"/>
          </w:rPr>
          <w:t>However, there is much more specification provided in the framework that far exceeds the element provided within the example so, there may consist of an element that differs from the transaction used in the actual system which may cause an error and need further adjustment in the actual deployment.</w:t>
        </w:r>
      </w:ins>
    </w:p>
    <w:p w14:paraId="6C2A1E1B" w14:textId="0E13275E" w:rsidR="006F1488" w:rsidRPr="00AF3779" w:rsidDel="009E0F31" w:rsidRDefault="006F1488" w:rsidP="00437758">
      <w:pPr>
        <w:spacing w:line="360" w:lineRule="auto"/>
        <w:jc w:val="thaiDistribute"/>
        <w:rPr>
          <w:del w:id="2044" w:author="Petnathean Julled" w:date="2021-07-03T00:15:00Z"/>
          <w:rFonts w:cstheme="minorBidi"/>
          <w:color w:val="FF0000"/>
          <w:rPrChange w:id="2045" w:author="Petnathean Julled" w:date="2021-07-09T18:19:00Z">
            <w:rPr>
              <w:del w:id="2046" w:author="Petnathean Julled" w:date="2021-07-03T00:15:00Z"/>
              <w:rFonts w:cstheme="minorBidi"/>
            </w:rPr>
          </w:rPrChange>
        </w:rPr>
      </w:pPr>
      <w:del w:id="2047" w:author="Petnathean Julled" w:date="2021-07-09T19:47:00Z">
        <w:r w:rsidDel="00A068D5">
          <w:rPr>
            <w:rFonts w:cstheme="minorBidi"/>
          </w:rPr>
          <w:tab/>
        </w:r>
        <w:r w:rsidRPr="00AF3779" w:rsidDel="00A068D5">
          <w:rPr>
            <w:rFonts w:cstheme="minorBidi"/>
            <w:color w:val="FF0000"/>
            <w:rPrChange w:id="2048" w:author="Petnathean Julled" w:date="2021-07-09T18:19:00Z">
              <w:rPr>
                <w:rFonts w:cstheme="minorBidi"/>
              </w:rPr>
            </w:rPrChange>
          </w:rPr>
          <w:delText>In this experiment, there will be one set of ten transactions to test the performance of the Document Registering process. Each transaction will be used to test the performance of the query and Document Search two times include one with minimum search keywords and another one with maximum search keywords. The test result will then show the amount of time each process needed to complete its task on each transaction compared between minimum search keywords and maximum search keywords.</w:delText>
        </w:r>
        <w:r w:rsidR="000408E7" w:rsidRPr="00AF3779" w:rsidDel="00A068D5">
          <w:rPr>
            <w:rFonts w:cstheme="minorBidi"/>
            <w:color w:val="FF0000"/>
            <w:rPrChange w:id="2049" w:author="Petnathean Julled" w:date="2021-07-09T18:19:00Z">
              <w:rPr>
                <w:rFonts w:cstheme="minorBidi"/>
              </w:rPr>
            </w:rPrChange>
          </w:rPr>
          <w:delText xml:space="preserve"> </w:delText>
        </w:r>
        <w:r w:rsidR="002405F8" w:rsidRPr="00AF3779" w:rsidDel="00A068D5">
          <w:rPr>
            <w:rFonts w:cstheme="minorBidi"/>
            <w:color w:val="FF0000"/>
            <w:rPrChange w:id="2050" w:author="Petnathean Julled" w:date="2021-07-09T18:19:00Z">
              <w:rPr>
                <w:rFonts w:cstheme="minorBidi"/>
              </w:rPr>
            </w:rPrChange>
          </w:rPr>
          <w:fldChar w:fldCharType="begin"/>
        </w:r>
        <w:r w:rsidR="002405F8" w:rsidRPr="00AF3779" w:rsidDel="00A068D5">
          <w:rPr>
            <w:rFonts w:cstheme="minorBidi"/>
            <w:color w:val="FF0000"/>
            <w:rPrChange w:id="2051" w:author="Petnathean Julled" w:date="2021-07-09T18:19:00Z">
              <w:rPr>
                <w:rFonts w:cstheme="minorBidi"/>
              </w:rPr>
            </w:rPrChange>
          </w:rPr>
          <w:delInstrText xml:space="preserve"> REF _Ref74279169 \h </w:delInstrText>
        </w:r>
        <w:r w:rsidR="00E94983" w:rsidRPr="00AF3779" w:rsidDel="00A068D5">
          <w:rPr>
            <w:rFonts w:cstheme="minorBidi"/>
            <w:color w:val="FF0000"/>
            <w:rPrChange w:id="2052" w:author="Petnathean Julled" w:date="2021-07-09T18:19:00Z">
              <w:rPr>
                <w:rFonts w:cstheme="minorBidi"/>
              </w:rPr>
            </w:rPrChange>
          </w:rPr>
          <w:delInstrText xml:space="preserve"> \* MERGEFORMAT </w:delInstrText>
        </w:r>
        <w:r w:rsidR="002405F8" w:rsidRPr="00AF3779" w:rsidDel="00A068D5">
          <w:rPr>
            <w:rFonts w:cstheme="minorBidi"/>
            <w:color w:val="FF0000"/>
            <w:rPrChange w:id="2053" w:author="Petnathean Julled" w:date="2021-07-09T18:19:00Z">
              <w:rPr>
                <w:rFonts w:cstheme="minorBidi"/>
                <w:color w:val="FF0000"/>
              </w:rPr>
            </w:rPrChange>
          </w:rPr>
        </w:r>
        <w:r w:rsidR="002405F8" w:rsidRPr="00AF3779" w:rsidDel="00A068D5">
          <w:rPr>
            <w:rFonts w:cstheme="minorBidi"/>
            <w:color w:val="FF0000"/>
            <w:rPrChange w:id="2054" w:author="Petnathean Julled" w:date="2021-07-09T18:19:00Z">
              <w:rPr>
                <w:rFonts w:cstheme="minorBidi"/>
              </w:rPr>
            </w:rPrChange>
          </w:rPr>
          <w:fldChar w:fldCharType="separate"/>
        </w:r>
        <w:r w:rsidR="00437758" w:rsidRPr="00AF3779" w:rsidDel="00A068D5">
          <w:rPr>
            <w:color w:val="FF0000"/>
            <w:rPrChange w:id="2055" w:author="Petnathean Julled" w:date="2021-07-09T18:19:00Z">
              <w:rPr/>
            </w:rPrChange>
          </w:rPr>
          <w:delText xml:space="preserve">Figure </w:delText>
        </w:r>
        <w:r w:rsidR="00437758" w:rsidRPr="00AF3779" w:rsidDel="00A068D5">
          <w:rPr>
            <w:noProof/>
            <w:color w:val="FF0000"/>
            <w:rPrChange w:id="2056" w:author="Petnathean Julled" w:date="2021-07-09T18:19:00Z">
              <w:rPr>
                <w:noProof/>
              </w:rPr>
            </w:rPrChange>
          </w:rPr>
          <w:delText>4</w:delText>
        </w:r>
        <w:r w:rsidR="00437758" w:rsidRPr="00AF3779" w:rsidDel="00A068D5">
          <w:rPr>
            <w:noProof/>
            <w:color w:val="FF0000"/>
            <w:rPrChange w:id="2057" w:author="Petnathean Julled" w:date="2021-07-09T18:19:00Z">
              <w:rPr>
                <w:noProof/>
              </w:rPr>
            </w:rPrChange>
          </w:rPr>
          <w:noBreakHyphen/>
          <w:delText>52</w:delText>
        </w:r>
        <w:r w:rsidR="002405F8" w:rsidRPr="00AF3779" w:rsidDel="00A068D5">
          <w:rPr>
            <w:rFonts w:cstheme="minorBidi"/>
            <w:color w:val="FF0000"/>
            <w:rPrChange w:id="2058" w:author="Petnathean Julled" w:date="2021-07-09T18:19:00Z">
              <w:rPr>
                <w:rFonts w:cstheme="minorBidi"/>
              </w:rPr>
            </w:rPrChange>
          </w:rPr>
          <w:fldChar w:fldCharType="end"/>
        </w:r>
        <w:r w:rsidR="000408E7" w:rsidRPr="00AF3779" w:rsidDel="00A068D5">
          <w:rPr>
            <w:rFonts w:cstheme="minorBidi"/>
            <w:color w:val="FF0000"/>
            <w:rPrChange w:id="2059" w:author="Petnathean Julled" w:date="2021-07-09T18:19:00Z">
              <w:rPr>
                <w:rFonts w:cstheme="minorBidi"/>
              </w:rPr>
            </w:rPrChange>
          </w:rPr>
          <w:delText xml:space="preserve"> </w:delText>
        </w:r>
        <w:r w:rsidR="006644C7" w:rsidRPr="00AF3779" w:rsidDel="00A068D5">
          <w:rPr>
            <w:rFonts w:cstheme="minorBidi"/>
            <w:color w:val="FF0000"/>
            <w:rPrChange w:id="2060" w:author="Petnathean Julled" w:date="2021-07-09T18:19:00Z">
              <w:rPr>
                <w:rFonts w:cstheme="minorBidi"/>
              </w:rPr>
            </w:rPrChange>
          </w:rPr>
          <w:delText xml:space="preserve">and </w:delText>
        </w:r>
        <w:r w:rsidR="006644C7" w:rsidRPr="00AF3779" w:rsidDel="00A068D5">
          <w:rPr>
            <w:rFonts w:cstheme="minorBidi"/>
            <w:color w:val="FF0000"/>
            <w:rPrChange w:id="2061" w:author="Petnathean Julled" w:date="2021-07-09T18:19:00Z">
              <w:rPr>
                <w:rFonts w:cstheme="minorBidi"/>
              </w:rPr>
            </w:rPrChange>
          </w:rPr>
          <w:fldChar w:fldCharType="begin"/>
        </w:r>
        <w:r w:rsidR="006644C7" w:rsidRPr="00AF3779" w:rsidDel="00A068D5">
          <w:rPr>
            <w:rFonts w:cstheme="minorBidi"/>
            <w:color w:val="FF0000"/>
            <w:rPrChange w:id="2062" w:author="Petnathean Julled" w:date="2021-07-09T18:19:00Z">
              <w:rPr>
                <w:rFonts w:cstheme="minorBidi"/>
              </w:rPr>
            </w:rPrChange>
          </w:rPr>
          <w:delInstrText xml:space="preserve"> REF _Ref74279421 \h </w:delInstrText>
        </w:r>
        <w:r w:rsidR="00E94983" w:rsidRPr="00AF3779" w:rsidDel="00A068D5">
          <w:rPr>
            <w:rFonts w:cstheme="minorBidi"/>
            <w:color w:val="FF0000"/>
            <w:rPrChange w:id="2063" w:author="Petnathean Julled" w:date="2021-07-09T18:19:00Z">
              <w:rPr>
                <w:rFonts w:cstheme="minorBidi"/>
              </w:rPr>
            </w:rPrChange>
          </w:rPr>
          <w:delInstrText xml:space="preserve"> \* MERGEFORMAT </w:delInstrText>
        </w:r>
        <w:r w:rsidR="006644C7" w:rsidRPr="00AF3779" w:rsidDel="00A068D5">
          <w:rPr>
            <w:rFonts w:cstheme="minorBidi"/>
            <w:color w:val="FF0000"/>
            <w:rPrChange w:id="2064" w:author="Petnathean Julled" w:date="2021-07-09T18:19:00Z">
              <w:rPr>
                <w:rFonts w:cstheme="minorBidi"/>
                <w:color w:val="FF0000"/>
              </w:rPr>
            </w:rPrChange>
          </w:rPr>
        </w:r>
        <w:r w:rsidR="006644C7" w:rsidRPr="00AF3779" w:rsidDel="00A068D5">
          <w:rPr>
            <w:rFonts w:cstheme="minorBidi"/>
            <w:color w:val="FF0000"/>
            <w:rPrChange w:id="2065" w:author="Petnathean Julled" w:date="2021-07-09T18:19:00Z">
              <w:rPr>
                <w:rFonts w:cstheme="minorBidi"/>
              </w:rPr>
            </w:rPrChange>
          </w:rPr>
          <w:fldChar w:fldCharType="separate"/>
        </w:r>
        <w:r w:rsidR="00437758" w:rsidRPr="00AF3779" w:rsidDel="00A068D5">
          <w:rPr>
            <w:color w:val="FF0000"/>
            <w:rPrChange w:id="2066" w:author="Petnathean Julled" w:date="2021-07-09T18:19:00Z">
              <w:rPr/>
            </w:rPrChange>
          </w:rPr>
          <w:delText xml:space="preserve">Figure </w:delText>
        </w:r>
        <w:r w:rsidR="00437758" w:rsidRPr="00AF3779" w:rsidDel="00A068D5">
          <w:rPr>
            <w:noProof/>
            <w:color w:val="FF0000"/>
            <w:rPrChange w:id="2067" w:author="Petnathean Julled" w:date="2021-07-09T18:19:00Z">
              <w:rPr>
                <w:noProof/>
              </w:rPr>
            </w:rPrChange>
          </w:rPr>
          <w:delText>4</w:delText>
        </w:r>
        <w:r w:rsidR="00437758" w:rsidRPr="00AF3779" w:rsidDel="00A068D5">
          <w:rPr>
            <w:noProof/>
            <w:color w:val="FF0000"/>
            <w:rPrChange w:id="2068" w:author="Petnathean Julled" w:date="2021-07-09T18:19:00Z">
              <w:rPr>
                <w:noProof/>
              </w:rPr>
            </w:rPrChange>
          </w:rPr>
          <w:noBreakHyphen/>
          <w:delText>53</w:delText>
        </w:r>
        <w:r w:rsidR="006644C7" w:rsidRPr="00AF3779" w:rsidDel="00A068D5">
          <w:rPr>
            <w:rFonts w:cstheme="minorBidi"/>
            <w:color w:val="FF0000"/>
            <w:rPrChange w:id="2069" w:author="Petnathean Julled" w:date="2021-07-09T18:19:00Z">
              <w:rPr>
                <w:rFonts w:cstheme="minorBidi"/>
              </w:rPr>
            </w:rPrChange>
          </w:rPr>
          <w:fldChar w:fldCharType="end"/>
        </w:r>
        <w:r w:rsidR="006644C7" w:rsidRPr="00AF3779" w:rsidDel="00A068D5">
          <w:rPr>
            <w:rFonts w:cstheme="minorBidi"/>
            <w:color w:val="FF0000"/>
            <w:rPrChange w:id="2070" w:author="Petnathean Julled" w:date="2021-07-09T18:19:00Z">
              <w:rPr>
                <w:rFonts w:cstheme="minorBidi"/>
              </w:rPr>
            </w:rPrChange>
          </w:rPr>
          <w:delText xml:space="preserve"> </w:delText>
        </w:r>
        <w:r w:rsidR="000408E7" w:rsidRPr="00AF3779" w:rsidDel="00A068D5">
          <w:rPr>
            <w:rFonts w:cstheme="minorBidi"/>
            <w:color w:val="FF0000"/>
            <w:rPrChange w:id="2071" w:author="Petnathean Julled" w:date="2021-07-09T18:19:00Z">
              <w:rPr>
                <w:rFonts w:cstheme="minorBidi"/>
              </w:rPr>
            </w:rPrChange>
          </w:rPr>
          <w:delText>showing an example of the mockup transaction created for the experiment.</w:delText>
        </w:r>
      </w:del>
    </w:p>
    <w:p w14:paraId="4ED1E387" w14:textId="77777777" w:rsidR="002405F8" w:rsidRPr="00AF3779" w:rsidRDefault="002405F8">
      <w:pPr>
        <w:spacing w:line="360" w:lineRule="auto"/>
        <w:jc w:val="thaiDistribute"/>
        <w:rPr>
          <w:rFonts w:cstheme="minorBidi"/>
          <w:color w:val="FF0000"/>
          <w:rPrChange w:id="2072" w:author="Petnathean Julled" w:date="2021-07-09T18:19:00Z">
            <w:rPr>
              <w:rFonts w:cstheme="minorBidi"/>
            </w:rPr>
          </w:rPrChange>
        </w:rPr>
        <w:pPrChange w:id="2073" w:author="Petnathean Julled" w:date="2021-07-04T05:49:00Z">
          <w:pPr>
            <w:spacing w:line="360" w:lineRule="auto"/>
          </w:pPr>
        </w:pPrChange>
      </w:pPr>
    </w:p>
    <w:p w14:paraId="6494F3E6" w14:textId="77777777" w:rsidR="002405F8" w:rsidRDefault="00FB57F0" w:rsidP="002405F8">
      <w:pPr>
        <w:keepNext/>
        <w:spacing w:line="360" w:lineRule="auto"/>
        <w:jc w:val="center"/>
      </w:pPr>
      <w:r w:rsidRPr="00AF3779">
        <w:rPr>
          <w:color w:val="FF0000"/>
          <w:rPrChange w:id="2074" w:author="Petnathean Julled" w:date="2021-07-09T18:19:00Z">
            <w:rPr/>
          </w:rPrChange>
        </w:rPr>
        <w:br w:type="page"/>
      </w:r>
      <w:r w:rsidR="002405F8">
        <w:rPr>
          <w:noProof/>
        </w:rPr>
        <w:lastRenderedPageBreak/>
        <w:drawing>
          <wp:inline distT="0" distB="0" distL="0" distR="0" wp14:anchorId="0E19653B" wp14:editId="0F52A269">
            <wp:extent cx="5257981" cy="3718063"/>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64945" cy="3722987"/>
                    </a:xfrm>
                    <a:prstGeom prst="rect">
                      <a:avLst/>
                    </a:prstGeom>
                    <a:ln>
                      <a:solidFill>
                        <a:schemeClr val="tx1"/>
                      </a:solidFill>
                    </a:ln>
                  </pic:spPr>
                </pic:pic>
              </a:graphicData>
            </a:graphic>
          </wp:inline>
        </w:drawing>
      </w:r>
    </w:p>
    <w:p w14:paraId="3893B27F" w14:textId="7863F5C7" w:rsidR="00FB57F0" w:rsidRDefault="002405F8" w:rsidP="002405F8">
      <w:pPr>
        <w:pStyle w:val="Caption"/>
        <w:jc w:val="center"/>
      </w:pPr>
      <w:bookmarkStart w:id="2075" w:name="_Ref76752486"/>
      <w:bookmarkStart w:id="2076" w:name="_Ref74279169"/>
      <w:bookmarkStart w:id="2077" w:name="_Ref74284974"/>
      <w:r>
        <w:t xml:space="preserve">Figure </w:t>
      </w:r>
      <w:ins w:id="207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07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80" w:author="Petnathean Julled" w:date="2021-07-09T21:18:00Z">
        <w:r w:rsidR="00454CE9">
          <w:rPr>
            <w:noProof/>
          </w:rPr>
          <w:t>52</w:t>
        </w:r>
      </w:ins>
      <w:ins w:id="2081" w:author="Petnathean Julled" w:date="2021-07-09T17:21:00Z">
        <w:r w:rsidR="0064710A">
          <w:fldChar w:fldCharType="end"/>
        </w:r>
      </w:ins>
      <w:bookmarkEnd w:id="2075"/>
      <w:del w:id="208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52</w:delText>
        </w:r>
        <w:r w:rsidR="00797ABA" w:rsidDel="00F60485">
          <w:rPr>
            <w:noProof/>
          </w:rPr>
          <w:fldChar w:fldCharType="end"/>
        </w:r>
      </w:del>
      <w:bookmarkEnd w:id="2076"/>
      <w:r>
        <w:t xml:space="preserve"> </w:t>
      </w:r>
      <w:bookmarkStart w:id="2083" w:name="_Ref74284744"/>
      <w:r>
        <w:t>Content of mockup transaction example</w:t>
      </w:r>
      <w:bookmarkEnd w:id="2077"/>
      <w:bookmarkEnd w:id="2083"/>
    </w:p>
    <w:p w14:paraId="24C8F2B5" w14:textId="41656462" w:rsidR="00646239" w:rsidRDefault="00646239" w:rsidP="0084619E">
      <w:pPr>
        <w:spacing w:line="360" w:lineRule="auto"/>
      </w:pPr>
    </w:p>
    <w:p w14:paraId="430FE3A9" w14:textId="77777777" w:rsidR="000E232A" w:rsidRDefault="000E232A" w:rsidP="000E232A">
      <w:pPr>
        <w:keepNext/>
        <w:spacing w:line="360" w:lineRule="auto"/>
        <w:jc w:val="center"/>
      </w:pPr>
      <w:r>
        <w:rPr>
          <w:noProof/>
        </w:rPr>
        <w:drawing>
          <wp:inline distT="0" distB="0" distL="0" distR="0" wp14:anchorId="21D1D02D" wp14:editId="2C6EE4B2">
            <wp:extent cx="5309870" cy="620395"/>
            <wp:effectExtent l="0" t="0" r="508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309870" cy="620395"/>
                    </a:xfrm>
                    <a:prstGeom prst="rect">
                      <a:avLst/>
                    </a:prstGeom>
                  </pic:spPr>
                </pic:pic>
              </a:graphicData>
            </a:graphic>
          </wp:inline>
        </w:drawing>
      </w:r>
    </w:p>
    <w:p w14:paraId="69C8D100" w14:textId="2B926C31" w:rsidR="000E232A" w:rsidRDefault="000E232A" w:rsidP="000E232A">
      <w:pPr>
        <w:pStyle w:val="Caption"/>
        <w:jc w:val="center"/>
        <w:rPr>
          <w:ins w:id="2084" w:author="Petnathean Julled" w:date="2021-07-04T20:48:00Z"/>
        </w:rPr>
      </w:pPr>
      <w:bookmarkStart w:id="2085" w:name="_Ref76752492"/>
      <w:bookmarkStart w:id="2086" w:name="_Ref74279421"/>
      <w:bookmarkStart w:id="2087" w:name="_Ref74284977"/>
      <w:r>
        <w:t xml:space="preserve">Figure </w:t>
      </w:r>
      <w:ins w:id="208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08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090" w:author="Petnathean Julled" w:date="2021-07-09T21:18:00Z">
        <w:r w:rsidR="00454CE9">
          <w:rPr>
            <w:noProof/>
          </w:rPr>
          <w:t>53</w:t>
        </w:r>
      </w:ins>
      <w:ins w:id="2091" w:author="Petnathean Julled" w:date="2021-07-09T17:21:00Z">
        <w:r w:rsidR="0064710A">
          <w:fldChar w:fldCharType="end"/>
        </w:r>
      </w:ins>
      <w:bookmarkEnd w:id="2085"/>
      <w:del w:id="209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53</w:delText>
        </w:r>
        <w:r w:rsidR="00797ABA" w:rsidDel="00F60485">
          <w:rPr>
            <w:noProof/>
          </w:rPr>
          <w:fldChar w:fldCharType="end"/>
        </w:r>
      </w:del>
      <w:bookmarkEnd w:id="2086"/>
      <w:r>
        <w:t xml:space="preserve"> </w:t>
      </w:r>
      <w:bookmarkStart w:id="2093" w:name="_Ref74284747"/>
      <w:r>
        <w:t>Ten of mockup transactions generated for the experiment</w:t>
      </w:r>
      <w:bookmarkEnd w:id="2087"/>
      <w:bookmarkEnd w:id="2093"/>
    </w:p>
    <w:p w14:paraId="1CE2907B" w14:textId="3ACD8425" w:rsidR="00DC7AA2" w:rsidRDefault="00DC7AA2" w:rsidP="00DC7AA2">
      <w:pPr>
        <w:rPr>
          <w:ins w:id="2094" w:author="Petnathean Julled" w:date="2021-07-03T00:27:00Z"/>
        </w:rPr>
      </w:pPr>
    </w:p>
    <w:p w14:paraId="3E2A2CA5" w14:textId="19885011" w:rsidR="00983726" w:rsidRPr="00E927E8" w:rsidRDefault="00BA045C" w:rsidP="00BA045C">
      <w:pPr>
        <w:spacing w:line="360" w:lineRule="auto"/>
        <w:jc w:val="thaiDistribute"/>
        <w:rPr>
          <w:ins w:id="2095" w:author="Petnathean Julled" w:date="2021-07-09T20:10:00Z"/>
          <w:rPrChange w:id="2096" w:author="Petnathean Julled" w:date="2021-07-09T20:10:00Z">
            <w:rPr>
              <w:ins w:id="2097" w:author="Petnathean Julled" w:date="2021-07-09T20:10:00Z"/>
              <w:color w:val="FF0000"/>
            </w:rPr>
          </w:rPrChange>
        </w:rPr>
      </w:pPr>
      <w:ins w:id="2098" w:author="Petnathean Julled" w:date="2021-07-09T20:10:00Z">
        <w:r w:rsidRPr="00E927E8">
          <w:rPr>
            <w:rPrChange w:id="2099" w:author="Petnathean Julled" w:date="2021-07-09T20:10:00Z">
              <w:rPr>
                <w:color w:val="FF0000"/>
              </w:rPr>
            </w:rPrChange>
          </w:rPr>
          <w:tab/>
          <w:t>On the hypothesis that a changed number of active nodes will cause a change in the performance of the XDS Blockchain. To test the functionalities, the experiment performs by varying the number of nodes and test for the processing time the system required to complete the Document Register function and Document Query function. Start from the setup with seven active nodes as the reference, followed by six, five, four, three, two, and one active node for the variation.</w:t>
        </w:r>
      </w:ins>
    </w:p>
    <w:p w14:paraId="1D745D11" w14:textId="21B4CDFA" w:rsidR="00BA045C" w:rsidRPr="00E927E8" w:rsidRDefault="00BA045C" w:rsidP="00BA045C">
      <w:pPr>
        <w:spacing w:line="360" w:lineRule="auto"/>
        <w:jc w:val="thaiDistribute"/>
        <w:rPr>
          <w:ins w:id="2100" w:author="Petnathean Julled" w:date="2021-07-09T20:10:00Z"/>
          <w:rPrChange w:id="2101" w:author="Petnathean Julled" w:date="2021-07-09T20:10:00Z">
            <w:rPr>
              <w:ins w:id="2102" w:author="Petnathean Julled" w:date="2021-07-09T20:10:00Z"/>
              <w:color w:val="FF0000"/>
            </w:rPr>
          </w:rPrChange>
        </w:rPr>
      </w:pPr>
      <w:ins w:id="2103" w:author="Petnathean Julled" w:date="2021-07-09T20:10:00Z">
        <w:r w:rsidRPr="00E927E8">
          <w:rPr>
            <w:rPrChange w:id="2104" w:author="Petnathean Julled" w:date="2021-07-09T20:10:00Z">
              <w:rPr>
                <w:color w:val="FF0000"/>
              </w:rPr>
            </w:rPrChange>
          </w:rPr>
          <w:tab/>
          <w:t xml:space="preserve">It must be noted that it is possible for the case that contains an even number of nodes may cause failure in Block validation attempt due to </w:t>
        </w:r>
        <w:proofErr w:type="gramStart"/>
        <w:r w:rsidRPr="00E927E8">
          <w:rPr>
            <w:rPrChange w:id="2105" w:author="Petnathean Julled" w:date="2021-07-09T20:10:00Z">
              <w:rPr>
                <w:color w:val="FF0000"/>
              </w:rPr>
            </w:rPrChange>
          </w:rPr>
          <w:t>the majority of</w:t>
        </w:r>
        <w:proofErr w:type="gramEnd"/>
        <w:r w:rsidRPr="00E927E8">
          <w:rPr>
            <w:rPrChange w:id="2106" w:author="Petnathean Julled" w:date="2021-07-09T20:10:00Z">
              <w:rPr>
                <w:color w:val="FF0000"/>
              </w:rPr>
            </w:rPrChange>
          </w:rPr>
          <w:t xml:space="preserve"> Block approval from nodes not meet the least requirement of 2/3 of all nodes in the network. For example, if ten nodes are participating, five nodes proposed Block named 'ABC' while another five nodes proposed Block named 'CBA'. This example will result in </w:t>
        </w:r>
        <w:r w:rsidRPr="00E927E8">
          <w:rPr>
            <w:rPrChange w:id="2107" w:author="Petnathean Julled" w:date="2021-07-09T20:10:00Z">
              <w:rPr>
                <w:color w:val="FF0000"/>
              </w:rPr>
            </w:rPrChange>
          </w:rPr>
          <w:lastRenderedPageBreak/>
          <w:t>failed Block validation attempt. If this happened, the network was expected to try another attempt until the majority meet the least requirement of 2/3 and all the remaining transactions were successfully added into the valid Block and published into the Blockchain ledger. However, this experiment will not cover the case due to complications in creating the 'bad actor' node that was not yet implemented with the Quorum or Ethereum platform so, it is almost impossible to create the situation that half of the participate nodes attempt to propose falsified Block for the current implementation.</w:t>
        </w:r>
      </w:ins>
    </w:p>
    <w:p w14:paraId="079207C5" w14:textId="1BB874B9" w:rsidR="00E927E8" w:rsidRDefault="00BA045C" w:rsidP="00BA045C">
      <w:pPr>
        <w:spacing w:line="360" w:lineRule="auto"/>
        <w:jc w:val="thaiDistribute"/>
        <w:rPr>
          <w:ins w:id="2108" w:author="Petnathean Julled" w:date="2021-07-09T20:11:00Z"/>
        </w:rPr>
      </w:pPr>
      <w:ins w:id="2109" w:author="Petnathean Julled" w:date="2021-07-09T20:10:00Z">
        <w:r w:rsidRPr="00E927E8">
          <w:rPr>
            <w:rPrChange w:id="2110" w:author="Petnathean Julled" w:date="2021-07-09T20:10:00Z">
              <w:rPr>
                <w:color w:val="FF0000"/>
              </w:rPr>
            </w:rPrChange>
          </w:rPr>
          <w:tab/>
          <w:t>In Quorum 7-Nodes Example, the number of active nodes was defined in the "permissioned-</w:t>
        </w:r>
        <w:proofErr w:type="spellStart"/>
        <w:proofErr w:type="gramStart"/>
        <w:r w:rsidRPr="00E927E8">
          <w:rPr>
            <w:rPrChange w:id="2111" w:author="Petnathean Julled" w:date="2021-07-09T20:10:00Z">
              <w:rPr>
                <w:color w:val="FF0000"/>
              </w:rPr>
            </w:rPrChange>
          </w:rPr>
          <w:t>nodes.json</w:t>
        </w:r>
        <w:proofErr w:type="spellEnd"/>
        <w:proofErr w:type="gramEnd"/>
        <w:r w:rsidRPr="00E927E8">
          <w:rPr>
            <w:rPrChange w:id="2112" w:author="Petnathean Julled" w:date="2021-07-09T20:10:00Z">
              <w:rPr>
                <w:color w:val="FF0000"/>
              </w:rPr>
            </w:rPrChange>
          </w:rPr>
          <w:t xml:space="preserve">" file as shown in </w:t>
        </w:r>
      </w:ins>
      <w:ins w:id="2113" w:author="Petnathean Julled" w:date="2021-07-09T20:14:00Z">
        <w:r w:rsidR="007817F4">
          <w:fldChar w:fldCharType="begin"/>
        </w:r>
        <w:r w:rsidR="007817F4">
          <w:instrText xml:space="preserve"> REF _Ref76309841 \h </w:instrText>
        </w:r>
      </w:ins>
      <w:r w:rsidR="007817F4">
        <w:fldChar w:fldCharType="separate"/>
      </w:r>
      <w:ins w:id="2114" w:author="Petnathean Julled" w:date="2021-07-09T21:18:00Z">
        <w:r w:rsidR="00454CE9">
          <w:t xml:space="preserve">Figure </w:t>
        </w:r>
        <w:r w:rsidR="00454CE9">
          <w:rPr>
            <w:noProof/>
          </w:rPr>
          <w:t>4</w:t>
        </w:r>
        <w:r w:rsidR="00454CE9">
          <w:noBreakHyphen/>
        </w:r>
        <w:r w:rsidR="00454CE9">
          <w:rPr>
            <w:noProof/>
          </w:rPr>
          <w:t>54</w:t>
        </w:r>
      </w:ins>
      <w:ins w:id="2115" w:author="Petnathean Julled" w:date="2021-07-09T20:14:00Z">
        <w:r w:rsidR="007817F4">
          <w:fldChar w:fldCharType="end"/>
        </w:r>
      </w:ins>
      <w:ins w:id="2116" w:author="Petnathean Julled" w:date="2021-07-09T20:10:00Z">
        <w:r w:rsidRPr="00E927E8">
          <w:rPr>
            <w:rPrChange w:id="2117" w:author="Petnathean Julled" w:date="2021-07-09T20:10:00Z">
              <w:rPr>
                <w:color w:val="FF0000"/>
              </w:rPr>
            </w:rPrChange>
          </w:rPr>
          <w:t>. Each active node represents by its "</w:t>
        </w:r>
        <w:proofErr w:type="spellStart"/>
        <w:r w:rsidRPr="00E927E8">
          <w:rPr>
            <w:rPrChange w:id="2118" w:author="Petnathean Julled" w:date="2021-07-09T20:10:00Z">
              <w:rPr>
                <w:color w:val="FF0000"/>
              </w:rPr>
            </w:rPrChange>
          </w:rPr>
          <w:t>enode</w:t>
        </w:r>
        <w:proofErr w:type="spellEnd"/>
        <w:r w:rsidRPr="00E927E8">
          <w:rPr>
            <w:rPrChange w:id="2119" w:author="Petnathean Julled" w:date="2021-07-09T20:10:00Z">
              <w:rPr>
                <w:color w:val="FF0000"/>
              </w:rPr>
            </w:rPrChange>
          </w:rPr>
          <w:t xml:space="preserve">" identifier number together with its communicating TCP port number as shown in </w:t>
        </w:r>
      </w:ins>
      <w:ins w:id="2120" w:author="Petnathean Julled" w:date="2021-07-09T20:14:00Z">
        <w:r w:rsidR="007817F4">
          <w:fldChar w:fldCharType="begin"/>
        </w:r>
        <w:r w:rsidR="007817F4">
          <w:instrText xml:space="preserve"> REF _Ref76309851 \h </w:instrText>
        </w:r>
      </w:ins>
      <w:r w:rsidR="007817F4">
        <w:fldChar w:fldCharType="separate"/>
      </w:r>
      <w:ins w:id="2121" w:author="Petnathean Julled" w:date="2021-07-09T21:18:00Z">
        <w:r w:rsidR="00454CE9">
          <w:t xml:space="preserve">Figure </w:t>
        </w:r>
        <w:r w:rsidR="00454CE9">
          <w:rPr>
            <w:noProof/>
          </w:rPr>
          <w:t>4</w:t>
        </w:r>
        <w:r w:rsidR="00454CE9">
          <w:noBreakHyphen/>
        </w:r>
        <w:r w:rsidR="00454CE9">
          <w:rPr>
            <w:noProof/>
          </w:rPr>
          <w:t>55</w:t>
        </w:r>
      </w:ins>
      <w:ins w:id="2122" w:author="Petnathean Julled" w:date="2021-07-09T20:14:00Z">
        <w:r w:rsidR="007817F4">
          <w:fldChar w:fldCharType="end"/>
        </w:r>
      </w:ins>
      <w:ins w:id="2123" w:author="Petnathean Julled" w:date="2021-07-09T20:10:00Z">
        <w:r w:rsidRPr="00E927E8">
          <w:rPr>
            <w:rPrChange w:id="2124" w:author="Petnathean Julled" w:date="2021-07-09T20:10:00Z">
              <w:rPr>
                <w:color w:val="FF0000"/>
              </w:rPr>
            </w:rPrChange>
          </w:rPr>
          <w:t xml:space="preserve">. The node will become inactive if its </w:t>
        </w:r>
        <w:proofErr w:type="spellStart"/>
        <w:r w:rsidRPr="00E927E8">
          <w:rPr>
            <w:rPrChange w:id="2125" w:author="Petnathean Julled" w:date="2021-07-09T20:10:00Z">
              <w:rPr>
                <w:color w:val="FF0000"/>
              </w:rPr>
            </w:rPrChange>
          </w:rPr>
          <w:t>enode</w:t>
        </w:r>
        <w:proofErr w:type="spellEnd"/>
        <w:r w:rsidRPr="00E927E8">
          <w:rPr>
            <w:rPrChange w:id="2126" w:author="Petnathean Julled" w:date="2021-07-09T20:10:00Z">
              <w:rPr>
                <w:color w:val="FF0000"/>
              </w:rPr>
            </w:rPrChange>
          </w:rPr>
          <w:t xml:space="preserve"> number was excluded from the file. That means, in each setup for a specific number of nodes, </w:t>
        </w:r>
        <w:proofErr w:type="spellStart"/>
        <w:r w:rsidRPr="00E927E8">
          <w:rPr>
            <w:rPrChange w:id="2127" w:author="Petnathean Julled" w:date="2021-07-09T20:10:00Z">
              <w:rPr>
                <w:color w:val="FF0000"/>
              </w:rPr>
            </w:rPrChange>
          </w:rPr>
          <w:t>enode</w:t>
        </w:r>
        <w:proofErr w:type="spellEnd"/>
        <w:r w:rsidRPr="00E927E8">
          <w:rPr>
            <w:rPrChange w:id="2128" w:author="Petnathean Julled" w:date="2021-07-09T20:10:00Z">
              <w:rPr>
                <w:color w:val="FF0000"/>
              </w:rPr>
            </w:rPrChange>
          </w:rPr>
          <w:t xml:space="preserve"> number of inactive nodes must be excluded from the file before initiate the 7-Nodes Blockchain network.  At the same time, the "</w:t>
        </w:r>
        <w:proofErr w:type="spellStart"/>
        <w:r w:rsidRPr="00E927E8">
          <w:rPr>
            <w:rPrChange w:id="2129" w:author="Petnathean Julled" w:date="2021-07-09T20:10:00Z">
              <w:rPr>
                <w:color w:val="FF0000"/>
              </w:rPr>
            </w:rPrChange>
          </w:rPr>
          <w:t>numNodes</w:t>
        </w:r>
        <w:proofErr w:type="spellEnd"/>
        <w:r w:rsidRPr="00E927E8">
          <w:rPr>
            <w:rPrChange w:id="2130" w:author="Petnathean Julled" w:date="2021-07-09T20:10:00Z">
              <w:rPr>
                <w:color w:val="FF0000"/>
              </w:rPr>
            </w:rPrChange>
          </w:rPr>
          <w:t xml:space="preserve">" variable value in the "istanbul-init.sh" file must be set to the specific number of active nodes (i.e., </w:t>
        </w:r>
        <w:proofErr w:type="spellStart"/>
        <w:r w:rsidRPr="00E927E8">
          <w:rPr>
            <w:rPrChange w:id="2131" w:author="Petnathean Julled" w:date="2021-07-09T20:10:00Z">
              <w:rPr>
                <w:color w:val="FF0000"/>
              </w:rPr>
            </w:rPrChange>
          </w:rPr>
          <w:t>numNodes</w:t>
        </w:r>
        <w:proofErr w:type="spellEnd"/>
        <w:r w:rsidRPr="00E927E8">
          <w:rPr>
            <w:rPrChange w:id="2132" w:author="Petnathean Julled" w:date="2021-07-09T20:10:00Z">
              <w:rPr>
                <w:color w:val="FF0000"/>
              </w:rPr>
            </w:rPrChange>
          </w:rPr>
          <w:t xml:space="preserve"> = 6 for six active nodes) as shown in </w:t>
        </w:r>
      </w:ins>
      <w:ins w:id="2133" w:author="Petnathean Julled" w:date="2021-07-09T20:14:00Z">
        <w:r w:rsidR="007817F4">
          <w:fldChar w:fldCharType="begin"/>
        </w:r>
        <w:r w:rsidR="007817F4">
          <w:instrText xml:space="preserve"> REF _Ref76319758 \h </w:instrText>
        </w:r>
      </w:ins>
      <w:r w:rsidR="007817F4">
        <w:fldChar w:fldCharType="separate"/>
      </w:r>
      <w:ins w:id="2134" w:author="Petnathean Julled" w:date="2021-07-09T21:18:00Z">
        <w:r w:rsidR="00454CE9">
          <w:t xml:space="preserve">Figure </w:t>
        </w:r>
        <w:r w:rsidR="00454CE9">
          <w:rPr>
            <w:noProof/>
          </w:rPr>
          <w:t>4</w:t>
        </w:r>
        <w:r w:rsidR="00454CE9">
          <w:noBreakHyphen/>
        </w:r>
        <w:r w:rsidR="00454CE9">
          <w:rPr>
            <w:noProof/>
          </w:rPr>
          <w:t>56</w:t>
        </w:r>
      </w:ins>
      <w:ins w:id="2135" w:author="Petnathean Julled" w:date="2021-07-09T20:14:00Z">
        <w:r w:rsidR="007817F4">
          <w:fldChar w:fldCharType="end"/>
        </w:r>
      </w:ins>
      <w:ins w:id="2136" w:author="Petnathean Julled" w:date="2021-07-09T20:10:00Z">
        <w:r w:rsidRPr="00E927E8">
          <w:rPr>
            <w:rPrChange w:id="2137" w:author="Petnathean Julled" w:date="2021-07-09T20:10:00Z">
              <w:rPr>
                <w:color w:val="FF0000"/>
              </w:rPr>
            </w:rPrChange>
          </w:rPr>
          <w:t xml:space="preserve"> to declare that there will be file directory prepared for the specified number of nodes at the initiation of the 7-Node Blockchain network. </w:t>
        </w:r>
      </w:ins>
    </w:p>
    <w:p w14:paraId="304EBE32" w14:textId="3B225D74" w:rsidR="00BA045C" w:rsidRPr="00E927E8" w:rsidRDefault="00E927E8" w:rsidP="00BA045C">
      <w:pPr>
        <w:spacing w:line="360" w:lineRule="auto"/>
        <w:jc w:val="thaiDistribute"/>
        <w:rPr>
          <w:ins w:id="2138" w:author="Petnathean Julled" w:date="2021-07-09T20:10:00Z"/>
          <w:rPrChange w:id="2139" w:author="Petnathean Julled" w:date="2021-07-09T20:10:00Z">
            <w:rPr>
              <w:ins w:id="2140" w:author="Petnathean Julled" w:date="2021-07-09T20:10:00Z"/>
              <w:color w:val="FF0000"/>
            </w:rPr>
          </w:rPrChange>
        </w:rPr>
      </w:pPr>
      <w:ins w:id="2141" w:author="Petnathean Julled" w:date="2021-07-09T20:11:00Z">
        <w:r>
          <w:tab/>
        </w:r>
      </w:ins>
      <w:ins w:id="2142" w:author="Petnathean Julled" w:date="2021-07-09T20:13:00Z">
        <w:r w:rsidRPr="00E927E8">
          <w:t>To test for the performance of the XDS Blockchain. The experiment will be further performed by triggering the Document Register function and/or the Document Query function depends on the setup using the prepared transaction samples on the setup with a specific number of nodes then measure the time the system took to finish the process.</w:t>
        </w:r>
      </w:ins>
    </w:p>
    <w:p w14:paraId="7D658659" w14:textId="66B0D68B" w:rsidR="00BA045C" w:rsidRPr="007014D0" w:rsidRDefault="00BA045C">
      <w:pPr>
        <w:spacing w:line="360" w:lineRule="auto"/>
        <w:jc w:val="thaiDistribute"/>
        <w:rPr>
          <w:ins w:id="2143" w:author="Petnathean Julled" w:date="2021-07-04T16:33:00Z"/>
        </w:rPr>
        <w:pPrChange w:id="2144" w:author="Petnathean Julled" w:date="2021-07-09T20:10:00Z">
          <w:pPr>
            <w:spacing w:after="240" w:line="360" w:lineRule="auto"/>
            <w:jc w:val="thaiDistribute"/>
          </w:pPr>
        </w:pPrChange>
      </w:pPr>
      <w:ins w:id="2145" w:author="Petnathean Julled" w:date="2021-07-09T20:10:00Z">
        <w:r w:rsidRPr="00E927E8">
          <w:rPr>
            <w:rPrChange w:id="2146" w:author="Petnathean Julled" w:date="2021-07-09T20:10:00Z">
              <w:rPr>
                <w:color w:val="FF0000"/>
              </w:rPr>
            </w:rPrChange>
          </w:rPr>
          <w:tab/>
          <w:t>Every time the configuration file was modified for a new setup, the Blockchain network must be reset and re-initiated to ensure that there is no conflict with another setup which could affect the accuracy of the experiment result.</w:t>
        </w:r>
      </w:ins>
    </w:p>
    <w:p w14:paraId="2C83C233" w14:textId="77777777" w:rsidR="00F60485" w:rsidRDefault="00F60485">
      <w:pPr>
        <w:keepNext/>
        <w:spacing w:line="360" w:lineRule="auto"/>
        <w:ind w:hanging="540"/>
        <w:jc w:val="thaiDistribute"/>
        <w:rPr>
          <w:ins w:id="2147" w:author="Petnathean Julled" w:date="2021-07-04T16:37:00Z"/>
        </w:rPr>
        <w:pPrChange w:id="2148" w:author="Petnathean Julled" w:date="2021-07-04T16:38:00Z">
          <w:pPr>
            <w:spacing w:after="240" w:line="360" w:lineRule="auto"/>
            <w:jc w:val="thaiDistribute"/>
          </w:pPr>
        </w:pPrChange>
      </w:pPr>
      <w:ins w:id="2149" w:author="Petnathean Julled" w:date="2021-07-04T16:34:00Z">
        <w:r w:rsidRPr="00F60485">
          <w:rPr>
            <w:noProof/>
          </w:rPr>
          <w:lastRenderedPageBreak/>
          <w:drawing>
            <wp:inline distT="0" distB="0" distL="0" distR="0" wp14:anchorId="06426EC2" wp14:editId="7CE085AB">
              <wp:extent cx="5970953" cy="1607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1">
                        <a:extLst>
                          <a:ext uri="{28A0092B-C50C-407E-A947-70E740481C1C}">
                            <a14:useLocalDpi xmlns:a14="http://schemas.microsoft.com/office/drawing/2010/main" val="0"/>
                          </a:ext>
                        </a:extLst>
                      </a:blip>
                      <a:stretch>
                        <a:fillRect/>
                      </a:stretch>
                    </pic:blipFill>
                    <pic:spPr>
                      <a:xfrm>
                        <a:off x="0" y="0"/>
                        <a:ext cx="5989899" cy="1612922"/>
                      </a:xfrm>
                      <a:prstGeom prst="rect">
                        <a:avLst/>
                      </a:prstGeom>
                    </pic:spPr>
                  </pic:pic>
                </a:graphicData>
              </a:graphic>
            </wp:inline>
          </w:drawing>
        </w:r>
      </w:ins>
    </w:p>
    <w:p w14:paraId="73958B36" w14:textId="3469A07D" w:rsidR="00F60485" w:rsidRDefault="00F60485" w:rsidP="00F60485">
      <w:pPr>
        <w:pStyle w:val="Caption"/>
        <w:jc w:val="center"/>
        <w:rPr>
          <w:ins w:id="2150" w:author="Petnathean Julled" w:date="2021-07-04T16:45:00Z"/>
        </w:rPr>
      </w:pPr>
      <w:bookmarkStart w:id="2151" w:name="_Ref76309841"/>
      <w:ins w:id="2152" w:author="Petnathean Julled" w:date="2021-07-04T16:37:00Z">
        <w:r>
          <w:t xml:space="preserve">Figure </w:t>
        </w:r>
      </w:ins>
      <w:ins w:id="2153"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154"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155" w:author="Petnathean Julled" w:date="2021-07-09T21:18:00Z">
        <w:r w:rsidR="00454CE9">
          <w:rPr>
            <w:noProof/>
          </w:rPr>
          <w:t>54</w:t>
        </w:r>
      </w:ins>
      <w:ins w:id="2156" w:author="Petnathean Julled" w:date="2021-07-09T17:21:00Z">
        <w:r w:rsidR="0064710A">
          <w:fldChar w:fldCharType="end"/>
        </w:r>
      </w:ins>
      <w:bookmarkEnd w:id="2151"/>
      <w:ins w:id="2157" w:author="Petnathean Julled" w:date="2021-07-04T16:37:00Z">
        <w:r>
          <w:t xml:space="preserve"> Content of "permissioned-</w:t>
        </w:r>
        <w:proofErr w:type="spellStart"/>
        <w:proofErr w:type="gramStart"/>
        <w:r>
          <w:t>nodes.json</w:t>
        </w:r>
        <w:proofErr w:type="spellEnd"/>
        <w:proofErr w:type="gramEnd"/>
        <w:r>
          <w:t>" file define active nodes</w:t>
        </w:r>
      </w:ins>
      <w:ins w:id="2158" w:author="Petnathean Julled" w:date="2021-07-04T16:43:00Z">
        <w:r w:rsidR="006613D6">
          <w:br/>
          <w:t>(</w:t>
        </w:r>
      </w:ins>
      <w:ins w:id="2159" w:author="Petnathean Julled" w:date="2021-07-04T16:44:00Z">
        <w:r w:rsidR="006613D6">
          <w:t>node ids truncated for simpler explanation</w:t>
        </w:r>
      </w:ins>
      <w:ins w:id="2160" w:author="Petnathean Julled" w:date="2021-07-04T16:43:00Z">
        <w:r w:rsidR="006613D6">
          <w:t>)</w:t>
        </w:r>
      </w:ins>
    </w:p>
    <w:p w14:paraId="0FB3CAA8" w14:textId="77777777" w:rsidR="006613D6" w:rsidRPr="005E2A00" w:rsidRDefault="006613D6">
      <w:pPr>
        <w:rPr>
          <w:ins w:id="2161" w:author="Petnathean Julled" w:date="2021-07-04T16:44:00Z"/>
        </w:rPr>
        <w:pPrChange w:id="2162" w:author="Petnathean Julled" w:date="2021-07-04T16:45:00Z">
          <w:pPr>
            <w:pStyle w:val="Caption"/>
            <w:jc w:val="center"/>
          </w:pPr>
        </w:pPrChange>
      </w:pPr>
    </w:p>
    <w:p w14:paraId="4DD0F7A2" w14:textId="77777777" w:rsidR="006613D6" w:rsidRDefault="006613D6">
      <w:pPr>
        <w:keepNext/>
        <w:spacing w:after="240"/>
        <w:ind w:hanging="540"/>
        <w:rPr>
          <w:ins w:id="2163" w:author="Petnathean Julled" w:date="2021-07-04T16:46:00Z"/>
        </w:rPr>
        <w:pPrChange w:id="2164" w:author="Petnathean Julled" w:date="2021-07-04T16:47:00Z">
          <w:pPr>
            <w:ind w:hanging="540"/>
          </w:pPr>
        </w:pPrChange>
      </w:pPr>
      <w:ins w:id="2165" w:author="Petnathean Julled" w:date="2021-07-04T16:45:00Z">
        <w:r w:rsidRPr="006613D6">
          <w:rPr>
            <w:noProof/>
          </w:rPr>
          <w:drawing>
            <wp:inline distT="0" distB="0" distL="0" distR="0" wp14:anchorId="43658C16" wp14:editId="6801BECD">
              <wp:extent cx="6132416" cy="15107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7062985" cy="173999"/>
                      </a:xfrm>
                      <a:prstGeom prst="rect">
                        <a:avLst/>
                      </a:prstGeom>
                    </pic:spPr>
                  </pic:pic>
                </a:graphicData>
              </a:graphic>
            </wp:inline>
          </w:drawing>
        </w:r>
      </w:ins>
    </w:p>
    <w:p w14:paraId="19241E1B" w14:textId="1D46C272" w:rsidR="006613D6" w:rsidRDefault="006613D6" w:rsidP="006613D6">
      <w:pPr>
        <w:pStyle w:val="Caption"/>
        <w:spacing w:after="240"/>
        <w:jc w:val="center"/>
        <w:rPr>
          <w:ins w:id="2166" w:author="Petnathean Julled" w:date="2021-07-04T19:34:00Z"/>
        </w:rPr>
      </w:pPr>
      <w:bookmarkStart w:id="2167" w:name="_Ref76309851"/>
      <w:ins w:id="2168" w:author="Petnathean Julled" w:date="2021-07-04T16:46:00Z">
        <w:r>
          <w:t xml:space="preserve">Figure </w:t>
        </w:r>
      </w:ins>
      <w:ins w:id="216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17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171" w:author="Petnathean Julled" w:date="2021-07-09T21:18:00Z">
        <w:r w:rsidR="00454CE9">
          <w:rPr>
            <w:noProof/>
          </w:rPr>
          <w:t>55</w:t>
        </w:r>
      </w:ins>
      <w:ins w:id="2172" w:author="Petnathean Julled" w:date="2021-07-09T17:21:00Z">
        <w:r w:rsidR="0064710A">
          <w:fldChar w:fldCharType="end"/>
        </w:r>
      </w:ins>
      <w:bookmarkEnd w:id="2167"/>
      <w:ins w:id="2173" w:author="Petnathean Julled" w:date="2021-07-04T16:46:00Z">
        <w:r>
          <w:t xml:space="preserve"> Single node id represent single active node</w:t>
        </w:r>
      </w:ins>
    </w:p>
    <w:p w14:paraId="77F5CB20" w14:textId="77777777" w:rsidR="009153FB" w:rsidRDefault="009153FB">
      <w:pPr>
        <w:keepNext/>
        <w:jc w:val="center"/>
        <w:rPr>
          <w:ins w:id="2174" w:author="Petnathean Julled" w:date="2021-07-04T19:35:00Z"/>
        </w:rPr>
        <w:pPrChange w:id="2175" w:author="Petnathean Julled" w:date="2021-07-04T19:35:00Z">
          <w:pPr>
            <w:jc w:val="center"/>
          </w:pPr>
        </w:pPrChange>
      </w:pPr>
      <w:ins w:id="2176" w:author="Petnathean Julled" w:date="2021-07-04T19:34:00Z">
        <w:r>
          <w:rPr>
            <w:noProof/>
          </w:rPr>
          <w:drawing>
            <wp:inline distT="0" distB="0" distL="0" distR="0" wp14:anchorId="230D663A" wp14:editId="382C76F6">
              <wp:extent cx="5692920" cy="4436828"/>
              <wp:effectExtent l="0" t="0" r="3175" b="190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03"/>
                      <a:stretch>
                        <a:fillRect/>
                      </a:stretch>
                    </pic:blipFill>
                    <pic:spPr>
                      <a:xfrm>
                        <a:off x="0" y="0"/>
                        <a:ext cx="5705118" cy="4446335"/>
                      </a:xfrm>
                      <a:prstGeom prst="rect">
                        <a:avLst/>
                      </a:prstGeom>
                    </pic:spPr>
                  </pic:pic>
                </a:graphicData>
              </a:graphic>
            </wp:inline>
          </w:drawing>
        </w:r>
      </w:ins>
    </w:p>
    <w:p w14:paraId="34452352" w14:textId="58FECED3" w:rsidR="009153FB" w:rsidRDefault="009153FB" w:rsidP="009153FB">
      <w:pPr>
        <w:pStyle w:val="Caption"/>
        <w:jc w:val="center"/>
        <w:rPr>
          <w:ins w:id="2177" w:author="Petnathean Julled" w:date="2021-07-04T19:35:00Z"/>
        </w:rPr>
      </w:pPr>
      <w:bookmarkStart w:id="2178" w:name="_Ref76319758"/>
      <w:ins w:id="2179" w:author="Petnathean Julled" w:date="2021-07-04T19:35:00Z">
        <w:r>
          <w:t xml:space="preserve">Figure </w:t>
        </w:r>
      </w:ins>
      <w:ins w:id="218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18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182" w:author="Petnathean Julled" w:date="2021-07-09T21:18:00Z">
        <w:r w:rsidR="00454CE9">
          <w:rPr>
            <w:noProof/>
          </w:rPr>
          <w:t>56</w:t>
        </w:r>
      </w:ins>
      <w:ins w:id="2183" w:author="Petnathean Julled" w:date="2021-07-09T17:21:00Z">
        <w:r w:rsidR="0064710A">
          <w:fldChar w:fldCharType="end"/>
        </w:r>
      </w:ins>
      <w:bookmarkEnd w:id="2178"/>
      <w:ins w:id="2184" w:author="Petnathean Julled" w:date="2021-07-04T19:35:00Z">
        <w:r>
          <w:t xml:space="preserve"> "</w:t>
        </w:r>
        <w:proofErr w:type="spellStart"/>
        <w:r>
          <w:t>numNodes</w:t>
        </w:r>
        <w:proofErr w:type="spellEnd"/>
        <w:r>
          <w:t>" variable in "istanbul-init.sh" file reassigned with new value</w:t>
        </w:r>
      </w:ins>
    </w:p>
    <w:p w14:paraId="3B3E324F" w14:textId="5C1CD870" w:rsidR="009153FB" w:rsidRDefault="009153FB" w:rsidP="009153FB">
      <w:pPr>
        <w:rPr>
          <w:ins w:id="2185" w:author="Petnathean Julled" w:date="2021-07-04T19:35:00Z"/>
        </w:rPr>
      </w:pPr>
    </w:p>
    <w:p w14:paraId="59A8356D" w14:textId="77777777" w:rsidR="009153FB" w:rsidRPr="009153FB" w:rsidRDefault="009153FB">
      <w:pPr>
        <w:rPr>
          <w:ins w:id="2186" w:author="Petnathean Julled" w:date="2021-07-03T00:28:00Z"/>
        </w:rPr>
      </w:pPr>
    </w:p>
    <w:p w14:paraId="00138635" w14:textId="168229FB" w:rsidR="00A33252" w:rsidRPr="005E2A00" w:rsidDel="000C7FB6" w:rsidRDefault="00A33252">
      <w:pPr>
        <w:pStyle w:val="Heading3"/>
        <w:spacing w:after="0" w:line="360" w:lineRule="auto"/>
        <w:rPr>
          <w:del w:id="2187" w:author="Petnathean Julled" w:date="2021-07-04T20:36:00Z"/>
        </w:rPr>
        <w:pPrChange w:id="2188" w:author="Petnathean Julled" w:date="2021-07-03T00:30:00Z">
          <w:pPr>
            <w:pStyle w:val="Caption"/>
            <w:jc w:val="center"/>
          </w:pPr>
        </w:pPrChange>
      </w:pPr>
    </w:p>
    <w:p w14:paraId="2C01C898" w14:textId="0723CA2F" w:rsidR="00B95CFA" w:rsidRDefault="00B95CFA">
      <w:pPr>
        <w:spacing w:after="240" w:line="360" w:lineRule="auto"/>
        <w:jc w:val="thaiDistribute"/>
        <w:pPrChange w:id="2189" w:author="Petnathean Julled" w:date="2021-07-04T06:23:00Z">
          <w:pPr>
            <w:spacing w:line="360" w:lineRule="auto"/>
          </w:pPr>
        </w:pPrChange>
      </w:pPr>
      <w:r>
        <w:br w:type="page"/>
      </w:r>
    </w:p>
    <w:p w14:paraId="7C422200" w14:textId="54400B82" w:rsidR="009004A0" w:rsidRDefault="00646239" w:rsidP="000D4B48">
      <w:pPr>
        <w:pStyle w:val="Heading2"/>
      </w:pPr>
      <w:bookmarkStart w:id="2190" w:name="CHAPTERIV_44"/>
      <w:r>
        <w:lastRenderedPageBreak/>
        <w:t>4.</w:t>
      </w:r>
      <w:r w:rsidR="009004A0">
        <w:t>4</w:t>
      </w:r>
      <w:r w:rsidR="009004A0" w:rsidRPr="009004A0">
        <w:t xml:space="preserve"> Result</w:t>
      </w:r>
    </w:p>
    <w:p w14:paraId="13C62634" w14:textId="4451B3FC" w:rsidR="00BE315A" w:rsidRPr="00BE315A" w:rsidRDefault="00BE315A" w:rsidP="00AA5F76">
      <w:pPr>
        <w:pStyle w:val="Heading3"/>
      </w:pPr>
      <w:bookmarkStart w:id="2191" w:name="CHAPTERIV_441"/>
      <w:bookmarkEnd w:id="2190"/>
      <w:r w:rsidRPr="00BE315A">
        <w:t>4.4.1</w:t>
      </w:r>
      <w:r>
        <w:t xml:space="preserve"> </w:t>
      </w:r>
      <w:ins w:id="2192" w:author="Petnathean Julled" w:date="2021-07-09T20:16:00Z">
        <w:r w:rsidR="00053126">
          <w:t>I</w:t>
        </w:r>
      </w:ins>
      <w:ins w:id="2193" w:author="Petnathean Julled" w:date="2021-07-09T20:15:00Z">
        <w:r w:rsidR="00DD6F1C">
          <w:t>mplementation Result</w:t>
        </w:r>
      </w:ins>
      <w:del w:id="2194" w:author="Petnathean Julled" w:date="2021-07-09T20:15:00Z">
        <w:r w:rsidDel="00DD6F1C">
          <w:delText>Result</w:delText>
        </w:r>
      </w:del>
      <w:del w:id="2195" w:author="Petnathean Julled" w:date="2021-07-03T00:23:00Z">
        <w:r w:rsidDel="00E91D86">
          <w:delText xml:space="preserve"> of </w:delText>
        </w:r>
        <w:r w:rsidDel="00707530">
          <w:delText>e</w:delText>
        </w:r>
        <w:r w:rsidDel="00E91D86">
          <w:delText xml:space="preserve">ach </w:delText>
        </w:r>
        <w:r w:rsidDel="00707530">
          <w:delText>s</w:delText>
        </w:r>
        <w:r w:rsidDel="00E91D86">
          <w:delText>tep</w:delText>
        </w:r>
      </w:del>
    </w:p>
    <w:bookmarkEnd w:id="2191"/>
    <w:p w14:paraId="7A0C4231" w14:textId="30D0C0F2" w:rsidR="00BE315A" w:rsidRDefault="00AA5F76" w:rsidP="00B95CFA">
      <w:pPr>
        <w:tabs>
          <w:tab w:val="left" w:pos="709"/>
        </w:tabs>
        <w:spacing w:line="360" w:lineRule="auto"/>
        <w:jc w:val="thaiDistribute"/>
        <w:rPr>
          <w:color w:val="FF0000"/>
        </w:rPr>
      </w:pPr>
      <w:r>
        <w:rPr>
          <w:rFonts w:cstheme="minorBidi"/>
          <w:color w:val="FF0000"/>
          <w:cs/>
        </w:rPr>
        <w:tab/>
      </w:r>
      <w:r w:rsidR="00F26FE8" w:rsidRPr="00F26FE8">
        <w:fldChar w:fldCharType="begin"/>
      </w:r>
      <w:r w:rsidR="00F26FE8" w:rsidRPr="00F26FE8">
        <w:rPr>
          <w:rFonts w:cstheme="minorBidi"/>
          <w:cs/>
        </w:rPr>
        <w:instrText xml:space="preserve"> </w:instrText>
      </w:r>
      <w:r w:rsidR="00F26FE8" w:rsidRPr="00F26FE8">
        <w:rPr>
          <w:rFonts w:cstheme="minorBidi"/>
        </w:rPr>
        <w:instrText>REF _Ref</w:instrText>
      </w:r>
      <w:r w:rsidR="00F26FE8" w:rsidRPr="00F26FE8">
        <w:rPr>
          <w:rFonts w:cstheme="minorBidi"/>
          <w:cs/>
        </w:rPr>
        <w:instrText xml:space="preserve">74282406 </w:instrText>
      </w:r>
      <w:r w:rsidR="00F26FE8" w:rsidRPr="00F26FE8">
        <w:rPr>
          <w:rFonts w:cstheme="minorBidi"/>
        </w:rPr>
        <w:instrText>\h</w:instrText>
      </w:r>
      <w:r w:rsidR="00F26FE8" w:rsidRPr="00F26FE8">
        <w:rPr>
          <w:rFonts w:cstheme="minorBidi"/>
          <w:cs/>
        </w:rPr>
        <w:instrText xml:space="preserve"> </w:instrText>
      </w:r>
      <w:r w:rsidR="00F26FE8" w:rsidRPr="00F26FE8">
        <w:fldChar w:fldCharType="separate"/>
      </w:r>
      <w:ins w:id="2196" w:author="Petnathean Julled" w:date="2021-07-09T21:18:00Z">
        <w:r w:rsidR="00454CE9">
          <w:t xml:space="preserve">Figure </w:t>
        </w:r>
        <w:r w:rsidR="00454CE9">
          <w:rPr>
            <w:noProof/>
          </w:rPr>
          <w:t>4</w:t>
        </w:r>
        <w:r w:rsidR="00454CE9">
          <w:noBreakHyphen/>
        </w:r>
        <w:r w:rsidR="00454CE9">
          <w:rPr>
            <w:noProof/>
          </w:rPr>
          <w:t>57</w:t>
        </w:r>
      </w:ins>
      <w:del w:id="2197"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54</w:delText>
        </w:r>
      </w:del>
      <w:r w:rsidR="00F26FE8" w:rsidRPr="00F26FE8">
        <w:fldChar w:fldCharType="end"/>
      </w:r>
      <w:r w:rsidR="004E2CAF" w:rsidRPr="00F26FE8">
        <w:t xml:space="preserve"> to </w:t>
      </w:r>
      <w:r w:rsidR="00F26FE8" w:rsidRPr="00F26FE8">
        <w:fldChar w:fldCharType="begin"/>
      </w:r>
      <w:r w:rsidR="00F26FE8" w:rsidRPr="00F26FE8">
        <w:instrText xml:space="preserve"> REF _Ref74282414 \h </w:instrText>
      </w:r>
      <w:r w:rsidR="00F26FE8" w:rsidRPr="00F26FE8">
        <w:fldChar w:fldCharType="separate"/>
      </w:r>
      <w:ins w:id="2198" w:author="Petnathean Julled" w:date="2021-07-09T21:18:00Z">
        <w:r w:rsidR="00454CE9">
          <w:t xml:space="preserve">Figure </w:t>
        </w:r>
        <w:r w:rsidR="00454CE9">
          <w:rPr>
            <w:noProof/>
          </w:rPr>
          <w:t>4</w:t>
        </w:r>
        <w:r w:rsidR="00454CE9">
          <w:noBreakHyphen/>
        </w:r>
        <w:r w:rsidR="00454CE9">
          <w:rPr>
            <w:noProof/>
          </w:rPr>
          <w:t>66</w:t>
        </w:r>
      </w:ins>
      <w:del w:id="2199"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63</w:delText>
        </w:r>
      </w:del>
      <w:r w:rsidR="00F26FE8" w:rsidRPr="00F26FE8">
        <w:fldChar w:fldCharType="end"/>
      </w:r>
      <w:r w:rsidR="004E2CAF" w:rsidRPr="00F26FE8">
        <w:t xml:space="preserve"> are screenshots captured from the resulting implementation.</w:t>
      </w:r>
    </w:p>
    <w:p w14:paraId="2D41EE13" w14:textId="77777777" w:rsidR="0075172B" w:rsidRDefault="0075172B" w:rsidP="0075172B">
      <w:pPr>
        <w:keepNext/>
        <w:tabs>
          <w:tab w:val="left" w:pos="709"/>
        </w:tabs>
        <w:spacing w:line="360" w:lineRule="auto"/>
        <w:jc w:val="center"/>
      </w:pPr>
      <w:r w:rsidRPr="0075172B">
        <w:rPr>
          <w:noProof/>
        </w:rPr>
        <w:drawing>
          <wp:inline distT="0" distB="0" distL="0" distR="0" wp14:anchorId="1FBC648B" wp14:editId="6E80BBF1">
            <wp:extent cx="5309870" cy="2974975"/>
            <wp:effectExtent l="0" t="0" r="508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09870" cy="2974975"/>
                    </a:xfrm>
                    <a:prstGeom prst="rect">
                      <a:avLst/>
                    </a:prstGeom>
                  </pic:spPr>
                </pic:pic>
              </a:graphicData>
            </a:graphic>
          </wp:inline>
        </w:drawing>
      </w:r>
    </w:p>
    <w:p w14:paraId="374F9907" w14:textId="18873110" w:rsidR="0075172B" w:rsidDel="007A0B90" w:rsidRDefault="0075172B">
      <w:pPr>
        <w:pStyle w:val="Caption"/>
        <w:spacing w:line="240" w:lineRule="auto"/>
        <w:jc w:val="center"/>
        <w:rPr>
          <w:del w:id="2200" w:author="Petnathean Julled" w:date="2021-07-03T00:11:00Z"/>
        </w:rPr>
        <w:pPrChange w:id="2201" w:author="Petnathean Julled" w:date="2021-07-03T00:12:00Z">
          <w:pPr>
            <w:pStyle w:val="Caption"/>
            <w:jc w:val="center"/>
          </w:pPr>
        </w:pPrChange>
      </w:pPr>
      <w:bookmarkStart w:id="2202" w:name="_Ref74282406"/>
      <w:bookmarkStart w:id="2203" w:name="_Ref74284980"/>
      <w:r>
        <w:t xml:space="preserve">Figure </w:t>
      </w:r>
      <w:ins w:id="220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0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06" w:author="Petnathean Julled" w:date="2021-07-09T21:18:00Z">
        <w:r w:rsidR="00454CE9">
          <w:rPr>
            <w:noProof/>
          </w:rPr>
          <w:t>57</w:t>
        </w:r>
      </w:ins>
      <w:ins w:id="2207" w:author="Petnathean Julled" w:date="2021-07-09T17:21:00Z">
        <w:r w:rsidR="0064710A">
          <w:fldChar w:fldCharType="end"/>
        </w:r>
      </w:ins>
      <w:del w:id="220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54</w:delText>
        </w:r>
        <w:r w:rsidR="00797ABA" w:rsidDel="00F60485">
          <w:rPr>
            <w:noProof/>
          </w:rPr>
          <w:fldChar w:fldCharType="end"/>
        </w:r>
      </w:del>
      <w:bookmarkEnd w:id="2202"/>
      <w:r>
        <w:t xml:space="preserve"> </w:t>
      </w:r>
      <w:bookmarkStart w:id="2209" w:name="_Ref74284753"/>
      <w:r>
        <w:t>All XDS Actors activated via its terminal</w:t>
      </w:r>
      <w:bookmarkEnd w:id="2203"/>
      <w:bookmarkEnd w:id="2209"/>
      <w:ins w:id="2210" w:author="Petnathean Julled" w:date="2021-07-03T00:11:00Z">
        <w:r w:rsidR="007A0B90">
          <w:br/>
        </w:r>
      </w:ins>
    </w:p>
    <w:p w14:paraId="25047D30" w14:textId="0D5BC602" w:rsidR="0075172B" w:rsidRDefault="0075172B">
      <w:pPr>
        <w:pStyle w:val="Caption"/>
        <w:spacing w:line="240" w:lineRule="auto"/>
        <w:jc w:val="center"/>
        <w:pPrChange w:id="2211" w:author="Petnathean Julled" w:date="2021-07-03T00:12:00Z">
          <w:pPr>
            <w:jc w:val="center"/>
          </w:pPr>
        </w:pPrChange>
      </w:pPr>
      <w:r>
        <w:t xml:space="preserve">(Top Left) XDS Document </w:t>
      </w:r>
      <w:r w:rsidR="00BE26ED">
        <w:t>R</w:t>
      </w:r>
      <w:r>
        <w:t>egistry Actor</w:t>
      </w:r>
    </w:p>
    <w:p w14:paraId="3F89B8EE" w14:textId="4DE22D52" w:rsidR="0075172B" w:rsidRDefault="0075172B">
      <w:pPr>
        <w:jc w:val="center"/>
      </w:pPr>
      <w:r>
        <w:t>(Top Right) XDS Document Consumer Actor</w:t>
      </w:r>
    </w:p>
    <w:p w14:paraId="78F1858B" w14:textId="3725F50C" w:rsidR="0075172B" w:rsidRDefault="0075172B" w:rsidP="00BE26ED">
      <w:pPr>
        <w:jc w:val="center"/>
      </w:pPr>
      <w:r>
        <w:t xml:space="preserve">(Bottom Left) XDS Document </w:t>
      </w:r>
      <w:r w:rsidR="00BE26ED">
        <w:t>Repository Actor</w:t>
      </w:r>
    </w:p>
    <w:p w14:paraId="46369E48" w14:textId="2ACA0D58" w:rsidR="00BE26ED" w:rsidRPr="0075172B" w:rsidRDefault="00BE26ED" w:rsidP="00BE26ED">
      <w:pPr>
        <w:spacing w:after="240"/>
        <w:jc w:val="center"/>
      </w:pPr>
      <w:r>
        <w:t>(Bottom Right) The folder containing all files related to the XDS Blockchain</w:t>
      </w:r>
    </w:p>
    <w:p w14:paraId="6518DFFB" w14:textId="7D9AD0F7" w:rsidR="0075172B" w:rsidRDefault="0075172B" w:rsidP="0075172B">
      <w:pPr>
        <w:keepNext/>
        <w:tabs>
          <w:tab w:val="left" w:pos="709"/>
        </w:tabs>
        <w:spacing w:line="360" w:lineRule="auto"/>
        <w:jc w:val="center"/>
      </w:pPr>
      <w:r>
        <w:rPr>
          <w:noProof/>
        </w:rPr>
        <w:drawing>
          <wp:inline distT="0" distB="0" distL="0" distR="0" wp14:anchorId="5827F103" wp14:editId="6A548474">
            <wp:extent cx="4635610" cy="69573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658557" cy="699174"/>
                    </a:xfrm>
                    <a:prstGeom prst="rect">
                      <a:avLst/>
                    </a:prstGeom>
                  </pic:spPr>
                </pic:pic>
              </a:graphicData>
            </a:graphic>
          </wp:inline>
        </w:drawing>
      </w:r>
    </w:p>
    <w:p w14:paraId="0248FC39" w14:textId="37E23BC1" w:rsidR="0075172B" w:rsidRDefault="0075172B" w:rsidP="005D4985">
      <w:pPr>
        <w:pStyle w:val="Caption"/>
        <w:spacing w:after="240"/>
        <w:jc w:val="center"/>
      </w:pPr>
      <w:bookmarkStart w:id="2212" w:name="_Ref74284305"/>
      <w:bookmarkStart w:id="2213" w:name="_Ref74284982"/>
      <w:r>
        <w:t xml:space="preserve">Figure </w:t>
      </w:r>
      <w:ins w:id="221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1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16" w:author="Petnathean Julled" w:date="2021-07-09T21:18:00Z">
        <w:r w:rsidR="00454CE9">
          <w:rPr>
            <w:noProof/>
          </w:rPr>
          <w:t>58</w:t>
        </w:r>
      </w:ins>
      <w:ins w:id="2217" w:author="Petnathean Julled" w:date="2021-07-09T17:21:00Z">
        <w:r w:rsidR="0064710A">
          <w:fldChar w:fldCharType="end"/>
        </w:r>
      </w:ins>
      <w:del w:id="221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55</w:delText>
        </w:r>
        <w:r w:rsidR="00797ABA" w:rsidDel="00F60485">
          <w:rPr>
            <w:noProof/>
          </w:rPr>
          <w:fldChar w:fldCharType="end"/>
        </w:r>
      </w:del>
      <w:bookmarkEnd w:id="2212"/>
      <w:r>
        <w:t xml:space="preserve"> </w:t>
      </w:r>
      <w:bookmarkStart w:id="2219" w:name="_Ref74284756"/>
      <w:r>
        <w:t>XDS Document Registry Actor standby and wait for incoming XML Messages.</w:t>
      </w:r>
      <w:bookmarkEnd w:id="2213"/>
      <w:bookmarkEnd w:id="2219"/>
    </w:p>
    <w:p w14:paraId="4EA1E1C0" w14:textId="77777777" w:rsidR="00DD3D8C" w:rsidRDefault="00DD3D8C" w:rsidP="00DD3D8C">
      <w:pPr>
        <w:keepNext/>
        <w:jc w:val="center"/>
      </w:pPr>
      <w:r w:rsidRPr="00DD3D8C">
        <w:rPr>
          <w:noProof/>
        </w:rPr>
        <w:drawing>
          <wp:inline distT="0" distB="0" distL="0" distR="0" wp14:anchorId="3DD28AE1" wp14:editId="063886FE">
            <wp:extent cx="2639833" cy="585784"/>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664808" cy="591326"/>
                    </a:xfrm>
                    <a:prstGeom prst="rect">
                      <a:avLst/>
                    </a:prstGeom>
                  </pic:spPr>
                </pic:pic>
              </a:graphicData>
            </a:graphic>
          </wp:inline>
        </w:drawing>
      </w:r>
    </w:p>
    <w:p w14:paraId="36A57164" w14:textId="519D7F48" w:rsidR="0075172B" w:rsidRDefault="00DD3D8C" w:rsidP="00DD3D8C">
      <w:pPr>
        <w:pStyle w:val="Caption"/>
        <w:jc w:val="center"/>
      </w:pPr>
      <w:bookmarkStart w:id="2220" w:name="_Ref74284312"/>
      <w:bookmarkStart w:id="2221" w:name="_Ref74284986"/>
      <w:r>
        <w:t xml:space="preserve">Figure </w:t>
      </w:r>
      <w:ins w:id="2222"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2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24" w:author="Petnathean Julled" w:date="2021-07-09T21:18:00Z">
        <w:r w:rsidR="00454CE9">
          <w:rPr>
            <w:noProof/>
          </w:rPr>
          <w:t>59</w:t>
        </w:r>
      </w:ins>
      <w:ins w:id="2225" w:author="Petnathean Julled" w:date="2021-07-09T17:21:00Z">
        <w:r w:rsidR="0064710A">
          <w:fldChar w:fldCharType="end"/>
        </w:r>
      </w:ins>
      <w:del w:id="222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56</w:delText>
        </w:r>
        <w:r w:rsidR="00797ABA" w:rsidDel="00F60485">
          <w:rPr>
            <w:noProof/>
          </w:rPr>
          <w:fldChar w:fldCharType="end"/>
        </w:r>
      </w:del>
      <w:bookmarkEnd w:id="2220"/>
      <w:r>
        <w:t xml:space="preserve"> </w:t>
      </w:r>
      <w:bookmarkStart w:id="2227" w:name="_Ref74284759"/>
      <w:r>
        <w:t xml:space="preserve">XDS Document Repository prompt for health </w:t>
      </w:r>
      <w:r w:rsidR="005D4985">
        <w:t>document number</w:t>
      </w:r>
      <w:r>
        <w:t xml:space="preserve"> to register</w:t>
      </w:r>
      <w:bookmarkEnd w:id="2221"/>
      <w:bookmarkEnd w:id="2227"/>
    </w:p>
    <w:p w14:paraId="6F139440" w14:textId="77777777" w:rsidR="006A1E09" w:rsidRDefault="006A1E09" w:rsidP="006A1E09">
      <w:pPr>
        <w:keepNext/>
        <w:jc w:val="center"/>
      </w:pPr>
      <w:r w:rsidRPr="006A1E09">
        <w:rPr>
          <w:noProof/>
        </w:rPr>
        <w:lastRenderedPageBreak/>
        <w:drawing>
          <wp:inline distT="0" distB="0" distL="0" distR="0" wp14:anchorId="0937DB7C" wp14:editId="7713C324">
            <wp:extent cx="4381168" cy="2395444"/>
            <wp:effectExtent l="0" t="0" r="63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386405" cy="2398307"/>
                    </a:xfrm>
                    <a:prstGeom prst="rect">
                      <a:avLst/>
                    </a:prstGeom>
                  </pic:spPr>
                </pic:pic>
              </a:graphicData>
            </a:graphic>
          </wp:inline>
        </w:drawing>
      </w:r>
    </w:p>
    <w:p w14:paraId="6432BE60" w14:textId="7B98D2A2" w:rsidR="006A1E09" w:rsidRDefault="006A1E09" w:rsidP="005D4985">
      <w:pPr>
        <w:pStyle w:val="Caption"/>
        <w:spacing w:after="240"/>
        <w:jc w:val="center"/>
        <w:rPr>
          <w:noProof/>
        </w:rPr>
      </w:pPr>
      <w:bookmarkStart w:id="2228" w:name="_Ref74284316"/>
      <w:bookmarkStart w:id="2229" w:name="_Ref74284989"/>
      <w:r>
        <w:t xml:space="preserve">Figure </w:t>
      </w:r>
      <w:ins w:id="223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3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32" w:author="Petnathean Julled" w:date="2021-07-09T21:18:00Z">
        <w:r w:rsidR="00454CE9">
          <w:rPr>
            <w:noProof/>
          </w:rPr>
          <w:t>60</w:t>
        </w:r>
      </w:ins>
      <w:ins w:id="2233" w:author="Petnathean Julled" w:date="2021-07-09T17:21:00Z">
        <w:r w:rsidR="0064710A">
          <w:fldChar w:fldCharType="end"/>
        </w:r>
      </w:ins>
      <w:del w:id="223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57</w:delText>
        </w:r>
        <w:r w:rsidR="00797ABA" w:rsidDel="00F60485">
          <w:rPr>
            <w:noProof/>
          </w:rPr>
          <w:fldChar w:fldCharType="end"/>
        </w:r>
      </w:del>
      <w:bookmarkEnd w:id="2228"/>
      <w:r>
        <w:t xml:space="preserve">  </w:t>
      </w:r>
      <w:bookmarkStart w:id="2235" w:name="_Ref74284763"/>
      <w:r>
        <w:t>XDS</w:t>
      </w:r>
      <w:r>
        <w:rPr>
          <w:noProof/>
        </w:rPr>
        <w:t xml:space="preserve"> Document Repository sent ITI-42 transaction to XDS Document Registry</w:t>
      </w:r>
      <w:bookmarkEnd w:id="2229"/>
      <w:bookmarkEnd w:id="2235"/>
    </w:p>
    <w:p w14:paraId="470BDCFA" w14:textId="77777777" w:rsidR="006A1E09" w:rsidRDefault="006A1E09" w:rsidP="006A1E09">
      <w:pPr>
        <w:keepNext/>
        <w:jc w:val="center"/>
      </w:pPr>
      <w:r w:rsidRPr="006A1E09">
        <w:rPr>
          <w:noProof/>
        </w:rPr>
        <w:drawing>
          <wp:inline distT="0" distB="0" distL="0" distR="0" wp14:anchorId="48CE8B38" wp14:editId="0D4AB555">
            <wp:extent cx="5309870" cy="3586480"/>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309870" cy="3586480"/>
                    </a:xfrm>
                    <a:prstGeom prst="rect">
                      <a:avLst/>
                    </a:prstGeom>
                  </pic:spPr>
                </pic:pic>
              </a:graphicData>
            </a:graphic>
          </wp:inline>
        </w:drawing>
      </w:r>
    </w:p>
    <w:p w14:paraId="309C165E" w14:textId="6C77711A" w:rsidR="00D46E80" w:rsidRDefault="006A1E09" w:rsidP="00D46E80">
      <w:pPr>
        <w:pStyle w:val="Caption"/>
        <w:jc w:val="center"/>
      </w:pPr>
      <w:bookmarkStart w:id="2236" w:name="_Ref74284319"/>
      <w:bookmarkStart w:id="2237" w:name="_Ref74284992"/>
      <w:r>
        <w:t xml:space="preserve">Figure </w:t>
      </w:r>
      <w:ins w:id="223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3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40" w:author="Petnathean Julled" w:date="2021-07-09T21:18:00Z">
        <w:r w:rsidR="00454CE9">
          <w:rPr>
            <w:noProof/>
          </w:rPr>
          <w:t>61</w:t>
        </w:r>
      </w:ins>
      <w:ins w:id="2241" w:author="Petnathean Julled" w:date="2021-07-09T17:21:00Z">
        <w:r w:rsidR="0064710A">
          <w:fldChar w:fldCharType="end"/>
        </w:r>
      </w:ins>
      <w:del w:id="224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58</w:delText>
        </w:r>
        <w:r w:rsidR="00797ABA" w:rsidDel="00F60485">
          <w:rPr>
            <w:noProof/>
          </w:rPr>
          <w:fldChar w:fldCharType="end"/>
        </w:r>
      </w:del>
      <w:bookmarkEnd w:id="2236"/>
      <w:r>
        <w:t xml:space="preserve"> </w:t>
      </w:r>
      <w:bookmarkStart w:id="2243" w:name="_Ref74284770"/>
      <w:r>
        <w:t>XDS Document Registry received ITI-42 transaction and</w:t>
      </w:r>
      <w:bookmarkEnd w:id="2237"/>
      <w:bookmarkEnd w:id="2243"/>
      <w:r>
        <w:t xml:space="preserve"> </w:t>
      </w:r>
    </w:p>
    <w:p w14:paraId="3390231A" w14:textId="71143E04" w:rsidR="006A1E09" w:rsidRDefault="006A1E09" w:rsidP="00840442">
      <w:pPr>
        <w:pStyle w:val="Caption"/>
        <w:spacing w:after="240"/>
        <w:jc w:val="center"/>
      </w:pPr>
      <w:r>
        <w:t>successfully registered the metadata set into the Blockchain</w:t>
      </w:r>
      <w:r w:rsidR="00A61E81">
        <w:t xml:space="preserve"> while wait for other XML Messages</w:t>
      </w:r>
    </w:p>
    <w:p w14:paraId="78D9B9BE" w14:textId="77777777" w:rsidR="006A1E09" w:rsidRDefault="006A1E09" w:rsidP="006A1E09">
      <w:pPr>
        <w:keepNext/>
        <w:jc w:val="center"/>
      </w:pPr>
      <w:r w:rsidRPr="006A1E09">
        <w:rPr>
          <w:noProof/>
        </w:rPr>
        <w:drawing>
          <wp:inline distT="0" distB="0" distL="0" distR="0" wp14:anchorId="13148110" wp14:editId="502B2E78">
            <wp:extent cx="3140765" cy="811490"/>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157106" cy="815712"/>
                    </a:xfrm>
                    <a:prstGeom prst="rect">
                      <a:avLst/>
                    </a:prstGeom>
                  </pic:spPr>
                </pic:pic>
              </a:graphicData>
            </a:graphic>
          </wp:inline>
        </w:drawing>
      </w:r>
    </w:p>
    <w:p w14:paraId="09895297" w14:textId="1836E1DD" w:rsidR="006A1E09" w:rsidRDefault="006A1E09" w:rsidP="006A1E09">
      <w:pPr>
        <w:pStyle w:val="Caption"/>
        <w:jc w:val="center"/>
      </w:pPr>
      <w:bookmarkStart w:id="2244" w:name="_Ref74284322"/>
      <w:bookmarkStart w:id="2245" w:name="_Ref74284998"/>
      <w:r>
        <w:t xml:space="preserve">Figure </w:t>
      </w:r>
      <w:ins w:id="224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4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48" w:author="Petnathean Julled" w:date="2021-07-09T21:18:00Z">
        <w:r w:rsidR="00454CE9">
          <w:rPr>
            <w:noProof/>
          </w:rPr>
          <w:t>62</w:t>
        </w:r>
      </w:ins>
      <w:ins w:id="2249" w:author="Petnathean Julled" w:date="2021-07-09T17:21:00Z">
        <w:r w:rsidR="0064710A">
          <w:fldChar w:fldCharType="end"/>
        </w:r>
      </w:ins>
      <w:del w:id="2250"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59</w:delText>
        </w:r>
        <w:r w:rsidR="00797ABA" w:rsidDel="00F60485">
          <w:rPr>
            <w:noProof/>
          </w:rPr>
          <w:fldChar w:fldCharType="end"/>
        </w:r>
      </w:del>
      <w:bookmarkEnd w:id="2244"/>
      <w:r>
        <w:t xml:space="preserve"> </w:t>
      </w:r>
      <w:bookmarkStart w:id="2251" w:name="_Ref74284775"/>
      <w:r>
        <w:t>XDS Document Repository received response from XDS Document Registry</w:t>
      </w:r>
      <w:bookmarkEnd w:id="2245"/>
      <w:bookmarkEnd w:id="2251"/>
      <w:r>
        <w:t xml:space="preserve"> </w:t>
      </w:r>
    </w:p>
    <w:p w14:paraId="4DD5DD86" w14:textId="616D73F9" w:rsidR="006A1E09" w:rsidRDefault="006A1E09" w:rsidP="006A1E09">
      <w:pPr>
        <w:pStyle w:val="Caption"/>
        <w:jc w:val="center"/>
      </w:pPr>
      <w:r>
        <w:t>then terminate</w:t>
      </w:r>
    </w:p>
    <w:p w14:paraId="5685F4C9" w14:textId="77777777" w:rsidR="00BD4471" w:rsidRDefault="00BD4471" w:rsidP="00BD4471">
      <w:pPr>
        <w:keepNext/>
        <w:jc w:val="center"/>
      </w:pPr>
      <w:r w:rsidRPr="00BD4471">
        <w:rPr>
          <w:noProof/>
        </w:rPr>
        <w:lastRenderedPageBreak/>
        <w:drawing>
          <wp:inline distT="0" distB="0" distL="0" distR="0" wp14:anchorId="794DCE20" wp14:editId="2D9178DA">
            <wp:extent cx="3713832" cy="2830664"/>
            <wp:effectExtent l="0" t="0" r="127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730127" cy="2843084"/>
                    </a:xfrm>
                    <a:prstGeom prst="rect">
                      <a:avLst/>
                    </a:prstGeom>
                  </pic:spPr>
                </pic:pic>
              </a:graphicData>
            </a:graphic>
          </wp:inline>
        </w:drawing>
      </w:r>
    </w:p>
    <w:p w14:paraId="3F06FEC9" w14:textId="2C75D92C" w:rsidR="00BD4471" w:rsidRDefault="00BD4471" w:rsidP="00840442">
      <w:pPr>
        <w:pStyle w:val="Caption"/>
        <w:spacing w:after="240"/>
        <w:jc w:val="center"/>
      </w:pPr>
      <w:bookmarkStart w:id="2252" w:name="_Ref74284326"/>
      <w:bookmarkStart w:id="2253" w:name="_Ref74285001"/>
      <w:r>
        <w:t xml:space="preserve">Figure </w:t>
      </w:r>
      <w:ins w:id="225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5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56" w:author="Petnathean Julled" w:date="2021-07-09T21:18:00Z">
        <w:r w:rsidR="00454CE9">
          <w:rPr>
            <w:noProof/>
          </w:rPr>
          <w:t>63</w:t>
        </w:r>
      </w:ins>
      <w:ins w:id="2257" w:author="Petnathean Julled" w:date="2021-07-09T17:21:00Z">
        <w:r w:rsidR="0064710A">
          <w:fldChar w:fldCharType="end"/>
        </w:r>
      </w:ins>
      <w:del w:id="2258"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60</w:delText>
        </w:r>
        <w:r w:rsidR="00797ABA" w:rsidDel="00F60485">
          <w:rPr>
            <w:noProof/>
          </w:rPr>
          <w:fldChar w:fldCharType="end"/>
        </w:r>
      </w:del>
      <w:bookmarkEnd w:id="2252"/>
      <w:r>
        <w:t xml:space="preserve"> </w:t>
      </w:r>
      <w:bookmarkStart w:id="2259" w:name="_Ref74284780"/>
      <w:r>
        <w:t>XDS Document consumer Actor prompt the user for input</w:t>
      </w:r>
      <w:bookmarkEnd w:id="2253"/>
      <w:bookmarkEnd w:id="2259"/>
    </w:p>
    <w:p w14:paraId="137292CA" w14:textId="77777777" w:rsidR="00BD4471" w:rsidRDefault="00BD4471" w:rsidP="00BD4471">
      <w:pPr>
        <w:keepNext/>
        <w:jc w:val="center"/>
      </w:pPr>
      <w:r w:rsidRPr="00BD4471">
        <w:rPr>
          <w:noProof/>
        </w:rPr>
        <w:drawing>
          <wp:inline distT="0" distB="0" distL="0" distR="0" wp14:anchorId="48A994BC" wp14:editId="28F09AFC">
            <wp:extent cx="4951787" cy="1693627"/>
            <wp:effectExtent l="0" t="0" r="127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980976" cy="1703610"/>
                    </a:xfrm>
                    <a:prstGeom prst="rect">
                      <a:avLst/>
                    </a:prstGeom>
                  </pic:spPr>
                </pic:pic>
              </a:graphicData>
            </a:graphic>
          </wp:inline>
        </w:drawing>
      </w:r>
    </w:p>
    <w:p w14:paraId="04E48E0D" w14:textId="6B45C7B4" w:rsidR="00BD4471" w:rsidRDefault="00BD4471" w:rsidP="00BD4471">
      <w:pPr>
        <w:pStyle w:val="Caption"/>
        <w:jc w:val="center"/>
      </w:pPr>
      <w:bookmarkStart w:id="2260" w:name="_Ref74284329"/>
      <w:bookmarkStart w:id="2261" w:name="_Ref74285004"/>
      <w:r>
        <w:t xml:space="preserve">Figure </w:t>
      </w:r>
      <w:ins w:id="2262"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6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64" w:author="Petnathean Julled" w:date="2021-07-09T21:18:00Z">
        <w:r w:rsidR="00454CE9">
          <w:rPr>
            <w:noProof/>
          </w:rPr>
          <w:t>64</w:t>
        </w:r>
      </w:ins>
      <w:ins w:id="2265" w:author="Petnathean Julled" w:date="2021-07-09T17:21:00Z">
        <w:r w:rsidR="0064710A">
          <w:fldChar w:fldCharType="end"/>
        </w:r>
      </w:ins>
      <w:del w:id="2266"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61</w:delText>
        </w:r>
        <w:r w:rsidR="00797ABA" w:rsidDel="00F60485">
          <w:rPr>
            <w:noProof/>
          </w:rPr>
          <w:fldChar w:fldCharType="end"/>
        </w:r>
      </w:del>
      <w:bookmarkEnd w:id="2260"/>
      <w:r>
        <w:t xml:space="preserve"> </w:t>
      </w:r>
      <w:bookmarkStart w:id="2267" w:name="_Ref74284783"/>
      <w:r>
        <w:t>XDS Document Consumer Actor sent ITI-18 transaction</w:t>
      </w:r>
      <w:bookmarkEnd w:id="2261"/>
      <w:bookmarkEnd w:id="2267"/>
      <w:r>
        <w:t xml:space="preserve"> </w:t>
      </w:r>
    </w:p>
    <w:p w14:paraId="46660568" w14:textId="4C072425" w:rsidR="00BD4471" w:rsidRDefault="00BD4471" w:rsidP="00BD4471">
      <w:pPr>
        <w:pStyle w:val="Caption"/>
        <w:jc w:val="center"/>
      </w:pPr>
      <w:r>
        <w:t>to XDS Document Registry and wait for response</w:t>
      </w:r>
    </w:p>
    <w:p w14:paraId="1574A992" w14:textId="77777777" w:rsidR="00D008CA" w:rsidRDefault="00D008CA" w:rsidP="00D008CA">
      <w:pPr>
        <w:keepNext/>
        <w:jc w:val="center"/>
      </w:pPr>
      <w:r w:rsidRPr="00D008CA">
        <w:rPr>
          <w:noProof/>
        </w:rPr>
        <w:lastRenderedPageBreak/>
        <w:drawing>
          <wp:inline distT="0" distB="0" distL="0" distR="0" wp14:anchorId="0540E613" wp14:editId="4E1C7CD8">
            <wp:extent cx="4717609" cy="6106601"/>
            <wp:effectExtent l="0" t="0" r="698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4721324" cy="6111410"/>
                    </a:xfrm>
                    <a:prstGeom prst="rect">
                      <a:avLst/>
                    </a:prstGeom>
                  </pic:spPr>
                </pic:pic>
              </a:graphicData>
            </a:graphic>
          </wp:inline>
        </w:drawing>
      </w:r>
    </w:p>
    <w:p w14:paraId="4902741C" w14:textId="6AF285DF" w:rsidR="00D008CA" w:rsidRDefault="00D008CA" w:rsidP="00D008CA">
      <w:pPr>
        <w:pStyle w:val="Caption"/>
        <w:jc w:val="center"/>
      </w:pPr>
      <w:bookmarkStart w:id="2268" w:name="_Ref74284334"/>
      <w:bookmarkStart w:id="2269" w:name="_Ref74285007"/>
      <w:r>
        <w:t xml:space="preserve">Figure </w:t>
      </w:r>
      <w:ins w:id="227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7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72" w:author="Petnathean Julled" w:date="2021-07-09T21:18:00Z">
        <w:r w:rsidR="00454CE9">
          <w:rPr>
            <w:noProof/>
          </w:rPr>
          <w:t>65</w:t>
        </w:r>
      </w:ins>
      <w:ins w:id="2273" w:author="Petnathean Julled" w:date="2021-07-09T17:21:00Z">
        <w:r w:rsidR="0064710A">
          <w:fldChar w:fldCharType="end"/>
        </w:r>
      </w:ins>
      <w:del w:id="2274"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62</w:delText>
        </w:r>
        <w:r w:rsidR="00797ABA" w:rsidDel="00F60485">
          <w:rPr>
            <w:noProof/>
          </w:rPr>
          <w:fldChar w:fldCharType="end"/>
        </w:r>
      </w:del>
      <w:bookmarkEnd w:id="2268"/>
      <w:r>
        <w:t xml:space="preserve"> </w:t>
      </w:r>
      <w:bookmarkStart w:id="2275" w:name="_Ref74284786"/>
      <w:r>
        <w:t>XDS Document Registry received ITI-18 transaction then interpret the message</w:t>
      </w:r>
      <w:bookmarkEnd w:id="2269"/>
      <w:bookmarkEnd w:id="2275"/>
    </w:p>
    <w:p w14:paraId="42E505D4" w14:textId="77777777" w:rsidR="00D008CA" w:rsidRDefault="00D008CA" w:rsidP="00D008CA">
      <w:pPr>
        <w:keepNext/>
        <w:jc w:val="center"/>
      </w:pPr>
      <w:r w:rsidRPr="00D008CA">
        <w:rPr>
          <w:noProof/>
        </w:rPr>
        <w:lastRenderedPageBreak/>
        <w:drawing>
          <wp:inline distT="0" distB="0" distL="0" distR="0" wp14:anchorId="49827AD6" wp14:editId="6EE0E176">
            <wp:extent cx="4961614" cy="65369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4964342" cy="6540559"/>
                    </a:xfrm>
                    <a:prstGeom prst="rect">
                      <a:avLst/>
                    </a:prstGeom>
                  </pic:spPr>
                </pic:pic>
              </a:graphicData>
            </a:graphic>
          </wp:inline>
        </w:drawing>
      </w:r>
    </w:p>
    <w:p w14:paraId="15EC830E" w14:textId="37A874E7" w:rsidR="00D008CA" w:rsidRDefault="00D008CA" w:rsidP="00D008CA">
      <w:pPr>
        <w:pStyle w:val="Caption"/>
        <w:jc w:val="center"/>
      </w:pPr>
      <w:bookmarkStart w:id="2276" w:name="_Ref74282414"/>
      <w:bookmarkStart w:id="2277" w:name="_Ref74285009"/>
      <w:r>
        <w:t xml:space="preserve">Figure </w:t>
      </w:r>
      <w:ins w:id="2278"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279"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280" w:author="Petnathean Julled" w:date="2021-07-09T21:18:00Z">
        <w:r w:rsidR="00454CE9">
          <w:rPr>
            <w:noProof/>
          </w:rPr>
          <w:t>66</w:t>
        </w:r>
      </w:ins>
      <w:ins w:id="2281" w:author="Petnathean Julled" w:date="2021-07-09T17:21:00Z">
        <w:r w:rsidR="0064710A">
          <w:fldChar w:fldCharType="end"/>
        </w:r>
      </w:ins>
      <w:del w:id="2282"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63</w:delText>
        </w:r>
        <w:r w:rsidR="00797ABA" w:rsidDel="00F60485">
          <w:rPr>
            <w:noProof/>
          </w:rPr>
          <w:fldChar w:fldCharType="end"/>
        </w:r>
      </w:del>
      <w:bookmarkEnd w:id="2276"/>
      <w:r>
        <w:t xml:space="preserve"> </w:t>
      </w:r>
      <w:bookmarkStart w:id="2283" w:name="_Ref74284789"/>
      <w:r>
        <w:t xml:space="preserve">XDS Document Registry then begin search operation over </w:t>
      </w:r>
      <w:proofErr w:type="spellStart"/>
      <w:r>
        <w:t>Smartcontract</w:t>
      </w:r>
      <w:bookmarkEnd w:id="2277"/>
      <w:bookmarkEnd w:id="2283"/>
      <w:proofErr w:type="spellEnd"/>
    </w:p>
    <w:p w14:paraId="20FF2281" w14:textId="75DEB125" w:rsidR="00D008CA" w:rsidRPr="007D7A16" w:rsidRDefault="00D008CA" w:rsidP="00D008CA">
      <w:pPr>
        <w:spacing w:after="240"/>
        <w:jc w:val="center"/>
        <w:rPr>
          <w:sz w:val="22"/>
          <w:szCs w:val="22"/>
        </w:rPr>
      </w:pPr>
      <w:r w:rsidRPr="007D7A16">
        <w:rPr>
          <w:sz w:val="22"/>
          <w:szCs w:val="22"/>
        </w:rPr>
        <w:t xml:space="preserve">If </w:t>
      </w:r>
      <w:r w:rsidR="00B20E1F" w:rsidRPr="007D7A16">
        <w:rPr>
          <w:sz w:val="22"/>
          <w:szCs w:val="22"/>
        </w:rPr>
        <w:t xml:space="preserve">the </w:t>
      </w:r>
      <w:r w:rsidRPr="007D7A16">
        <w:rPr>
          <w:sz w:val="22"/>
          <w:szCs w:val="22"/>
        </w:rPr>
        <w:t>matching result were found, it will be response back to XDS Document Consumer</w:t>
      </w:r>
      <w:r w:rsidR="00B20E1F" w:rsidRPr="007D7A16">
        <w:rPr>
          <w:sz w:val="22"/>
          <w:szCs w:val="22"/>
        </w:rPr>
        <w:t>.</w:t>
      </w:r>
    </w:p>
    <w:p w14:paraId="6E0D7D6B" w14:textId="77777777" w:rsidR="00D008CA" w:rsidRDefault="00D008CA" w:rsidP="009004A0">
      <w:pPr>
        <w:tabs>
          <w:tab w:val="left" w:pos="709"/>
        </w:tabs>
        <w:spacing w:line="360" w:lineRule="auto"/>
        <w:jc w:val="thaiDistribute"/>
        <w:rPr>
          <w:rFonts w:cstheme="minorBidi"/>
          <w:szCs w:val="22"/>
        </w:rPr>
      </w:pPr>
    </w:p>
    <w:p w14:paraId="60236AA7" w14:textId="77777777" w:rsidR="00D008CA" w:rsidRDefault="00D008CA" w:rsidP="009004A0">
      <w:pPr>
        <w:tabs>
          <w:tab w:val="left" w:pos="709"/>
        </w:tabs>
        <w:spacing w:line="360" w:lineRule="auto"/>
        <w:jc w:val="thaiDistribute"/>
        <w:rPr>
          <w:rFonts w:cstheme="minorBidi"/>
          <w:szCs w:val="22"/>
        </w:rPr>
      </w:pPr>
    </w:p>
    <w:p w14:paraId="4F0A7D33" w14:textId="77777777" w:rsidR="00D008CA" w:rsidRDefault="00D008CA" w:rsidP="009004A0">
      <w:pPr>
        <w:tabs>
          <w:tab w:val="left" w:pos="709"/>
        </w:tabs>
        <w:spacing w:line="360" w:lineRule="auto"/>
        <w:jc w:val="thaiDistribute"/>
        <w:rPr>
          <w:rFonts w:cstheme="minorBidi"/>
          <w:szCs w:val="22"/>
        </w:rPr>
      </w:pPr>
    </w:p>
    <w:p w14:paraId="0C61375A" w14:textId="77777777" w:rsidR="00D008CA" w:rsidRDefault="00D008CA" w:rsidP="009004A0">
      <w:pPr>
        <w:tabs>
          <w:tab w:val="left" w:pos="709"/>
        </w:tabs>
        <w:spacing w:line="360" w:lineRule="auto"/>
        <w:jc w:val="thaiDistribute"/>
        <w:rPr>
          <w:rFonts w:cstheme="minorBidi"/>
          <w:szCs w:val="22"/>
        </w:rPr>
      </w:pPr>
    </w:p>
    <w:p w14:paraId="5C333956" w14:textId="77777777" w:rsidR="00D008CA" w:rsidRDefault="00D008CA" w:rsidP="009004A0">
      <w:pPr>
        <w:tabs>
          <w:tab w:val="left" w:pos="709"/>
        </w:tabs>
        <w:spacing w:line="360" w:lineRule="auto"/>
        <w:jc w:val="thaiDistribute"/>
        <w:rPr>
          <w:rFonts w:cstheme="minorBidi"/>
          <w:szCs w:val="22"/>
        </w:rPr>
      </w:pPr>
    </w:p>
    <w:p w14:paraId="12205384" w14:textId="6B8DFC96" w:rsidR="009004A0" w:rsidRDefault="00AA5F76" w:rsidP="00563D78">
      <w:pPr>
        <w:pStyle w:val="Heading3"/>
        <w:rPr>
          <w:ins w:id="2284" w:author="Petnathean Julled" w:date="2021-07-03T00:24:00Z"/>
        </w:rPr>
      </w:pPr>
      <w:bookmarkStart w:id="2285" w:name="CHAPTERIV_442"/>
      <w:del w:id="2286" w:author="Petnathean Julled" w:date="2021-07-03T00:24:00Z">
        <w:r w:rsidRPr="00AA5F76" w:rsidDel="00563D78">
          <w:rPr>
            <w:rFonts w:cstheme="minorBidi"/>
            <w:cs/>
          </w:rPr>
          <w:lastRenderedPageBreak/>
          <w:tab/>
        </w:r>
      </w:del>
      <w:r w:rsidR="009004A0" w:rsidRPr="00AA5F76">
        <w:t>4.4.</w:t>
      </w:r>
      <w:r w:rsidR="00BE315A" w:rsidRPr="00AA5F76">
        <w:t>2</w:t>
      </w:r>
      <w:r w:rsidR="009004A0" w:rsidRPr="00AA5F76">
        <w:t xml:space="preserve"> </w:t>
      </w:r>
      <w:ins w:id="2287" w:author="Petnathean Julled" w:date="2021-07-03T00:24:00Z">
        <w:r w:rsidR="00393A28">
          <w:t>Experiment</w:t>
        </w:r>
      </w:ins>
      <w:del w:id="2288" w:author="Petnathean Julled" w:date="2021-07-03T00:24:00Z">
        <w:r w:rsidR="009004A0" w:rsidRPr="00AA5F76" w:rsidDel="00393A28">
          <w:delText>Performance Evaluation</w:delText>
        </w:r>
      </w:del>
      <w:r w:rsidR="009004A0" w:rsidRPr="00AA5F76">
        <w:t xml:space="preserve"> Result</w:t>
      </w:r>
    </w:p>
    <w:bookmarkEnd w:id="2285"/>
    <w:p w14:paraId="154F35BA" w14:textId="003686CA" w:rsidR="009440BF" w:rsidRPr="005226A7" w:rsidRDefault="004115B0">
      <w:pPr>
        <w:spacing w:after="240" w:line="360" w:lineRule="auto"/>
        <w:jc w:val="thaiDistribute"/>
        <w:rPr>
          <w:ins w:id="2289" w:author="Petnathean Julled" w:date="2021-07-09T13:34:00Z"/>
          <w:rFonts w:cstheme="minorBidi"/>
          <w:rPrChange w:id="2290" w:author="Petnathean Julled" w:date="2021-07-09T14:48:00Z">
            <w:rPr>
              <w:ins w:id="2291" w:author="Petnathean Julled" w:date="2021-07-09T13:34:00Z"/>
            </w:rPr>
          </w:rPrChange>
        </w:rPr>
        <w:pPrChange w:id="2292" w:author="Petnathean Julled" w:date="2021-07-09T14:48:00Z">
          <w:pPr>
            <w:spacing w:line="360" w:lineRule="auto"/>
          </w:pPr>
        </w:pPrChange>
      </w:pPr>
      <w:ins w:id="2293" w:author="Petnathean Julled" w:date="2021-07-09T13:34:00Z">
        <w:r>
          <w:tab/>
        </w:r>
        <w:r>
          <w:fldChar w:fldCharType="begin"/>
        </w:r>
        <w:r>
          <w:instrText xml:space="preserve"> REF _Ref76730099 \h </w:instrText>
        </w:r>
      </w:ins>
      <w:r>
        <w:fldChar w:fldCharType="separate"/>
      </w:r>
      <w:ins w:id="2294" w:author="Petnathean Julled" w:date="2021-07-09T21:18:00Z">
        <w:r w:rsidR="00454CE9">
          <w:t xml:space="preserve">Table </w:t>
        </w:r>
        <w:r w:rsidR="00454CE9">
          <w:rPr>
            <w:noProof/>
          </w:rPr>
          <w:t>4</w:t>
        </w:r>
        <w:r w:rsidR="00454CE9">
          <w:noBreakHyphen/>
        </w:r>
        <w:r w:rsidR="00454CE9">
          <w:rPr>
            <w:noProof/>
          </w:rPr>
          <w:t>1</w:t>
        </w:r>
      </w:ins>
      <w:ins w:id="2295" w:author="Petnathean Julled" w:date="2021-07-09T13:34:00Z">
        <w:r>
          <w:fldChar w:fldCharType="end"/>
        </w:r>
        <w:r>
          <w:t xml:space="preserve"> </w:t>
        </w:r>
      </w:ins>
      <w:ins w:id="2296" w:author="Petnathean Julled" w:date="2021-07-09T13:58:00Z">
        <w:r w:rsidR="00492AAD" w:rsidRPr="00492AAD">
          <w:t xml:space="preserve">shows that the system result from the implementation can function normally with 7, 6, and 5 active nodes. The system stops functioning when there are active nodes lesser than 5. </w:t>
        </w:r>
        <w:proofErr w:type="gramStart"/>
        <w:r w:rsidR="00492AAD" w:rsidRPr="00492AAD">
          <w:t>It’s</w:t>
        </w:r>
        <w:proofErr w:type="gramEnd"/>
        <w:r w:rsidR="00492AAD" w:rsidRPr="00492AAD">
          <w:t xml:space="preserve"> turn out that the 7-Nodes example cannot resolve the Block validation process cycle in the situation. </w:t>
        </w:r>
      </w:ins>
      <w:ins w:id="2297" w:author="Petnathean Julled" w:date="2021-07-09T14:15:00Z">
        <w:r w:rsidR="00361488">
          <w:fldChar w:fldCharType="begin"/>
        </w:r>
        <w:r w:rsidR="00361488">
          <w:instrText xml:space="preserve"> REF _Ref76732523 \h </w:instrText>
        </w:r>
      </w:ins>
      <w:r w:rsidR="00361488">
        <w:fldChar w:fldCharType="separate"/>
      </w:r>
      <w:ins w:id="2298" w:author="Petnathean Julled" w:date="2021-07-09T21:18:00Z">
        <w:r w:rsidR="00454CE9">
          <w:t xml:space="preserve">Figure </w:t>
        </w:r>
        <w:r w:rsidR="00454CE9">
          <w:rPr>
            <w:noProof/>
          </w:rPr>
          <w:t>4</w:t>
        </w:r>
        <w:r w:rsidR="00454CE9">
          <w:noBreakHyphen/>
        </w:r>
        <w:r w:rsidR="00454CE9">
          <w:rPr>
            <w:noProof/>
          </w:rPr>
          <w:t>67</w:t>
        </w:r>
      </w:ins>
      <w:ins w:id="2299" w:author="Petnathean Julled" w:date="2021-07-09T14:15:00Z">
        <w:r w:rsidR="00361488">
          <w:fldChar w:fldCharType="end"/>
        </w:r>
        <w:r w:rsidR="00361488">
          <w:t xml:space="preserve"> show the content of log file monitoring </w:t>
        </w:r>
      </w:ins>
      <w:ins w:id="2300" w:author="Petnathean Julled" w:date="2021-07-09T14:17:00Z">
        <w:r w:rsidR="00A823DF">
          <w:t xml:space="preserve">the </w:t>
        </w:r>
      </w:ins>
      <w:ins w:id="2301" w:author="Petnathean Julled" w:date="2021-07-09T14:15:00Z">
        <w:r w:rsidR="00361488">
          <w:t>7-Nodes example process where upper red recta</w:t>
        </w:r>
      </w:ins>
      <w:ins w:id="2302" w:author="Petnathean Julled" w:date="2021-07-09T14:16:00Z">
        <w:r w:rsidR="00361488">
          <w:t>ngle show</w:t>
        </w:r>
      </w:ins>
      <w:ins w:id="2303" w:author="Petnathean Julled" w:date="2021-07-09T14:21:00Z">
        <w:r w:rsidR="001C7B65">
          <w:rPr>
            <w:rFonts w:cs="Angsana New"/>
            <w:szCs w:val="30"/>
          </w:rPr>
          <w:t>s</w:t>
        </w:r>
      </w:ins>
      <w:ins w:id="2304" w:author="Petnathean Julled" w:date="2021-07-09T14:16:00Z">
        <w:r w:rsidR="00361488">
          <w:t xml:space="preserve"> the beginning of the network while the lower red rectangle show</w:t>
        </w:r>
      </w:ins>
      <w:ins w:id="2305" w:author="Petnathean Julled" w:date="2021-07-09T14:21:00Z">
        <w:r w:rsidR="001C7B65">
          <w:t>s</w:t>
        </w:r>
      </w:ins>
      <w:ins w:id="2306" w:author="Petnathean Julled" w:date="2021-07-09T14:16:00Z">
        <w:r w:rsidR="00361488">
          <w:t xml:space="preserve"> the process stopped a</w:t>
        </w:r>
      </w:ins>
      <w:ins w:id="2307" w:author="Petnathean Julled" w:date="2021-07-09T14:17:00Z">
        <w:r w:rsidR="00361488">
          <w:t xml:space="preserve">t the initiation of the first Block validation process. </w:t>
        </w:r>
      </w:ins>
      <w:ins w:id="2308" w:author="Petnathean Julled" w:date="2021-07-09T13:58:00Z">
        <w:r w:rsidR="00492AAD" w:rsidRPr="00492AAD">
          <w:t xml:space="preserve">The log shows that the Block validation process cycle which would repeat continuously and endlessly simply stopped </w:t>
        </w:r>
      </w:ins>
      <w:ins w:id="2309" w:author="Petnathean Julled" w:date="2021-07-09T14:11:00Z">
        <w:r w:rsidR="00033D5D">
          <w:rPr>
            <w:rFonts w:cs="Angsana New"/>
            <w:szCs w:val="30"/>
          </w:rPr>
          <w:t xml:space="preserve">at the first Block </w:t>
        </w:r>
      </w:ins>
      <w:ins w:id="2310" w:author="Petnathean Julled" w:date="2021-07-09T13:58:00Z">
        <w:r w:rsidR="00492AAD" w:rsidRPr="00492AAD">
          <w:t xml:space="preserve">and there is no further upcoming process appeared in the log. Noteworthy, this is not even related to the condition of IBFT consensus where it requires at least 2/3 of all nodes to agree for the same Block version to complete the validation process. So, the only possible explanation is that the 7-Nodes example was not implemented for the situation as it was built with the intention to aid </w:t>
        </w:r>
        <w:proofErr w:type="spellStart"/>
        <w:r w:rsidR="00492AAD" w:rsidRPr="00492AAD">
          <w:t>Smartcontract</w:t>
        </w:r>
        <w:proofErr w:type="spellEnd"/>
        <w:r w:rsidR="00492AAD" w:rsidRPr="00492AAD">
          <w:t xml:space="preserve"> developers to easily deploy and test their </w:t>
        </w:r>
        <w:proofErr w:type="spellStart"/>
        <w:r w:rsidR="00492AAD" w:rsidRPr="00492AAD">
          <w:t>Smartcontract</w:t>
        </w:r>
        <w:proofErr w:type="spellEnd"/>
        <w:r w:rsidR="00492AAD" w:rsidRPr="00492AAD">
          <w:t xml:space="preserve"> in the simulated environment closely </w:t>
        </w:r>
        <w:proofErr w:type="gramStart"/>
        <w:r w:rsidR="00492AAD" w:rsidRPr="00492AAD">
          <w:t>similar to</w:t>
        </w:r>
        <w:proofErr w:type="gramEnd"/>
        <w:r w:rsidR="00492AAD" w:rsidRPr="00492AAD">
          <w:t xml:space="preserve"> the actual Blockchain network.</w:t>
        </w:r>
      </w:ins>
      <w:ins w:id="2311" w:author="Petnathean Julled" w:date="2021-07-09T13:45:00Z">
        <w:r w:rsidR="00F9278A">
          <w:t xml:space="preserve"> </w:t>
        </w:r>
      </w:ins>
      <w:ins w:id="2312" w:author="Petnathean Julled" w:date="2021-07-09T13:43:00Z">
        <w:r>
          <w:t xml:space="preserve"> </w:t>
        </w:r>
      </w:ins>
    </w:p>
    <w:tbl>
      <w:tblPr>
        <w:tblStyle w:val="TableGrid"/>
        <w:tblW w:w="0" w:type="auto"/>
        <w:tblLook w:val="04A0" w:firstRow="1" w:lastRow="0" w:firstColumn="1" w:lastColumn="0" w:noHBand="0" w:noVBand="1"/>
      </w:tblPr>
      <w:tblGrid>
        <w:gridCol w:w="1563"/>
        <w:gridCol w:w="969"/>
        <w:gridCol w:w="970"/>
        <w:gridCol w:w="970"/>
        <w:gridCol w:w="970"/>
        <w:gridCol w:w="970"/>
        <w:gridCol w:w="970"/>
        <w:gridCol w:w="970"/>
      </w:tblGrid>
      <w:tr w:rsidR="004115B0" w14:paraId="701FBCC5" w14:textId="77777777" w:rsidTr="00E5701C">
        <w:trPr>
          <w:ins w:id="2313" w:author="Petnathean Julled" w:date="2021-07-09T13:34:00Z"/>
        </w:trPr>
        <w:tc>
          <w:tcPr>
            <w:tcW w:w="1563" w:type="dxa"/>
          </w:tcPr>
          <w:p w14:paraId="3610E61F" w14:textId="77777777" w:rsidR="004115B0" w:rsidRDefault="004115B0" w:rsidP="00E5701C">
            <w:pPr>
              <w:jc w:val="thaiDistribute"/>
              <w:rPr>
                <w:ins w:id="2314" w:author="Petnathean Julled" w:date="2021-07-09T13:34:00Z"/>
                <w:szCs w:val="22"/>
              </w:rPr>
            </w:pPr>
          </w:p>
        </w:tc>
        <w:tc>
          <w:tcPr>
            <w:tcW w:w="969" w:type="dxa"/>
          </w:tcPr>
          <w:p w14:paraId="415916B1" w14:textId="77777777" w:rsidR="004115B0" w:rsidRDefault="004115B0" w:rsidP="00E5701C">
            <w:pPr>
              <w:jc w:val="center"/>
              <w:rPr>
                <w:ins w:id="2315" w:author="Petnathean Julled" w:date="2021-07-09T13:34:00Z"/>
                <w:szCs w:val="22"/>
              </w:rPr>
            </w:pPr>
            <w:ins w:id="2316" w:author="Petnathean Julled" w:date="2021-07-09T13:34:00Z">
              <w:r>
                <w:rPr>
                  <w:szCs w:val="22"/>
                </w:rPr>
                <w:t>7 Nodes</w:t>
              </w:r>
            </w:ins>
          </w:p>
        </w:tc>
        <w:tc>
          <w:tcPr>
            <w:tcW w:w="970" w:type="dxa"/>
          </w:tcPr>
          <w:p w14:paraId="11C85F91" w14:textId="77777777" w:rsidR="004115B0" w:rsidRDefault="004115B0" w:rsidP="00E5701C">
            <w:pPr>
              <w:jc w:val="center"/>
              <w:rPr>
                <w:ins w:id="2317" w:author="Petnathean Julled" w:date="2021-07-09T13:34:00Z"/>
                <w:szCs w:val="22"/>
              </w:rPr>
            </w:pPr>
            <w:ins w:id="2318" w:author="Petnathean Julled" w:date="2021-07-09T13:34:00Z">
              <w:r>
                <w:rPr>
                  <w:szCs w:val="22"/>
                </w:rPr>
                <w:t>6 Nodes</w:t>
              </w:r>
            </w:ins>
          </w:p>
        </w:tc>
        <w:tc>
          <w:tcPr>
            <w:tcW w:w="970" w:type="dxa"/>
          </w:tcPr>
          <w:p w14:paraId="4F06FA4B" w14:textId="77777777" w:rsidR="004115B0" w:rsidRDefault="004115B0" w:rsidP="00E5701C">
            <w:pPr>
              <w:jc w:val="center"/>
              <w:rPr>
                <w:ins w:id="2319" w:author="Petnathean Julled" w:date="2021-07-09T13:34:00Z"/>
                <w:szCs w:val="22"/>
              </w:rPr>
            </w:pPr>
            <w:ins w:id="2320" w:author="Petnathean Julled" w:date="2021-07-09T13:34:00Z">
              <w:r>
                <w:rPr>
                  <w:szCs w:val="22"/>
                </w:rPr>
                <w:t>5 Nodes</w:t>
              </w:r>
            </w:ins>
          </w:p>
        </w:tc>
        <w:tc>
          <w:tcPr>
            <w:tcW w:w="970" w:type="dxa"/>
          </w:tcPr>
          <w:p w14:paraId="59BCE710" w14:textId="77777777" w:rsidR="004115B0" w:rsidRDefault="004115B0" w:rsidP="00E5701C">
            <w:pPr>
              <w:jc w:val="center"/>
              <w:rPr>
                <w:ins w:id="2321" w:author="Petnathean Julled" w:date="2021-07-09T13:34:00Z"/>
                <w:szCs w:val="22"/>
              </w:rPr>
            </w:pPr>
            <w:ins w:id="2322" w:author="Petnathean Julled" w:date="2021-07-09T13:34:00Z">
              <w:r>
                <w:rPr>
                  <w:szCs w:val="22"/>
                </w:rPr>
                <w:t>4 Nodes</w:t>
              </w:r>
            </w:ins>
          </w:p>
        </w:tc>
        <w:tc>
          <w:tcPr>
            <w:tcW w:w="970" w:type="dxa"/>
          </w:tcPr>
          <w:p w14:paraId="3EF92628" w14:textId="77777777" w:rsidR="004115B0" w:rsidRDefault="004115B0" w:rsidP="00E5701C">
            <w:pPr>
              <w:jc w:val="center"/>
              <w:rPr>
                <w:ins w:id="2323" w:author="Petnathean Julled" w:date="2021-07-09T13:34:00Z"/>
                <w:szCs w:val="22"/>
              </w:rPr>
            </w:pPr>
            <w:ins w:id="2324" w:author="Petnathean Julled" w:date="2021-07-09T13:34:00Z">
              <w:r>
                <w:rPr>
                  <w:szCs w:val="22"/>
                </w:rPr>
                <w:t>3 Nodes</w:t>
              </w:r>
            </w:ins>
          </w:p>
        </w:tc>
        <w:tc>
          <w:tcPr>
            <w:tcW w:w="970" w:type="dxa"/>
          </w:tcPr>
          <w:p w14:paraId="7739A219" w14:textId="77777777" w:rsidR="004115B0" w:rsidRDefault="004115B0" w:rsidP="00E5701C">
            <w:pPr>
              <w:jc w:val="center"/>
              <w:rPr>
                <w:ins w:id="2325" w:author="Petnathean Julled" w:date="2021-07-09T13:34:00Z"/>
                <w:szCs w:val="22"/>
              </w:rPr>
            </w:pPr>
            <w:ins w:id="2326" w:author="Petnathean Julled" w:date="2021-07-09T13:34:00Z">
              <w:r>
                <w:rPr>
                  <w:szCs w:val="22"/>
                </w:rPr>
                <w:t>2 Nodes</w:t>
              </w:r>
            </w:ins>
          </w:p>
        </w:tc>
        <w:tc>
          <w:tcPr>
            <w:tcW w:w="970" w:type="dxa"/>
          </w:tcPr>
          <w:p w14:paraId="790C838D" w14:textId="77777777" w:rsidR="004115B0" w:rsidRDefault="004115B0" w:rsidP="00E5701C">
            <w:pPr>
              <w:jc w:val="center"/>
              <w:rPr>
                <w:ins w:id="2327" w:author="Petnathean Julled" w:date="2021-07-09T13:34:00Z"/>
                <w:szCs w:val="22"/>
              </w:rPr>
            </w:pPr>
            <w:ins w:id="2328" w:author="Petnathean Julled" w:date="2021-07-09T13:34:00Z">
              <w:r>
                <w:rPr>
                  <w:szCs w:val="22"/>
                </w:rPr>
                <w:t>1 Nodes</w:t>
              </w:r>
            </w:ins>
          </w:p>
        </w:tc>
      </w:tr>
      <w:tr w:rsidR="004115B0" w14:paraId="7E1D3907" w14:textId="77777777" w:rsidTr="00E5701C">
        <w:trPr>
          <w:ins w:id="2329" w:author="Petnathean Julled" w:date="2021-07-09T13:34:00Z"/>
        </w:trPr>
        <w:tc>
          <w:tcPr>
            <w:tcW w:w="1563" w:type="dxa"/>
          </w:tcPr>
          <w:p w14:paraId="0C99B7D9" w14:textId="77777777" w:rsidR="004115B0" w:rsidRDefault="004115B0" w:rsidP="00E5701C">
            <w:pPr>
              <w:jc w:val="thaiDistribute"/>
              <w:rPr>
                <w:ins w:id="2330" w:author="Petnathean Julled" w:date="2021-07-09T13:34:00Z"/>
                <w:szCs w:val="22"/>
              </w:rPr>
            </w:pPr>
            <w:proofErr w:type="spellStart"/>
            <w:ins w:id="2331" w:author="Petnathean Julled" w:date="2021-07-09T13:34:00Z">
              <w:r>
                <w:rPr>
                  <w:szCs w:val="22"/>
                </w:rPr>
                <w:t>Smartcontract</w:t>
              </w:r>
              <w:proofErr w:type="spellEnd"/>
              <w:r>
                <w:rPr>
                  <w:szCs w:val="22"/>
                </w:rPr>
                <w:t xml:space="preserve"> Deployment</w:t>
              </w:r>
            </w:ins>
          </w:p>
        </w:tc>
        <w:tc>
          <w:tcPr>
            <w:tcW w:w="969" w:type="dxa"/>
            <w:vAlign w:val="center"/>
          </w:tcPr>
          <w:p w14:paraId="002EB110" w14:textId="77777777" w:rsidR="004115B0" w:rsidRPr="00E5701C" w:rsidRDefault="004115B0" w:rsidP="00E5701C">
            <w:pPr>
              <w:jc w:val="center"/>
              <w:rPr>
                <w:ins w:id="2332" w:author="Petnathean Julled" w:date="2021-07-09T13:34:00Z"/>
                <w:color w:val="006600"/>
                <w:szCs w:val="22"/>
              </w:rPr>
            </w:pPr>
            <w:ins w:id="2333" w:author="Petnathean Julled" w:date="2021-07-09T13:34:00Z">
              <w:r w:rsidRPr="00E5701C">
                <w:rPr>
                  <w:color w:val="006600"/>
                  <w:szCs w:val="22"/>
                </w:rPr>
                <w:sym w:font="Wingdings" w:char="F0FC"/>
              </w:r>
            </w:ins>
          </w:p>
        </w:tc>
        <w:tc>
          <w:tcPr>
            <w:tcW w:w="970" w:type="dxa"/>
            <w:vAlign w:val="center"/>
          </w:tcPr>
          <w:p w14:paraId="1A4B7341" w14:textId="77777777" w:rsidR="004115B0" w:rsidRPr="00E5701C" w:rsidRDefault="004115B0" w:rsidP="00E5701C">
            <w:pPr>
              <w:jc w:val="center"/>
              <w:rPr>
                <w:ins w:id="2334" w:author="Petnathean Julled" w:date="2021-07-09T13:34:00Z"/>
                <w:color w:val="006600"/>
                <w:szCs w:val="22"/>
              </w:rPr>
            </w:pPr>
            <w:ins w:id="2335" w:author="Petnathean Julled" w:date="2021-07-09T13:34:00Z">
              <w:r w:rsidRPr="00E5701C">
                <w:rPr>
                  <w:color w:val="006600"/>
                  <w:szCs w:val="22"/>
                </w:rPr>
                <w:sym w:font="Wingdings" w:char="F0FC"/>
              </w:r>
            </w:ins>
          </w:p>
        </w:tc>
        <w:tc>
          <w:tcPr>
            <w:tcW w:w="970" w:type="dxa"/>
            <w:vAlign w:val="center"/>
          </w:tcPr>
          <w:p w14:paraId="5B91402E" w14:textId="77777777" w:rsidR="004115B0" w:rsidRPr="00E5701C" w:rsidRDefault="004115B0" w:rsidP="00E5701C">
            <w:pPr>
              <w:jc w:val="center"/>
              <w:rPr>
                <w:ins w:id="2336" w:author="Petnathean Julled" w:date="2021-07-09T13:34:00Z"/>
                <w:color w:val="006600"/>
                <w:szCs w:val="22"/>
              </w:rPr>
            </w:pPr>
            <w:ins w:id="2337" w:author="Petnathean Julled" w:date="2021-07-09T13:34:00Z">
              <w:r w:rsidRPr="00E5701C">
                <w:rPr>
                  <w:color w:val="006600"/>
                  <w:szCs w:val="22"/>
                </w:rPr>
                <w:sym w:font="Wingdings" w:char="F0FC"/>
              </w:r>
            </w:ins>
          </w:p>
        </w:tc>
        <w:tc>
          <w:tcPr>
            <w:tcW w:w="970" w:type="dxa"/>
            <w:vAlign w:val="center"/>
          </w:tcPr>
          <w:p w14:paraId="6E581C6D" w14:textId="77777777" w:rsidR="004115B0" w:rsidRPr="00E5701C" w:rsidRDefault="004115B0" w:rsidP="00E5701C">
            <w:pPr>
              <w:jc w:val="center"/>
              <w:rPr>
                <w:ins w:id="2338" w:author="Petnathean Julled" w:date="2021-07-09T13:34:00Z"/>
                <w:color w:val="CC0000"/>
                <w:szCs w:val="22"/>
              </w:rPr>
            </w:pPr>
            <w:ins w:id="2339" w:author="Petnathean Julled" w:date="2021-07-09T13:34:00Z">
              <w:r w:rsidRPr="00E5701C">
                <w:rPr>
                  <w:color w:val="CC0000"/>
                  <w:szCs w:val="22"/>
                </w:rPr>
                <w:sym w:font="Wingdings" w:char="F0FB"/>
              </w:r>
            </w:ins>
          </w:p>
        </w:tc>
        <w:tc>
          <w:tcPr>
            <w:tcW w:w="970" w:type="dxa"/>
            <w:vAlign w:val="center"/>
          </w:tcPr>
          <w:p w14:paraId="45476D58" w14:textId="77777777" w:rsidR="004115B0" w:rsidRPr="00E5701C" w:rsidRDefault="004115B0" w:rsidP="00E5701C">
            <w:pPr>
              <w:jc w:val="center"/>
              <w:rPr>
                <w:ins w:id="2340" w:author="Petnathean Julled" w:date="2021-07-09T13:34:00Z"/>
                <w:color w:val="CC0000"/>
                <w:szCs w:val="22"/>
              </w:rPr>
            </w:pPr>
            <w:ins w:id="2341" w:author="Petnathean Julled" w:date="2021-07-09T13:34:00Z">
              <w:r w:rsidRPr="00E5701C">
                <w:rPr>
                  <w:color w:val="CC0000"/>
                  <w:szCs w:val="22"/>
                </w:rPr>
                <w:sym w:font="Wingdings" w:char="F0FB"/>
              </w:r>
            </w:ins>
          </w:p>
        </w:tc>
        <w:tc>
          <w:tcPr>
            <w:tcW w:w="970" w:type="dxa"/>
            <w:vAlign w:val="center"/>
          </w:tcPr>
          <w:p w14:paraId="603AAA99" w14:textId="77777777" w:rsidR="004115B0" w:rsidRPr="00E5701C" w:rsidRDefault="004115B0" w:rsidP="00E5701C">
            <w:pPr>
              <w:jc w:val="center"/>
              <w:rPr>
                <w:ins w:id="2342" w:author="Petnathean Julled" w:date="2021-07-09T13:34:00Z"/>
                <w:color w:val="CC0000"/>
                <w:szCs w:val="22"/>
              </w:rPr>
            </w:pPr>
            <w:ins w:id="2343" w:author="Petnathean Julled" w:date="2021-07-09T13:34:00Z">
              <w:r w:rsidRPr="00E5701C">
                <w:rPr>
                  <w:color w:val="CC0000"/>
                  <w:szCs w:val="22"/>
                </w:rPr>
                <w:sym w:font="Wingdings" w:char="F0FB"/>
              </w:r>
            </w:ins>
          </w:p>
        </w:tc>
        <w:tc>
          <w:tcPr>
            <w:tcW w:w="970" w:type="dxa"/>
            <w:vAlign w:val="center"/>
          </w:tcPr>
          <w:p w14:paraId="45AFA36C" w14:textId="77777777" w:rsidR="004115B0" w:rsidRPr="00E5701C" w:rsidRDefault="004115B0" w:rsidP="00E5701C">
            <w:pPr>
              <w:jc w:val="center"/>
              <w:rPr>
                <w:ins w:id="2344" w:author="Petnathean Julled" w:date="2021-07-09T13:34:00Z"/>
                <w:color w:val="CC0000"/>
                <w:szCs w:val="22"/>
              </w:rPr>
            </w:pPr>
            <w:ins w:id="2345" w:author="Petnathean Julled" w:date="2021-07-09T13:34:00Z">
              <w:r w:rsidRPr="00E5701C">
                <w:rPr>
                  <w:color w:val="CC0000"/>
                  <w:szCs w:val="22"/>
                </w:rPr>
                <w:sym w:font="Wingdings" w:char="F0FB"/>
              </w:r>
            </w:ins>
          </w:p>
        </w:tc>
      </w:tr>
      <w:tr w:rsidR="004115B0" w14:paraId="7FD39101" w14:textId="77777777" w:rsidTr="00E5701C">
        <w:trPr>
          <w:ins w:id="2346" w:author="Petnathean Julled" w:date="2021-07-09T13:34:00Z"/>
        </w:trPr>
        <w:tc>
          <w:tcPr>
            <w:tcW w:w="1563" w:type="dxa"/>
          </w:tcPr>
          <w:p w14:paraId="4221B6BB" w14:textId="77777777" w:rsidR="004115B0" w:rsidRDefault="004115B0" w:rsidP="00E5701C">
            <w:pPr>
              <w:jc w:val="thaiDistribute"/>
              <w:rPr>
                <w:ins w:id="2347" w:author="Petnathean Julled" w:date="2021-07-09T13:34:00Z"/>
                <w:szCs w:val="22"/>
              </w:rPr>
            </w:pPr>
            <w:ins w:id="2348" w:author="Petnathean Julled" w:date="2021-07-09T13:34:00Z">
              <w:r>
                <w:rPr>
                  <w:szCs w:val="22"/>
                </w:rPr>
                <w:t>Document Register</w:t>
              </w:r>
            </w:ins>
          </w:p>
        </w:tc>
        <w:tc>
          <w:tcPr>
            <w:tcW w:w="969" w:type="dxa"/>
            <w:vAlign w:val="center"/>
          </w:tcPr>
          <w:p w14:paraId="226C0112" w14:textId="77777777" w:rsidR="004115B0" w:rsidRPr="00E5701C" w:rsidRDefault="004115B0" w:rsidP="00E5701C">
            <w:pPr>
              <w:jc w:val="center"/>
              <w:rPr>
                <w:ins w:id="2349" w:author="Petnathean Julled" w:date="2021-07-09T13:34:00Z"/>
                <w:color w:val="006600"/>
                <w:szCs w:val="22"/>
              </w:rPr>
            </w:pPr>
            <w:ins w:id="2350" w:author="Petnathean Julled" w:date="2021-07-09T13:34:00Z">
              <w:r w:rsidRPr="00E5701C">
                <w:rPr>
                  <w:color w:val="006600"/>
                  <w:szCs w:val="22"/>
                </w:rPr>
                <w:sym w:font="Wingdings" w:char="F0FC"/>
              </w:r>
            </w:ins>
          </w:p>
        </w:tc>
        <w:tc>
          <w:tcPr>
            <w:tcW w:w="970" w:type="dxa"/>
            <w:vAlign w:val="center"/>
          </w:tcPr>
          <w:p w14:paraId="2471E0EA" w14:textId="77777777" w:rsidR="004115B0" w:rsidRPr="00E5701C" w:rsidRDefault="004115B0" w:rsidP="00E5701C">
            <w:pPr>
              <w:jc w:val="center"/>
              <w:rPr>
                <w:ins w:id="2351" w:author="Petnathean Julled" w:date="2021-07-09T13:34:00Z"/>
                <w:color w:val="006600"/>
                <w:szCs w:val="22"/>
              </w:rPr>
            </w:pPr>
            <w:ins w:id="2352" w:author="Petnathean Julled" w:date="2021-07-09T13:34:00Z">
              <w:r w:rsidRPr="00E5701C">
                <w:rPr>
                  <w:color w:val="006600"/>
                  <w:szCs w:val="22"/>
                </w:rPr>
                <w:sym w:font="Wingdings" w:char="F0FC"/>
              </w:r>
            </w:ins>
          </w:p>
        </w:tc>
        <w:tc>
          <w:tcPr>
            <w:tcW w:w="970" w:type="dxa"/>
            <w:vAlign w:val="center"/>
          </w:tcPr>
          <w:p w14:paraId="3FCE2E86" w14:textId="77777777" w:rsidR="004115B0" w:rsidRPr="00E5701C" w:rsidRDefault="004115B0" w:rsidP="00E5701C">
            <w:pPr>
              <w:jc w:val="center"/>
              <w:rPr>
                <w:ins w:id="2353" w:author="Petnathean Julled" w:date="2021-07-09T13:34:00Z"/>
                <w:color w:val="006600"/>
                <w:szCs w:val="22"/>
              </w:rPr>
            </w:pPr>
            <w:ins w:id="2354" w:author="Petnathean Julled" w:date="2021-07-09T13:34:00Z">
              <w:r w:rsidRPr="00E5701C">
                <w:rPr>
                  <w:color w:val="006600"/>
                  <w:szCs w:val="22"/>
                </w:rPr>
                <w:sym w:font="Wingdings" w:char="F0FC"/>
              </w:r>
            </w:ins>
          </w:p>
        </w:tc>
        <w:tc>
          <w:tcPr>
            <w:tcW w:w="970" w:type="dxa"/>
            <w:vAlign w:val="center"/>
          </w:tcPr>
          <w:p w14:paraId="63DBA963" w14:textId="77777777" w:rsidR="004115B0" w:rsidRPr="00E5701C" w:rsidRDefault="004115B0" w:rsidP="00E5701C">
            <w:pPr>
              <w:jc w:val="center"/>
              <w:rPr>
                <w:ins w:id="2355" w:author="Petnathean Julled" w:date="2021-07-09T13:34:00Z"/>
                <w:color w:val="CC0000"/>
                <w:szCs w:val="22"/>
              </w:rPr>
            </w:pPr>
            <w:ins w:id="2356" w:author="Petnathean Julled" w:date="2021-07-09T13:34:00Z">
              <w:r w:rsidRPr="00E5701C">
                <w:rPr>
                  <w:color w:val="CC0000"/>
                  <w:szCs w:val="22"/>
                </w:rPr>
                <w:sym w:font="Wingdings" w:char="F0FB"/>
              </w:r>
            </w:ins>
          </w:p>
        </w:tc>
        <w:tc>
          <w:tcPr>
            <w:tcW w:w="970" w:type="dxa"/>
            <w:vAlign w:val="center"/>
          </w:tcPr>
          <w:p w14:paraId="7CFE2B94" w14:textId="77777777" w:rsidR="004115B0" w:rsidRPr="00E5701C" w:rsidRDefault="004115B0" w:rsidP="00E5701C">
            <w:pPr>
              <w:jc w:val="center"/>
              <w:rPr>
                <w:ins w:id="2357" w:author="Petnathean Julled" w:date="2021-07-09T13:34:00Z"/>
                <w:color w:val="CC0000"/>
                <w:szCs w:val="22"/>
              </w:rPr>
            </w:pPr>
            <w:ins w:id="2358" w:author="Petnathean Julled" w:date="2021-07-09T13:34:00Z">
              <w:r w:rsidRPr="00E5701C">
                <w:rPr>
                  <w:color w:val="CC0000"/>
                  <w:szCs w:val="22"/>
                </w:rPr>
                <w:sym w:font="Wingdings" w:char="F0FB"/>
              </w:r>
            </w:ins>
          </w:p>
        </w:tc>
        <w:tc>
          <w:tcPr>
            <w:tcW w:w="970" w:type="dxa"/>
            <w:vAlign w:val="center"/>
          </w:tcPr>
          <w:p w14:paraId="3DDACD31" w14:textId="77777777" w:rsidR="004115B0" w:rsidRPr="00E5701C" w:rsidRDefault="004115B0" w:rsidP="00E5701C">
            <w:pPr>
              <w:jc w:val="center"/>
              <w:rPr>
                <w:ins w:id="2359" w:author="Petnathean Julled" w:date="2021-07-09T13:34:00Z"/>
                <w:color w:val="CC0000"/>
                <w:szCs w:val="22"/>
              </w:rPr>
            </w:pPr>
            <w:ins w:id="2360" w:author="Petnathean Julled" w:date="2021-07-09T13:34:00Z">
              <w:r w:rsidRPr="00E5701C">
                <w:rPr>
                  <w:color w:val="CC0000"/>
                  <w:szCs w:val="22"/>
                </w:rPr>
                <w:sym w:font="Wingdings" w:char="F0FB"/>
              </w:r>
            </w:ins>
          </w:p>
        </w:tc>
        <w:tc>
          <w:tcPr>
            <w:tcW w:w="970" w:type="dxa"/>
            <w:vAlign w:val="center"/>
          </w:tcPr>
          <w:p w14:paraId="0DFEB788" w14:textId="77777777" w:rsidR="004115B0" w:rsidRPr="00E5701C" w:rsidRDefault="004115B0" w:rsidP="00E5701C">
            <w:pPr>
              <w:jc w:val="center"/>
              <w:rPr>
                <w:ins w:id="2361" w:author="Petnathean Julled" w:date="2021-07-09T13:34:00Z"/>
                <w:color w:val="CC0000"/>
                <w:szCs w:val="22"/>
              </w:rPr>
            </w:pPr>
            <w:ins w:id="2362" w:author="Petnathean Julled" w:date="2021-07-09T13:34:00Z">
              <w:r w:rsidRPr="00E5701C">
                <w:rPr>
                  <w:color w:val="CC0000"/>
                  <w:szCs w:val="22"/>
                </w:rPr>
                <w:sym w:font="Wingdings" w:char="F0FB"/>
              </w:r>
            </w:ins>
          </w:p>
        </w:tc>
      </w:tr>
      <w:tr w:rsidR="004115B0" w14:paraId="5CA2022A" w14:textId="77777777" w:rsidTr="00E5701C">
        <w:trPr>
          <w:ins w:id="2363" w:author="Petnathean Julled" w:date="2021-07-09T13:34:00Z"/>
        </w:trPr>
        <w:tc>
          <w:tcPr>
            <w:tcW w:w="1563" w:type="dxa"/>
          </w:tcPr>
          <w:p w14:paraId="726EC0D5" w14:textId="77777777" w:rsidR="004115B0" w:rsidRDefault="004115B0" w:rsidP="00E5701C">
            <w:pPr>
              <w:jc w:val="thaiDistribute"/>
              <w:rPr>
                <w:ins w:id="2364" w:author="Petnathean Julled" w:date="2021-07-09T13:34:00Z"/>
                <w:szCs w:val="22"/>
              </w:rPr>
            </w:pPr>
            <w:ins w:id="2365" w:author="Petnathean Julled" w:date="2021-07-09T13:34:00Z">
              <w:r>
                <w:rPr>
                  <w:szCs w:val="22"/>
                </w:rPr>
                <w:t>Document Query</w:t>
              </w:r>
            </w:ins>
          </w:p>
        </w:tc>
        <w:tc>
          <w:tcPr>
            <w:tcW w:w="969" w:type="dxa"/>
            <w:vAlign w:val="center"/>
          </w:tcPr>
          <w:p w14:paraId="1DE893C2" w14:textId="77777777" w:rsidR="004115B0" w:rsidRPr="00E5701C" w:rsidRDefault="004115B0" w:rsidP="00E5701C">
            <w:pPr>
              <w:jc w:val="center"/>
              <w:rPr>
                <w:ins w:id="2366" w:author="Petnathean Julled" w:date="2021-07-09T13:34:00Z"/>
                <w:color w:val="006600"/>
                <w:szCs w:val="22"/>
              </w:rPr>
            </w:pPr>
            <w:ins w:id="2367" w:author="Petnathean Julled" w:date="2021-07-09T13:34:00Z">
              <w:r w:rsidRPr="00E5701C">
                <w:rPr>
                  <w:color w:val="006600"/>
                  <w:szCs w:val="22"/>
                </w:rPr>
                <w:sym w:font="Wingdings" w:char="F0FC"/>
              </w:r>
            </w:ins>
          </w:p>
        </w:tc>
        <w:tc>
          <w:tcPr>
            <w:tcW w:w="970" w:type="dxa"/>
            <w:vAlign w:val="center"/>
          </w:tcPr>
          <w:p w14:paraId="7E792DFF" w14:textId="77777777" w:rsidR="004115B0" w:rsidRPr="00E5701C" w:rsidRDefault="004115B0" w:rsidP="00E5701C">
            <w:pPr>
              <w:jc w:val="center"/>
              <w:rPr>
                <w:ins w:id="2368" w:author="Petnathean Julled" w:date="2021-07-09T13:34:00Z"/>
                <w:color w:val="006600"/>
                <w:szCs w:val="22"/>
              </w:rPr>
            </w:pPr>
            <w:ins w:id="2369" w:author="Petnathean Julled" w:date="2021-07-09T13:34:00Z">
              <w:r w:rsidRPr="00E5701C">
                <w:rPr>
                  <w:color w:val="006600"/>
                  <w:szCs w:val="22"/>
                </w:rPr>
                <w:sym w:font="Wingdings" w:char="F0FC"/>
              </w:r>
            </w:ins>
          </w:p>
        </w:tc>
        <w:tc>
          <w:tcPr>
            <w:tcW w:w="970" w:type="dxa"/>
            <w:vAlign w:val="center"/>
          </w:tcPr>
          <w:p w14:paraId="09E69C81" w14:textId="77777777" w:rsidR="004115B0" w:rsidRPr="00E5701C" w:rsidRDefault="004115B0" w:rsidP="00E5701C">
            <w:pPr>
              <w:jc w:val="center"/>
              <w:rPr>
                <w:ins w:id="2370" w:author="Petnathean Julled" w:date="2021-07-09T13:34:00Z"/>
                <w:color w:val="006600"/>
                <w:szCs w:val="22"/>
              </w:rPr>
            </w:pPr>
            <w:ins w:id="2371" w:author="Petnathean Julled" w:date="2021-07-09T13:34:00Z">
              <w:r w:rsidRPr="00E5701C">
                <w:rPr>
                  <w:color w:val="006600"/>
                  <w:szCs w:val="22"/>
                </w:rPr>
                <w:sym w:font="Wingdings" w:char="F0FC"/>
              </w:r>
            </w:ins>
          </w:p>
        </w:tc>
        <w:tc>
          <w:tcPr>
            <w:tcW w:w="970" w:type="dxa"/>
            <w:vAlign w:val="center"/>
          </w:tcPr>
          <w:p w14:paraId="6F0EC6EB" w14:textId="77777777" w:rsidR="004115B0" w:rsidRPr="00E5701C" w:rsidRDefault="004115B0" w:rsidP="00E5701C">
            <w:pPr>
              <w:jc w:val="center"/>
              <w:rPr>
                <w:ins w:id="2372" w:author="Petnathean Julled" w:date="2021-07-09T13:34:00Z"/>
                <w:color w:val="CC0000"/>
                <w:szCs w:val="22"/>
              </w:rPr>
            </w:pPr>
            <w:ins w:id="2373" w:author="Petnathean Julled" w:date="2021-07-09T13:34:00Z">
              <w:r w:rsidRPr="00E5701C">
                <w:rPr>
                  <w:color w:val="CC0000"/>
                  <w:szCs w:val="22"/>
                </w:rPr>
                <w:sym w:font="Wingdings" w:char="F0FB"/>
              </w:r>
            </w:ins>
          </w:p>
        </w:tc>
        <w:tc>
          <w:tcPr>
            <w:tcW w:w="970" w:type="dxa"/>
            <w:vAlign w:val="center"/>
          </w:tcPr>
          <w:p w14:paraId="24F21F35" w14:textId="77777777" w:rsidR="004115B0" w:rsidRPr="00E5701C" w:rsidRDefault="004115B0" w:rsidP="00E5701C">
            <w:pPr>
              <w:jc w:val="center"/>
              <w:rPr>
                <w:ins w:id="2374" w:author="Petnathean Julled" w:date="2021-07-09T13:34:00Z"/>
                <w:color w:val="CC0000"/>
                <w:szCs w:val="22"/>
              </w:rPr>
            </w:pPr>
            <w:ins w:id="2375" w:author="Petnathean Julled" w:date="2021-07-09T13:34:00Z">
              <w:r w:rsidRPr="00E5701C">
                <w:rPr>
                  <w:color w:val="CC0000"/>
                  <w:szCs w:val="22"/>
                </w:rPr>
                <w:sym w:font="Wingdings" w:char="F0FB"/>
              </w:r>
            </w:ins>
          </w:p>
        </w:tc>
        <w:tc>
          <w:tcPr>
            <w:tcW w:w="970" w:type="dxa"/>
            <w:vAlign w:val="center"/>
          </w:tcPr>
          <w:p w14:paraId="77A3F537" w14:textId="77777777" w:rsidR="004115B0" w:rsidRPr="00E5701C" w:rsidRDefault="004115B0" w:rsidP="00E5701C">
            <w:pPr>
              <w:jc w:val="center"/>
              <w:rPr>
                <w:ins w:id="2376" w:author="Petnathean Julled" w:date="2021-07-09T13:34:00Z"/>
                <w:color w:val="CC0000"/>
                <w:szCs w:val="22"/>
              </w:rPr>
            </w:pPr>
            <w:ins w:id="2377" w:author="Petnathean Julled" w:date="2021-07-09T13:34:00Z">
              <w:r w:rsidRPr="00E5701C">
                <w:rPr>
                  <w:color w:val="CC0000"/>
                  <w:szCs w:val="22"/>
                </w:rPr>
                <w:sym w:font="Wingdings" w:char="F0FB"/>
              </w:r>
            </w:ins>
          </w:p>
        </w:tc>
        <w:tc>
          <w:tcPr>
            <w:tcW w:w="970" w:type="dxa"/>
            <w:vAlign w:val="center"/>
          </w:tcPr>
          <w:p w14:paraId="68032B53" w14:textId="77777777" w:rsidR="004115B0" w:rsidRPr="00E5701C" w:rsidRDefault="004115B0" w:rsidP="00E5701C">
            <w:pPr>
              <w:keepNext/>
              <w:jc w:val="center"/>
              <w:rPr>
                <w:ins w:id="2378" w:author="Petnathean Julled" w:date="2021-07-09T13:34:00Z"/>
                <w:color w:val="CC0000"/>
                <w:szCs w:val="22"/>
              </w:rPr>
            </w:pPr>
            <w:ins w:id="2379" w:author="Petnathean Julled" w:date="2021-07-09T13:34:00Z">
              <w:r w:rsidRPr="00E5701C">
                <w:rPr>
                  <w:color w:val="CC0000"/>
                  <w:szCs w:val="22"/>
                </w:rPr>
                <w:sym w:font="Wingdings" w:char="F0FB"/>
              </w:r>
            </w:ins>
          </w:p>
        </w:tc>
      </w:tr>
    </w:tbl>
    <w:p w14:paraId="0A95F627" w14:textId="0E218184" w:rsidR="004115B0" w:rsidRDefault="004115B0">
      <w:pPr>
        <w:pStyle w:val="Caption"/>
        <w:spacing w:before="240" w:after="240"/>
        <w:jc w:val="center"/>
        <w:rPr>
          <w:ins w:id="2380" w:author="Petnathean Julled" w:date="2021-07-09T14:12:00Z"/>
        </w:rPr>
        <w:pPrChange w:id="2381" w:author="Petnathean Julled" w:date="2021-07-09T15:03:00Z">
          <w:pPr>
            <w:pStyle w:val="Caption"/>
            <w:spacing w:after="240"/>
            <w:jc w:val="center"/>
          </w:pPr>
        </w:pPrChange>
      </w:pPr>
      <w:bookmarkStart w:id="2382" w:name="_Ref76730099"/>
      <w:bookmarkStart w:id="2383" w:name="_Ref76754870"/>
      <w:ins w:id="2384" w:author="Petnathean Julled" w:date="2021-07-09T13:34:00Z">
        <w:r>
          <w:t xml:space="preserve">Table </w:t>
        </w:r>
        <w:r>
          <w:fldChar w:fldCharType="begin"/>
        </w:r>
        <w:r>
          <w:instrText xml:space="preserve"> STYLEREF 1 \s </w:instrText>
        </w:r>
        <w:r>
          <w:fldChar w:fldCharType="separate"/>
        </w:r>
      </w:ins>
      <w:r w:rsidR="00454CE9">
        <w:rPr>
          <w:noProof/>
        </w:rPr>
        <w:t>4</w:t>
      </w:r>
      <w:ins w:id="2385" w:author="Petnathean Julled" w:date="2021-07-09T13:34:00Z">
        <w:r>
          <w:fldChar w:fldCharType="end"/>
        </w:r>
        <w:r>
          <w:noBreakHyphen/>
        </w:r>
        <w:r>
          <w:fldChar w:fldCharType="begin"/>
        </w:r>
        <w:r>
          <w:instrText xml:space="preserve"> SEQ Table \* ARABIC \s 1 </w:instrText>
        </w:r>
        <w:r>
          <w:fldChar w:fldCharType="separate"/>
        </w:r>
      </w:ins>
      <w:ins w:id="2386" w:author="Petnathean Julled" w:date="2021-07-09T21:18:00Z">
        <w:r w:rsidR="00454CE9">
          <w:rPr>
            <w:noProof/>
          </w:rPr>
          <w:t>1</w:t>
        </w:r>
      </w:ins>
      <w:ins w:id="2387" w:author="Petnathean Julled" w:date="2021-07-09T13:34:00Z">
        <w:r>
          <w:fldChar w:fldCharType="end"/>
        </w:r>
        <w:bookmarkEnd w:id="2382"/>
        <w:r>
          <w:t xml:space="preserve"> </w:t>
        </w:r>
        <w:bookmarkStart w:id="2388" w:name="_Ref76754864"/>
        <w:r>
          <w:t xml:space="preserve">Functionalities </w:t>
        </w:r>
      </w:ins>
      <w:ins w:id="2389" w:author="Petnathean Julled" w:date="2021-07-09T15:03:00Z">
        <w:r w:rsidR="00F66008">
          <w:t>e</w:t>
        </w:r>
      </w:ins>
      <w:ins w:id="2390" w:author="Petnathean Julled" w:date="2021-07-09T13:34:00Z">
        <w:r>
          <w:t xml:space="preserve">xperiment </w:t>
        </w:r>
      </w:ins>
      <w:ins w:id="2391" w:author="Petnathean Julled" w:date="2021-07-09T15:03:00Z">
        <w:r w:rsidR="00F66008">
          <w:t>r</w:t>
        </w:r>
      </w:ins>
      <w:ins w:id="2392" w:author="Petnathean Julled" w:date="2021-07-09T13:34:00Z">
        <w:r>
          <w:t>esult</w:t>
        </w:r>
      </w:ins>
      <w:bookmarkEnd w:id="2383"/>
      <w:bookmarkEnd w:id="2388"/>
    </w:p>
    <w:p w14:paraId="6BEC2DE4" w14:textId="77777777" w:rsidR="00361488" w:rsidRDefault="00361488">
      <w:pPr>
        <w:keepNext/>
        <w:spacing w:after="240"/>
        <w:jc w:val="center"/>
        <w:rPr>
          <w:ins w:id="2393" w:author="Petnathean Julled" w:date="2021-07-09T14:14:00Z"/>
        </w:rPr>
        <w:pPrChange w:id="2394" w:author="Petnathean Julled" w:date="2021-07-09T15:04:00Z">
          <w:pPr>
            <w:ind w:hanging="270"/>
          </w:pPr>
        </w:pPrChange>
      </w:pPr>
      <w:ins w:id="2395" w:author="Petnathean Julled" w:date="2021-07-09T14:13:00Z">
        <w:r w:rsidRPr="00361488">
          <w:rPr>
            <w:noProof/>
          </w:rPr>
          <w:lastRenderedPageBreak/>
          <w:drawing>
            <wp:inline distT="0" distB="0" distL="0" distR="0" wp14:anchorId="5D80646E" wp14:editId="5F3829C1">
              <wp:extent cx="5701093" cy="3156668"/>
              <wp:effectExtent l="0" t="0" r="0" b="5715"/>
              <wp:docPr id="92" name="Picture 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pic:cNvPicPr/>
                    </pic:nvPicPr>
                    <pic:blipFill>
                      <a:blip r:embed="rId214"/>
                      <a:stretch>
                        <a:fillRect/>
                      </a:stretch>
                    </pic:blipFill>
                    <pic:spPr>
                      <a:xfrm>
                        <a:off x="0" y="0"/>
                        <a:ext cx="5726174" cy="3170555"/>
                      </a:xfrm>
                      <a:prstGeom prst="rect">
                        <a:avLst/>
                      </a:prstGeom>
                    </pic:spPr>
                  </pic:pic>
                </a:graphicData>
              </a:graphic>
            </wp:inline>
          </w:drawing>
        </w:r>
      </w:ins>
    </w:p>
    <w:p w14:paraId="7E101A7C" w14:textId="01C1F1B5" w:rsidR="00361488" w:rsidRDefault="00361488" w:rsidP="00361488">
      <w:pPr>
        <w:pStyle w:val="Caption"/>
        <w:spacing w:after="240"/>
        <w:jc w:val="center"/>
        <w:rPr>
          <w:ins w:id="2396" w:author="Petnathean Julled" w:date="2021-07-09T14:48:00Z"/>
        </w:rPr>
      </w:pPr>
      <w:bookmarkStart w:id="2397" w:name="_Ref76732523"/>
      <w:bookmarkStart w:id="2398" w:name="_Ref76755316"/>
      <w:ins w:id="2399" w:author="Petnathean Julled" w:date="2021-07-09T14:14:00Z">
        <w:r>
          <w:t xml:space="preserve">Figure </w:t>
        </w:r>
      </w:ins>
      <w:ins w:id="240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40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402" w:author="Petnathean Julled" w:date="2021-07-09T21:18:00Z">
        <w:r w:rsidR="00454CE9">
          <w:rPr>
            <w:noProof/>
          </w:rPr>
          <w:t>67</w:t>
        </w:r>
      </w:ins>
      <w:ins w:id="2403" w:author="Petnathean Julled" w:date="2021-07-09T17:21:00Z">
        <w:r w:rsidR="0064710A">
          <w:fldChar w:fldCharType="end"/>
        </w:r>
      </w:ins>
      <w:bookmarkEnd w:id="2397"/>
      <w:ins w:id="2404" w:author="Petnathean Julled" w:date="2021-07-09T14:14:00Z">
        <w:r>
          <w:t xml:space="preserve"> </w:t>
        </w:r>
        <w:bookmarkStart w:id="2405" w:name="_Ref76755194"/>
        <w:r>
          <w:t>The 7-Node Example system log</w:t>
        </w:r>
      </w:ins>
      <w:bookmarkEnd w:id="2398"/>
      <w:bookmarkEnd w:id="2405"/>
    </w:p>
    <w:p w14:paraId="46D04527" w14:textId="3A061454" w:rsidR="005226A7" w:rsidRPr="005226A7" w:rsidRDefault="005226A7">
      <w:pPr>
        <w:spacing w:line="360" w:lineRule="auto"/>
        <w:jc w:val="thaiDistribute"/>
        <w:rPr>
          <w:ins w:id="2406" w:author="Petnathean Julled" w:date="2021-07-09T14:48:00Z"/>
        </w:rPr>
        <w:pPrChange w:id="2407" w:author="Petnathean Julled" w:date="2021-07-09T14:49:00Z">
          <w:pPr/>
        </w:pPrChange>
      </w:pPr>
      <w:ins w:id="2408" w:author="Petnathean Julled" w:date="2021-07-09T14:49:00Z">
        <w:r>
          <w:tab/>
        </w:r>
        <w:r w:rsidRPr="005226A7">
          <w:rPr>
            <w:cs/>
            <w:rPrChange w:id="2409" w:author="Petnathean Julled" w:date="2021-07-09T14:49:00Z">
              <w:rPr>
                <w:rFonts w:cstheme="minorBidi"/>
                <w:cs/>
              </w:rPr>
            </w:rPrChange>
          </w:rPr>
          <w:fldChar w:fldCharType="begin"/>
        </w:r>
        <w:r w:rsidRPr="005226A7">
          <w:rPr>
            <w:cs/>
            <w:rPrChange w:id="2410" w:author="Petnathean Julled" w:date="2021-07-09T14:49:00Z">
              <w:rPr>
                <w:rFonts w:cstheme="minorBidi"/>
                <w:cs/>
              </w:rPr>
            </w:rPrChange>
          </w:rPr>
          <w:instrText xml:space="preserve"> </w:instrText>
        </w:r>
        <w:r w:rsidRPr="005226A7">
          <w:rPr>
            <w:rPrChange w:id="2411" w:author="Petnathean Julled" w:date="2021-07-09T14:49:00Z">
              <w:rPr>
                <w:rFonts w:cstheme="minorBidi"/>
              </w:rPr>
            </w:rPrChange>
          </w:rPr>
          <w:instrText>REF _Ref</w:instrText>
        </w:r>
        <w:r w:rsidRPr="005226A7">
          <w:rPr>
            <w:cs/>
            <w:rPrChange w:id="2412" w:author="Petnathean Julled" w:date="2021-07-09T14:49:00Z">
              <w:rPr>
                <w:rFonts w:cstheme="minorBidi"/>
                <w:cs/>
              </w:rPr>
            </w:rPrChange>
          </w:rPr>
          <w:instrText xml:space="preserve">76733852 </w:instrText>
        </w:r>
        <w:r w:rsidRPr="005226A7">
          <w:rPr>
            <w:rPrChange w:id="2413" w:author="Petnathean Julled" w:date="2021-07-09T14:49:00Z">
              <w:rPr>
                <w:rFonts w:cstheme="minorBidi"/>
              </w:rPr>
            </w:rPrChange>
          </w:rPr>
          <w:instrText>\h</w:instrText>
        </w:r>
        <w:r w:rsidRPr="005226A7">
          <w:rPr>
            <w:cs/>
            <w:rPrChange w:id="2414" w:author="Petnathean Julled" w:date="2021-07-09T14:49:00Z">
              <w:rPr>
                <w:rFonts w:cstheme="minorBidi"/>
                <w:cs/>
              </w:rPr>
            </w:rPrChange>
          </w:rPr>
          <w:instrText xml:space="preserve"> </w:instrText>
        </w:r>
      </w:ins>
      <w:r w:rsidRPr="005226A7">
        <w:rPr>
          <w:rPrChange w:id="2415" w:author="Petnathean Julled" w:date="2021-07-09T14:49:00Z">
            <w:rPr>
              <w:rFonts w:cstheme="minorBidi"/>
            </w:rPr>
          </w:rPrChange>
        </w:rPr>
        <w:instrText xml:space="preserve"> \* MERGEFORMAT </w:instrText>
      </w:r>
      <w:r w:rsidRPr="005226A7">
        <w:rPr>
          <w:cs/>
          <w:rPrChange w:id="2416" w:author="Petnathean Julled" w:date="2021-07-09T14:49:00Z">
            <w:rPr>
              <w:cs/>
            </w:rPr>
          </w:rPrChange>
        </w:rPr>
      </w:r>
      <w:ins w:id="2417" w:author="Petnathean Julled" w:date="2021-07-09T14:49:00Z">
        <w:r w:rsidRPr="005226A7">
          <w:rPr>
            <w:cs/>
            <w:rPrChange w:id="2418" w:author="Petnathean Julled" w:date="2021-07-09T14:49:00Z">
              <w:rPr>
                <w:rFonts w:cstheme="minorBidi"/>
                <w:cs/>
              </w:rPr>
            </w:rPrChange>
          </w:rPr>
          <w:fldChar w:fldCharType="separate"/>
        </w:r>
      </w:ins>
      <w:ins w:id="2419" w:author="Petnathean Julled" w:date="2021-07-09T21:18:00Z">
        <w:r w:rsidR="00454CE9">
          <w:t xml:space="preserve">Figure </w:t>
        </w:r>
        <w:r w:rsidR="00454CE9">
          <w:rPr>
            <w:noProof/>
          </w:rPr>
          <w:t>4</w:t>
        </w:r>
        <w:r w:rsidR="00454CE9">
          <w:rPr>
            <w:noProof/>
          </w:rPr>
          <w:noBreakHyphen/>
          <w:t>68</w:t>
        </w:r>
      </w:ins>
      <w:ins w:id="2420" w:author="Petnathean Julled" w:date="2021-07-09T14:49:00Z">
        <w:r w:rsidRPr="005226A7">
          <w:rPr>
            <w:cs/>
            <w:rPrChange w:id="2421" w:author="Petnathean Julled" w:date="2021-07-09T14:49:00Z">
              <w:rPr>
                <w:rFonts w:cstheme="minorBidi"/>
                <w:cs/>
              </w:rPr>
            </w:rPrChange>
          </w:rPr>
          <w:fldChar w:fldCharType="end"/>
        </w:r>
        <w:r w:rsidRPr="005226A7">
          <w:rPr>
            <w:rPrChange w:id="2422" w:author="Petnathean Julled" w:date="2021-07-09T14:49:00Z">
              <w:rPr>
                <w:rFonts w:cstheme="minorBidi"/>
              </w:rPr>
            </w:rPrChange>
          </w:rPr>
          <w:t xml:space="preserve"> shows that the Document query can function normally both with minimum search keywords input and maximum search keywords input. The graph further shows that there is a slight difference in process time required to complete the query as the search with maximum search keywords input took a slightly higher process time to complete. The difference is about 38.596131 milliseconds.</w:t>
        </w:r>
      </w:ins>
    </w:p>
    <w:p w14:paraId="5C82EFE4" w14:textId="77777777" w:rsidR="005226A7" w:rsidRPr="005226A7" w:rsidRDefault="005226A7">
      <w:pPr>
        <w:rPr>
          <w:ins w:id="2423" w:author="Petnathean Julled" w:date="2021-07-09T14:36:00Z"/>
          <w:rPrChange w:id="2424" w:author="Petnathean Julled" w:date="2021-07-09T14:48:00Z">
            <w:rPr>
              <w:ins w:id="2425" w:author="Petnathean Julled" w:date="2021-07-09T14:36:00Z"/>
              <w:rFonts w:cstheme="minorBidi"/>
            </w:rPr>
          </w:rPrChange>
        </w:rPr>
        <w:pPrChange w:id="2426" w:author="Petnathean Julled" w:date="2021-07-09T14:48:00Z">
          <w:pPr>
            <w:pStyle w:val="Caption"/>
            <w:spacing w:after="240"/>
            <w:jc w:val="center"/>
          </w:pPr>
        </w:pPrChange>
      </w:pPr>
    </w:p>
    <w:p w14:paraId="7102F41A" w14:textId="77777777" w:rsidR="009440BF" w:rsidRDefault="009440BF">
      <w:pPr>
        <w:keepNext/>
        <w:spacing w:line="360" w:lineRule="auto"/>
        <w:jc w:val="center"/>
        <w:rPr>
          <w:ins w:id="2427" w:author="Petnathean Julled" w:date="2021-07-09T14:36:00Z"/>
        </w:rPr>
        <w:pPrChange w:id="2428" w:author="Petnathean Julled" w:date="2021-07-09T14:50:00Z">
          <w:pPr>
            <w:keepNext/>
            <w:spacing w:line="360" w:lineRule="auto"/>
            <w:jc w:val="thaiDistribute"/>
          </w:pPr>
        </w:pPrChange>
      </w:pPr>
      <w:ins w:id="2429" w:author="Petnathean Julled" w:date="2021-07-09T14:36:00Z">
        <w:r>
          <w:rPr>
            <w:rFonts w:cstheme="minorBidi"/>
            <w:noProof/>
            <w:color w:val="FF0000"/>
          </w:rPr>
          <w:drawing>
            <wp:inline distT="0" distB="0" distL="0" distR="0" wp14:anchorId="489C479D" wp14:editId="27A66CE6">
              <wp:extent cx="4786685" cy="2647785"/>
              <wp:effectExtent l="0" t="0" r="13970" b="635"/>
              <wp:docPr id="93" name="Chart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ins>
    </w:p>
    <w:p w14:paraId="195B76B2" w14:textId="5AC375EF" w:rsidR="009440BF" w:rsidRDefault="009440BF" w:rsidP="005E2A00">
      <w:pPr>
        <w:pStyle w:val="Caption"/>
        <w:jc w:val="center"/>
        <w:rPr>
          <w:ins w:id="2430" w:author="Petnathean Julled" w:date="2021-07-09T14:36:00Z"/>
        </w:rPr>
      </w:pPr>
      <w:bookmarkStart w:id="2431" w:name="_Ref76733852"/>
      <w:bookmarkStart w:id="2432" w:name="_Ref76755321"/>
      <w:ins w:id="2433" w:author="Petnathean Julled" w:date="2021-07-09T14:36:00Z">
        <w:r>
          <w:t xml:space="preserve">Figure </w:t>
        </w:r>
      </w:ins>
      <w:ins w:id="243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43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436" w:author="Petnathean Julled" w:date="2021-07-09T21:18:00Z">
        <w:r w:rsidR="00454CE9">
          <w:rPr>
            <w:noProof/>
          </w:rPr>
          <w:t>68</w:t>
        </w:r>
      </w:ins>
      <w:ins w:id="2437" w:author="Petnathean Julled" w:date="2021-07-09T17:21:00Z">
        <w:r w:rsidR="0064710A">
          <w:fldChar w:fldCharType="end"/>
        </w:r>
      </w:ins>
      <w:bookmarkEnd w:id="2431"/>
      <w:ins w:id="2438" w:author="Petnathean Julled" w:date="2021-07-09T14:36:00Z">
        <w:r>
          <w:t xml:space="preserve"> </w:t>
        </w:r>
        <w:bookmarkStart w:id="2439" w:name="_Ref76755205"/>
        <w:r>
          <w:t>Chart comparing document query and search time</w:t>
        </w:r>
        <w:bookmarkEnd w:id="2432"/>
        <w:bookmarkEnd w:id="2439"/>
      </w:ins>
    </w:p>
    <w:p w14:paraId="136050A8" w14:textId="5721D71D" w:rsidR="009440BF" w:rsidRDefault="009440BF" w:rsidP="009440BF">
      <w:pPr>
        <w:spacing w:after="240"/>
        <w:jc w:val="center"/>
        <w:rPr>
          <w:ins w:id="2440" w:author="Petnathean Julled" w:date="2021-07-09T14:40:00Z"/>
        </w:rPr>
      </w:pPr>
      <w:ins w:id="2441" w:author="Petnathean Julled" w:date="2021-07-09T14:36:00Z">
        <w:r>
          <w:t>between minimum keywords and maximum keywords</w:t>
        </w:r>
      </w:ins>
    </w:p>
    <w:p w14:paraId="30A6E8B9" w14:textId="77D53A0A" w:rsidR="002B6485" w:rsidRDefault="002B6485">
      <w:pPr>
        <w:keepNext/>
        <w:spacing w:line="360" w:lineRule="auto"/>
        <w:jc w:val="thaiDistribute"/>
        <w:rPr>
          <w:ins w:id="2442" w:author="Petnathean Julled" w:date="2021-07-09T14:52:00Z"/>
          <w:rFonts w:cstheme="minorBidi"/>
        </w:rPr>
        <w:pPrChange w:id="2443" w:author="Petnathean Julled" w:date="2021-07-09T15:01:00Z">
          <w:pPr>
            <w:keepNext/>
            <w:jc w:val="thaiDistribute"/>
          </w:pPr>
        </w:pPrChange>
      </w:pPr>
      <w:ins w:id="2444" w:author="Petnathean Julled" w:date="2021-07-09T14:52:00Z">
        <w:r>
          <w:rPr>
            <w:rFonts w:cstheme="minorBidi"/>
          </w:rPr>
          <w:lastRenderedPageBreak/>
          <w:tab/>
        </w:r>
      </w:ins>
      <w:ins w:id="2445" w:author="Petnathean Julled" w:date="2021-07-09T14:53:00Z">
        <w:r>
          <w:rPr>
            <w:rFonts w:cstheme="minorBidi"/>
          </w:rPr>
          <w:t xml:space="preserve">As mentioned in </w:t>
        </w:r>
        <w:r>
          <w:rPr>
            <w:rFonts w:cstheme="minorBidi"/>
          </w:rPr>
          <w:fldChar w:fldCharType="begin"/>
        </w:r>
        <w:r>
          <w:rPr>
            <w:rFonts w:cstheme="minorBidi"/>
          </w:rPr>
          <w:instrText xml:space="preserve"> REF _Ref76730099 \h </w:instrText>
        </w:r>
      </w:ins>
      <w:r>
        <w:rPr>
          <w:rFonts w:cstheme="minorBidi"/>
        </w:rPr>
        <w:instrText xml:space="preserve"> \* MERGEFORMAT </w:instrText>
      </w:r>
      <w:r>
        <w:rPr>
          <w:rFonts w:cstheme="minorBidi"/>
        </w:rPr>
      </w:r>
      <w:r>
        <w:rPr>
          <w:rFonts w:cstheme="minorBidi"/>
        </w:rPr>
        <w:fldChar w:fldCharType="separate"/>
      </w:r>
      <w:ins w:id="2446" w:author="Petnathean Julled" w:date="2021-07-09T21:18:00Z">
        <w:r w:rsidR="00454CE9">
          <w:t xml:space="preserve">Table </w:t>
        </w:r>
        <w:r w:rsidR="00454CE9">
          <w:rPr>
            <w:noProof/>
          </w:rPr>
          <w:t>4</w:t>
        </w:r>
        <w:r w:rsidR="00454CE9">
          <w:rPr>
            <w:noProof/>
          </w:rPr>
          <w:noBreakHyphen/>
          <w:t>1</w:t>
        </w:r>
      </w:ins>
      <w:ins w:id="2447" w:author="Petnathean Julled" w:date="2021-07-09T14:53:00Z">
        <w:r>
          <w:rPr>
            <w:rFonts w:cstheme="minorBidi"/>
          </w:rPr>
          <w:fldChar w:fldCharType="end"/>
        </w:r>
        <w:r>
          <w:rPr>
            <w:rFonts w:cstheme="minorBidi"/>
          </w:rPr>
          <w:t xml:space="preserve"> that the 7-Nodes example only function</w:t>
        </w:r>
      </w:ins>
      <w:ins w:id="2448" w:author="Petnathean Julled" w:date="2021-07-09T15:01:00Z">
        <w:r>
          <w:rPr>
            <w:rFonts w:cstheme="minorBidi"/>
          </w:rPr>
          <w:t>s</w:t>
        </w:r>
      </w:ins>
      <w:ins w:id="2449" w:author="Petnathean Julled" w:date="2021-07-09T14:53:00Z">
        <w:r>
          <w:rPr>
            <w:rFonts w:cstheme="minorBidi"/>
          </w:rPr>
          <w:t xml:space="preserve"> normally w</w:t>
        </w:r>
      </w:ins>
      <w:ins w:id="2450" w:author="Petnathean Julled" w:date="2021-07-09T14:54:00Z">
        <w:r>
          <w:rPr>
            <w:rFonts w:cstheme="minorBidi"/>
          </w:rPr>
          <w:t xml:space="preserve">ith 7, 6, and 5 active nodes, </w:t>
        </w:r>
        <w:r>
          <w:rPr>
            <w:rFonts w:cstheme="minorBidi"/>
          </w:rPr>
          <w:fldChar w:fldCharType="begin"/>
        </w:r>
        <w:r>
          <w:rPr>
            <w:rFonts w:cstheme="minorBidi"/>
          </w:rPr>
          <w:instrText xml:space="preserve"> REF _Ref76734885 \h </w:instrText>
        </w:r>
      </w:ins>
      <w:r>
        <w:rPr>
          <w:rFonts w:cstheme="minorBidi"/>
        </w:rPr>
        <w:instrText xml:space="preserve"> \* MERGEFORMAT </w:instrText>
      </w:r>
      <w:r>
        <w:rPr>
          <w:rFonts w:cstheme="minorBidi"/>
        </w:rPr>
      </w:r>
      <w:r>
        <w:rPr>
          <w:rFonts w:cstheme="minorBidi"/>
        </w:rPr>
        <w:fldChar w:fldCharType="separate"/>
      </w:r>
      <w:ins w:id="2451" w:author="Petnathean Julled" w:date="2021-07-09T21:18:00Z">
        <w:r w:rsidR="00454CE9">
          <w:t xml:space="preserve">Figure </w:t>
        </w:r>
        <w:r w:rsidR="00454CE9">
          <w:rPr>
            <w:noProof/>
          </w:rPr>
          <w:t>4</w:t>
        </w:r>
        <w:r w:rsidR="00454CE9">
          <w:rPr>
            <w:noProof/>
          </w:rPr>
          <w:noBreakHyphen/>
          <w:t>69</w:t>
        </w:r>
      </w:ins>
      <w:ins w:id="2452" w:author="Petnathean Julled" w:date="2021-07-09T14:54:00Z">
        <w:r>
          <w:rPr>
            <w:rFonts w:cstheme="minorBidi"/>
          </w:rPr>
          <w:fldChar w:fldCharType="end"/>
        </w:r>
        <w:r>
          <w:rPr>
            <w:rFonts w:cstheme="minorBidi"/>
          </w:rPr>
          <w:t xml:space="preserve"> </w:t>
        </w:r>
      </w:ins>
      <w:ins w:id="2453" w:author="Petnathean Julled" w:date="2021-07-09T15:01:00Z">
        <w:r w:rsidRPr="002B6485">
          <w:rPr>
            <w:rFonts w:cstheme="minorBidi"/>
          </w:rPr>
          <w:t>compare the processing times the system took to complete the Document Register function which shows that there is no significant difference in performance between each node number variation setup. This means, other than the functionalities difference in the case where there are less than 5 active nodes, the variation in node number is not affecting the performance of the system.</w:t>
        </w:r>
      </w:ins>
    </w:p>
    <w:p w14:paraId="03092C00" w14:textId="77777777" w:rsidR="002B6485" w:rsidRDefault="002B6485" w:rsidP="008B5ED8">
      <w:pPr>
        <w:keepNext/>
        <w:jc w:val="thaiDistribute"/>
        <w:rPr>
          <w:ins w:id="2454" w:author="Petnathean Julled" w:date="2021-07-09T14:52:00Z"/>
          <w:rFonts w:cstheme="minorBidi"/>
        </w:rPr>
      </w:pPr>
    </w:p>
    <w:p w14:paraId="4B557615" w14:textId="18167583" w:rsidR="008B5ED8" w:rsidRPr="00E5701C" w:rsidRDefault="008B5ED8">
      <w:pPr>
        <w:keepNext/>
        <w:spacing w:after="240"/>
        <w:jc w:val="thaiDistribute"/>
        <w:rPr>
          <w:ins w:id="2455" w:author="Petnathean Julled" w:date="2021-07-09T14:40:00Z"/>
          <w:rFonts w:cstheme="minorBidi"/>
          <w:cs/>
        </w:rPr>
        <w:pPrChange w:id="2456" w:author="Petnathean Julled" w:date="2021-07-09T15:23:00Z">
          <w:pPr>
            <w:keepNext/>
            <w:jc w:val="thaiDistribute"/>
          </w:pPr>
        </w:pPrChange>
      </w:pPr>
      <w:ins w:id="2457" w:author="Petnathean Julled" w:date="2021-07-09T14:40:00Z">
        <w:r>
          <w:rPr>
            <w:noProof/>
            <w:szCs w:val="22"/>
          </w:rPr>
          <w:drawing>
            <wp:inline distT="0" distB="0" distL="0" distR="0" wp14:anchorId="51150C6D" wp14:editId="2F8A915B">
              <wp:extent cx="5309870" cy="3097530"/>
              <wp:effectExtent l="0" t="0" r="508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ins>
    </w:p>
    <w:p w14:paraId="289FE078" w14:textId="2897FC4E" w:rsidR="008B5ED8" w:rsidRDefault="008B5ED8" w:rsidP="008B5ED8">
      <w:pPr>
        <w:pStyle w:val="Caption"/>
        <w:jc w:val="center"/>
        <w:rPr>
          <w:ins w:id="2458" w:author="Petnathean Julled" w:date="2021-07-09T15:21:00Z"/>
        </w:rPr>
      </w:pPr>
      <w:bookmarkStart w:id="2459" w:name="_Ref76734885"/>
      <w:bookmarkStart w:id="2460" w:name="_Ref76755329"/>
      <w:ins w:id="2461" w:author="Petnathean Julled" w:date="2021-07-09T14:40:00Z">
        <w:r>
          <w:t xml:space="preserve">Figure </w:t>
        </w:r>
      </w:ins>
      <w:ins w:id="2462"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46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464" w:author="Petnathean Julled" w:date="2021-07-09T21:18:00Z">
        <w:r w:rsidR="00454CE9">
          <w:rPr>
            <w:noProof/>
          </w:rPr>
          <w:t>69</w:t>
        </w:r>
      </w:ins>
      <w:ins w:id="2465" w:author="Petnathean Julled" w:date="2021-07-09T17:21:00Z">
        <w:r w:rsidR="0064710A">
          <w:fldChar w:fldCharType="end"/>
        </w:r>
      </w:ins>
      <w:bookmarkEnd w:id="2459"/>
      <w:ins w:id="2466" w:author="Petnathean Julled" w:date="2021-07-09T14:40:00Z">
        <w:r>
          <w:t xml:space="preserve"> </w:t>
        </w:r>
        <w:bookmarkStart w:id="2467" w:name="_Ref76755212"/>
        <w:r w:rsidRPr="002541B6">
          <w:t xml:space="preserve">Performance comparison </w:t>
        </w:r>
      </w:ins>
      <w:ins w:id="2468" w:author="Petnathean Julled" w:date="2021-07-09T14:41:00Z">
        <w:r>
          <w:t>of</w:t>
        </w:r>
      </w:ins>
      <w:ins w:id="2469" w:author="Petnathean Julled" w:date="2021-07-09T14:40:00Z">
        <w:r w:rsidRPr="002541B6">
          <w:t xml:space="preserve"> Document </w:t>
        </w:r>
      </w:ins>
      <w:ins w:id="2470" w:author="Petnathean Julled" w:date="2021-07-09T14:51:00Z">
        <w:r w:rsidR="009B7DAC" w:rsidRPr="002541B6">
          <w:t xml:space="preserve">Register </w:t>
        </w:r>
        <w:r w:rsidR="009B7DAC">
          <w:t>on</w:t>
        </w:r>
      </w:ins>
      <w:ins w:id="2471" w:author="Petnathean Julled" w:date="2021-07-09T14:41:00Z">
        <w:r>
          <w:t xml:space="preserve"> </w:t>
        </w:r>
      </w:ins>
      <w:ins w:id="2472" w:author="Petnathean Julled" w:date="2021-07-09T15:31:00Z">
        <w:r w:rsidR="00BA72A3">
          <w:t>n</w:t>
        </w:r>
      </w:ins>
      <w:ins w:id="2473" w:author="Petnathean Julled" w:date="2021-07-09T14:41:00Z">
        <w:r>
          <w:t>ode number variation</w:t>
        </w:r>
      </w:ins>
      <w:ins w:id="2474" w:author="Petnathean Julled" w:date="2021-07-09T15:31:00Z">
        <w:r w:rsidR="00BA72A3">
          <w:t xml:space="preserve"> setup</w:t>
        </w:r>
      </w:ins>
      <w:bookmarkEnd w:id="2460"/>
      <w:bookmarkEnd w:id="2467"/>
    </w:p>
    <w:p w14:paraId="13C39F70" w14:textId="77777777" w:rsidR="004034FF" w:rsidRPr="007014D0" w:rsidRDefault="004034FF">
      <w:pPr>
        <w:rPr>
          <w:ins w:id="2475" w:author="Petnathean Julled" w:date="2021-07-09T14:40:00Z"/>
        </w:rPr>
        <w:pPrChange w:id="2476" w:author="Petnathean Julled" w:date="2021-07-09T15:21:00Z">
          <w:pPr>
            <w:pStyle w:val="Caption"/>
            <w:jc w:val="center"/>
          </w:pPr>
        </w:pPrChange>
      </w:pPr>
    </w:p>
    <w:p w14:paraId="10514D0E" w14:textId="77777777" w:rsidR="004034FF" w:rsidRDefault="004034FF" w:rsidP="004034FF">
      <w:pPr>
        <w:pStyle w:val="Caption"/>
        <w:rPr>
          <w:ins w:id="2477" w:author="Petnathean Julled" w:date="2021-07-09T15:22:00Z"/>
        </w:rPr>
      </w:pPr>
      <w:ins w:id="2478" w:author="Petnathean Julled" w:date="2021-07-09T15:21:00Z">
        <w:r>
          <w:tab/>
        </w:r>
      </w:ins>
    </w:p>
    <w:p w14:paraId="3D5A0B61" w14:textId="77777777" w:rsidR="004034FF" w:rsidRDefault="004034FF" w:rsidP="004034FF">
      <w:pPr>
        <w:pStyle w:val="Caption"/>
        <w:rPr>
          <w:ins w:id="2479" w:author="Petnathean Julled" w:date="2021-07-09T15:22:00Z"/>
        </w:rPr>
      </w:pPr>
      <w:ins w:id="2480" w:author="Petnathean Julled" w:date="2021-07-09T15:22:00Z">
        <w:r>
          <w:br w:type="page"/>
        </w:r>
      </w:ins>
    </w:p>
    <w:p w14:paraId="646F350E" w14:textId="3B1F6245" w:rsidR="00CA5931" w:rsidRDefault="004034FF" w:rsidP="00AE1B76">
      <w:pPr>
        <w:pStyle w:val="Caption"/>
        <w:rPr>
          <w:ins w:id="2481" w:author="Petnathean Julled" w:date="2021-07-09T15:23:00Z"/>
        </w:rPr>
      </w:pPr>
      <w:ins w:id="2482" w:author="Petnathean Julled" w:date="2021-07-09T15:22:00Z">
        <w:r>
          <w:lastRenderedPageBreak/>
          <w:tab/>
        </w:r>
        <w:r>
          <w:tab/>
        </w:r>
      </w:ins>
      <w:ins w:id="2483" w:author="Petnathean Julled" w:date="2021-07-09T15:13:00Z">
        <w:r>
          <w:fldChar w:fldCharType="begin"/>
        </w:r>
        <w:r>
          <w:instrText xml:space="preserve"> REF _Ref76736002 \h </w:instrText>
        </w:r>
      </w:ins>
      <w:r>
        <w:fldChar w:fldCharType="separate"/>
      </w:r>
      <w:ins w:id="2484" w:author="Petnathean Julled" w:date="2021-07-09T21:18:00Z">
        <w:r w:rsidR="00454CE9">
          <w:t xml:space="preserve">Figure </w:t>
        </w:r>
        <w:r w:rsidR="00454CE9">
          <w:rPr>
            <w:noProof/>
          </w:rPr>
          <w:t>4</w:t>
        </w:r>
        <w:r w:rsidR="00454CE9">
          <w:noBreakHyphen/>
        </w:r>
        <w:r w:rsidR="00454CE9">
          <w:rPr>
            <w:noProof/>
          </w:rPr>
          <w:t>70</w:t>
        </w:r>
      </w:ins>
      <w:ins w:id="2485" w:author="Petnathean Julled" w:date="2021-07-09T15:13:00Z">
        <w:r>
          <w:fldChar w:fldCharType="end"/>
        </w:r>
        <w:r>
          <w:t xml:space="preserve"> to </w:t>
        </w:r>
        <w:r>
          <w:fldChar w:fldCharType="begin"/>
        </w:r>
        <w:r>
          <w:instrText xml:space="preserve"> REF _Ref76736011 \h </w:instrText>
        </w:r>
      </w:ins>
      <w:r>
        <w:fldChar w:fldCharType="separate"/>
      </w:r>
      <w:ins w:id="2486" w:author="Petnathean Julled" w:date="2021-07-09T21:18:00Z">
        <w:r w:rsidR="00454CE9">
          <w:t xml:space="preserve">Figure </w:t>
        </w:r>
        <w:r w:rsidR="00454CE9">
          <w:rPr>
            <w:noProof/>
          </w:rPr>
          <w:t>4</w:t>
        </w:r>
        <w:r w:rsidR="00454CE9">
          <w:noBreakHyphen/>
        </w:r>
        <w:r w:rsidR="00454CE9">
          <w:rPr>
            <w:noProof/>
          </w:rPr>
          <w:t>72</w:t>
        </w:r>
      </w:ins>
      <w:ins w:id="2487" w:author="Petnathean Julled" w:date="2021-07-09T15:13:00Z">
        <w:r>
          <w:fldChar w:fldCharType="end"/>
        </w:r>
      </w:ins>
      <w:ins w:id="2488" w:author="Petnathean Julled" w:date="2021-07-09T15:20:00Z">
        <w:r>
          <w:t xml:space="preserve"> </w:t>
        </w:r>
      </w:ins>
      <w:ins w:id="2489" w:author="Petnathean Julled" w:date="2021-07-09T15:21:00Z">
        <w:r w:rsidRPr="004034FF">
          <w:t>shows the processing time the system took to complete the Document Register function inspected from each active node when all nodes triggered the Document Register function at the same time without triggering the Document Query function. The result shows that all active nodes show no significant difference in performance to perform the function.</w:t>
        </w:r>
      </w:ins>
    </w:p>
    <w:p w14:paraId="6909A62D" w14:textId="77777777" w:rsidR="00AE1B76" w:rsidRPr="007014D0" w:rsidRDefault="00AE1B76" w:rsidP="007014D0">
      <w:pPr>
        <w:rPr>
          <w:ins w:id="2490" w:author="Petnathean Julled" w:date="2021-07-09T14:40:00Z"/>
        </w:rPr>
      </w:pPr>
    </w:p>
    <w:p w14:paraId="3DF92C6A" w14:textId="77777777" w:rsidR="00465E6A" w:rsidRDefault="008B5ED8">
      <w:pPr>
        <w:keepNext/>
        <w:rPr>
          <w:ins w:id="2491" w:author="Petnathean Julled" w:date="2021-07-09T14:42:00Z"/>
        </w:rPr>
        <w:pPrChange w:id="2492" w:author="Petnathean Julled" w:date="2021-07-09T14:42:00Z">
          <w:pPr/>
        </w:pPrChange>
      </w:pPr>
      <w:ins w:id="2493" w:author="Petnathean Julled" w:date="2021-07-09T14:40:00Z">
        <w:r>
          <w:rPr>
            <w:noProof/>
            <w:szCs w:val="22"/>
          </w:rPr>
          <w:drawing>
            <wp:inline distT="0" distB="0" distL="0" distR="0" wp14:anchorId="71F72F24" wp14:editId="32D8652D">
              <wp:extent cx="5309870" cy="3097530"/>
              <wp:effectExtent l="0" t="0" r="5080" b="762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ins>
    </w:p>
    <w:p w14:paraId="3426D70E" w14:textId="0199E92F" w:rsidR="008B5ED8" w:rsidRDefault="00465E6A">
      <w:pPr>
        <w:pStyle w:val="Caption"/>
        <w:jc w:val="center"/>
        <w:rPr>
          <w:ins w:id="2494" w:author="Petnathean Julled" w:date="2021-07-09T14:40:00Z"/>
        </w:rPr>
        <w:pPrChange w:id="2495" w:author="Petnathean Julled" w:date="2021-07-09T14:42:00Z">
          <w:pPr/>
        </w:pPrChange>
      </w:pPr>
      <w:bookmarkStart w:id="2496" w:name="_Ref76736002"/>
      <w:bookmarkStart w:id="2497" w:name="_Ref76755332"/>
      <w:ins w:id="2498" w:author="Petnathean Julled" w:date="2021-07-09T14:42:00Z">
        <w:r>
          <w:t xml:space="preserve">Figure </w:t>
        </w:r>
      </w:ins>
      <w:ins w:id="249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50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501" w:author="Petnathean Julled" w:date="2021-07-09T21:18:00Z">
        <w:r w:rsidR="00454CE9">
          <w:rPr>
            <w:noProof/>
          </w:rPr>
          <w:t>70</w:t>
        </w:r>
      </w:ins>
      <w:ins w:id="2502" w:author="Petnathean Julled" w:date="2021-07-09T17:21:00Z">
        <w:r w:rsidR="0064710A">
          <w:fldChar w:fldCharType="end"/>
        </w:r>
      </w:ins>
      <w:bookmarkEnd w:id="2496"/>
      <w:ins w:id="2503" w:author="Petnathean Julled" w:date="2021-07-09T14:42:00Z">
        <w:r>
          <w:t xml:space="preserve"> </w:t>
        </w:r>
        <w:bookmarkStart w:id="2504" w:name="_Ref76755218"/>
        <w:r>
          <w:t>Performance comparison inspected from each node</w:t>
        </w:r>
      </w:ins>
      <w:ins w:id="2505" w:author="Petnathean Julled" w:date="2021-07-09T15:03:00Z">
        <w:r w:rsidR="00CA5931">
          <w:t xml:space="preserve"> in 7 Nodes setup</w:t>
        </w:r>
      </w:ins>
      <w:bookmarkEnd w:id="2497"/>
      <w:bookmarkEnd w:id="2504"/>
    </w:p>
    <w:p w14:paraId="50E2D0ED" w14:textId="0C133707" w:rsidR="00FE1B67" w:rsidRPr="00563D78" w:rsidDel="00465E6A" w:rsidRDefault="00FE1B67">
      <w:pPr>
        <w:spacing w:line="360" w:lineRule="auto"/>
        <w:rPr>
          <w:del w:id="2506" w:author="Petnathean Julled" w:date="2021-07-09T14:42:00Z"/>
          <w:rPrChange w:id="2507" w:author="Petnathean Julled" w:date="2021-07-03T00:24:00Z">
            <w:rPr>
              <w:del w:id="2508" w:author="Petnathean Julled" w:date="2021-07-09T14:42:00Z"/>
              <w:b/>
              <w:bCs/>
            </w:rPr>
          </w:rPrChange>
        </w:rPr>
        <w:pPrChange w:id="2509" w:author="Petnathean Julled" w:date="2021-07-03T00:25:00Z">
          <w:pPr>
            <w:tabs>
              <w:tab w:val="left" w:pos="709"/>
            </w:tabs>
            <w:spacing w:line="360" w:lineRule="auto"/>
            <w:jc w:val="thaiDistribute"/>
          </w:pPr>
        </w:pPrChange>
      </w:pPr>
    </w:p>
    <w:p w14:paraId="26E905A4" w14:textId="65E44EAC" w:rsidR="00F67F9B" w:rsidDel="004034FF" w:rsidRDefault="009004A0" w:rsidP="00B86ABA">
      <w:pPr>
        <w:spacing w:line="360" w:lineRule="auto"/>
        <w:jc w:val="thaiDistribute"/>
        <w:rPr>
          <w:del w:id="2510" w:author="Petnathean Julled" w:date="2021-07-09T15:21:00Z"/>
          <w:rFonts w:cstheme="minorBidi"/>
        </w:rPr>
      </w:pPr>
      <w:del w:id="2511" w:author="Petnathean Julled" w:date="2021-07-09T15:21:00Z">
        <w:r w:rsidRPr="00AA5F76" w:rsidDel="004034FF">
          <w:tab/>
        </w:r>
      </w:del>
      <w:del w:id="2512" w:author="Petnathean Julled" w:date="2021-07-09T14:29:00Z">
        <w:r w:rsidR="002016BE" w:rsidRPr="002016BE" w:rsidDel="009440BF">
          <w:delText>The evaluation measure time the program needs to finish each process, consist of registering document into XDS Document Registry Actor Blockchain and when XDS Document Consumer Actor query for the registered document using specified keywords. It took an average of 4.797 ms for ITI-42 to be sent from XDS Document Repository Actor to XDS Document Registry Actor locally using TCP connection. XDS Document Registry Actor took an average of 5 seconds and 174.691 ms to the published transaction into Blockchain. With a minimum number of keywords, it took an average of 221.884 ms to finish search operation on Blockchain with 10 samples smart-contract published beforehand while it took an average of 260.480 ms for XDS Document Consumer Actor to received query response after the query was sent to XDS Document Registry Actor. With a maximum number of keywords, it took an average of 264.937 ms to finish search operation on Blockchain with 10 samples smart-contract published beforehand while it took an average of 304.457 ms for XDS Document Consumer Actor to received query response after the query was sent to XDS Document Registry Actor.</w:delText>
        </w:r>
        <w:r w:rsidR="00F12589" w:rsidDel="009440BF">
          <w:delText xml:space="preserve"> </w:delText>
        </w:r>
        <w:r w:rsidR="00F12589" w:rsidDel="009440BF">
          <w:fldChar w:fldCharType="begin"/>
        </w:r>
        <w:r w:rsidR="00F12589" w:rsidDel="009440BF">
          <w:delInstrText xml:space="preserve"> REF _Ref74280360 \h </w:delInstrText>
        </w:r>
        <w:r w:rsidR="00F12589" w:rsidDel="009440BF">
          <w:fldChar w:fldCharType="separate"/>
        </w:r>
      </w:del>
      <w:del w:id="2513" w:author="Petnathean Julled" w:date="2021-07-09T11:13:00Z">
        <w:r w:rsidR="00856E89" w:rsidDel="00437758">
          <w:delText xml:space="preserve">Figure </w:delText>
        </w:r>
        <w:r w:rsidR="00856E89" w:rsidDel="00437758">
          <w:rPr>
            <w:noProof/>
          </w:rPr>
          <w:delText>4</w:delText>
        </w:r>
        <w:r w:rsidR="00856E89" w:rsidDel="00437758">
          <w:noBreakHyphen/>
        </w:r>
        <w:r w:rsidR="00856E89" w:rsidDel="00437758">
          <w:rPr>
            <w:noProof/>
          </w:rPr>
          <w:delText>64</w:delText>
        </w:r>
      </w:del>
      <w:del w:id="2514" w:author="Petnathean Julled" w:date="2021-07-09T14:29:00Z">
        <w:r w:rsidR="00F12589" w:rsidDel="009440BF">
          <w:fldChar w:fldCharType="end"/>
        </w:r>
        <w:r w:rsidR="00F12589" w:rsidRPr="00F12589" w:rsidDel="009440BF">
          <w:delText xml:space="preserve"> showing that the document query and search with maximum keywords took time slightly higher than minimum keywords in a unit of a millisecond (ms).</w:delText>
        </w:r>
      </w:del>
    </w:p>
    <w:p w14:paraId="209A8322" w14:textId="580BF281" w:rsidR="002016BE" w:rsidDel="009440BF" w:rsidRDefault="00FD5C33">
      <w:pPr>
        <w:spacing w:line="360" w:lineRule="auto"/>
        <w:jc w:val="thaiDistribute"/>
        <w:rPr>
          <w:del w:id="2515" w:author="Petnathean Julled" w:date="2021-07-09T14:36:00Z"/>
        </w:rPr>
        <w:pPrChange w:id="2516" w:author="Petnathean Julled" w:date="2021-07-09T15:21:00Z">
          <w:pPr>
            <w:keepNext/>
            <w:spacing w:line="360" w:lineRule="auto"/>
            <w:jc w:val="thaiDistribute"/>
          </w:pPr>
        </w:pPrChange>
      </w:pPr>
      <w:del w:id="2517" w:author="Petnathean Julled" w:date="2021-07-09T14:36:00Z">
        <w:r w:rsidDel="009440BF">
          <w:rPr>
            <w:rFonts w:cstheme="minorBidi"/>
            <w:noProof/>
            <w:color w:val="FF0000"/>
          </w:rPr>
          <w:drawing>
            <wp:inline distT="0" distB="0" distL="0" distR="0" wp14:anchorId="39365103" wp14:editId="42A62B88">
              <wp:extent cx="5247861" cy="3029447"/>
              <wp:effectExtent l="0" t="0" r="1016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del>
    </w:p>
    <w:p w14:paraId="0C14115E" w14:textId="0D8EBB25" w:rsidR="002016BE" w:rsidDel="009440BF" w:rsidRDefault="002016BE">
      <w:pPr>
        <w:rPr>
          <w:del w:id="2518" w:author="Petnathean Julled" w:date="2021-07-09T14:36:00Z"/>
        </w:rPr>
        <w:pPrChange w:id="2519" w:author="Petnathean Julled" w:date="2021-07-09T15:21:00Z">
          <w:pPr>
            <w:pStyle w:val="Caption"/>
            <w:jc w:val="center"/>
          </w:pPr>
        </w:pPrChange>
      </w:pPr>
      <w:bookmarkStart w:id="2520" w:name="_Ref74280360"/>
      <w:bookmarkStart w:id="2521" w:name="_Ref74285012"/>
      <w:del w:id="2522" w:author="Petnathean Julled" w:date="2021-07-09T14:36:00Z">
        <w:r w:rsidDel="009440BF">
          <w:delText xml:space="preserve">Figure </w:delText>
        </w:r>
      </w:del>
      <w:del w:id="2523" w:author="Petnathean Julled" w:date="2021-07-04T16:37:00Z">
        <w:r w:rsidR="00797ABA" w:rsidDel="00F60485">
          <w:fldChar w:fldCharType="begin"/>
        </w:r>
        <w:r w:rsidR="00797ABA" w:rsidDel="00F60485">
          <w:delInstrText xml:space="preserve"> STYLEREF 1 \s </w:delInstrText>
        </w:r>
        <w:r w:rsidR="00797ABA" w:rsidDel="00F60485">
          <w:fldChar w:fldCharType="separate"/>
        </w:r>
        <w:r w:rsidR="00856E89" w:rsidDel="00F60485">
          <w:rPr>
            <w:noProof/>
          </w:rPr>
          <w:delText>4</w:delText>
        </w:r>
        <w:r w:rsidR="00797ABA" w:rsidDel="00F60485">
          <w:rPr>
            <w:noProof/>
          </w:rPr>
          <w:fldChar w:fldCharType="end"/>
        </w:r>
        <w:r w:rsidR="00D008CA" w:rsidDel="00F60485">
          <w:noBreakHyphen/>
        </w:r>
        <w:r w:rsidR="00797ABA" w:rsidDel="00F60485">
          <w:fldChar w:fldCharType="begin"/>
        </w:r>
        <w:r w:rsidR="00797ABA" w:rsidDel="00F60485">
          <w:delInstrText xml:space="preserve"> SEQ Figure \* ARABIC \s 1 </w:delInstrText>
        </w:r>
        <w:r w:rsidR="00797ABA" w:rsidDel="00F60485">
          <w:fldChar w:fldCharType="separate"/>
        </w:r>
        <w:r w:rsidR="00856E89" w:rsidDel="00F60485">
          <w:rPr>
            <w:noProof/>
          </w:rPr>
          <w:delText>64</w:delText>
        </w:r>
        <w:r w:rsidR="00797ABA" w:rsidDel="00F60485">
          <w:rPr>
            <w:noProof/>
          </w:rPr>
          <w:fldChar w:fldCharType="end"/>
        </w:r>
      </w:del>
      <w:bookmarkEnd w:id="2520"/>
      <w:del w:id="2524" w:author="Petnathean Julled" w:date="2021-07-09T14:36:00Z">
        <w:r w:rsidDel="009440BF">
          <w:delText xml:space="preserve"> </w:delText>
        </w:r>
        <w:bookmarkStart w:id="2525" w:name="_Ref74284793"/>
        <w:r w:rsidDel="009440BF">
          <w:delText>Chart comparing document query and search time</w:delText>
        </w:r>
        <w:bookmarkEnd w:id="2521"/>
        <w:bookmarkEnd w:id="2525"/>
        <w:r w:rsidDel="009440BF">
          <w:delText xml:space="preserve"> </w:delText>
        </w:r>
      </w:del>
    </w:p>
    <w:p w14:paraId="346B2503" w14:textId="37AE4166" w:rsidR="00AE68D0" w:rsidRPr="00112FD0" w:rsidDel="008370F5" w:rsidRDefault="002016BE">
      <w:pPr>
        <w:rPr>
          <w:del w:id="2526" w:author="Petnathean Julled" w:date="2021-07-03T00:25:00Z"/>
          <w:rFonts w:cstheme="minorBidi"/>
          <w:color w:val="FF0000"/>
        </w:rPr>
        <w:pPrChange w:id="2527" w:author="Petnathean Julled" w:date="2021-07-09T15:21:00Z">
          <w:pPr>
            <w:pStyle w:val="Caption"/>
            <w:jc w:val="center"/>
          </w:pPr>
        </w:pPrChange>
      </w:pPr>
      <w:del w:id="2528" w:author="Petnathean Julled" w:date="2021-07-09T14:36:00Z">
        <w:r w:rsidDel="009440BF">
          <w:delText>between minimum keywords and maximum keywords</w:delText>
        </w:r>
      </w:del>
    </w:p>
    <w:p w14:paraId="7E08F56C" w14:textId="02AAFF52" w:rsidR="009521CC" w:rsidRPr="00AA5F76" w:rsidDel="004034FF" w:rsidRDefault="009521CC">
      <w:pPr>
        <w:rPr>
          <w:del w:id="2529" w:author="Petnathean Julled" w:date="2021-07-09T15:21:00Z"/>
        </w:rPr>
        <w:pPrChange w:id="2530" w:author="Petnathean Julled" w:date="2021-07-09T15:21:00Z">
          <w:pPr>
            <w:jc w:val="thaiDistribute"/>
          </w:pPr>
        </w:pPrChange>
      </w:pPr>
    </w:p>
    <w:p w14:paraId="30942AF1" w14:textId="2097F6E7" w:rsidR="00F86102" w:rsidRDefault="00F86102" w:rsidP="00F86102">
      <w:pPr>
        <w:rPr>
          <w:ins w:id="2531" w:author="Petnathean Julled" w:date="2021-07-08T14:33:00Z"/>
        </w:rPr>
      </w:pPr>
    </w:p>
    <w:p w14:paraId="1AAFDDEE" w14:textId="67E1BC37" w:rsidR="008D63AD" w:rsidRDefault="008D63AD" w:rsidP="00F86102">
      <w:pPr>
        <w:rPr>
          <w:ins w:id="2532" w:author="Petnathean Julled" w:date="2021-07-08T14:33:00Z"/>
        </w:rPr>
      </w:pPr>
    </w:p>
    <w:p w14:paraId="2A0061A6" w14:textId="77777777" w:rsidR="007C1875" w:rsidRDefault="008D63AD">
      <w:pPr>
        <w:keepNext/>
        <w:rPr>
          <w:ins w:id="2533" w:author="Petnathean Julled" w:date="2021-07-09T15:08:00Z"/>
        </w:rPr>
        <w:pPrChange w:id="2534" w:author="Petnathean Julled" w:date="2021-07-09T15:08:00Z">
          <w:pPr/>
        </w:pPrChange>
      </w:pPr>
      <w:ins w:id="2535" w:author="Petnathean Julled" w:date="2021-07-08T14:33:00Z">
        <w:r>
          <w:rPr>
            <w:noProof/>
            <w:szCs w:val="22"/>
          </w:rPr>
          <w:lastRenderedPageBreak/>
          <w:drawing>
            <wp:inline distT="0" distB="0" distL="0" distR="0" wp14:anchorId="2879F7E0" wp14:editId="12A6575C">
              <wp:extent cx="5309870" cy="3097530"/>
              <wp:effectExtent l="0" t="0" r="5080" b="7620"/>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ins>
    </w:p>
    <w:p w14:paraId="59FE7221" w14:textId="0B29B3BC" w:rsidR="008D63AD" w:rsidRDefault="007C1875">
      <w:pPr>
        <w:pStyle w:val="Caption"/>
        <w:jc w:val="center"/>
        <w:rPr>
          <w:ins w:id="2536" w:author="Petnathean Julled" w:date="2021-07-08T15:03:00Z"/>
        </w:rPr>
        <w:pPrChange w:id="2537" w:author="Petnathean Julled" w:date="2021-07-09T15:08:00Z">
          <w:pPr/>
        </w:pPrChange>
      </w:pPr>
      <w:bookmarkStart w:id="2538" w:name="_Ref76755108"/>
      <w:bookmarkStart w:id="2539" w:name="_Ref76755335"/>
      <w:ins w:id="2540" w:author="Petnathean Julled" w:date="2021-07-09T15:08:00Z">
        <w:r>
          <w:t xml:space="preserve">Figure </w:t>
        </w:r>
      </w:ins>
      <w:ins w:id="2541"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542"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543" w:author="Petnathean Julled" w:date="2021-07-09T21:18:00Z">
        <w:r w:rsidR="00454CE9">
          <w:rPr>
            <w:noProof/>
          </w:rPr>
          <w:t>71</w:t>
        </w:r>
      </w:ins>
      <w:ins w:id="2544" w:author="Petnathean Julled" w:date="2021-07-09T17:21:00Z">
        <w:r w:rsidR="0064710A">
          <w:fldChar w:fldCharType="end"/>
        </w:r>
      </w:ins>
      <w:bookmarkEnd w:id="2538"/>
      <w:ins w:id="2545" w:author="Petnathean Julled" w:date="2021-07-09T15:08:00Z">
        <w:r>
          <w:t xml:space="preserve"> </w:t>
        </w:r>
        <w:bookmarkStart w:id="2546" w:name="_Ref76755221"/>
        <w:r>
          <w:t>Performance comparison inspected from each node in 6 Nodes setup</w:t>
        </w:r>
      </w:ins>
      <w:bookmarkEnd w:id="2539"/>
      <w:bookmarkEnd w:id="2546"/>
    </w:p>
    <w:p w14:paraId="15EF7AD5" w14:textId="0B9F5B3B" w:rsidR="00E51EC2" w:rsidRDefault="00E51EC2" w:rsidP="00F86102">
      <w:pPr>
        <w:rPr>
          <w:ins w:id="2547" w:author="Petnathean Julled" w:date="2021-07-08T15:03:00Z"/>
        </w:rPr>
      </w:pPr>
    </w:p>
    <w:p w14:paraId="59243055" w14:textId="77777777" w:rsidR="007C1875" w:rsidRDefault="00E51EC2">
      <w:pPr>
        <w:keepNext/>
        <w:rPr>
          <w:ins w:id="2548" w:author="Petnathean Julled" w:date="2021-07-09T15:09:00Z"/>
        </w:rPr>
        <w:pPrChange w:id="2549" w:author="Petnathean Julled" w:date="2021-07-09T15:09:00Z">
          <w:pPr/>
        </w:pPrChange>
      </w:pPr>
      <w:ins w:id="2550" w:author="Petnathean Julled" w:date="2021-07-08T15:03:00Z">
        <w:r>
          <w:rPr>
            <w:noProof/>
            <w:szCs w:val="22"/>
          </w:rPr>
          <w:drawing>
            <wp:inline distT="0" distB="0" distL="0" distR="0" wp14:anchorId="537B4F9A" wp14:editId="0B0D7DF9">
              <wp:extent cx="5309870" cy="3097530"/>
              <wp:effectExtent l="0" t="0" r="5080" b="7620"/>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0"/>
                </a:graphicData>
              </a:graphic>
            </wp:inline>
          </w:drawing>
        </w:r>
      </w:ins>
    </w:p>
    <w:p w14:paraId="7B7B9F73" w14:textId="2232C9DC" w:rsidR="00E51EC2" w:rsidRDefault="007C1875">
      <w:pPr>
        <w:pStyle w:val="Caption"/>
        <w:jc w:val="center"/>
        <w:rPr>
          <w:ins w:id="2551" w:author="Petnathean Julled" w:date="2021-07-08T08:01:00Z"/>
        </w:rPr>
        <w:pPrChange w:id="2552" w:author="Petnathean Julled" w:date="2021-07-09T15:09:00Z">
          <w:pPr/>
        </w:pPrChange>
      </w:pPr>
      <w:bookmarkStart w:id="2553" w:name="_Ref76736011"/>
      <w:bookmarkStart w:id="2554" w:name="_Ref76755338"/>
      <w:ins w:id="2555" w:author="Petnathean Julled" w:date="2021-07-09T15:09:00Z">
        <w:r>
          <w:t xml:space="preserve">Figure </w:t>
        </w:r>
      </w:ins>
      <w:ins w:id="2556"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557"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558" w:author="Petnathean Julled" w:date="2021-07-09T21:18:00Z">
        <w:r w:rsidR="00454CE9">
          <w:rPr>
            <w:noProof/>
          </w:rPr>
          <w:t>72</w:t>
        </w:r>
      </w:ins>
      <w:ins w:id="2559" w:author="Petnathean Julled" w:date="2021-07-09T17:21:00Z">
        <w:r w:rsidR="0064710A">
          <w:fldChar w:fldCharType="end"/>
        </w:r>
      </w:ins>
      <w:bookmarkEnd w:id="2553"/>
      <w:ins w:id="2560" w:author="Petnathean Julled" w:date="2021-07-09T15:09:00Z">
        <w:r>
          <w:t xml:space="preserve"> </w:t>
        </w:r>
        <w:bookmarkStart w:id="2561" w:name="_Ref76755225"/>
        <w:r>
          <w:t>Performance comparison inspected from each node in 5 Nodes setup</w:t>
        </w:r>
      </w:ins>
      <w:bookmarkEnd w:id="2554"/>
      <w:bookmarkEnd w:id="2561"/>
    </w:p>
    <w:p w14:paraId="32861E30" w14:textId="717A4AA8" w:rsidR="00994D17" w:rsidRPr="0038395A" w:rsidRDefault="00994D17" w:rsidP="00F86102">
      <w:pPr>
        <w:rPr>
          <w:ins w:id="2562" w:author="Petnathean Julled" w:date="2021-07-08T13:25:00Z"/>
          <w:rFonts w:cstheme="minorBidi"/>
          <w:rPrChange w:id="2563" w:author="Petnathean Julled" w:date="2021-07-08T13:43:00Z">
            <w:rPr>
              <w:ins w:id="2564" w:author="Petnathean Julled" w:date="2021-07-08T13:25:00Z"/>
            </w:rPr>
          </w:rPrChange>
        </w:rPr>
      </w:pPr>
    </w:p>
    <w:p w14:paraId="204A89C8" w14:textId="77777777" w:rsidR="00A45117" w:rsidRDefault="00A45117" w:rsidP="00F86102">
      <w:pPr>
        <w:rPr>
          <w:ins w:id="2565" w:author="Petnathean Julled" w:date="2021-07-08T08:01:00Z"/>
        </w:rPr>
      </w:pPr>
    </w:p>
    <w:p w14:paraId="528011D3" w14:textId="77777777" w:rsidR="000C6E8E" w:rsidRDefault="000C6E8E" w:rsidP="00444311">
      <w:pPr>
        <w:keepNext/>
        <w:rPr>
          <w:ins w:id="2566" w:author="Petnathean Julled" w:date="2021-07-09T15:36:00Z"/>
        </w:rPr>
      </w:pPr>
      <w:ins w:id="2567" w:author="Petnathean Julled" w:date="2021-07-09T15:36:00Z">
        <w:r>
          <w:br w:type="page"/>
        </w:r>
      </w:ins>
    </w:p>
    <w:p w14:paraId="4E02D8AB" w14:textId="307A5F6E" w:rsidR="00AE1B76" w:rsidRDefault="00AE1B76" w:rsidP="008D301D">
      <w:pPr>
        <w:keepNext/>
        <w:spacing w:line="360" w:lineRule="auto"/>
        <w:jc w:val="thaiDistribute"/>
        <w:rPr>
          <w:ins w:id="2568" w:author="Petnathean Julled" w:date="2021-07-09T15:58:00Z"/>
          <w:rFonts w:cstheme="minorBidi"/>
        </w:rPr>
      </w:pPr>
      <w:ins w:id="2569" w:author="Petnathean Julled" w:date="2021-07-09T15:25:00Z">
        <w:r>
          <w:lastRenderedPageBreak/>
          <w:tab/>
        </w:r>
        <w:r>
          <w:fldChar w:fldCharType="begin"/>
        </w:r>
        <w:r>
          <w:instrText xml:space="preserve"> REF _Ref76736744 \h </w:instrText>
        </w:r>
      </w:ins>
      <w:r w:rsidR="008D301D">
        <w:instrText xml:space="preserve"> \* MERGEFORMAT </w:instrText>
      </w:r>
      <w:r>
        <w:fldChar w:fldCharType="separate"/>
      </w:r>
      <w:ins w:id="2570" w:author="Petnathean Julled" w:date="2021-07-09T21:18:00Z">
        <w:r w:rsidR="00454CE9">
          <w:t xml:space="preserve">Figure </w:t>
        </w:r>
        <w:r w:rsidR="00454CE9">
          <w:rPr>
            <w:noProof/>
          </w:rPr>
          <w:t>4</w:t>
        </w:r>
        <w:r w:rsidR="00454CE9">
          <w:rPr>
            <w:noProof/>
          </w:rPr>
          <w:noBreakHyphen/>
          <w:t>73</w:t>
        </w:r>
      </w:ins>
      <w:ins w:id="2571" w:author="Petnathean Julled" w:date="2021-07-09T15:25:00Z">
        <w:r>
          <w:fldChar w:fldCharType="end"/>
        </w:r>
      </w:ins>
      <w:ins w:id="2572" w:author="Petnathean Julled" w:date="2021-07-09T15:35:00Z">
        <w:r w:rsidR="000C6E8E">
          <w:t xml:space="preserve"> </w:t>
        </w:r>
        <w:r w:rsidR="000C6E8E" w:rsidRPr="000C6E8E">
          <w:t xml:space="preserve">shows the performance comparison between each node number variation setup both when only one node triggering the Document Register function and when all nodes triggering the Document Register function at the same time. The graph shows no significant difference between each setup which means that node number variation and </w:t>
        </w:r>
      </w:ins>
      <w:ins w:id="2573" w:author="Petnathean Julled" w:date="2021-07-09T15:36:00Z">
        <w:r w:rsidR="008D301D" w:rsidRPr="000C6E8E">
          <w:t>number</w:t>
        </w:r>
      </w:ins>
      <w:ins w:id="2574" w:author="Petnathean Julled" w:date="2021-07-09T15:35:00Z">
        <w:r w:rsidR="000C6E8E" w:rsidRPr="000C6E8E">
          <w:t xml:space="preserve"> of transactions entering the Blockchain ledger are not affecting the system performance on performing the Document Register function.</w:t>
        </w:r>
      </w:ins>
    </w:p>
    <w:p w14:paraId="07C1E531" w14:textId="4665D03A" w:rsidR="000A38C6" w:rsidRPr="000A38C6" w:rsidRDefault="000A38C6">
      <w:pPr>
        <w:keepNext/>
        <w:spacing w:line="360" w:lineRule="auto"/>
        <w:jc w:val="thaiDistribute"/>
        <w:rPr>
          <w:ins w:id="2575" w:author="Petnathean Julled" w:date="2021-07-09T15:24:00Z"/>
          <w:rFonts w:cstheme="minorBidi"/>
          <w:rPrChange w:id="2576" w:author="Petnathean Julled" w:date="2021-07-09T15:58:00Z">
            <w:rPr>
              <w:ins w:id="2577" w:author="Petnathean Julled" w:date="2021-07-09T15:24:00Z"/>
            </w:rPr>
          </w:rPrChange>
        </w:rPr>
        <w:pPrChange w:id="2578" w:author="Petnathean Julled" w:date="2021-07-09T15:36:00Z">
          <w:pPr>
            <w:keepNext/>
          </w:pPr>
        </w:pPrChange>
      </w:pPr>
      <w:ins w:id="2579" w:author="Petnathean Julled" w:date="2021-07-09T15:58:00Z">
        <w:r>
          <w:rPr>
            <w:rFonts w:cstheme="minorBidi"/>
            <w:cs/>
          </w:rPr>
          <w:tab/>
        </w:r>
        <w:r w:rsidRPr="000A38C6">
          <w:rPr>
            <w:rFonts w:cstheme="minorBidi"/>
          </w:rPr>
          <w:t xml:space="preserve">The result can be explained as the Document Register function is where each node gathers all transactions broadcasted into the Blockchain network at the time to put into the same Block and validate it for entering the Blockchain ledger. Whether there is a huge number of transactions entering the Blockchain or none, the Blockchain network will only perform the Block validation process based on the </w:t>
        </w:r>
        <w:r w:rsidR="004937E2" w:rsidRPr="000A38C6">
          <w:rPr>
            <w:rFonts w:cstheme="minorBidi"/>
          </w:rPr>
          <w:t>time</w:t>
        </w:r>
        <w:r w:rsidRPr="000A38C6">
          <w:rPr>
            <w:rFonts w:cstheme="minorBidi"/>
          </w:rPr>
          <w:t xml:space="preserve"> interval as the same. That means the number of transactions resulting from the Document Register function is not affecting the performance of the system.</w:t>
        </w:r>
      </w:ins>
    </w:p>
    <w:p w14:paraId="2E0670DD" w14:textId="77777777" w:rsidR="00AE1B76" w:rsidRDefault="00AE1B76" w:rsidP="00444311">
      <w:pPr>
        <w:keepNext/>
        <w:rPr>
          <w:ins w:id="2580" w:author="Petnathean Julled" w:date="2021-07-09T15:24:00Z"/>
        </w:rPr>
      </w:pPr>
    </w:p>
    <w:p w14:paraId="57EA11AC" w14:textId="3238F459" w:rsidR="00444311" w:rsidRDefault="00994D17">
      <w:pPr>
        <w:keepNext/>
        <w:rPr>
          <w:ins w:id="2581" w:author="Petnathean Julled" w:date="2021-07-09T15:11:00Z"/>
        </w:rPr>
        <w:pPrChange w:id="2582" w:author="Petnathean Julled" w:date="2021-07-09T15:11:00Z">
          <w:pPr/>
        </w:pPrChange>
      </w:pPr>
      <w:ins w:id="2583" w:author="Petnathean Julled" w:date="2021-07-08T08:01:00Z">
        <w:r>
          <w:rPr>
            <w:noProof/>
            <w:szCs w:val="22"/>
          </w:rPr>
          <w:drawing>
            <wp:inline distT="0" distB="0" distL="0" distR="0" wp14:anchorId="1EC2BA58" wp14:editId="3DA42324">
              <wp:extent cx="5309870" cy="3097530"/>
              <wp:effectExtent l="0" t="0" r="5080" b="762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1"/>
                </a:graphicData>
              </a:graphic>
            </wp:inline>
          </w:drawing>
        </w:r>
      </w:ins>
    </w:p>
    <w:p w14:paraId="7C77E255" w14:textId="73D20E59" w:rsidR="00994D17" w:rsidRDefault="00444311">
      <w:pPr>
        <w:pStyle w:val="Caption"/>
        <w:jc w:val="center"/>
        <w:rPr>
          <w:ins w:id="2584" w:author="Petnathean Julled" w:date="2021-07-08T15:29:00Z"/>
          <w:rFonts w:cstheme="minorBidi"/>
        </w:rPr>
        <w:pPrChange w:id="2585" w:author="Petnathean Julled" w:date="2021-07-09T15:11:00Z">
          <w:pPr/>
        </w:pPrChange>
      </w:pPr>
      <w:bookmarkStart w:id="2586" w:name="_Ref76736744"/>
      <w:bookmarkStart w:id="2587" w:name="_Ref76755340"/>
      <w:ins w:id="2588" w:author="Petnathean Julled" w:date="2021-07-09T15:11:00Z">
        <w:r>
          <w:t xml:space="preserve">Figure </w:t>
        </w:r>
      </w:ins>
      <w:ins w:id="258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59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591" w:author="Petnathean Julled" w:date="2021-07-09T21:18:00Z">
        <w:r w:rsidR="00454CE9">
          <w:rPr>
            <w:noProof/>
          </w:rPr>
          <w:t>73</w:t>
        </w:r>
      </w:ins>
      <w:ins w:id="2592" w:author="Petnathean Julled" w:date="2021-07-09T17:21:00Z">
        <w:r w:rsidR="0064710A">
          <w:fldChar w:fldCharType="end"/>
        </w:r>
      </w:ins>
      <w:bookmarkEnd w:id="2586"/>
      <w:ins w:id="2593" w:author="Petnathean Julled" w:date="2021-07-09T15:11:00Z">
        <w:r>
          <w:t xml:space="preserve"> </w:t>
        </w:r>
        <w:bookmarkStart w:id="2594" w:name="_Ref76755230"/>
        <w:r>
          <w:t>Performance comparison of average process time for each node number variation setup</w:t>
        </w:r>
      </w:ins>
      <w:bookmarkEnd w:id="2587"/>
      <w:bookmarkEnd w:id="2594"/>
    </w:p>
    <w:p w14:paraId="6859940F" w14:textId="30904F9E" w:rsidR="00060122" w:rsidRDefault="00060122">
      <w:pPr>
        <w:rPr>
          <w:ins w:id="2595" w:author="Petnathean Julled" w:date="2021-07-09T16:02:00Z"/>
          <w:rFonts w:cstheme="minorBidi"/>
        </w:rPr>
      </w:pPr>
    </w:p>
    <w:p w14:paraId="2B4B3405" w14:textId="4192FAD8" w:rsidR="00060122" w:rsidRDefault="00060122">
      <w:pPr>
        <w:rPr>
          <w:ins w:id="2596" w:author="Petnathean Julled" w:date="2021-07-09T16:02:00Z"/>
          <w:rFonts w:cstheme="minorBidi"/>
          <w:cs/>
        </w:rPr>
      </w:pPr>
      <w:ins w:id="2597" w:author="Petnathean Julled" w:date="2021-07-09T16:02:00Z">
        <w:r>
          <w:rPr>
            <w:rFonts w:cstheme="minorBidi"/>
            <w:cs/>
          </w:rPr>
          <w:br w:type="page"/>
        </w:r>
      </w:ins>
    </w:p>
    <w:p w14:paraId="3EAE061D" w14:textId="114D8A86" w:rsidR="00060122" w:rsidRDefault="007760B1">
      <w:pPr>
        <w:spacing w:line="360" w:lineRule="auto"/>
        <w:jc w:val="thaiDistribute"/>
        <w:rPr>
          <w:ins w:id="2598" w:author="Petnathean Julled" w:date="2021-07-09T16:01:00Z"/>
          <w:rFonts w:cstheme="minorBidi"/>
        </w:rPr>
        <w:pPrChange w:id="2599" w:author="Petnathean Julled" w:date="2021-07-09T16:18:00Z">
          <w:pPr/>
        </w:pPrChange>
      </w:pPr>
      <w:ins w:id="2600" w:author="Petnathean Julled" w:date="2021-07-09T16:18:00Z">
        <w:r>
          <w:rPr>
            <w:rFonts w:cstheme="minorBidi"/>
          </w:rPr>
          <w:lastRenderedPageBreak/>
          <w:tab/>
        </w:r>
      </w:ins>
      <w:ins w:id="2601" w:author="Petnathean Julled" w:date="2021-07-09T16:15:00Z">
        <w:r w:rsidR="00463ED4">
          <w:rPr>
            <w:rFonts w:cstheme="minorBidi"/>
            <w:cs/>
          </w:rPr>
          <w:fldChar w:fldCharType="begin"/>
        </w:r>
        <w:r w:rsidR="00463ED4">
          <w:rPr>
            <w:rFonts w:cstheme="minorBidi"/>
            <w:cs/>
          </w:rPr>
          <w:instrText xml:space="preserve"> </w:instrText>
        </w:r>
        <w:r w:rsidR="00463ED4">
          <w:rPr>
            <w:rFonts w:cstheme="minorBidi" w:hint="cs"/>
          </w:rPr>
          <w:instrText>REF _Ref</w:instrText>
        </w:r>
        <w:r w:rsidR="00463ED4">
          <w:rPr>
            <w:rFonts w:cstheme="minorBidi" w:hint="cs"/>
            <w:cs/>
          </w:rPr>
          <w:instrText xml:space="preserve">76739775 </w:instrText>
        </w:r>
        <w:r w:rsidR="00463ED4">
          <w:rPr>
            <w:rFonts w:cstheme="minorBidi" w:hint="cs"/>
          </w:rPr>
          <w:instrText>\h</w:instrText>
        </w:r>
        <w:r w:rsidR="00463ED4">
          <w:rPr>
            <w:rFonts w:cstheme="minorBidi"/>
            <w:cs/>
          </w:rPr>
          <w:instrText xml:space="preserve"> </w:instrText>
        </w:r>
      </w:ins>
      <w:r>
        <w:rPr>
          <w:rFonts w:cstheme="minorBidi"/>
        </w:rPr>
        <w:instrText xml:space="preserve"> \* MERGEFORMAT </w:instrText>
      </w:r>
      <w:r w:rsidR="00463ED4">
        <w:rPr>
          <w:rFonts w:cstheme="minorBidi"/>
          <w:cs/>
        </w:rPr>
      </w:r>
      <w:r w:rsidR="00463ED4">
        <w:rPr>
          <w:rFonts w:cstheme="minorBidi"/>
          <w:cs/>
        </w:rPr>
        <w:fldChar w:fldCharType="separate"/>
      </w:r>
      <w:ins w:id="2602" w:author="Petnathean Julled" w:date="2021-07-09T21:18:00Z">
        <w:r w:rsidR="00454CE9">
          <w:t xml:space="preserve">Figure </w:t>
        </w:r>
        <w:r w:rsidR="00454CE9">
          <w:rPr>
            <w:noProof/>
          </w:rPr>
          <w:t>4</w:t>
        </w:r>
        <w:r w:rsidR="00454CE9">
          <w:rPr>
            <w:noProof/>
          </w:rPr>
          <w:noBreakHyphen/>
          <w:t>74</w:t>
        </w:r>
      </w:ins>
      <w:ins w:id="2603" w:author="Petnathean Julled" w:date="2021-07-09T16:15:00Z">
        <w:r w:rsidR="00463ED4">
          <w:rPr>
            <w:rFonts w:cstheme="minorBidi"/>
            <w:cs/>
          </w:rPr>
          <w:fldChar w:fldCharType="end"/>
        </w:r>
      </w:ins>
      <w:ins w:id="2604" w:author="Petnathean Julled" w:date="2021-07-09T16:16:00Z">
        <w:r w:rsidR="00463ED4">
          <w:rPr>
            <w:rFonts w:cstheme="minorBidi" w:hint="cs"/>
            <w:cs/>
          </w:rPr>
          <w:t xml:space="preserve"> </w:t>
        </w:r>
        <w:r w:rsidR="00463ED4">
          <w:rPr>
            <w:rFonts w:cstheme="minorBidi"/>
          </w:rPr>
          <w:t xml:space="preserve">to </w:t>
        </w:r>
        <w:r w:rsidR="00463ED4">
          <w:rPr>
            <w:rFonts w:cstheme="minorBidi"/>
          </w:rPr>
          <w:fldChar w:fldCharType="begin"/>
        </w:r>
        <w:r w:rsidR="00463ED4">
          <w:rPr>
            <w:rFonts w:cstheme="minorBidi"/>
          </w:rPr>
          <w:instrText xml:space="preserve"> REF _Ref76739784 \h </w:instrText>
        </w:r>
      </w:ins>
      <w:r>
        <w:rPr>
          <w:rFonts w:cstheme="minorBidi"/>
        </w:rPr>
        <w:instrText xml:space="preserve"> \* MERGEFORMAT </w:instrText>
      </w:r>
      <w:r w:rsidR="00463ED4">
        <w:rPr>
          <w:rFonts w:cstheme="minorBidi"/>
        </w:rPr>
      </w:r>
      <w:r w:rsidR="00463ED4">
        <w:rPr>
          <w:rFonts w:cstheme="minorBidi"/>
        </w:rPr>
        <w:fldChar w:fldCharType="separate"/>
      </w:r>
      <w:ins w:id="2605" w:author="Petnathean Julled" w:date="2021-07-09T21:18:00Z">
        <w:r w:rsidR="00454CE9">
          <w:t xml:space="preserve">Figure </w:t>
        </w:r>
        <w:r w:rsidR="00454CE9">
          <w:rPr>
            <w:noProof/>
          </w:rPr>
          <w:t>4</w:t>
        </w:r>
        <w:r w:rsidR="00454CE9">
          <w:rPr>
            <w:noProof/>
          </w:rPr>
          <w:noBreakHyphen/>
          <w:t>76</w:t>
        </w:r>
      </w:ins>
      <w:ins w:id="2606" w:author="Petnathean Julled" w:date="2021-07-09T16:16:00Z">
        <w:r w:rsidR="00463ED4">
          <w:rPr>
            <w:rFonts w:cstheme="minorBidi"/>
          </w:rPr>
          <w:fldChar w:fldCharType="end"/>
        </w:r>
      </w:ins>
      <w:ins w:id="2607" w:author="Petnathean Julled" w:date="2021-07-09T16:18:00Z">
        <w:r>
          <w:rPr>
            <w:rFonts w:cstheme="minorBidi"/>
          </w:rPr>
          <w:t xml:space="preserve"> </w:t>
        </w:r>
        <w:r w:rsidRPr="007760B1">
          <w:rPr>
            <w:rFonts w:cstheme="minorBidi"/>
          </w:rPr>
          <w:t>shows the processing time the system took to complete the Document Register function inspected from each active node when all nodes triggered both the Document Register function and the Document Query function at the same time. The result shows that all active nodes show no significant difference in performance to perform the Document Register function.</w:t>
        </w:r>
      </w:ins>
    </w:p>
    <w:p w14:paraId="2EA5FAB9" w14:textId="77777777" w:rsidR="00060122" w:rsidRDefault="00060122">
      <w:pPr>
        <w:rPr>
          <w:ins w:id="2608" w:author="Petnathean Julled" w:date="2021-07-09T16:01:00Z"/>
          <w:rFonts w:cstheme="minorBidi"/>
        </w:rPr>
      </w:pPr>
    </w:p>
    <w:p w14:paraId="2CA858D4" w14:textId="77777777" w:rsidR="00AB6813" w:rsidRDefault="00C162D5">
      <w:pPr>
        <w:keepNext/>
        <w:rPr>
          <w:ins w:id="2609" w:author="Petnathean Julled" w:date="2021-07-09T16:05:00Z"/>
        </w:rPr>
        <w:pPrChange w:id="2610" w:author="Petnathean Julled" w:date="2021-07-09T16:05:00Z">
          <w:pPr/>
        </w:pPrChange>
      </w:pPr>
      <w:ins w:id="2611" w:author="Petnathean Julled" w:date="2021-07-08T15:29:00Z">
        <w:r>
          <w:rPr>
            <w:noProof/>
            <w:szCs w:val="22"/>
          </w:rPr>
          <w:drawing>
            <wp:inline distT="0" distB="0" distL="0" distR="0" wp14:anchorId="62FEAC17" wp14:editId="0AC7C89A">
              <wp:extent cx="5309870" cy="3097530"/>
              <wp:effectExtent l="0" t="0" r="5080" b="7620"/>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2"/>
                </a:graphicData>
              </a:graphic>
            </wp:inline>
          </w:drawing>
        </w:r>
      </w:ins>
    </w:p>
    <w:p w14:paraId="3AA7B9FB" w14:textId="338E43D5" w:rsidR="00C162D5" w:rsidRDefault="00AB6813">
      <w:pPr>
        <w:pStyle w:val="Caption"/>
        <w:jc w:val="center"/>
        <w:rPr>
          <w:ins w:id="2612" w:author="Petnathean Julled" w:date="2021-07-08T15:30:00Z"/>
          <w:rFonts w:cstheme="minorBidi"/>
        </w:rPr>
        <w:pPrChange w:id="2613" w:author="Petnathean Julled" w:date="2021-07-09T16:09:00Z">
          <w:pPr/>
        </w:pPrChange>
      </w:pPr>
      <w:bookmarkStart w:id="2614" w:name="_Ref76739775"/>
      <w:bookmarkStart w:id="2615" w:name="_Ref76755343"/>
      <w:ins w:id="2616" w:author="Petnathean Julled" w:date="2021-07-09T16:05:00Z">
        <w:r>
          <w:t xml:space="preserve">Figure </w:t>
        </w:r>
      </w:ins>
      <w:ins w:id="2617"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618"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619" w:author="Petnathean Julled" w:date="2021-07-09T21:18:00Z">
        <w:r w:rsidR="00454CE9">
          <w:rPr>
            <w:noProof/>
          </w:rPr>
          <w:t>74</w:t>
        </w:r>
      </w:ins>
      <w:ins w:id="2620" w:author="Petnathean Julled" w:date="2021-07-09T17:21:00Z">
        <w:r w:rsidR="0064710A">
          <w:fldChar w:fldCharType="end"/>
        </w:r>
      </w:ins>
      <w:bookmarkEnd w:id="2614"/>
      <w:ins w:id="2621" w:author="Petnathean Julled" w:date="2021-07-09T16:05:00Z">
        <w:r>
          <w:rPr>
            <w:rFonts w:cstheme="minorBidi" w:hint="cs"/>
            <w:cs/>
          </w:rPr>
          <w:t xml:space="preserve"> </w:t>
        </w:r>
        <w:bookmarkStart w:id="2622" w:name="_Ref76755233"/>
        <w:r w:rsidRPr="00426176">
          <w:rPr>
            <w:rFonts w:cstheme="minorBidi"/>
          </w:rPr>
          <w:t xml:space="preserve">Performance comparison inspected from each node in </w:t>
        </w:r>
        <w:r>
          <w:rPr>
            <w:rFonts w:cstheme="minorBidi"/>
          </w:rPr>
          <w:t>7</w:t>
        </w:r>
        <w:r w:rsidRPr="00426176">
          <w:rPr>
            <w:rFonts w:cs="Cordia New"/>
            <w:cs/>
          </w:rPr>
          <w:t xml:space="preserve"> </w:t>
        </w:r>
        <w:r w:rsidRPr="00426176">
          <w:rPr>
            <w:rFonts w:cstheme="minorBidi"/>
          </w:rPr>
          <w:t>Nodes setup</w:t>
        </w:r>
        <w:r>
          <w:rPr>
            <w:rFonts w:cstheme="minorBidi" w:hint="cs"/>
            <w:cs/>
          </w:rPr>
          <w:t xml:space="preserve"> </w:t>
        </w:r>
        <w:r>
          <w:rPr>
            <w:rFonts w:cstheme="minorBidi"/>
            <w:noProof/>
          </w:rPr>
          <w:t xml:space="preserve"> </w:t>
        </w:r>
      </w:ins>
      <w:ins w:id="2623" w:author="Petnathean Julled" w:date="2021-07-09T16:09:00Z">
        <w:r>
          <w:rPr>
            <w:rFonts w:cstheme="minorBidi"/>
            <w:noProof/>
          </w:rPr>
          <w:br/>
          <w:t>trigger both Document Register and</w:t>
        </w:r>
      </w:ins>
      <w:ins w:id="2624" w:author="Petnathean Julled" w:date="2021-07-09T16:05:00Z">
        <w:r>
          <w:rPr>
            <w:rFonts w:cstheme="minorBidi"/>
            <w:noProof/>
          </w:rPr>
          <w:t xml:space="preserve"> Document Query</w:t>
        </w:r>
      </w:ins>
      <w:bookmarkEnd w:id="2615"/>
      <w:bookmarkEnd w:id="2622"/>
    </w:p>
    <w:p w14:paraId="3E61B575" w14:textId="457B1675" w:rsidR="00F339A7" w:rsidRDefault="00F339A7">
      <w:pPr>
        <w:rPr>
          <w:ins w:id="2625" w:author="Petnathean Julled" w:date="2021-07-08T15:30:00Z"/>
          <w:rFonts w:cstheme="minorBidi"/>
        </w:rPr>
      </w:pPr>
    </w:p>
    <w:p w14:paraId="4536D6AC" w14:textId="77777777" w:rsidR="00AB6813" w:rsidRDefault="00F339A7">
      <w:pPr>
        <w:keepNext/>
        <w:rPr>
          <w:ins w:id="2626" w:author="Petnathean Julled" w:date="2021-07-09T16:10:00Z"/>
        </w:rPr>
        <w:pPrChange w:id="2627" w:author="Petnathean Julled" w:date="2021-07-09T16:10:00Z">
          <w:pPr/>
        </w:pPrChange>
      </w:pPr>
      <w:ins w:id="2628" w:author="Petnathean Julled" w:date="2021-07-08T15:30:00Z">
        <w:r>
          <w:rPr>
            <w:noProof/>
            <w:szCs w:val="22"/>
          </w:rPr>
          <w:lastRenderedPageBreak/>
          <w:drawing>
            <wp:inline distT="0" distB="0" distL="0" distR="0" wp14:anchorId="6F73C971" wp14:editId="73045C40">
              <wp:extent cx="5309870" cy="3097530"/>
              <wp:effectExtent l="0" t="0" r="5080" b="7620"/>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3"/>
                </a:graphicData>
              </a:graphic>
            </wp:inline>
          </w:drawing>
        </w:r>
      </w:ins>
    </w:p>
    <w:p w14:paraId="1E194EE3" w14:textId="617FDC11" w:rsidR="00F339A7" w:rsidRDefault="00AB6813">
      <w:pPr>
        <w:pStyle w:val="Caption"/>
        <w:jc w:val="center"/>
        <w:rPr>
          <w:ins w:id="2629" w:author="Petnathean Julled" w:date="2021-07-08T15:30:00Z"/>
          <w:rFonts w:cstheme="minorBidi"/>
        </w:rPr>
        <w:pPrChange w:id="2630" w:author="Petnathean Julled" w:date="2021-07-09T16:10:00Z">
          <w:pPr/>
        </w:pPrChange>
      </w:pPr>
      <w:bookmarkStart w:id="2631" w:name="_Ref76755121"/>
      <w:bookmarkStart w:id="2632" w:name="_Ref76755350"/>
      <w:ins w:id="2633" w:author="Petnathean Julled" w:date="2021-07-09T16:10:00Z">
        <w:r>
          <w:t xml:space="preserve">Figure </w:t>
        </w:r>
      </w:ins>
      <w:ins w:id="2634"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635"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636" w:author="Petnathean Julled" w:date="2021-07-09T21:18:00Z">
        <w:r w:rsidR="00454CE9">
          <w:rPr>
            <w:noProof/>
          </w:rPr>
          <w:t>75</w:t>
        </w:r>
      </w:ins>
      <w:ins w:id="2637" w:author="Petnathean Julled" w:date="2021-07-09T17:21:00Z">
        <w:r w:rsidR="0064710A">
          <w:fldChar w:fldCharType="end"/>
        </w:r>
      </w:ins>
      <w:bookmarkEnd w:id="2631"/>
      <w:ins w:id="2638" w:author="Petnathean Julled" w:date="2021-07-09T16:10:00Z">
        <w:r>
          <w:t xml:space="preserve"> </w:t>
        </w:r>
        <w:bookmarkStart w:id="2639" w:name="_Ref76755237"/>
        <w:r w:rsidRPr="00613A34">
          <w:t xml:space="preserve">Performance comparison inspected from each node in </w:t>
        </w:r>
        <w:r>
          <w:t>6</w:t>
        </w:r>
        <w:r w:rsidRPr="00613A34">
          <w:t xml:space="preserve"> Nodes setup </w:t>
        </w:r>
        <w:r>
          <w:br/>
        </w:r>
        <w:r w:rsidRPr="00613A34">
          <w:t>trigger both Document Register and Document Query</w:t>
        </w:r>
      </w:ins>
      <w:bookmarkEnd w:id="2632"/>
      <w:bookmarkEnd w:id="2639"/>
    </w:p>
    <w:p w14:paraId="0F024835" w14:textId="5C4514EE" w:rsidR="00F339A7" w:rsidRDefault="00F339A7">
      <w:pPr>
        <w:rPr>
          <w:ins w:id="2640" w:author="Petnathean Julled" w:date="2021-07-08T15:31:00Z"/>
          <w:rFonts w:cstheme="minorBidi"/>
        </w:rPr>
      </w:pPr>
    </w:p>
    <w:p w14:paraId="7EEF71F4" w14:textId="77777777" w:rsidR="00684374" w:rsidRDefault="00F339A7">
      <w:pPr>
        <w:keepNext/>
        <w:rPr>
          <w:ins w:id="2641" w:author="Petnathean Julled" w:date="2021-07-09T16:10:00Z"/>
        </w:rPr>
        <w:pPrChange w:id="2642" w:author="Petnathean Julled" w:date="2021-07-09T16:10:00Z">
          <w:pPr/>
        </w:pPrChange>
      </w:pPr>
      <w:ins w:id="2643" w:author="Petnathean Julled" w:date="2021-07-08T15:31:00Z">
        <w:r>
          <w:rPr>
            <w:noProof/>
            <w:szCs w:val="22"/>
          </w:rPr>
          <w:drawing>
            <wp:inline distT="0" distB="0" distL="0" distR="0" wp14:anchorId="6A19DC59" wp14:editId="629B9E0D">
              <wp:extent cx="5309870" cy="3097530"/>
              <wp:effectExtent l="0" t="0" r="5080" b="7620"/>
              <wp:docPr id="89" name="Chart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4"/>
                </a:graphicData>
              </a:graphic>
            </wp:inline>
          </w:drawing>
        </w:r>
      </w:ins>
    </w:p>
    <w:p w14:paraId="6140CDC5" w14:textId="188EC1A2" w:rsidR="00F339A7" w:rsidRDefault="00684374">
      <w:pPr>
        <w:pStyle w:val="Caption"/>
        <w:jc w:val="center"/>
        <w:rPr>
          <w:ins w:id="2644" w:author="Petnathean Julled" w:date="2021-07-08T15:34:00Z"/>
          <w:rFonts w:cstheme="minorBidi"/>
        </w:rPr>
        <w:pPrChange w:id="2645" w:author="Petnathean Julled" w:date="2021-07-09T16:10:00Z">
          <w:pPr/>
        </w:pPrChange>
      </w:pPr>
      <w:bookmarkStart w:id="2646" w:name="_Ref76739784"/>
      <w:bookmarkStart w:id="2647" w:name="_Ref76755354"/>
      <w:ins w:id="2648" w:author="Petnathean Julled" w:date="2021-07-09T16:10:00Z">
        <w:r>
          <w:t xml:space="preserve">Figure </w:t>
        </w:r>
      </w:ins>
      <w:ins w:id="264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65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651" w:author="Petnathean Julled" w:date="2021-07-09T21:18:00Z">
        <w:r w:rsidR="00454CE9">
          <w:rPr>
            <w:noProof/>
          </w:rPr>
          <w:t>76</w:t>
        </w:r>
      </w:ins>
      <w:ins w:id="2652" w:author="Petnathean Julled" w:date="2021-07-09T17:21:00Z">
        <w:r w:rsidR="0064710A">
          <w:fldChar w:fldCharType="end"/>
        </w:r>
      </w:ins>
      <w:bookmarkEnd w:id="2646"/>
      <w:ins w:id="2653" w:author="Petnathean Julled" w:date="2021-07-09T16:10:00Z">
        <w:r>
          <w:t xml:space="preserve"> </w:t>
        </w:r>
        <w:bookmarkStart w:id="2654" w:name="_Ref76755245"/>
        <w:r w:rsidRPr="00170534">
          <w:t xml:space="preserve">Performance comparison inspected from each node in </w:t>
        </w:r>
        <w:r>
          <w:t>5</w:t>
        </w:r>
        <w:r w:rsidRPr="00170534">
          <w:t xml:space="preserve"> Nodes setup </w:t>
        </w:r>
        <w:r>
          <w:br/>
        </w:r>
        <w:r w:rsidRPr="00170534">
          <w:t>trigger both Document Register and Document Query</w:t>
        </w:r>
      </w:ins>
      <w:bookmarkEnd w:id="2647"/>
      <w:bookmarkEnd w:id="2654"/>
    </w:p>
    <w:p w14:paraId="19E40D33" w14:textId="2EC8125E" w:rsidR="00574CF8" w:rsidRDefault="00574CF8">
      <w:pPr>
        <w:rPr>
          <w:ins w:id="2655" w:author="Petnathean Julled" w:date="2021-07-09T16:19:00Z"/>
          <w:rFonts w:cstheme="minorBidi"/>
        </w:rPr>
      </w:pPr>
    </w:p>
    <w:p w14:paraId="4C756049" w14:textId="4D8C3D05" w:rsidR="00AF5149" w:rsidRDefault="00AF5149">
      <w:pPr>
        <w:rPr>
          <w:ins w:id="2656" w:author="Petnathean Julled" w:date="2021-07-09T16:20:00Z"/>
          <w:rFonts w:cstheme="minorBidi"/>
        </w:rPr>
      </w:pPr>
      <w:ins w:id="2657" w:author="Petnathean Julled" w:date="2021-07-09T16:20:00Z">
        <w:r>
          <w:rPr>
            <w:rFonts w:cstheme="minorBidi"/>
          </w:rPr>
          <w:br w:type="page"/>
        </w:r>
      </w:ins>
    </w:p>
    <w:p w14:paraId="180DCFFF" w14:textId="0D454214" w:rsidR="00AF5149" w:rsidRDefault="000F1FE9">
      <w:pPr>
        <w:spacing w:line="360" w:lineRule="auto"/>
        <w:jc w:val="thaiDistribute"/>
        <w:rPr>
          <w:ins w:id="2658" w:author="Petnathean Julled" w:date="2021-07-09T16:20:00Z"/>
          <w:rFonts w:cstheme="minorBidi"/>
          <w:cs/>
        </w:rPr>
        <w:pPrChange w:id="2659" w:author="Petnathean Julled" w:date="2021-07-09T16:26:00Z">
          <w:pPr/>
        </w:pPrChange>
      </w:pPr>
      <w:ins w:id="2660" w:author="Petnathean Julled" w:date="2021-07-09T16:22:00Z">
        <w:r>
          <w:rPr>
            <w:rFonts w:cstheme="minorBidi"/>
          </w:rPr>
          <w:lastRenderedPageBreak/>
          <w:tab/>
        </w:r>
        <w:r>
          <w:rPr>
            <w:rFonts w:cstheme="minorBidi"/>
          </w:rPr>
          <w:fldChar w:fldCharType="begin"/>
        </w:r>
        <w:r>
          <w:rPr>
            <w:rFonts w:cstheme="minorBidi"/>
          </w:rPr>
          <w:instrText xml:space="preserve"> REF _Ref76740145 \h </w:instrText>
        </w:r>
      </w:ins>
      <w:r w:rsidR="00E30E3D">
        <w:rPr>
          <w:rFonts w:cstheme="minorBidi"/>
        </w:rPr>
        <w:instrText xml:space="preserve"> \* MERGEFORMAT </w:instrText>
      </w:r>
      <w:r>
        <w:rPr>
          <w:rFonts w:cstheme="minorBidi"/>
        </w:rPr>
      </w:r>
      <w:r>
        <w:rPr>
          <w:rFonts w:cstheme="minorBidi"/>
        </w:rPr>
        <w:fldChar w:fldCharType="separate"/>
      </w:r>
      <w:ins w:id="2661" w:author="Petnathean Julled" w:date="2021-07-09T21:18:00Z">
        <w:r w:rsidR="00454CE9">
          <w:t xml:space="preserve">Figure </w:t>
        </w:r>
        <w:r w:rsidR="00454CE9">
          <w:rPr>
            <w:noProof/>
          </w:rPr>
          <w:t>4</w:t>
        </w:r>
        <w:r w:rsidR="00454CE9">
          <w:rPr>
            <w:noProof/>
          </w:rPr>
          <w:noBreakHyphen/>
          <w:t>77</w:t>
        </w:r>
      </w:ins>
      <w:ins w:id="2662" w:author="Petnathean Julled" w:date="2021-07-09T16:22:00Z">
        <w:r>
          <w:rPr>
            <w:rFonts w:cstheme="minorBidi"/>
          </w:rPr>
          <w:fldChar w:fldCharType="end"/>
        </w:r>
        <w:r>
          <w:rPr>
            <w:rFonts w:cstheme="minorBidi"/>
          </w:rPr>
          <w:t xml:space="preserve"> </w:t>
        </w:r>
      </w:ins>
      <w:ins w:id="2663" w:author="Petnathean Julled" w:date="2021-07-09T16:34:00Z">
        <w:r w:rsidR="00940FB3" w:rsidRPr="00940FB3">
          <w:rPr>
            <w:rFonts w:cstheme="minorBidi"/>
          </w:rPr>
          <w:t>shows the performance comparison between each node number variation setup when all nodes triggering both the Document Register function and the Document Query function at the same time. The graph shows no significant difference between each setup which means that node number variation is not affecting the system performance on performing the Document Register function even all nodes also triggered the Document Query function at the same time.</w:t>
        </w:r>
      </w:ins>
    </w:p>
    <w:p w14:paraId="11A60B52" w14:textId="77777777" w:rsidR="00AF5149" w:rsidRDefault="00AF5149">
      <w:pPr>
        <w:rPr>
          <w:ins w:id="2664" w:author="Petnathean Julled" w:date="2021-07-08T15:34:00Z"/>
          <w:rFonts w:cstheme="minorBidi"/>
        </w:rPr>
      </w:pPr>
    </w:p>
    <w:p w14:paraId="5C3A21C6" w14:textId="77777777" w:rsidR="000F1FE9" w:rsidRDefault="00574CF8">
      <w:pPr>
        <w:keepNext/>
        <w:rPr>
          <w:ins w:id="2665" w:author="Petnathean Julled" w:date="2021-07-09T16:21:00Z"/>
        </w:rPr>
        <w:pPrChange w:id="2666" w:author="Petnathean Julled" w:date="2021-07-09T16:21:00Z">
          <w:pPr/>
        </w:pPrChange>
      </w:pPr>
      <w:ins w:id="2667" w:author="Petnathean Julled" w:date="2021-07-08T15:34:00Z">
        <w:r>
          <w:rPr>
            <w:noProof/>
            <w:szCs w:val="22"/>
          </w:rPr>
          <w:drawing>
            <wp:inline distT="0" distB="0" distL="0" distR="0" wp14:anchorId="5597F01F" wp14:editId="1A02747B">
              <wp:extent cx="5309870" cy="3097530"/>
              <wp:effectExtent l="0" t="0" r="5080" b="7620"/>
              <wp:docPr id="90" name="Chart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ins>
    </w:p>
    <w:p w14:paraId="5B928040" w14:textId="010DA581" w:rsidR="00574CF8" w:rsidRPr="00C162D5" w:rsidRDefault="000F1FE9">
      <w:pPr>
        <w:pStyle w:val="Caption"/>
        <w:rPr>
          <w:ins w:id="2668" w:author="Petnathean Julled" w:date="2021-07-08T07:04:00Z"/>
          <w:rFonts w:cstheme="minorBidi"/>
          <w:rPrChange w:id="2669" w:author="Petnathean Julled" w:date="2021-07-08T15:21:00Z">
            <w:rPr>
              <w:ins w:id="2670" w:author="Petnathean Julled" w:date="2021-07-08T07:04:00Z"/>
            </w:rPr>
          </w:rPrChange>
        </w:rPr>
        <w:pPrChange w:id="2671" w:author="Petnathean Julled" w:date="2021-07-09T16:21:00Z">
          <w:pPr/>
        </w:pPrChange>
      </w:pPr>
      <w:bookmarkStart w:id="2672" w:name="_Ref76740145"/>
      <w:bookmarkStart w:id="2673" w:name="_Ref76755364"/>
      <w:ins w:id="2674" w:author="Petnathean Julled" w:date="2021-07-09T16:21:00Z">
        <w:r>
          <w:t xml:space="preserve">Figure </w:t>
        </w:r>
      </w:ins>
      <w:ins w:id="2675"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676"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677" w:author="Petnathean Julled" w:date="2021-07-09T21:18:00Z">
        <w:r w:rsidR="00454CE9">
          <w:rPr>
            <w:noProof/>
          </w:rPr>
          <w:t>77</w:t>
        </w:r>
      </w:ins>
      <w:ins w:id="2678" w:author="Petnathean Julled" w:date="2021-07-09T17:21:00Z">
        <w:r w:rsidR="0064710A">
          <w:fldChar w:fldCharType="end"/>
        </w:r>
      </w:ins>
      <w:bookmarkEnd w:id="2672"/>
      <w:ins w:id="2679" w:author="Petnathean Julled" w:date="2021-07-09T16:21:00Z">
        <w:r>
          <w:t xml:space="preserve"> </w:t>
        </w:r>
        <w:bookmarkStart w:id="2680" w:name="_Ref76755249"/>
        <w:r w:rsidRPr="0020439F">
          <w:t>Performance comparison of average process time for each node number variation setup</w:t>
        </w:r>
      </w:ins>
      <w:bookmarkEnd w:id="2673"/>
      <w:bookmarkEnd w:id="2680"/>
    </w:p>
    <w:p w14:paraId="4CE61DC0" w14:textId="553B6662" w:rsidR="007C28AB" w:rsidRDefault="007C28AB" w:rsidP="007C28AB">
      <w:pPr>
        <w:rPr>
          <w:ins w:id="2681" w:author="Petnathean Julled" w:date="2021-07-09T16:31:00Z"/>
        </w:rPr>
      </w:pPr>
    </w:p>
    <w:p w14:paraId="0F6DCDA3" w14:textId="77777777" w:rsidR="00143DF4" w:rsidRDefault="00143DF4" w:rsidP="007C28AB">
      <w:pPr>
        <w:rPr>
          <w:ins w:id="2682" w:author="Petnathean Julled" w:date="2021-07-09T16:45:00Z"/>
        </w:rPr>
      </w:pPr>
      <w:ins w:id="2683" w:author="Petnathean Julled" w:date="2021-07-09T16:45:00Z">
        <w:r>
          <w:br w:type="page"/>
        </w:r>
      </w:ins>
    </w:p>
    <w:p w14:paraId="768F206D" w14:textId="40B90D3C" w:rsidR="00C0235D" w:rsidRDefault="00C0235D">
      <w:pPr>
        <w:spacing w:line="360" w:lineRule="auto"/>
        <w:jc w:val="thaiDistribute"/>
        <w:rPr>
          <w:ins w:id="2684" w:author="Petnathean Julled" w:date="2021-07-09T16:56:00Z"/>
        </w:rPr>
        <w:pPrChange w:id="2685" w:author="Petnathean Julled" w:date="2021-07-09T16:56:00Z">
          <w:pPr>
            <w:spacing w:after="240" w:line="360" w:lineRule="auto"/>
            <w:jc w:val="thaiDistribute"/>
          </w:pPr>
        </w:pPrChange>
      </w:pPr>
      <w:ins w:id="2686" w:author="Petnathean Julled" w:date="2021-07-09T16:50:00Z">
        <w:r>
          <w:lastRenderedPageBreak/>
          <w:tab/>
        </w:r>
      </w:ins>
      <w:ins w:id="2687" w:author="Petnathean Julled" w:date="2021-07-09T16:47:00Z">
        <w:r>
          <w:fldChar w:fldCharType="begin"/>
        </w:r>
        <w:r>
          <w:instrText xml:space="preserve"> REF _Ref76741656 \h </w:instrText>
        </w:r>
      </w:ins>
      <w:r>
        <w:instrText xml:space="preserve"> \* MERGEFORMAT </w:instrText>
      </w:r>
      <w:r>
        <w:fldChar w:fldCharType="separate"/>
      </w:r>
      <w:ins w:id="2688" w:author="Petnathean Julled" w:date="2021-07-09T21:18:00Z">
        <w:r w:rsidR="00454CE9">
          <w:t xml:space="preserve">Figure </w:t>
        </w:r>
        <w:r w:rsidR="00454CE9">
          <w:rPr>
            <w:noProof/>
          </w:rPr>
          <w:t>4</w:t>
        </w:r>
        <w:r w:rsidR="00454CE9">
          <w:rPr>
            <w:noProof/>
          </w:rPr>
          <w:noBreakHyphen/>
          <w:t>78</w:t>
        </w:r>
      </w:ins>
      <w:ins w:id="2689" w:author="Petnathean Julled" w:date="2021-07-09T16:47:00Z">
        <w:r>
          <w:fldChar w:fldCharType="end"/>
        </w:r>
        <w:r>
          <w:rPr>
            <w:rFonts w:cstheme="minorBidi" w:hint="cs"/>
            <w:cs/>
          </w:rPr>
          <w:t xml:space="preserve"> </w:t>
        </w:r>
      </w:ins>
      <w:ins w:id="2690" w:author="Petnathean Julled" w:date="2021-07-09T16:50:00Z">
        <w:r w:rsidRPr="00C0235D">
          <w:t>shows the performance comparison between the setup when all nodes triggering only the Document Register function and when all nodes triggering both the Document Register function and the Document Query function at the same time. The graph shows no significant difference between each setup which means that triggering the Document Query function at the same time as the Document Register function is not affecting the performance of the system to perform the Document Register</w:t>
        </w:r>
        <w:r>
          <w:t xml:space="preserve"> </w:t>
        </w:r>
        <w:r w:rsidRPr="00C0235D">
          <w:t>function.</w:t>
        </w:r>
      </w:ins>
    </w:p>
    <w:p w14:paraId="187DC406" w14:textId="040DCFCA" w:rsidR="00B82767" w:rsidRDefault="00B82767">
      <w:pPr>
        <w:spacing w:after="240" w:line="360" w:lineRule="auto"/>
        <w:jc w:val="thaiDistribute"/>
        <w:rPr>
          <w:ins w:id="2691" w:author="Petnathean Julled" w:date="2021-07-09T16:50:00Z"/>
        </w:rPr>
        <w:pPrChange w:id="2692" w:author="Petnathean Julled" w:date="2021-07-09T16:50:00Z">
          <w:pPr>
            <w:spacing w:line="360" w:lineRule="auto"/>
            <w:jc w:val="thaiDistribute"/>
          </w:pPr>
        </w:pPrChange>
      </w:pPr>
      <w:ins w:id="2693" w:author="Petnathean Julled" w:date="2021-07-09T16:56:00Z">
        <w:r>
          <w:tab/>
        </w:r>
        <w:r w:rsidRPr="00B82767">
          <w:t>This is the expected result as the Document Query function mainly relies on the computational power of the XDS Document Registry Blockchain node more than the performance of the Blockchain. That means even in the situation when there are a heavy number of Document Query on the XDS Document Registry Blockchain node, it will not affect the performance of the node in performing the Document Registry function.</w:t>
        </w:r>
      </w:ins>
    </w:p>
    <w:p w14:paraId="512CC83F" w14:textId="2F089028" w:rsidR="00940FB3" w:rsidRDefault="00724C36">
      <w:pPr>
        <w:spacing w:line="360" w:lineRule="auto"/>
        <w:jc w:val="thaiDistribute"/>
        <w:rPr>
          <w:ins w:id="2694" w:author="Petnathean Julled" w:date="2021-07-09T16:30:00Z"/>
        </w:rPr>
        <w:pPrChange w:id="2695" w:author="Petnathean Julled" w:date="2021-07-09T16:50:00Z">
          <w:pPr/>
        </w:pPrChange>
      </w:pPr>
      <w:ins w:id="2696" w:author="Petnathean Julled" w:date="2021-07-08T08:17:00Z">
        <w:r>
          <w:rPr>
            <w:noProof/>
            <w:szCs w:val="22"/>
          </w:rPr>
          <w:drawing>
            <wp:inline distT="0" distB="0" distL="0" distR="0" wp14:anchorId="5A014922" wp14:editId="036EBA4B">
              <wp:extent cx="5309870" cy="3097530"/>
              <wp:effectExtent l="0" t="0" r="5080" b="7620"/>
              <wp:docPr id="81" name="Chart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6"/>
                </a:graphicData>
              </a:graphic>
            </wp:inline>
          </w:drawing>
        </w:r>
      </w:ins>
    </w:p>
    <w:p w14:paraId="0F05EE1E" w14:textId="314E5AB2" w:rsidR="007C28AB" w:rsidRDefault="00940FB3">
      <w:pPr>
        <w:pStyle w:val="Caption"/>
        <w:jc w:val="center"/>
        <w:rPr>
          <w:ins w:id="2697" w:author="Petnathean Julled" w:date="2021-07-08T13:47:00Z"/>
          <w:rFonts w:cstheme="minorBidi"/>
        </w:rPr>
        <w:pPrChange w:id="2698" w:author="Petnathean Julled" w:date="2021-07-09T16:30:00Z">
          <w:pPr/>
        </w:pPrChange>
      </w:pPr>
      <w:bookmarkStart w:id="2699" w:name="_Ref76741656"/>
      <w:bookmarkStart w:id="2700" w:name="_Ref76755367"/>
      <w:ins w:id="2701" w:author="Petnathean Julled" w:date="2021-07-09T16:30:00Z">
        <w:r>
          <w:t xml:space="preserve">Figure </w:t>
        </w:r>
      </w:ins>
      <w:ins w:id="2702"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703"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704" w:author="Petnathean Julled" w:date="2021-07-09T21:18:00Z">
        <w:r w:rsidR="00454CE9">
          <w:rPr>
            <w:noProof/>
          </w:rPr>
          <w:t>78</w:t>
        </w:r>
      </w:ins>
      <w:ins w:id="2705" w:author="Petnathean Julled" w:date="2021-07-09T17:21:00Z">
        <w:r w:rsidR="0064710A">
          <w:fldChar w:fldCharType="end"/>
        </w:r>
      </w:ins>
      <w:bookmarkEnd w:id="2699"/>
      <w:ins w:id="2706" w:author="Petnathean Julled" w:date="2021-07-09T16:30:00Z">
        <w:r>
          <w:t xml:space="preserve"> </w:t>
        </w:r>
        <w:bookmarkStart w:id="2707" w:name="_Ref76755252"/>
        <w:r>
          <w:t xml:space="preserve">Performance comparison between trigger the Document Register function, </w:t>
        </w:r>
      </w:ins>
      <w:ins w:id="2708" w:author="Petnathean Julled" w:date="2021-07-09T16:47:00Z">
        <w:r w:rsidR="00143DF4">
          <w:rPr>
            <w:rFonts w:cstheme="minorBidi"/>
            <w:cs/>
          </w:rPr>
          <w:br/>
        </w:r>
      </w:ins>
      <w:ins w:id="2709" w:author="Petnathean Julled" w:date="2021-07-09T16:30:00Z">
        <w:r>
          <w:t>with and without the Document Query function</w:t>
        </w:r>
      </w:ins>
      <w:bookmarkEnd w:id="2700"/>
      <w:bookmarkEnd w:id="2707"/>
    </w:p>
    <w:p w14:paraId="2E408A89" w14:textId="37EBAB25" w:rsidR="0038395A" w:rsidRDefault="0038395A" w:rsidP="007C28AB">
      <w:pPr>
        <w:rPr>
          <w:ins w:id="2710" w:author="Petnathean Julled" w:date="2021-07-09T17:07:00Z"/>
          <w:rFonts w:cstheme="minorBidi"/>
        </w:rPr>
      </w:pPr>
    </w:p>
    <w:p w14:paraId="6711833B" w14:textId="431CC6F0" w:rsidR="0064710A" w:rsidRDefault="0064710A" w:rsidP="007C28AB">
      <w:pPr>
        <w:rPr>
          <w:ins w:id="2711" w:author="Petnathean Julled" w:date="2021-07-09T17:07:00Z"/>
          <w:rFonts w:cstheme="minorBidi"/>
        </w:rPr>
      </w:pPr>
      <w:ins w:id="2712" w:author="Petnathean Julled" w:date="2021-07-09T17:07:00Z">
        <w:r>
          <w:rPr>
            <w:rFonts w:cstheme="minorBidi"/>
          </w:rPr>
          <w:br w:type="page"/>
        </w:r>
      </w:ins>
    </w:p>
    <w:p w14:paraId="4208AE2B" w14:textId="14654E32" w:rsidR="0064710A" w:rsidRDefault="00792DEB">
      <w:pPr>
        <w:spacing w:line="360" w:lineRule="auto"/>
        <w:jc w:val="thaiDistribute"/>
        <w:rPr>
          <w:ins w:id="2713" w:author="Petnathean Julled" w:date="2021-07-09T17:07:00Z"/>
          <w:rFonts w:cstheme="minorBidi"/>
        </w:rPr>
        <w:pPrChange w:id="2714" w:author="Petnathean Julled" w:date="2021-07-09T17:42:00Z">
          <w:pPr/>
        </w:pPrChange>
      </w:pPr>
      <w:ins w:id="2715" w:author="Petnathean Julled" w:date="2021-07-09T17:43:00Z">
        <w:r>
          <w:rPr>
            <w:rFonts w:cstheme="minorBidi"/>
          </w:rPr>
          <w:lastRenderedPageBreak/>
          <w:tab/>
        </w:r>
      </w:ins>
      <w:ins w:id="2716" w:author="Petnathean Julled" w:date="2021-07-09T17:07:00Z">
        <w:r w:rsidR="0064710A">
          <w:rPr>
            <w:rFonts w:cstheme="minorBidi"/>
          </w:rPr>
          <w:fldChar w:fldCharType="begin"/>
        </w:r>
        <w:r w:rsidR="0064710A">
          <w:rPr>
            <w:rFonts w:cstheme="minorBidi"/>
          </w:rPr>
          <w:instrText xml:space="preserve"> REF _Ref76742881 \h </w:instrText>
        </w:r>
      </w:ins>
      <w:r w:rsidR="00FA6F40">
        <w:rPr>
          <w:rFonts w:cstheme="minorBidi"/>
        </w:rPr>
        <w:instrText xml:space="preserve"> \* MERGEFORMAT </w:instrText>
      </w:r>
      <w:r w:rsidR="0064710A">
        <w:rPr>
          <w:rFonts w:cstheme="minorBidi"/>
        </w:rPr>
      </w:r>
      <w:r w:rsidR="0064710A">
        <w:rPr>
          <w:rFonts w:cstheme="minorBidi"/>
        </w:rPr>
        <w:fldChar w:fldCharType="separate"/>
      </w:r>
      <w:ins w:id="2717" w:author="Petnathean Julled" w:date="2021-07-09T21:18:00Z">
        <w:r w:rsidR="00454CE9">
          <w:t xml:space="preserve">Figure </w:t>
        </w:r>
        <w:r w:rsidR="00454CE9">
          <w:rPr>
            <w:noProof/>
          </w:rPr>
          <w:t>4</w:t>
        </w:r>
        <w:r w:rsidR="00454CE9">
          <w:rPr>
            <w:noProof/>
          </w:rPr>
          <w:noBreakHyphen/>
          <w:t>79</w:t>
        </w:r>
      </w:ins>
      <w:ins w:id="2718" w:author="Petnathean Julled" w:date="2021-07-09T17:07:00Z">
        <w:r w:rsidR="0064710A">
          <w:rPr>
            <w:rFonts w:cstheme="minorBidi"/>
          </w:rPr>
          <w:fldChar w:fldCharType="end"/>
        </w:r>
        <w:r w:rsidR="0064710A">
          <w:rPr>
            <w:rFonts w:cstheme="minorBidi"/>
          </w:rPr>
          <w:t xml:space="preserve"> and </w:t>
        </w:r>
        <w:r w:rsidR="0064710A">
          <w:rPr>
            <w:rFonts w:cstheme="minorBidi"/>
          </w:rPr>
          <w:fldChar w:fldCharType="begin"/>
        </w:r>
        <w:r w:rsidR="0064710A">
          <w:rPr>
            <w:rFonts w:cstheme="minorBidi"/>
          </w:rPr>
          <w:instrText xml:space="preserve"> REF _Ref76742893 \h </w:instrText>
        </w:r>
      </w:ins>
      <w:r w:rsidR="00FA6F40">
        <w:rPr>
          <w:rFonts w:cstheme="minorBidi"/>
        </w:rPr>
        <w:instrText xml:space="preserve"> \* MERGEFORMAT </w:instrText>
      </w:r>
      <w:r w:rsidR="0064710A">
        <w:rPr>
          <w:rFonts w:cstheme="minorBidi"/>
        </w:rPr>
      </w:r>
      <w:r w:rsidR="0064710A">
        <w:rPr>
          <w:rFonts w:cstheme="minorBidi"/>
        </w:rPr>
        <w:fldChar w:fldCharType="separate"/>
      </w:r>
      <w:ins w:id="2719" w:author="Petnathean Julled" w:date="2021-07-09T21:18:00Z">
        <w:r w:rsidR="00454CE9">
          <w:t xml:space="preserve">Figure </w:t>
        </w:r>
        <w:r w:rsidR="00454CE9">
          <w:rPr>
            <w:noProof/>
          </w:rPr>
          <w:t>4</w:t>
        </w:r>
        <w:r w:rsidR="00454CE9">
          <w:rPr>
            <w:noProof/>
          </w:rPr>
          <w:noBreakHyphen/>
          <w:t>80</w:t>
        </w:r>
      </w:ins>
      <w:ins w:id="2720" w:author="Petnathean Julled" w:date="2021-07-09T17:07:00Z">
        <w:r w:rsidR="0064710A">
          <w:rPr>
            <w:rFonts w:cstheme="minorBidi"/>
          </w:rPr>
          <w:fldChar w:fldCharType="end"/>
        </w:r>
      </w:ins>
      <w:ins w:id="2721" w:author="Petnathean Julled" w:date="2021-07-09T17:42:00Z">
        <w:r w:rsidR="00FA6F40">
          <w:rPr>
            <w:rFonts w:cstheme="minorBidi"/>
          </w:rPr>
          <w:t xml:space="preserve"> </w:t>
        </w:r>
        <w:r w:rsidR="00FA6F40" w:rsidRPr="00FA6F40">
          <w:rPr>
            <w:rFonts w:cstheme="minorBidi"/>
          </w:rPr>
          <w:t xml:space="preserve">show the performance comparison between each node number variation setup. </w:t>
        </w:r>
        <w:r w:rsidR="00F66962">
          <w:rPr>
            <w:rFonts w:cstheme="minorBidi"/>
          </w:rPr>
          <w:fldChar w:fldCharType="begin"/>
        </w:r>
        <w:r w:rsidR="00F66962">
          <w:rPr>
            <w:rFonts w:cstheme="minorBidi"/>
          </w:rPr>
          <w:instrText xml:space="preserve"> REF _Ref76742881 \h </w:instrText>
        </w:r>
      </w:ins>
      <w:r w:rsidR="00F66962">
        <w:rPr>
          <w:rFonts w:cstheme="minorBidi"/>
        </w:rPr>
      </w:r>
      <w:r w:rsidR="00F66962">
        <w:rPr>
          <w:rFonts w:cstheme="minorBidi"/>
        </w:rPr>
        <w:fldChar w:fldCharType="separate"/>
      </w:r>
      <w:ins w:id="2722" w:author="Petnathean Julled" w:date="2021-07-09T21:18:00Z">
        <w:r w:rsidR="00454CE9">
          <w:t xml:space="preserve">Figure </w:t>
        </w:r>
        <w:r w:rsidR="00454CE9">
          <w:rPr>
            <w:noProof/>
          </w:rPr>
          <w:t>4</w:t>
        </w:r>
        <w:r w:rsidR="00454CE9">
          <w:noBreakHyphen/>
        </w:r>
        <w:r w:rsidR="00454CE9">
          <w:rPr>
            <w:noProof/>
          </w:rPr>
          <w:t>79</w:t>
        </w:r>
      </w:ins>
      <w:ins w:id="2723" w:author="Petnathean Julled" w:date="2021-07-09T17:42:00Z">
        <w:r w:rsidR="00F66962">
          <w:rPr>
            <w:rFonts w:cstheme="minorBidi"/>
          </w:rPr>
          <w:fldChar w:fldCharType="end"/>
        </w:r>
        <w:r w:rsidR="00FA6F40" w:rsidRPr="00FA6F40">
          <w:rPr>
            <w:rFonts w:cstheme="minorBidi"/>
          </w:rPr>
          <w:t xml:space="preserve"> is when the XDS Blockchain node trigger only the Document Query function without the Document Register function being triggered. </w:t>
        </w:r>
      </w:ins>
      <w:ins w:id="2724" w:author="Petnathean Julled" w:date="2021-07-09T17:43:00Z">
        <w:r w:rsidR="00F66962">
          <w:rPr>
            <w:rFonts w:cstheme="minorBidi"/>
          </w:rPr>
          <w:fldChar w:fldCharType="begin"/>
        </w:r>
        <w:r w:rsidR="00F66962">
          <w:rPr>
            <w:rFonts w:cstheme="minorBidi"/>
          </w:rPr>
          <w:instrText xml:space="preserve"> REF _Ref76742893 \h </w:instrText>
        </w:r>
      </w:ins>
      <w:r w:rsidR="00F66962">
        <w:rPr>
          <w:rFonts w:cstheme="minorBidi"/>
        </w:rPr>
      </w:r>
      <w:r w:rsidR="00F66962">
        <w:rPr>
          <w:rFonts w:cstheme="minorBidi"/>
        </w:rPr>
        <w:fldChar w:fldCharType="separate"/>
      </w:r>
      <w:ins w:id="2725" w:author="Petnathean Julled" w:date="2021-07-09T21:18:00Z">
        <w:r w:rsidR="00454CE9">
          <w:t xml:space="preserve">Figure </w:t>
        </w:r>
        <w:r w:rsidR="00454CE9">
          <w:rPr>
            <w:noProof/>
          </w:rPr>
          <w:t>4</w:t>
        </w:r>
        <w:r w:rsidR="00454CE9">
          <w:noBreakHyphen/>
        </w:r>
        <w:r w:rsidR="00454CE9">
          <w:rPr>
            <w:noProof/>
          </w:rPr>
          <w:t>80</w:t>
        </w:r>
      </w:ins>
      <w:ins w:id="2726" w:author="Petnathean Julled" w:date="2021-07-09T17:43:00Z">
        <w:r w:rsidR="00F66962">
          <w:rPr>
            <w:rFonts w:cstheme="minorBidi"/>
          </w:rPr>
          <w:fldChar w:fldCharType="end"/>
        </w:r>
      </w:ins>
      <w:ins w:id="2727" w:author="Petnathean Julled" w:date="2021-07-09T17:42:00Z">
        <w:r w:rsidR="00FA6F40" w:rsidRPr="00FA6F40">
          <w:rPr>
            <w:rFonts w:cstheme="minorBidi"/>
          </w:rPr>
          <w:t xml:space="preserve"> is when all nodes triggering both the Document Register function and the Document Query function at the same time. The graph shows no significant difference between each setup which means that node number variation is not affecting the system performance on performing the Document </w:t>
        </w:r>
      </w:ins>
      <w:ins w:id="2728" w:author="Petnathean Julled" w:date="2021-07-09T17:43:00Z">
        <w:r w:rsidR="00F66962">
          <w:rPr>
            <w:rFonts w:cstheme="minorBidi"/>
          </w:rPr>
          <w:t>Query</w:t>
        </w:r>
      </w:ins>
      <w:ins w:id="2729" w:author="Petnathean Julled" w:date="2021-07-09T17:42:00Z">
        <w:r w:rsidR="00FA6F40" w:rsidRPr="00FA6F40">
          <w:rPr>
            <w:rFonts w:cstheme="minorBidi"/>
          </w:rPr>
          <w:t xml:space="preserve"> function</w:t>
        </w:r>
      </w:ins>
      <w:ins w:id="2730" w:author="Petnathean Julled" w:date="2021-07-09T17:43:00Z">
        <w:r w:rsidR="00F66962">
          <w:rPr>
            <w:rFonts w:cstheme="minorBidi"/>
          </w:rPr>
          <w:t>.</w:t>
        </w:r>
      </w:ins>
    </w:p>
    <w:p w14:paraId="6110A2F8" w14:textId="77777777" w:rsidR="0064710A" w:rsidRDefault="0064710A" w:rsidP="007C28AB">
      <w:pPr>
        <w:rPr>
          <w:ins w:id="2731" w:author="Petnathean Julled" w:date="2021-07-08T13:47:00Z"/>
          <w:rFonts w:cstheme="minorBidi"/>
        </w:rPr>
      </w:pPr>
    </w:p>
    <w:p w14:paraId="1D3DFB98" w14:textId="77777777" w:rsidR="00290195" w:rsidRDefault="0038395A">
      <w:pPr>
        <w:keepNext/>
        <w:spacing w:after="240"/>
        <w:jc w:val="center"/>
        <w:rPr>
          <w:ins w:id="2732" w:author="Petnathean Julled" w:date="2021-07-09T16:58:00Z"/>
        </w:rPr>
        <w:pPrChange w:id="2733" w:author="Petnathean Julled" w:date="2021-07-09T16:58:00Z">
          <w:pPr/>
        </w:pPrChange>
      </w:pPr>
      <w:ins w:id="2734" w:author="Petnathean Julled" w:date="2021-07-08T13:47:00Z">
        <w:r>
          <w:rPr>
            <w:noProof/>
            <w:szCs w:val="22"/>
          </w:rPr>
          <w:drawing>
            <wp:inline distT="0" distB="0" distL="0" distR="0" wp14:anchorId="20D1A4FC" wp14:editId="2F92E903">
              <wp:extent cx="5309870" cy="3097530"/>
              <wp:effectExtent l="0" t="0" r="5080" b="762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7"/>
                </a:graphicData>
              </a:graphic>
            </wp:inline>
          </w:drawing>
        </w:r>
      </w:ins>
    </w:p>
    <w:p w14:paraId="55DCF8FE" w14:textId="1912E739" w:rsidR="0038395A" w:rsidRDefault="00290195">
      <w:pPr>
        <w:pStyle w:val="Caption"/>
        <w:jc w:val="center"/>
        <w:rPr>
          <w:ins w:id="2735" w:author="Petnathean Julled" w:date="2021-07-08T13:47:00Z"/>
          <w:rFonts w:cstheme="minorBidi"/>
        </w:rPr>
        <w:pPrChange w:id="2736" w:author="Petnathean Julled" w:date="2021-07-09T16:58:00Z">
          <w:pPr/>
        </w:pPrChange>
      </w:pPr>
      <w:bookmarkStart w:id="2737" w:name="_Ref76742881"/>
      <w:bookmarkStart w:id="2738" w:name="_Ref76755375"/>
      <w:ins w:id="2739" w:author="Petnathean Julled" w:date="2021-07-09T16:58:00Z">
        <w:r>
          <w:t xml:space="preserve">Figure </w:t>
        </w:r>
      </w:ins>
      <w:ins w:id="2740"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741"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742" w:author="Petnathean Julled" w:date="2021-07-09T21:18:00Z">
        <w:r w:rsidR="00454CE9">
          <w:rPr>
            <w:noProof/>
          </w:rPr>
          <w:t>79</w:t>
        </w:r>
      </w:ins>
      <w:ins w:id="2743" w:author="Petnathean Julled" w:date="2021-07-09T17:21:00Z">
        <w:r w:rsidR="0064710A">
          <w:fldChar w:fldCharType="end"/>
        </w:r>
      </w:ins>
      <w:bookmarkEnd w:id="2737"/>
      <w:ins w:id="2744" w:author="Petnathean Julled" w:date="2021-07-09T16:58:00Z">
        <w:r>
          <w:t xml:space="preserve"> </w:t>
        </w:r>
        <w:bookmarkStart w:id="2745" w:name="_Ref76755260"/>
        <w:r w:rsidRPr="005405F3">
          <w:t xml:space="preserve">Performance comparison of Document </w:t>
        </w:r>
        <w:r>
          <w:t>Query</w:t>
        </w:r>
        <w:r w:rsidRPr="005405F3">
          <w:t xml:space="preserve"> on node number variation setup</w:t>
        </w:r>
      </w:ins>
      <w:ins w:id="2746" w:author="Petnathean Julled" w:date="2021-07-09T16:59:00Z">
        <w:r w:rsidR="00CB25D3">
          <w:br/>
        </w:r>
      </w:ins>
      <w:ins w:id="2747" w:author="Petnathean Julled" w:date="2021-07-09T17:13:00Z">
        <w:r w:rsidR="0064710A">
          <w:t>without trigger Document register</w:t>
        </w:r>
      </w:ins>
      <w:bookmarkEnd w:id="2738"/>
      <w:bookmarkEnd w:id="2745"/>
    </w:p>
    <w:p w14:paraId="17C2B95A" w14:textId="7A8B557A" w:rsidR="0038395A" w:rsidRDefault="0038395A" w:rsidP="007C28AB">
      <w:pPr>
        <w:rPr>
          <w:ins w:id="2748" w:author="Petnathean Julled" w:date="2021-07-08T13:47:00Z"/>
          <w:rFonts w:cstheme="minorBidi"/>
        </w:rPr>
      </w:pPr>
    </w:p>
    <w:p w14:paraId="47F5384C" w14:textId="77777777" w:rsidR="00D35CB2" w:rsidRDefault="0038395A">
      <w:pPr>
        <w:keepNext/>
        <w:spacing w:after="240"/>
        <w:jc w:val="center"/>
        <w:rPr>
          <w:ins w:id="2749" w:author="Petnathean Julled" w:date="2021-07-09T16:59:00Z"/>
        </w:rPr>
        <w:pPrChange w:id="2750" w:author="Petnathean Julled" w:date="2021-07-09T17:44:00Z">
          <w:pPr/>
        </w:pPrChange>
      </w:pPr>
      <w:ins w:id="2751" w:author="Petnathean Julled" w:date="2021-07-08T13:47:00Z">
        <w:r>
          <w:rPr>
            <w:noProof/>
            <w:szCs w:val="22"/>
          </w:rPr>
          <w:lastRenderedPageBreak/>
          <w:drawing>
            <wp:inline distT="0" distB="0" distL="0" distR="0" wp14:anchorId="34DEB57D" wp14:editId="7007232C">
              <wp:extent cx="5309870" cy="3097530"/>
              <wp:effectExtent l="0" t="0" r="5080" b="762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ins>
    </w:p>
    <w:p w14:paraId="4E5B11C5" w14:textId="6A906074" w:rsidR="0038395A" w:rsidRPr="0038395A" w:rsidRDefault="00D35CB2">
      <w:pPr>
        <w:pStyle w:val="Caption"/>
        <w:jc w:val="center"/>
        <w:rPr>
          <w:ins w:id="2752" w:author="Petnathean Julled" w:date="2021-07-08T07:04:00Z"/>
          <w:rFonts w:cstheme="minorBidi"/>
          <w:rPrChange w:id="2753" w:author="Petnathean Julled" w:date="2021-07-08T13:47:00Z">
            <w:rPr>
              <w:ins w:id="2754" w:author="Petnathean Julled" w:date="2021-07-08T07:04:00Z"/>
            </w:rPr>
          </w:rPrChange>
        </w:rPr>
        <w:pPrChange w:id="2755" w:author="Petnathean Julled" w:date="2021-07-09T16:59:00Z">
          <w:pPr/>
        </w:pPrChange>
      </w:pPr>
      <w:bookmarkStart w:id="2756" w:name="_Ref76742893"/>
      <w:bookmarkStart w:id="2757" w:name="_Ref76755379"/>
      <w:ins w:id="2758" w:author="Petnathean Julled" w:date="2021-07-09T16:59:00Z">
        <w:r>
          <w:t xml:space="preserve">Figure </w:t>
        </w:r>
      </w:ins>
      <w:ins w:id="2759" w:author="Petnathean Julled" w:date="2021-07-09T17:21:00Z">
        <w:r w:rsidR="0064710A">
          <w:fldChar w:fldCharType="begin"/>
        </w:r>
        <w:r w:rsidR="0064710A">
          <w:instrText xml:space="preserve"> STYLEREF 1 \s </w:instrText>
        </w:r>
      </w:ins>
      <w:r w:rsidR="0064710A">
        <w:fldChar w:fldCharType="separate"/>
      </w:r>
      <w:r w:rsidR="00454CE9">
        <w:rPr>
          <w:noProof/>
        </w:rPr>
        <w:t>4</w:t>
      </w:r>
      <w:ins w:id="2760" w:author="Petnathean Julled" w:date="2021-07-09T17:21:00Z">
        <w:r w:rsidR="0064710A">
          <w:fldChar w:fldCharType="end"/>
        </w:r>
        <w:r w:rsidR="0064710A">
          <w:noBreakHyphen/>
        </w:r>
        <w:r w:rsidR="0064710A">
          <w:fldChar w:fldCharType="begin"/>
        </w:r>
        <w:r w:rsidR="0064710A">
          <w:instrText xml:space="preserve"> SEQ Figure \* ARABIC \s 1 </w:instrText>
        </w:r>
      </w:ins>
      <w:r w:rsidR="0064710A">
        <w:fldChar w:fldCharType="separate"/>
      </w:r>
      <w:ins w:id="2761" w:author="Petnathean Julled" w:date="2021-07-09T21:18:00Z">
        <w:r w:rsidR="00454CE9">
          <w:rPr>
            <w:noProof/>
          </w:rPr>
          <w:t>80</w:t>
        </w:r>
      </w:ins>
      <w:ins w:id="2762" w:author="Petnathean Julled" w:date="2021-07-09T17:21:00Z">
        <w:r w:rsidR="0064710A">
          <w:fldChar w:fldCharType="end"/>
        </w:r>
      </w:ins>
      <w:bookmarkEnd w:id="2756"/>
      <w:ins w:id="2763" w:author="Petnathean Julled" w:date="2021-07-09T16:59:00Z">
        <w:r>
          <w:t xml:space="preserve"> </w:t>
        </w:r>
        <w:bookmarkStart w:id="2764" w:name="_Ref76755265"/>
        <w:r w:rsidRPr="00BA2E8D">
          <w:t>Performance comparison of Document Query on node number variation setup</w:t>
        </w:r>
      </w:ins>
      <w:ins w:id="2765" w:author="Petnathean Julled" w:date="2021-07-09T17:00:00Z">
        <w:r w:rsidR="00CB25D3">
          <w:br/>
        </w:r>
      </w:ins>
      <w:ins w:id="2766" w:author="Petnathean Julled" w:date="2021-07-09T17:13:00Z">
        <w:r w:rsidR="0064710A">
          <w:t>with Document register triggered at the same time</w:t>
        </w:r>
      </w:ins>
      <w:bookmarkEnd w:id="2757"/>
      <w:bookmarkEnd w:id="2764"/>
    </w:p>
    <w:p w14:paraId="3A471204" w14:textId="77777777" w:rsidR="007C28AB" w:rsidRDefault="007C28AB" w:rsidP="007C28AB">
      <w:pPr>
        <w:rPr>
          <w:ins w:id="2767" w:author="Petnathean Julled" w:date="2021-07-08T07:04:00Z"/>
        </w:rPr>
      </w:pPr>
    </w:p>
    <w:p w14:paraId="151B83D2" w14:textId="1C22D08A" w:rsidR="007C28AB" w:rsidRDefault="00163CE3" w:rsidP="00163CE3">
      <w:pPr>
        <w:spacing w:line="360" w:lineRule="auto"/>
        <w:jc w:val="thaiDistribute"/>
        <w:rPr>
          <w:ins w:id="2768" w:author="Petnathean Julled" w:date="2021-07-09T17:36:00Z"/>
        </w:rPr>
      </w:pPr>
      <w:ins w:id="2769" w:author="Petnathean Julled" w:date="2021-07-09T17:22:00Z">
        <w:r>
          <w:tab/>
        </w:r>
        <w:r w:rsidR="00CB24E9">
          <w:fldChar w:fldCharType="begin"/>
        </w:r>
        <w:r w:rsidR="00CB24E9">
          <w:instrText xml:space="preserve"> REF _Ref76743757 \h </w:instrText>
        </w:r>
      </w:ins>
      <w:r>
        <w:instrText xml:space="preserve"> \* MERGEFORMAT </w:instrText>
      </w:r>
      <w:r w:rsidR="00CB24E9">
        <w:fldChar w:fldCharType="separate"/>
      </w:r>
      <w:ins w:id="2770" w:author="Petnathean Julled" w:date="2021-07-09T21:18:00Z">
        <w:r w:rsidR="00454CE9">
          <w:t xml:space="preserve">Figure </w:t>
        </w:r>
        <w:r w:rsidR="00454CE9">
          <w:rPr>
            <w:noProof/>
          </w:rPr>
          <w:t>4</w:t>
        </w:r>
        <w:r w:rsidR="00454CE9">
          <w:rPr>
            <w:noProof/>
          </w:rPr>
          <w:noBreakHyphen/>
          <w:t>81</w:t>
        </w:r>
      </w:ins>
      <w:ins w:id="2771" w:author="Petnathean Julled" w:date="2021-07-09T17:22:00Z">
        <w:r w:rsidR="00CB24E9">
          <w:fldChar w:fldCharType="end"/>
        </w:r>
        <w:r w:rsidR="00CB24E9">
          <w:t xml:space="preserve"> </w:t>
        </w:r>
        <w:r w:rsidR="00CB24E9" w:rsidRPr="00CB24E9">
          <w:t>show the average processing time the system took to complete the Document Query function inspected from the 1st node compare the performance between the situation when the Document Query function was triggered at the same time as the Document Registry function and when the Document Query function was triggered without triggering the Document Register function. The result shows a significant difference in the performance of the system to perform the Document Query function.</w:t>
        </w:r>
      </w:ins>
    </w:p>
    <w:p w14:paraId="69F8A435" w14:textId="407ABD7B" w:rsidR="00FA2823" w:rsidRDefault="00FA2823">
      <w:pPr>
        <w:spacing w:after="240" w:line="360" w:lineRule="auto"/>
        <w:jc w:val="thaiDistribute"/>
        <w:rPr>
          <w:ins w:id="2772" w:author="Petnathean Julled" w:date="2021-07-09T17:22:00Z"/>
        </w:rPr>
        <w:pPrChange w:id="2773" w:author="Petnathean Julled" w:date="2021-07-09T17:36:00Z">
          <w:pPr/>
        </w:pPrChange>
      </w:pPr>
      <w:ins w:id="2774" w:author="Petnathean Julled" w:date="2021-07-09T17:36:00Z">
        <w:r>
          <w:tab/>
        </w:r>
        <w:r w:rsidRPr="00FA2823">
          <w:t>This can be explained as the Document Query function relies heavily on the computational power of the XDS Document Registry Blockchain node to complete the search operation. The node can perform the search operation for the Document Query function at a slower rate when the node needs to spend a portion of computational power on the Document Register function at the same time. However, the performance can be further improved by improving the programming sequence of the XDS Document Registry program or assign another processing unit to trigger the Document Register function separated from the unit that triggers the Document Query function.</w:t>
        </w:r>
      </w:ins>
    </w:p>
    <w:p w14:paraId="6FDF5B44" w14:textId="77777777" w:rsidR="00CB24E9" w:rsidRDefault="00CB24E9" w:rsidP="007C28AB">
      <w:pPr>
        <w:rPr>
          <w:ins w:id="2775" w:author="Petnathean Julled" w:date="2021-07-08T07:04:00Z"/>
        </w:rPr>
      </w:pPr>
    </w:p>
    <w:p w14:paraId="75E8029F" w14:textId="77777777" w:rsidR="0064710A" w:rsidRDefault="003E707E">
      <w:pPr>
        <w:keepNext/>
        <w:rPr>
          <w:ins w:id="2776" w:author="Petnathean Julled" w:date="2021-07-09T17:21:00Z"/>
        </w:rPr>
        <w:pPrChange w:id="2777" w:author="Petnathean Julled" w:date="2021-07-09T17:21:00Z">
          <w:pPr/>
        </w:pPrChange>
      </w:pPr>
      <w:ins w:id="2778" w:author="Petnathean Julled" w:date="2021-07-08T13:55:00Z">
        <w:r>
          <w:rPr>
            <w:noProof/>
            <w:szCs w:val="22"/>
          </w:rPr>
          <w:lastRenderedPageBreak/>
          <w:drawing>
            <wp:inline distT="0" distB="0" distL="0" distR="0" wp14:anchorId="3FD02093" wp14:editId="0C2B3DC2">
              <wp:extent cx="5309870" cy="3097530"/>
              <wp:effectExtent l="0" t="0" r="5080" b="762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9"/>
                </a:graphicData>
              </a:graphic>
            </wp:inline>
          </w:drawing>
        </w:r>
      </w:ins>
    </w:p>
    <w:p w14:paraId="03A6C3AC" w14:textId="2B68B83A" w:rsidR="00FD667B" w:rsidRPr="00FD667B" w:rsidRDefault="0064710A" w:rsidP="00FD667B">
      <w:pPr>
        <w:pStyle w:val="Caption"/>
        <w:jc w:val="center"/>
        <w:rPr>
          <w:rPrChange w:id="2779" w:author="Petnathean Julled" w:date="2021-07-08T07:04:00Z">
            <w:rPr>
              <w:szCs w:val="22"/>
            </w:rPr>
          </w:rPrChange>
        </w:rPr>
        <w:sectPr w:rsidR="00FD667B" w:rsidRPr="00FD667B" w:rsidSect="008C5EA2">
          <w:headerReference w:type="even" r:id="rId230"/>
          <w:pgSz w:w="11906" w:h="16838"/>
          <w:pgMar w:top="2126" w:right="1418" w:bottom="1418" w:left="2126" w:header="720" w:footer="720" w:gutter="0"/>
          <w:cols w:space="720"/>
          <w:docGrid w:linePitch="360"/>
        </w:sectPr>
        <w:pPrChange w:id="2780" w:author="Petnathean Julled" w:date="2021-07-09T17:21:00Z">
          <w:pPr>
            <w:jc w:val="thaiDistribute"/>
          </w:pPr>
        </w:pPrChange>
      </w:pPr>
      <w:bookmarkStart w:id="2781" w:name="_Ref76743757"/>
      <w:bookmarkStart w:id="2782" w:name="_Ref76755382"/>
      <w:ins w:id="2783" w:author="Petnathean Julled" w:date="2021-07-09T17:21:00Z">
        <w:r>
          <w:t xml:space="preserve">Figure </w:t>
        </w:r>
        <w:r>
          <w:fldChar w:fldCharType="begin"/>
        </w:r>
        <w:r>
          <w:instrText xml:space="preserve"> STYLEREF 1 \s </w:instrText>
        </w:r>
      </w:ins>
      <w:r>
        <w:fldChar w:fldCharType="separate"/>
      </w:r>
      <w:r w:rsidR="00454CE9">
        <w:rPr>
          <w:noProof/>
        </w:rPr>
        <w:t>4</w:t>
      </w:r>
      <w:ins w:id="2784" w:author="Petnathean Julled" w:date="2021-07-09T17:21:00Z">
        <w:r>
          <w:fldChar w:fldCharType="end"/>
        </w:r>
        <w:r>
          <w:noBreakHyphen/>
        </w:r>
        <w:r>
          <w:fldChar w:fldCharType="begin"/>
        </w:r>
        <w:r>
          <w:instrText xml:space="preserve"> SEQ Figure \* ARABIC \s 1 </w:instrText>
        </w:r>
      </w:ins>
      <w:r>
        <w:fldChar w:fldCharType="separate"/>
      </w:r>
      <w:ins w:id="2785" w:author="Petnathean Julled" w:date="2021-07-09T21:18:00Z">
        <w:r w:rsidR="00454CE9">
          <w:rPr>
            <w:noProof/>
          </w:rPr>
          <w:t>81</w:t>
        </w:r>
      </w:ins>
      <w:ins w:id="2786" w:author="Petnathean Julled" w:date="2021-07-09T17:21:00Z">
        <w:r>
          <w:fldChar w:fldCharType="end"/>
        </w:r>
        <w:bookmarkEnd w:id="2781"/>
        <w:r>
          <w:t xml:space="preserve"> </w:t>
        </w:r>
        <w:bookmarkStart w:id="2787" w:name="_Ref76755269"/>
        <w:r>
          <w:t xml:space="preserve">Performance Comparison between trigger Document Query, </w:t>
        </w:r>
      </w:ins>
      <w:ins w:id="2788" w:author="Petnathean Julled" w:date="2021-07-09T17:22:00Z">
        <w:r>
          <w:br/>
        </w:r>
      </w:ins>
      <w:ins w:id="2789" w:author="Petnathean Julled" w:date="2021-07-09T17:21:00Z">
        <w:r>
          <w:t>with and without Document Register</w:t>
        </w:r>
      </w:ins>
      <w:bookmarkEnd w:id="2782"/>
      <w:bookmarkEnd w:id="2787"/>
    </w:p>
    <w:p w14:paraId="26EE669C" w14:textId="22E343A5" w:rsidR="009521CC" w:rsidRPr="006A7D30" w:rsidRDefault="009521CC" w:rsidP="009521CC">
      <w:pPr>
        <w:jc w:val="thaiDistribute"/>
        <w:rPr>
          <w:szCs w:val="22"/>
        </w:rPr>
      </w:pPr>
    </w:p>
    <w:p w14:paraId="29D2B85A" w14:textId="77777777" w:rsidR="00572A37" w:rsidRDefault="00572A37" w:rsidP="00572A37">
      <w:pPr>
        <w:pStyle w:val="Heading1"/>
      </w:pPr>
    </w:p>
    <w:p w14:paraId="548A28C3" w14:textId="3B4038E0" w:rsidR="00F67F9B" w:rsidRPr="00646239" w:rsidRDefault="009521CC" w:rsidP="00212F19">
      <w:pPr>
        <w:jc w:val="center"/>
        <w:rPr>
          <w:rFonts w:eastAsiaTheme="minorEastAsia"/>
          <w:b/>
          <w:bCs/>
          <w:color w:val="00B050"/>
          <w:sz w:val="28"/>
        </w:rPr>
      </w:pPr>
      <w:bookmarkStart w:id="2790" w:name="CHAPTERV"/>
      <w:r>
        <w:rPr>
          <w:b/>
          <w:bCs/>
          <w:sz w:val="28"/>
          <w:szCs w:val="28"/>
        </w:rPr>
        <w:t>CHAPTER V</w:t>
      </w:r>
      <w:r>
        <w:rPr>
          <w:b/>
          <w:bCs/>
          <w:sz w:val="28"/>
          <w:szCs w:val="28"/>
        </w:rPr>
        <w:br/>
      </w:r>
      <w:r w:rsidR="00F67F9B" w:rsidRPr="00212F19">
        <w:rPr>
          <w:b/>
          <w:bCs/>
          <w:sz w:val="28"/>
          <w:szCs w:val="28"/>
        </w:rPr>
        <w:t>CONCLUSION</w:t>
      </w:r>
      <w:r w:rsidR="00646239">
        <w:rPr>
          <w:b/>
          <w:bCs/>
          <w:sz w:val="28"/>
          <w:szCs w:val="28"/>
        </w:rPr>
        <w:t xml:space="preserve"> </w:t>
      </w:r>
      <w:r w:rsidR="00646239" w:rsidRPr="009521CC">
        <w:rPr>
          <w:b/>
          <w:bCs/>
          <w:sz w:val="28"/>
          <w:szCs w:val="28"/>
        </w:rPr>
        <w:t>AND DISCUSSION</w:t>
      </w:r>
    </w:p>
    <w:bookmarkEnd w:id="2790"/>
    <w:p w14:paraId="534AA5EB" w14:textId="77777777" w:rsidR="00F67F9B" w:rsidRPr="006A7D30" w:rsidRDefault="00F67F9B" w:rsidP="00F67F9B">
      <w:pPr>
        <w:tabs>
          <w:tab w:val="left" w:pos="1134"/>
        </w:tabs>
        <w:spacing w:line="360" w:lineRule="auto"/>
        <w:jc w:val="center"/>
        <w:rPr>
          <w:b/>
          <w:bCs/>
          <w:szCs w:val="22"/>
        </w:rPr>
      </w:pPr>
    </w:p>
    <w:p w14:paraId="71CC037B" w14:textId="77777777" w:rsidR="00F67F9B" w:rsidRPr="006A7D30" w:rsidRDefault="00F67F9B" w:rsidP="00F67F9B">
      <w:pPr>
        <w:tabs>
          <w:tab w:val="left" w:pos="1134"/>
        </w:tabs>
        <w:spacing w:line="360" w:lineRule="auto"/>
        <w:jc w:val="thaiDistribute"/>
        <w:rPr>
          <w:b/>
          <w:bCs/>
          <w:szCs w:val="22"/>
        </w:rPr>
      </w:pPr>
    </w:p>
    <w:p w14:paraId="3AAE8117" w14:textId="520999D4" w:rsidR="00F67F9B" w:rsidRPr="00B853EC" w:rsidRDefault="00F67F9B" w:rsidP="002C772A">
      <w:pPr>
        <w:tabs>
          <w:tab w:val="left" w:pos="709"/>
        </w:tabs>
        <w:spacing w:after="240" w:line="360" w:lineRule="auto"/>
        <w:jc w:val="thaiDistribute"/>
        <w:rPr>
          <w:spacing w:val="-4"/>
          <w:rPrChange w:id="2791" w:author="Petnathean Julled" w:date="2021-07-09T21:13:00Z">
            <w:rPr/>
          </w:rPrChange>
        </w:rPr>
      </w:pPr>
      <w:r w:rsidRPr="006A7D30">
        <w:rPr>
          <w:b/>
          <w:bCs/>
          <w:cs/>
        </w:rPr>
        <w:tab/>
      </w:r>
      <w:r w:rsidR="00793D19" w:rsidRPr="00B853EC">
        <w:rPr>
          <w:spacing w:val="-4"/>
          <w:rPrChange w:id="2792" w:author="Petnathean Julled" w:date="2021-07-09T21:13:00Z">
            <w:rPr/>
          </w:rPrChange>
        </w:rPr>
        <w:t xml:space="preserve">This chapter comprises two main sections including the </w:t>
      </w:r>
      <w:del w:id="2793" w:author="Petnathean Julled" w:date="2021-07-09T21:13:00Z">
        <w:r w:rsidR="00793D19" w:rsidRPr="00B853EC" w:rsidDel="00B853EC">
          <w:rPr>
            <w:spacing w:val="-4"/>
            <w:rPrChange w:id="2794" w:author="Petnathean Julled" w:date="2021-07-09T21:13:00Z">
              <w:rPr/>
            </w:rPrChange>
          </w:rPr>
          <w:delText>conc</w:delText>
        </w:r>
      </w:del>
      <w:del w:id="2795" w:author="Petnathean Julled" w:date="2021-07-09T21:12:00Z">
        <w:r w:rsidR="00793D19" w:rsidRPr="00B853EC" w:rsidDel="00B853EC">
          <w:rPr>
            <w:spacing w:val="-4"/>
            <w:rPrChange w:id="2796" w:author="Petnathean Julled" w:date="2021-07-09T21:13:00Z">
              <w:rPr/>
            </w:rPrChange>
          </w:rPr>
          <w:delText>lusion</w:delText>
        </w:r>
      </w:del>
      <w:del w:id="2797" w:author="Petnathean Julled" w:date="2021-07-09T21:13:00Z">
        <w:r w:rsidR="00793D19" w:rsidRPr="00B853EC" w:rsidDel="00B853EC">
          <w:rPr>
            <w:spacing w:val="-4"/>
            <w:rPrChange w:id="2798" w:author="Petnathean Julled" w:date="2021-07-09T21:13:00Z">
              <w:rPr/>
            </w:rPrChange>
          </w:rPr>
          <w:delText xml:space="preserve"> and </w:delText>
        </w:r>
      </w:del>
      <w:r w:rsidR="00793D19" w:rsidRPr="00B853EC">
        <w:rPr>
          <w:spacing w:val="-4"/>
          <w:rPrChange w:id="2799" w:author="Petnathean Julled" w:date="2021-07-09T21:13:00Z">
            <w:rPr/>
          </w:rPrChange>
        </w:rPr>
        <w:t>discussion</w:t>
      </w:r>
      <w:ins w:id="2800" w:author="Petnathean Julled" w:date="2021-07-09T21:13:00Z">
        <w:r w:rsidR="00B853EC" w:rsidRPr="00B853EC">
          <w:rPr>
            <w:spacing w:val="-4"/>
            <w:rPrChange w:id="2801" w:author="Petnathean Julled" w:date="2021-07-09T21:13:00Z">
              <w:rPr/>
            </w:rPrChange>
          </w:rPr>
          <w:t xml:space="preserve"> and </w:t>
        </w:r>
        <w:proofErr w:type="spellStart"/>
        <w:r w:rsidR="00B853EC" w:rsidRPr="00B853EC">
          <w:rPr>
            <w:spacing w:val="-4"/>
            <w:rPrChange w:id="2802" w:author="Petnathean Julled" w:date="2021-07-09T21:13:00Z">
              <w:rPr/>
            </w:rPrChange>
          </w:rPr>
          <w:t>conslusion</w:t>
        </w:r>
      </w:ins>
      <w:proofErr w:type="spellEnd"/>
      <w:r w:rsidR="00793D19" w:rsidRPr="00B853EC">
        <w:rPr>
          <w:spacing w:val="-4"/>
          <w:rPrChange w:id="2803" w:author="Petnathean Julled" w:date="2021-07-09T21:13:00Z">
            <w:rPr/>
          </w:rPrChange>
        </w:rPr>
        <w:t>.</w:t>
      </w:r>
    </w:p>
    <w:p w14:paraId="33D65645" w14:textId="2BE0ED6F" w:rsidR="00EF6201" w:rsidRDefault="00646239" w:rsidP="00B57D7B">
      <w:pPr>
        <w:spacing w:line="360" w:lineRule="auto"/>
        <w:jc w:val="thaiDistribute"/>
        <w:rPr>
          <w:rFonts w:cstheme="minorBidi"/>
          <w:b/>
          <w:bCs/>
          <w:sz w:val="28"/>
          <w:szCs w:val="35"/>
        </w:rPr>
      </w:pPr>
      <w:bookmarkStart w:id="2804" w:name="CHAPTERV_52"/>
      <w:r w:rsidRPr="00820112">
        <w:rPr>
          <w:b/>
          <w:bCs/>
          <w:sz w:val="28"/>
        </w:rPr>
        <w:t>5.</w:t>
      </w:r>
      <w:r w:rsidR="002C772A">
        <w:rPr>
          <w:rFonts w:cstheme="minorBidi"/>
          <w:b/>
          <w:bCs/>
          <w:sz w:val="28"/>
        </w:rPr>
        <w:t>1</w:t>
      </w:r>
      <w:r w:rsidR="00820112" w:rsidRPr="00820112">
        <w:rPr>
          <w:b/>
          <w:bCs/>
          <w:sz w:val="28"/>
        </w:rPr>
        <w:t xml:space="preserve"> Discussion</w:t>
      </w:r>
    </w:p>
    <w:bookmarkEnd w:id="2804"/>
    <w:p w14:paraId="12251EE3" w14:textId="5E9E4345" w:rsidR="004D5F7D" w:rsidRDefault="004D5F7D" w:rsidP="00B57D7B">
      <w:pPr>
        <w:spacing w:line="360" w:lineRule="auto"/>
        <w:jc w:val="thaiDistribute"/>
        <w:rPr>
          <w:ins w:id="2805" w:author="Petnathean Julled" w:date="2021-07-09T19:21:00Z"/>
          <w:rFonts w:cstheme="minorBidi"/>
        </w:rPr>
      </w:pPr>
      <w:ins w:id="2806" w:author="Petnathean Julled" w:date="2021-07-09T19:37:00Z">
        <w:r>
          <w:rPr>
            <w:rFonts w:cstheme="minorBidi"/>
          </w:rPr>
          <w:tab/>
        </w:r>
        <w:r w:rsidRPr="004D5F7D">
          <w:rPr>
            <w:rFonts w:cstheme="minorBidi"/>
          </w:rPr>
          <w:t>Amongst many metadata attributes, there are attributes that value can expose patients' confidential information into the Blockchain network. For example, "</w:t>
        </w:r>
        <w:proofErr w:type="spellStart"/>
        <w:r w:rsidRPr="004D5F7D">
          <w:rPr>
            <w:rFonts w:cstheme="minorBidi"/>
          </w:rPr>
          <w:t>DocumentEntry.sourcePatientInfo</w:t>
        </w:r>
        <w:proofErr w:type="spellEnd"/>
        <w:r w:rsidRPr="004D5F7D">
          <w:rPr>
            <w:rFonts w:cstheme="minorBidi"/>
          </w:rPr>
          <w:t xml:space="preserve">" contains demographic information of the source patient to whose medical record the document belongs. The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w:t>
        </w:r>
      </w:ins>
      <w:ins w:id="2807" w:author="Petnathean Julled" w:date="2021-07-09T19:39:00Z">
        <w:r w:rsidR="00B823E6" w:rsidRPr="00B823E6">
          <w:rPr>
            <w:rFonts w:cstheme="minorBidi"/>
          </w:rPr>
          <w:t>use the hash to</w:t>
        </w:r>
        <w:r w:rsidR="00B823E6">
          <w:rPr>
            <w:rFonts w:cstheme="minorBidi"/>
          </w:rPr>
          <w:t xml:space="preserve"> </w:t>
        </w:r>
      </w:ins>
      <w:ins w:id="2808" w:author="Petnathean Julled" w:date="2021-07-09T19:37:00Z">
        <w:r w:rsidRPr="004D5F7D">
          <w:rPr>
            <w:rFonts w:cstheme="minorBidi"/>
          </w:rPr>
          <w:t>allow the XDS Document Registry actor to search for the matching hash value registered within the Document Registry Blockchain. This allows the concept to maintain confidentiality of patients' data while preserving the functionalities of the concept.</w:t>
        </w:r>
      </w:ins>
    </w:p>
    <w:p w14:paraId="592AD8FB" w14:textId="7A6BBC56" w:rsidR="00076EAE" w:rsidRDefault="00076EAE" w:rsidP="00B57D7B">
      <w:pPr>
        <w:spacing w:line="360" w:lineRule="auto"/>
        <w:jc w:val="thaiDistribute"/>
        <w:rPr>
          <w:ins w:id="2809" w:author="Petnathean Julled" w:date="2021-07-04T20:06:00Z"/>
          <w:rFonts w:cstheme="minorBidi"/>
        </w:rPr>
      </w:pPr>
      <w:ins w:id="2810" w:author="Petnathean Julled" w:date="2021-07-04T20:00:00Z">
        <w:r>
          <w:rPr>
            <w:rFonts w:cstheme="minorBidi"/>
          </w:rPr>
          <w:tab/>
        </w:r>
        <w:r w:rsidRPr="00076EAE">
          <w:rPr>
            <w:rFonts w:cstheme="minorBidi"/>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ins>
    </w:p>
    <w:p w14:paraId="7D69B222" w14:textId="53993051" w:rsidR="000411D0" w:rsidRDefault="000411D0">
      <w:pPr>
        <w:spacing w:after="240" w:line="360" w:lineRule="auto"/>
        <w:jc w:val="thaiDistribute"/>
        <w:rPr>
          <w:ins w:id="2811" w:author="Petnathean Julled" w:date="2021-07-04T20:00:00Z"/>
          <w:rFonts w:cstheme="minorBidi"/>
        </w:rPr>
        <w:pPrChange w:id="2812" w:author="Petnathean Julled" w:date="2021-07-04T21:07:00Z">
          <w:pPr>
            <w:spacing w:line="360" w:lineRule="auto"/>
            <w:jc w:val="thaiDistribute"/>
          </w:pPr>
        </w:pPrChange>
      </w:pPr>
      <w:ins w:id="2813" w:author="Petnathean Julled" w:date="2021-07-04T20:06:00Z">
        <w:r>
          <w:rPr>
            <w:rFonts w:cstheme="minorBidi"/>
          </w:rPr>
          <w:lastRenderedPageBreak/>
          <w:tab/>
        </w:r>
        <w:r w:rsidRPr="000411D0">
          <w:rPr>
            <w:rFonts w:cstheme="minorBidi"/>
          </w:rPr>
          <w:t xml:space="preserve">For Ethereum, the usage of </w:t>
        </w:r>
        <w:proofErr w:type="spellStart"/>
        <w:r w:rsidRPr="000411D0">
          <w:rPr>
            <w:rFonts w:cstheme="minorBidi"/>
          </w:rPr>
          <w:t>Smartcontract</w:t>
        </w:r>
        <w:proofErr w:type="spellEnd"/>
        <w:r w:rsidRPr="000411D0">
          <w:rPr>
            <w:rFonts w:cstheme="minorBidi"/>
          </w:rPr>
          <w:t xml:space="preserve"> was limited by its gas requirement. Every task performed by </w:t>
        </w:r>
        <w:proofErr w:type="spellStart"/>
        <w:r w:rsidRPr="000411D0">
          <w:rPr>
            <w:rFonts w:cstheme="minorBidi"/>
          </w:rPr>
          <w:t>Smartcontract</w:t>
        </w:r>
        <w:proofErr w:type="spellEnd"/>
        <w:r w:rsidRPr="000411D0">
          <w:rPr>
            <w:rFonts w:cstheme="minorBidi"/>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w:t>
        </w:r>
      </w:ins>
      <w:ins w:id="2814" w:author="Petnathean Julled" w:date="2021-07-04T20:07:00Z">
        <w:r w:rsidR="00E10FF5" w:rsidRPr="000411D0">
          <w:rPr>
            <w:rFonts w:cstheme="minorBidi"/>
          </w:rPr>
          <w:t>networks</w:t>
        </w:r>
      </w:ins>
      <w:ins w:id="2815" w:author="Petnathean Julled" w:date="2021-07-04T20:06:00Z">
        <w:r w:rsidRPr="000411D0">
          <w:rPr>
            <w:rFonts w:cstheme="minorBidi"/>
          </w:rPr>
          <w:t>.</w:t>
        </w:r>
      </w:ins>
    </w:p>
    <w:p w14:paraId="2F5BC3B9" w14:textId="4F68DCD4" w:rsidR="00023017" w:rsidDel="00E10FF5" w:rsidRDefault="00023017" w:rsidP="00B57D7B">
      <w:pPr>
        <w:spacing w:line="360" w:lineRule="auto"/>
        <w:jc w:val="thaiDistribute"/>
        <w:rPr>
          <w:del w:id="2816" w:author="Petnathean Julled" w:date="2021-07-04T20:07:00Z"/>
          <w:rFonts w:cstheme="minorBidi"/>
        </w:rPr>
      </w:pPr>
      <w:del w:id="2817" w:author="Petnathean Julled" w:date="2021-07-04T20:07:00Z">
        <w:r w:rsidDel="00E10FF5">
          <w:rPr>
            <w:rFonts w:cstheme="minorBidi"/>
          </w:rPr>
          <w:tab/>
        </w:r>
        <w:r w:rsidRPr="00023017" w:rsidDel="00E10FF5">
          <w:rPr>
            <w:rFonts w:cstheme="minorBidi"/>
          </w:rPr>
          <w:delText>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Smartcontract and eliminate the need for centralized identity feed in the network. Eliminate the cost which would be spent on maintaining the Patient Identity Feed Actor for the network. Furthermore, the Smartcontract also has the potential to become the exchange medium for ITI-43 transaction where the XDS Document Consumer negotiates with XDS Document Repository for retrieving actual health document,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delText>
        </w:r>
      </w:del>
    </w:p>
    <w:p w14:paraId="238579AE" w14:textId="76849EAA" w:rsidR="00E65012" w:rsidDel="0067240B" w:rsidRDefault="00E65012" w:rsidP="00B57D7B">
      <w:pPr>
        <w:spacing w:line="360" w:lineRule="auto"/>
        <w:jc w:val="thaiDistribute"/>
        <w:rPr>
          <w:del w:id="2818" w:author="Petnathean Julled" w:date="2021-07-04T21:05:00Z"/>
          <w:rFonts w:cstheme="minorBidi"/>
        </w:rPr>
      </w:pPr>
      <w:del w:id="2819" w:author="Petnathean Julled" w:date="2021-07-04T21:05:00Z">
        <w:r w:rsidDel="0067240B">
          <w:rPr>
            <w:rFonts w:cstheme="minorBidi"/>
            <w:cs/>
          </w:rPr>
          <w:tab/>
        </w:r>
        <w:r w:rsidR="00D3190F" w:rsidRPr="00D3190F" w:rsidDel="0067240B">
          <w:rPr>
            <w:rFonts w:cstheme="minorBidi"/>
          </w:rPr>
          <w:delText xml:space="preserve">In this work, we try to focus only on using the Blockchain technology to act as an exchange medium for health document metadata because the idea of putting health documents directly into the persistent Blockchain ledger still has a high risk of exposing the data to the unintentional actor who would cause harm to the industry. The Smartcontract technology may provide a way to prevent further access to some Blockchain content by deleting its access pathway but if someone going to seriously </w:delText>
        </w:r>
        <w:r w:rsidR="00D56131" w:rsidRPr="00D3190F" w:rsidDel="0067240B">
          <w:rPr>
            <w:rFonts w:cstheme="minorBidi"/>
          </w:rPr>
          <w:delText>investigate</w:delText>
        </w:r>
        <w:r w:rsidR="00D3190F" w:rsidRPr="00D3190F" w:rsidDel="0067240B">
          <w:rPr>
            <w:rFonts w:cstheme="minorBidi"/>
          </w:rPr>
          <w:delText xml:space="preserve"> the ledger and spend their effort to excavate the data, it remains possible for them to recover the data because the data is still there, just buried in the Blockchain ledger. </w:delText>
        </w:r>
        <w:r w:rsidR="00D56131" w:rsidRPr="00D3190F" w:rsidDel="0067240B">
          <w:rPr>
            <w:rFonts w:cstheme="minorBidi"/>
          </w:rPr>
          <w:delText>Therefore,</w:delText>
        </w:r>
        <w:r w:rsidR="00D3190F" w:rsidRPr="00D3190F" w:rsidDel="0067240B">
          <w:rPr>
            <w:rFonts w:cstheme="minorBidi"/>
          </w:rPr>
          <w:delText xml:space="preserve"> we proposed the alternative way of using Blockchain technology in sharing health information.</w:delText>
        </w:r>
      </w:del>
    </w:p>
    <w:p w14:paraId="1F0DFAEF" w14:textId="0B3C05F3" w:rsidR="009F6A58" w:rsidDel="0067240B" w:rsidRDefault="009F6A58" w:rsidP="00B57D7B">
      <w:pPr>
        <w:spacing w:line="360" w:lineRule="auto"/>
        <w:jc w:val="thaiDistribute"/>
        <w:rPr>
          <w:moveFrom w:id="2820" w:author="Petnathean Julled" w:date="2021-07-04T21:06:00Z"/>
          <w:rFonts w:cstheme="minorBidi"/>
        </w:rPr>
      </w:pPr>
      <w:moveFromRangeStart w:id="2821" w:author="Petnathean Julled" w:date="2021-07-04T21:06:00Z" w:name="move76325233"/>
      <w:moveFrom w:id="2822" w:author="Petnathean Julled" w:date="2021-07-04T21:06:00Z">
        <w:r w:rsidDel="0067240B">
          <w:rPr>
            <w:rFonts w:cstheme="minorBidi"/>
          </w:rPr>
          <w:tab/>
        </w:r>
        <w:r w:rsidRPr="009F6A58" w:rsidDel="0067240B">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moveFrom>
    </w:p>
    <w:p w14:paraId="03FE1C35" w14:textId="7DA0C196" w:rsidR="009521CC" w:rsidRPr="002C772A" w:rsidDel="0067240B" w:rsidRDefault="00B57D7B" w:rsidP="002C772A">
      <w:pPr>
        <w:spacing w:after="240" w:line="360" w:lineRule="auto"/>
        <w:jc w:val="thaiDistribute"/>
        <w:rPr>
          <w:moveFrom w:id="2823" w:author="Petnathean Julled" w:date="2021-07-04T21:06:00Z"/>
          <w:rFonts w:cstheme="minorBidi"/>
        </w:rPr>
      </w:pPr>
      <w:moveFrom w:id="2824" w:author="Petnathean Julled" w:date="2021-07-04T21:06:00Z">
        <w:r w:rsidDel="0067240B">
          <w:rPr>
            <w:rFonts w:cstheme="minorBidi"/>
          </w:rPr>
          <w:tab/>
        </w:r>
        <w:r w:rsidRPr="00B57D7B" w:rsidDel="0067240B">
          <w:rPr>
            <w:rFonts w:cstheme="minorBidi"/>
          </w:rPr>
          <w:t>As Blockchain technology still has a long way of development and research path to go through, the concept proposed in this work also could be further developed into a more advanced version for actual adoption in the future.</w:t>
        </w:r>
      </w:moveFrom>
    </w:p>
    <w:p w14:paraId="0C8BD7F4" w14:textId="77777777" w:rsidR="002C772A" w:rsidRPr="00820112" w:rsidRDefault="002C772A" w:rsidP="002C772A">
      <w:pPr>
        <w:spacing w:line="360" w:lineRule="auto"/>
        <w:jc w:val="thaiDistribute"/>
        <w:rPr>
          <w:b/>
          <w:bCs/>
          <w:sz w:val="28"/>
        </w:rPr>
      </w:pPr>
      <w:bookmarkStart w:id="2825" w:name="CHAPTERV_51"/>
      <w:moveFromRangeEnd w:id="2821"/>
      <w:r w:rsidRPr="00820112">
        <w:rPr>
          <w:b/>
          <w:bCs/>
          <w:sz w:val="28"/>
        </w:rPr>
        <w:t>5.</w:t>
      </w:r>
      <w:r>
        <w:rPr>
          <w:b/>
          <w:bCs/>
          <w:sz w:val="28"/>
        </w:rPr>
        <w:t>2</w:t>
      </w:r>
      <w:r w:rsidRPr="00820112">
        <w:rPr>
          <w:b/>
          <w:bCs/>
          <w:sz w:val="28"/>
        </w:rPr>
        <w:t xml:space="preserve"> Conclusion</w:t>
      </w:r>
    </w:p>
    <w:bookmarkEnd w:id="2825"/>
    <w:p w14:paraId="6BE85A78" w14:textId="579F22D5" w:rsidR="002C772A" w:rsidDel="00E10FF5" w:rsidRDefault="002C772A" w:rsidP="002C772A">
      <w:pPr>
        <w:spacing w:line="360" w:lineRule="auto"/>
        <w:jc w:val="thaiDistribute"/>
        <w:rPr>
          <w:del w:id="2826" w:author="Petnathean Julled" w:date="2021-07-04T20:08:00Z"/>
        </w:rPr>
      </w:pPr>
      <w:r w:rsidRPr="00820112">
        <w:tab/>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rsidRPr="00820112">
        <w:t>XDS.b</w:t>
      </w:r>
      <w:proofErr w:type="spellEnd"/>
      <w:r w:rsidRPr="00820112">
        <w:t xml:space="preserve"> Profile with the Blockchain characteristics while appreciating the network to further share their health document to further benefit from the network for both operational interoperability and cyber-security.</w:t>
      </w:r>
      <w:ins w:id="2827" w:author="Petnathean Julled" w:date="2021-07-04T20:08:00Z">
        <w:r w:rsidR="00E10FF5">
          <w:t xml:space="preserve"> </w:t>
        </w:r>
      </w:ins>
    </w:p>
    <w:p w14:paraId="5DF50A93" w14:textId="77777777" w:rsidR="00E10FF5" w:rsidRDefault="002C772A">
      <w:pPr>
        <w:spacing w:line="360" w:lineRule="auto"/>
        <w:jc w:val="thaiDistribute"/>
        <w:rPr>
          <w:ins w:id="2828" w:author="Petnathean Julled" w:date="2021-07-04T20:08:00Z"/>
        </w:rPr>
        <w:pPrChange w:id="2829" w:author="Petnathean Julled" w:date="2021-07-04T20:08:00Z">
          <w:pPr>
            <w:spacing w:after="240" w:line="360" w:lineRule="auto"/>
            <w:jc w:val="thaiDistribute"/>
          </w:pPr>
        </w:pPrChange>
      </w:pPr>
      <w:del w:id="2830" w:author="Petnathean Julled" w:date="2021-07-04T20:08:00Z">
        <w:r w:rsidDel="00E10FF5">
          <w:tab/>
        </w:r>
      </w:del>
      <w:r w:rsidRPr="00A15BA0">
        <w:t>However, due to the ever-changing nature of the software platform, further adoption of the implementation will need to be updated as the platform released the newer version of the software to avoid version conflict of the source code.</w:t>
      </w:r>
    </w:p>
    <w:p w14:paraId="7916699E" w14:textId="7A2397A5" w:rsidR="00E10FF5" w:rsidRDefault="00E10FF5">
      <w:pPr>
        <w:spacing w:line="360" w:lineRule="auto"/>
        <w:jc w:val="thaiDistribute"/>
        <w:rPr>
          <w:ins w:id="2831" w:author="Petnathean Julled" w:date="2021-07-04T21:06:00Z"/>
          <w:rFonts w:cstheme="minorBidi"/>
        </w:rPr>
        <w:pPrChange w:id="2832" w:author="Petnathean Julled" w:date="2021-07-04T21:07:00Z">
          <w:pPr>
            <w:spacing w:after="240" w:line="360" w:lineRule="auto"/>
            <w:jc w:val="thaiDistribute"/>
          </w:pPr>
        </w:pPrChange>
      </w:pPr>
      <w:ins w:id="2833" w:author="Petnathean Julled" w:date="2021-07-04T20:08:00Z">
        <w:r>
          <w:tab/>
        </w:r>
      </w:ins>
      <w:ins w:id="2834" w:author="Petnathean Julled" w:date="2021-07-09T19:41:00Z">
        <w:r w:rsidR="000640CE" w:rsidRPr="000640CE">
          <w:rPr>
            <w:rFonts w:cstheme="minorBidi"/>
          </w:rP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rsidR="000640CE" w:rsidRPr="000640CE">
          <w:rPr>
            <w:rFonts w:cstheme="minorBidi"/>
          </w:rPr>
          <w:t>Smartcontract</w:t>
        </w:r>
        <w:proofErr w:type="spellEnd"/>
        <w:r w:rsidR="000640CE" w:rsidRPr="000640CE">
          <w:rPr>
            <w:rFonts w:cstheme="minorBidi"/>
          </w:rPr>
          <w:t xml:space="preserve"> and eliminate the need for centralized identity feed in the network. Eliminate the cost which would be spent on maintaining the Patient Identity Feed Actor for the network. Furthermore, the </w:t>
        </w:r>
        <w:proofErr w:type="spellStart"/>
        <w:r w:rsidR="000640CE" w:rsidRPr="000640CE">
          <w:rPr>
            <w:rFonts w:cstheme="minorBidi"/>
          </w:rPr>
          <w:t>Smartcontract</w:t>
        </w:r>
        <w:proofErr w:type="spellEnd"/>
        <w:r w:rsidR="000640CE" w:rsidRPr="000640CE">
          <w:rPr>
            <w:rFonts w:cstheme="minorBidi"/>
          </w:rPr>
          <w:t xml:space="preserve"> also has the potential to become the exchange medium for ITI-43 transactions where the XDS Document Consumer </w:t>
        </w:r>
        <w:r w:rsidR="000640CE" w:rsidRPr="000640CE">
          <w:rPr>
            <w:rFonts w:cstheme="minorBidi"/>
          </w:rPr>
          <w:lastRenderedPageBreak/>
          <w:t>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w:t>
        </w:r>
      </w:ins>
    </w:p>
    <w:p w14:paraId="434A69E8" w14:textId="3922E7F5" w:rsidR="0067240B" w:rsidRDefault="0067240B" w:rsidP="0067240B">
      <w:pPr>
        <w:spacing w:line="360" w:lineRule="auto"/>
        <w:jc w:val="thaiDistribute"/>
        <w:rPr>
          <w:moveTo w:id="2835" w:author="Petnathean Julled" w:date="2021-07-04T21:06:00Z"/>
          <w:rFonts w:cstheme="minorBidi"/>
        </w:rPr>
      </w:pPr>
      <w:moveToRangeStart w:id="2836" w:author="Petnathean Julled" w:date="2021-07-04T21:06:00Z" w:name="move76325233"/>
      <w:moveTo w:id="2837" w:author="Petnathean Julled" w:date="2021-07-04T21:06:00Z">
        <w:r>
          <w:rPr>
            <w:rFonts w:cstheme="minorBidi"/>
          </w:rPr>
          <w:tab/>
        </w:r>
      </w:moveTo>
      <w:ins w:id="2838" w:author="Petnathean Julled" w:date="2021-07-09T19:41:00Z">
        <w:r w:rsidR="00A47285" w:rsidRPr="00A47285">
          <w:rPr>
            <w:rFonts w:cstheme="minorBidi"/>
          </w:rP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ins>
      <w:moveTo w:id="2839" w:author="Petnathean Julled" w:date="2021-07-04T21:06:00Z">
        <w:del w:id="2840" w:author="Petnathean Julled" w:date="2021-07-09T19:41:00Z">
          <w:r w:rsidRPr="009F6A58" w:rsidDel="00A47285">
            <w:rPr>
              <w:rFonts w:cstheme="minorBidi"/>
            </w:rPr>
            <w:delTex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delText>
          </w:r>
        </w:del>
      </w:moveTo>
    </w:p>
    <w:p w14:paraId="18CDC286" w14:textId="2406719E" w:rsidR="0067240B" w:rsidRPr="002C772A" w:rsidDel="0073195E" w:rsidRDefault="0067240B" w:rsidP="0067240B">
      <w:pPr>
        <w:spacing w:after="240" w:line="360" w:lineRule="auto"/>
        <w:jc w:val="thaiDistribute"/>
        <w:rPr>
          <w:del w:id="2841" w:author="Petnathean Julled" w:date="2021-07-04T21:07:00Z"/>
          <w:moveTo w:id="2842" w:author="Petnathean Julled" w:date="2021-07-04T21:06:00Z"/>
          <w:rFonts w:cstheme="minorBidi"/>
        </w:rPr>
      </w:pPr>
      <w:moveTo w:id="2843" w:author="Petnathean Julled" w:date="2021-07-04T21:06:00Z">
        <w:r>
          <w:rPr>
            <w:rFonts w:cstheme="minorBidi"/>
          </w:rPr>
          <w:tab/>
        </w:r>
      </w:moveTo>
      <w:ins w:id="2844" w:author="Petnathean Julled" w:date="2021-07-09T19:41:00Z">
        <w:r w:rsidR="001640EA" w:rsidRPr="001640EA">
          <w:rPr>
            <w:rFonts w:cstheme="minorBidi"/>
          </w:rPr>
          <w:t>As Blockchain technology still has a long way of development and research path to go through, the concept proposed in this work also could be further developed into a more advanced version for actual adoption in the future.</w:t>
        </w:r>
      </w:ins>
      <w:moveTo w:id="2845" w:author="Petnathean Julled" w:date="2021-07-04T21:06:00Z">
        <w:del w:id="2846" w:author="Petnathean Julled" w:date="2021-07-09T19:41:00Z">
          <w:r w:rsidRPr="00B57D7B" w:rsidDel="001640EA">
            <w:rPr>
              <w:rFonts w:cstheme="minorBidi"/>
            </w:rPr>
            <w:delText>As Blockchain technology still has a long way of development and research path to go through, the concept proposed in this work also could be further developed into a more advanced version for actual adoption in the future.</w:delText>
          </w:r>
        </w:del>
      </w:moveTo>
    </w:p>
    <w:moveToRangeEnd w:id="2836"/>
    <w:p w14:paraId="0D0EEBA7" w14:textId="77777777" w:rsidR="0067240B" w:rsidRPr="00E10FF5" w:rsidRDefault="0067240B">
      <w:pPr>
        <w:spacing w:after="240" w:line="360" w:lineRule="auto"/>
        <w:jc w:val="thaiDistribute"/>
        <w:rPr>
          <w:ins w:id="2847" w:author="Petnathean Julled" w:date="2021-07-04T20:08:00Z"/>
          <w:rPrChange w:id="2848" w:author="Petnathean Julled" w:date="2021-07-04T20:08:00Z">
            <w:rPr>
              <w:ins w:id="2849" w:author="Petnathean Julled" w:date="2021-07-04T20:08:00Z"/>
              <w:rFonts w:cstheme="minorBidi"/>
            </w:rPr>
          </w:rPrChange>
        </w:rPr>
        <w:pPrChange w:id="2850" w:author="Petnathean Julled" w:date="2021-07-04T20:08:00Z">
          <w:pPr>
            <w:spacing w:line="360" w:lineRule="auto"/>
            <w:jc w:val="thaiDistribute"/>
          </w:pPr>
        </w:pPrChange>
      </w:pPr>
    </w:p>
    <w:p w14:paraId="6D33D8F0" w14:textId="77777777" w:rsidR="00E10FF5" w:rsidRDefault="00E10FF5" w:rsidP="002C772A">
      <w:pPr>
        <w:spacing w:after="240" w:line="360" w:lineRule="auto"/>
        <w:jc w:val="thaiDistribute"/>
        <w:rPr>
          <w:ins w:id="2851" w:author="Petnathean Julled" w:date="2021-07-04T20:07:00Z"/>
        </w:rPr>
      </w:pPr>
    </w:p>
    <w:p w14:paraId="3344A8D3" w14:textId="77777777" w:rsidR="00E10FF5" w:rsidRPr="00820112" w:rsidRDefault="00E10FF5" w:rsidP="002C772A">
      <w:pPr>
        <w:spacing w:after="240" w:line="360" w:lineRule="auto"/>
        <w:jc w:val="thaiDistribute"/>
      </w:pPr>
    </w:p>
    <w:p w14:paraId="40BA2ACB" w14:textId="1EECF84B" w:rsidR="002C772A" w:rsidRPr="00E65012" w:rsidRDefault="002C772A" w:rsidP="00212F19">
      <w:pPr>
        <w:jc w:val="center"/>
        <w:rPr>
          <w:rFonts w:cstheme="minorBidi"/>
          <w:b/>
          <w:bCs/>
          <w:sz w:val="28"/>
          <w:szCs w:val="28"/>
          <w:cs/>
        </w:rPr>
        <w:sectPr w:rsidR="002C772A" w:rsidRPr="00E65012" w:rsidSect="008C5EA2">
          <w:headerReference w:type="even" r:id="rId231"/>
          <w:pgSz w:w="11906" w:h="16838"/>
          <w:pgMar w:top="2126" w:right="1418" w:bottom="1418" w:left="2126" w:header="720" w:footer="720" w:gutter="0"/>
          <w:cols w:space="720"/>
          <w:docGrid w:linePitch="360"/>
        </w:sectPr>
      </w:pPr>
    </w:p>
    <w:p w14:paraId="40B8616B" w14:textId="15A6EBB9" w:rsidR="0099645B" w:rsidRPr="00212F19" w:rsidRDefault="0099645B">
      <w:pPr>
        <w:spacing w:line="360" w:lineRule="auto"/>
        <w:jc w:val="center"/>
        <w:rPr>
          <w:b/>
          <w:bCs/>
          <w:sz w:val="28"/>
          <w:szCs w:val="28"/>
        </w:rPr>
        <w:pPrChange w:id="2852" w:author="Petnathean Julled" w:date="2021-07-09T20:51:00Z">
          <w:pPr>
            <w:jc w:val="center"/>
          </w:pPr>
        </w:pPrChange>
      </w:pPr>
      <w:bookmarkStart w:id="2853" w:name="REFERENCE"/>
      <w:r w:rsidRPr="00212F19">
        <w:rPr>
          <w:b/>
          <w:bCs/>
          <w:sz w:val="28"/>
          <w:szCs w:val="28"/>
        </w:rPr>
        <w:lastRenderedPageBreak/>
        <w:t>REFERENCE</w:t>
      </w:r>
    </w:p>
    <w:bookmarkEnd w:id="2853"/>
    <w:p w14:paraId="01EEDB8A" w14:textId="74171423" w:rsidR="0057661A" w:rsidRDefault="0057661A">
      <w:pPr>
        <w:spacing w:line="360" w:lineRule="auto"/>
        <w:rPr>
          <w:ins w:id="2854" w:author="Petnathean Julled" w:date="2021-07-09T20:51:00Z"/>
        </w:rPr>
        <w:pPrChange w:id="2855" w:author="Petnathean Julled" w:date="2021-07-09T20:51:00Z">
          <w:pPr/>
        </w:pPrChange>
      </w:pPr>
    </w:p>
    <w:p w14:paraId="346C7668" w14:textId="77777777" w:rsidR="00176134" w:rsidRPr="0057661A" w:rsidRDefault="00176134">
      <w:pPr>
        <w:spacing w:after="240"/>
        <w:pPrChange w:id="2856" w:author="Petnathean Julled" w:date="2021-07-09T21:13:00Z">
          <w:pPr/>
        </w:pPrChange>
      </w:pPr>
    </w:p>
    <w:p w14:paraId="2D0D592D" w14:textId="0642F788" w:rsidR="00DA6677" w:rsidRPr="00DA6677" w:rsidRDefault="00610514" w:rsidP="00DA6677">
      <w:pPr>
        <w:widowControl w:val="0"/>
        <w:autoSpaceDE w:val="0"/>
        <w:autoSpaceDN w:val="0"/>
        <w:adjustRightInd w:val="0"/>
        <w:spacing w:after="200" w:line="360" w:lineRule="auto"/>
        <w:ind w:left="640" w:hanging="640"/>
        <w:rPr>
          <w:noProof/>
          <w:sz w:val="22"/>
        </w:rPr>
      </w:pPr>
      <w:r w:rsidRPr="006A7D30">
        <w:rPr>
          <w:rFonts w:eastAsiaTheme="minorHAnsi"/>
          <w:color w:val="FF0000"/>
          <w:szCs w:val="22"/>
        </w:rPr>
        <w:fldChar w:fldCharType="begin" w:fldLock="1"/>
      </w:r>
      <w:r w:rsidRPr="006A7D30">
        <w:rPr>
          <w:color w:val="FF0000"/>
          <w:szCs w:val="22"/>
        </w:rPr>
        <w:instrText xml:space="preserve">ADDIN Mendeley Bibliography CSL_BIBLIOGRAPHY </w:instrText>
      </w:r>
      <w:r w:rsidRPr="006A7D30">
        <w:rPr>
          <w:rFonts w:eastAsiaTheme="minorHAnsi"/>
          <w:color w:val="FF0000"/>
          <w:szCs w:val="22"/>
        </w:rPr>
        <w:fldChar w:fldCharType="separate"/>
      </w:r>
      <w:r w:rsidR="00DA6677" w:rsidRPr="00DA6677">
        <w:rPr>
          <w:noProof/>
          <w:sz w:val="22"/>
        </w:rPr>
        <w:t xml:space="preserve">[1] </w:t>
      </w:r>
      <w:r w:rsidR="00DA6677" w:rsidRPr="00DA6677">
        <w:rPr>
          <w:noProof/>
          <w:sz w:val="22"/>
        </w:rPr>
        <w:tab/>
        <w:t>Weinelt B. Digital Transformation of Industries. Logistics Industry, http://reports.weforum.org/digital-transformation/wp-content/blogs.dir/94/mp/files/pages/files/digital-enterprise-narrative-final-january-2016.pdf (2016).</w:t>
      </w:r>
    </w:p>
    <w:p w14:paraId="7422E03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 </w:t>
      </w:r>
      <w:r w:rsidRPr="00DA6677">
        <w:rPr>
          <w:noProof/>
          <w:sz w:val="22"/>
        </w:rPr>
        <w:tab/>
        <w:t xml:space="preserve">Marcelo A, Medeiros D, Ramesh K, et al. Transforming Health Systems Through Good Digital Health Governance. </w:t>
      </w:r>
      <w:r w:rsidRPr="00DA6677">
        <w:rPr>
          <w:i/>
          <w:iCs/>
          <w:noProof/>
          <w:sz w:val="22"/>
        </w:rPr>
        <w:t>adb Sustain Dev Work Pap Ser</w:t>
      </w:r>
      <w:r w:rsidRPr="00DA6677">
        <w:rPr>
          <w:noProof/>
          <w:sz w:val="22"/>
        </w:rPr>
        <w:t xml:space="preserve"> 2018; 1–15.</w:t>
      </w:r>
    </w:p>
    <w:p w14:paraId="7900D27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 </w:t>
      </w:r>
      <w:r w:rsidRPr="00DA6677">
        <w:rPr>
          <w:noProof/>
          <w:sz w:val="22"/>
        </w:rPr>
        <w:tab/>
        <w:t xml:space="preserve">Shaw T, Hines M, Kielly C. </w:t>
      </w:r>
      <w:r w:rsidRPr="00DA6677">
        <w:rPr>
          <w:i/>
          <w:iCs/>
          <w:noProof/>
          <w:sz w:val="22"/>
        </w:rPr>
        <w:t>Impact of Digital Health on the Safety and Quality of Health Care</w:t>
      </w:r>
      <w:r w:rsidRPr="00DA6677">
        <w:rPr>
          <w:noProof/>
          <w:sz w:val="22"/>
        </w:rPr>
        <w:t>, https://www.safetyandquality.gov.au/wp-content/uploads/2018/02/Report-The-Impact-of-Digital-Health-on-Safety-and-Quality-of-Healthcar....pdf (2000).</w:t>
      </w:r>
    </w:p>
    <w:p w14:paraId="2F97A88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 </w:t>
      </w:r>
      <w:r w:rsidRPr="00DA6677">
        <w:rPr>
          <w:noProof/>
          <w:sz w:val="22"/>
        </w:rPr>
        <w:tab/>
        <w:t xml:space="preserve">Cisco. The Digitization of the Healthcare Industry: Using Technology to Transform Care. </w:t>
      </w:r>
      <w:r w:rsidRPr="00DA6677">
        <w:rPr>
          <w:i/>
          <w:iCs/>
          <w:noProof/>
          <w:sz w:val="22"/>
        </w:rPr>
        <w:t>Cisco</w:t>
      </w:r>
      <w:r w:rsidRPr="00DA6677">
        <w:rPr>
          <w:noProof/>
          <w:sz w:val="22"/>
        </w:rPr>
        <w:t xml:space="preserve"> 2017; 1: 12.</w:t>
      </w:r>
    </w:p>
    <w:p w14:paraId="682A0A6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 </w:t>
      </w:r>
      <w:r w:rsidRPr="00DA6677">
        <w:rPr>
          <w:noProof/>
          <w:sz w:val="22"/>
        </w:rPr>
        <w:tab/>
        <w:t xml:space="preserve">Bullhound G. </w:t>
      </w:r>
      <w:r w:rsidRPr="00DA6677">
        <w:rPr>
          <w:i/>
          <w:iCs/>
          <w:noProof/>
          <w:sz w:val="22"/>
        </w:rPr>
        <w:t>Digital healthcare</w:t>
      </w:r>
      <w:r w:rsidRPr="00DA6677">
        <w:rPr>
          <w:noProof/>
          <w:sz w:val="22"/>
        </w:rPr>
        <w:t>. 2015.</w:t>
      </w:r>
    </w:p>
    <w:p w14:paraId="2FDE01D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[6] </w:t>
      </w:r>
      <w:r w:rsidRPr="00DA6677">
        <w:rPr>
          <w:noProof/>
          <w:sz w:val="22"/>
        </w:rPr>
        <w:tab/>
        <w:t xml:space="preserve">Meskó B, Drobni Z, Bényei É, et al. Digital health is a cultural transformation of traditional healthcare. </w:t>
      </w:r>
      <w:r w:rsidRPr="00DA6677">
        <w:rPr>
          <w:i/>
          <w:iCs/>
          <w:noProof/>
          <w:sz w:val="22"/>
        </w:rPr>
        <w:t>mHealth</w:t>
      </w:r>
      <w:r w:rsidRPr="00DA6677">
        <w:rPr>
          <w:noProof/>
          <w:sz w:val="22"/>
        </w:rPr>
        <w:t xml:space="preserve"> 2017; 3: 38–38.</w:t>
      </w:r>
    </w:p>
    <w:p w14:paraId="72F84DB8"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[7] </w:t>
      </w:r>
      <w:r w:rsidRPr="00DA6677">
        <w:rPr>
          <w:noProof/>
          <w:sz w:val="22"/>
        </w:rPr>
        <w:tab/>
        <w:t>Carestream Health. Interoperability : Connecting the Healthcare Enterprise to Deliver Responsive Patient Care. 2015; 1–9.</w:t>
      </w:r>
    </w:p>
    <w:p w14:paraId="3ACA7EC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[8] </w:t>
      </w:r>
      <w:r w:rsidRPr="00DA6677">
        <w:rPr>
          <w:noProof/>
          <w:sz w:val="22"/>
        </w:rPr>
        <w:tab/>
        <w:t>PolicyMedical. Interoperability in Healthcare: To Have or Not to Have, https://www.policymedical.com/interoperability-healthcare/ (accessed 22 September 2018).</w:t>
      </w:r>
    </w:p>
    <w:p w14:paraId="056EB11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[9] </w:t>
      </w:r>
      <w:r w:rsidRPr="00DA6677">
        <w:rPr>
          <w:noProof/>
          <w:sz w:val="22"/>
        </w:rPr>
        <w:tab/>
        <w:t>Interoperability DH. Digital Healthcare Interoperability.</w:t>
      </w:r>
    </w:p>
    <w:p w14:paraId="028BE76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[10] </w:t>
      </w:r>
      <w:r w:rsidRPr="00DA6677">
        <w:rPr>
          <w:noProof/>
          <w:sz w:val="22"/>
        </w:rPr>
        <w:tab/>
        <w:t xml:space="preserve">Healthcare Information and Management Systems Society. Definition of Interoperability. </w:t>
      </w:r>
      <w:r w:rsidRPr="00DA6677">
        <w:rPr>
          <w:i/>
          <w:iCs/>
          <w:noProof/>
          <w:sz w:val="22"/>
        </w:rPr>
        <w:t>Himss</w:t>
      </w:r>
      <w:r w:rsidRPr="00DA6677">
        <w:rPr>
          <w:noProof/>
          <w:sz w:val="22"/>
        </w:rPr>
        <w:t xml:space="preserve"> 2013; 2013.</w:t>
      </w:r>
    </w:p>
    <w:p w14:paraId="4C38B7B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[11] </w:t>
      </w:r>
      <w:r w:rsidRPr="00DA6677">
        <w:rPr>
          <w:noProof/>
          <w:sz w:val="22"/>
        </w:rPr>
        <w:tab/>
        <w:t xml:space="preserve">Oracle. Interoperability : A Key to Meaningful Use. </w:t>
      </w:r>
      <w:r w:rsidRPr="00DA6677">
        <w:rPr>
          <w:i/>
          <w:iCs/>
          <w:noProof/>
          <w:sz w:val="22"/>
        </w:rPr>
        <w:t>Solutions</w:t>
      </w:r>
      <w:r w:rsidRPr="00DA6677">
        <w:rPr>
          <w:noProof/>
          <w:sz w:val="22"/>
        </w:rPr>
        <w:t>, http://www.oracle.com/us/industries/healthcare/interoperability-wp-188782.pdf (2010).</w:t>
      </w:r>
    </w:p>
    <w:p w14:paraId="36ED3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[12] </w:t>
      </w:r>
      <w:r w:rsidRPr="00DA6677">
        <w:rPr>
          <w:noProof/>
          <w:sz w:val="22"/>
        </w:rPr>
        <w:tab/>
        <w:t>HIMSS. What is Interoperability?, https://www.himss.org/library/interoperability-standards/what-is-interoperability (accessed 27 April 2019).</w:t>
      </w:r>
    </w:p>
    <w:p w14:paraId="446DEF6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[13] </w:t>
      </w:r>
      <w:r w:rsidRPr="00DA6677">
        <w:rPr>
          <w:noProof/>
          <w:sz w:val="22"/>
        </w:rPr>
        <w:tab/>
        <w:t>Paige Goodhew. Why Healthcare Interoperability Matters | Redox, https://www.redoxengine.com/blog/why-healthcare-interoperability-matters/ (accessed 27 April 2019).</w:t>
      </w:r>
    </w:p>
    <w:p w14:paraId="4886983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[14] </w:t>
      </w:r>
      <w:r w:rsidRPr="00DA6677">
        <w:rPr>
          <w:noProof/>
          <w:sz w:val="22"/>
        </w:rPr>
        <w:tab/>
        <w:t>Dr.David Hay. Why is interoperability so important for healthcare organisations? | Orion Health, https://orionhealth.com/global/knowledge-hub/blogs/why-is-interoperability-so-important-for-healthcare-organisations/ (accessed 27 April 2019).</w:t>
      </w:r>
    </w:p>
    <w:p w14:paraId="6E894BB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[15] </w:t>
      </w:r>
      <w:r w:rsidRPr="00DA6677">
        <w:rPr>
          <w:noProof/>
          <w:sz w:val="22"/>
        </w:rPr>
        <w:tab/>
        <w:t xml:space="preserve">Le Bris A, Asri W El. STATE OF CYBERSECURITY &amp;amp; CYBER THREATS IN HEALTHCARE ORGANIZATIONS Applied Cybersecurity Strategy for Managers. </w:t>
      </w:r>
      <w:r w:rsidRPr="00DA6677">
        <w:rPr>
          <w:i/>
          <w:iCs/>
          <w:noProof/>
          <w:sz w:val="22"/>
        </w:rPr>
        <w:t>ESSEC Bus Sch</w:t>
      </w:r>
      <w:r w:rsidRPr="00DA6677">
        <w:rPr>
          <w:noProof/>
          <w:sz w:val="22"/>
        </w:rPr>
        <w:t xml:space="preserve"> 2017; 13.</w:t>
      </w:r>
    </w:p>
    <w:p w14:paraId="242B9DD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[16] </w:t>
      </w:r>
      <w:r w:rsidRPr="00DA6677">
        <w:rPr>
          <w:noProof/>
          <w:sz w:val="22"/>
        </w:rPr>
        <w:tab/>
        <w:t>Healthcare IT News. The biggest healthcare breaches of 2017, https://www.healthcareitnews.com/slideshow/biggest-healthcare-breaches-2017-so-far?page=1 (accessed 11 September 2018).</w:t>
      </w:r>
    </w:p>
    <w:p w14:paraId="385388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[17] </w:t>
      </w:r>
      <w:r w:rsidRPr="00DA6677">
        <w:rPr>
          <w:noProof/>
          <w:sz w:val="22"/>
        </w:rPr>
        <w:tab/>
        <w:t>HIPAA Journal. Largest Healthcare Data Breaches of 2018, https://www.hipaajournal.com/largest-healthcare-data-breaches-of-2018/ (accessed 27 April 2019).</w:t>
      </w:r>
    </w:p>
    <w:p w14:paraId="77A24AC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[18] </w:t>
      </w:r>
      <w:r w:rsidRPr="00DA6677">
        <w:rPr>
          <w:noProof/>
          <w:sz w:val="22"/>
        </w:rPr>
        <w:tab/>
        <w:t>Healthcare IT News. The biggest healthcare data breaches of 2018 (so far), https://www.healthcareitnews.com/projects/biggest-healthcare-data-breaches-2018-so-far (accessed 27 April 2019).</w:t>
      </w:r>
    </w:p>
    <w:p w14:paraId="281B474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[19] </w:t>
      </w:r>
      <w:r w:rsidRPr="00DA6677">
        <w:rPr>
          <w:noProof/>
          <w:sz w:val="22"/>
        </w:rPr>
        <w:tab/>
        <w:t>IHE International Inc. About IHE, https://www.ihe.net/about_ihe/ (accessed 11 September 2018).</w:t>
      </w:r>
    </w:p>
    <w:p w14:paraId="39893A7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[20] </w:t>
      </w:r>
      <w:r w:rsidRPr="00DA6677">
        <w:rPr>
          <w:noProof/>
          <w:sz w:val="22"/>
        </w:rPr>
        <w:tab/>
        <w:t>IHE International Inc. IHE Process, https://www.ihe.net/about_ihe/ihe_process/ (accessed 11 September 2018).</w:t>
      </w:r>
    </w:p>
    <w:p w14:paraId="6093D2D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[21] </w:t>
      </w:r>
      <w:r w:rsidRPr="00DA6677">
        <w:rPr>
          <w:noProof/>
          <w:sz w:val="22"/>
        </w:rPr>
        <w:tab/>
        <w:t>IHE International Inc. Profiles, https://www.ihe.net/resources/profiles/ (accessed 17 September 2018).</w:t>
      </w:r>
    </w:p>
    <w:p w14:paraId="220D9C5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[22] </w:t>
      </w:r>
      <w:r w:rsidRPr="00DA6677">
        <w:rPr>
          <w:noProof/>
          <w:sz w:val="22"/>
        </w:rPr>
        <w:tab/>
        <w:t xml:space="preserve">IHE International Inc. IHE IT Infrastructure ( ITI ) Technical Framework Volume 1 Integration Profiles. </w:t>
      </w:r>
      <w:r w:rsidRPr="00DA6677">
        <w:rPr>
          <w:i/>
          <w:iCs/>
          <w:noProof/>
          <w:sz w:val="22"/>
        </w:rPr>
        <w:t>Int J Healthc Technol Manag</w:t>
      </w:r>
      <w:r w:rsidRPr="00DA6677">
        <w:rPr>
          <w:noProof/>
          <w:sz w:val="22"/>
        </w:rPr>
        <w:t xml:space="preserve"> 2008; 1: 1–177.</w:t>
      </w:r>
    </w:p>
    <w:p w14:paraId="7F337B9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[23] </w:t>
      </w:r>
      <w:r w:rsidRPr="00DA6677">
        <w:rPr>
          <w:noProof/>
          <w:sz w:val="22"/>
        </w:rPr>
        <w:tab/>
        <w:t xml:space="preserve">dkorolyk. What Is The Difference Between XDS,XDS.a,XDS.b and XDS-I?, </w:t>
      </w:r>
      <w:r w:rsidRPr="00DA6677">
        <w:rPr>
          <w:noProof/>
          <w:sz w:val="22"/>
        </w:rPr>
        <w:lastRenderedPageBreak/>
        <w:t>http://healthcareitsystems.com/2012/05/22/what-is-the-difference-between-xds-xds-a-xds-b-and-xds-i/ (2012, accessed 17 February 2019).</w:t>
      </w:r>
    </w:p>
    <w:p w14:paraId="75191C5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[24] </w:t>
      </w:r>
      <w:r w:rsidRPr="00DA6677">
        <w:rPr>
          <w:noProof/>
          <w:sz w:val="22"/>
        </w:rPr>
        <w:tab/>
        <w:t>Luke MN, Lee SJ, Pekarek Z, et al. Blockchain in Electricity: a Critical Review of Progress to Date. 2018; 1–36.</w:t>
      </w:r>
    </w:p>
    <w:p w14:paraId="5F61BA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[25] </w:t>
      </w:r>
      <w:r w:rsidRPr="00DA6677">
        <w:rPr>
          <w:noProof/>
          <w:sz w:val="22"/>
        </w:rPr>
        <w:tab/>
        <w:t>PwC. a Catalyst for New Approaches in Insurance.</w:t>
      </w:r>
    </w:p>
    <w:p w14:paraId="4339F30A"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[26] </w:t>
      </w:r>
      <w:r w:rsidRPr="00DA6677">
        <w:rPr>
          <w:noProof/>
          <w:sz w:val="22"/>
        </w:rPr>
        <w:tab/>
        <w:t xml:space="preserve">Zheng Z, Xie S, Dai H, et al. An Overview of Blockchain Technology: Architecture, Consensus, and Future Trends. </w:t>
      </w:r>
      <w:r w:rsidRPr="00DA6677">
        <w:rPr>
          <w:i/>
          <w:iCs/>
          <w:noProof/>
          <w:sz w:val="22"/>
        </w:rPr>
        <w:t>Proc - 2017 IEEE 6th Int Congr Big Data, BigData Congr 2017</w:t>
      </w:r>
      <w:r w:rsidRPr="00DA6677">
        <w:rPr>
          <w:noProof/>
          <w:sz w:val="22"/>
        </w:rPr>
        <w:t xml:space="preserve"> 2017; 557–564.</w:t>
      </w:r>
    </w:p>
    <w:p w14:paraId="212DA1B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[27] </w:t>
      </w:r>
      <w:r w:rsidRPr="00DA6677">
        <w:rPr>
          <w:noProof/>
          <w:sz w:val="22"/>
        </w:rPr>
        <w:tab/>
        <w:t xml:space="preserve">Yaga D, Mell P, Roby N, et al. Blockchain Technology Overview (NISTIR-8202). </w:t>
      </w:r>
      <w:r w:rsidRPr="00DA6677">
        <w:rPr>
          <w:i/>
          <w:iCs/>
          <w:noProof/>
          <w:sz w:val="22"/>
        </w:rPr>
        <w:t>Draft NISTIR</w:t>
      </w:r>
      <w:r w:rsidRPr="00DA6677">
        <w:rPr>
          <w:noProof/>
          <w:sz w:val="22"/>
        </w:rPr>
        <w:t xml:space="preserve"> 2018; 59.</w:t>
      </w:r>
    </w:p>
    <w:p w14:paraId="6EA2F1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[28] </w:t>
      </w:r>
      <w:r w:rsidRPr="00DA6677">
        <w:rPr>
          <w:noProof/>
          <w:sz w:val="22"/>
        </w:rPr>
        <w:tab/>
        <w:t xml:space="preserve">Buterin V. </w:t>
      </w:r>
      <w:r w:rsidRPr="00DA6677">
        <w:rPr>
          <w:i/>
          <w:iCs/>
          <w:noProof/>
          <w:sz w:val="22"/>
        </w:rPr>
        <w:t>A NEXT GENERATION SMART CONTRACT &amp; DECENTRALIZED APPLICATION PLATFORM</w:t>
      </w:r>
      <w:r w:rsidRPr="00DA6677">
        <w:rPr>
          <w:noProof/>
          <w:sz w:val="22"/>
        </w:rPr>
        <w:t>.</w:t>
      </w:r>
    </w:p>
    <w:p w14:paraId="7C14E90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[29] </w:t>
      </w:r>
      <w:r w:rsidRPr="00DA6677">
        <w:rPr>
          <w:noProof/>
          <w:sz w:val="22"/>
        </w:rPr>
        <w:tab/>
        <w:t>ethereum/devp2p: Ethereum peer-to-peer networking specifications, https://github.com/ethereum/devp2p (accessed 3 June 2021).</w:t>
      </w:r>
    </w:p>
    <w:p w14:paraId="493C398F"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[30] </w:t>
      </w:r>
      <w:r w:rsidRPr="00DA6677">
        <w:rPr>
          <w:noProof/>
          <w:sz w:val="22"/>
        </w:rPr>
        <w:tab/>
        <w:t>Solidity Programming Language | The Solidity language portal is a comprehensive information page for the Solidity programming language. It features documentation, binaries, blog, resources &amp; more., https://soliditylang.org/ (accessed 3 June 2021).</w:t>
      </w:r>
    </w:p>
    <w:p w14:paraId="26790D9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[31] </w:t>
      </w:r>
      <w:r w:rsidRPr="00DA6677">
        <w:rPr>
          <w:noProof/>
          <w:sz w:val="22"/>
        </w:rPr>
        <w:tab/>
        <w:t>Quorum. GoQuorum, https://github.com/ConsenSys/quorum (2020, accessed 3 June 2021).</w:t>
      </w:r>
    </w:p>
    <w:p w14:paraId="0D0A861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[32] </w:t>
      </w:r>
      <w:r w:rsidRPr="00DA6677">
        <w:rPr>
          <w:noProof/>
          <w:sz w:val="22"/>
        </w:rPr>
        <w:tab/>
        <w:t>Morgan JP. Quorum | J.P. Morgan, https://www.jpmorgan.com/global/Quorum (2017, accessed 26 April 2019).</w:t>
      </w:r>
    </w:p>
    <w:p w14:paraId="67C6D0F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[33] </w:t>
      </w:r>
      <w:r w:rsidRPr="00DA6677">
        <w:rPr>
          <w:noProof/>
          <w:sz w:val="22"/>
        </w:rPr>
        <w:tab/>
        <w:t>Quorum 7-nodes Example, https://github.com/ConsenSys/quorum-examples/tree/master/examples/7nodes (accessed 3 June 2021).</w:t>
      </w:r>
    </w:p>
    <w:p w14:paraId="514C28F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[34] </w:t>
      </w:r>
      <w:r w:rsidRPr="00DA6677">
        <w:rPr>
          <w:noProof/>
          <w:sz w:val="22"/>
        </w:rPr>
        <w:tab/>
        <w:t xml:space="preserve">Peterson K, Deeduvanu R, Kanjamala P, et al. A Blockchain-Based Approach to Health Information Exchange Networks. </w:t>
      </w:r>
      <w:r w:rsidRPr="00DA6677">
        <w:rPr>
          <w:i/>
          <w:iCs/>
          <w:noProof/>
          <w:sz w:val="22"/>
        </w:rPr>
        <w:t>Mayo Clin</w:t>
      </w:r>
      <w:r w:rsidRPr="00DA6677">
        <w:rPr>
          <w:noProof/>
          <w:sz w:val="22"/>
        </w:rPr>
        <w:t xml:space="preserve"> 2016; 10.</w:t>
      </w:r>
    </w:p>
    <w:p w14:paraId="71CC6844"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[35] </w:t>
      </w:r>
      <w:r w:rsidRPr="00DA6677">
        <w:rPr>
          <w:noProof/>
          <w:sz w:val="22"/>
        </w:rPr>
        <w:tab/>
        <w:t xml:space="preserve">Ekblaw A, Azaria A, Halamka JD, et al. A Case Study for Blockchain in Healthcare: " MedRec " prototype for electronic health records and medical research data. </w:t>
      </w:r>
      <w:r w:rsidRPr="00DA6677">
        <w:rPr>
          <w:i/>
          <w:iCs/>
          <w:noProof/>
          <w:sz w:val="22"/>
        </w:rPr>
        <w:t>IEEE Technol Soc Mag</w:t>
      </w:r>
      <w:r w:rsidRPr="00DA6677">
        <w:rPr>
          <w:noProof/>
          <w:sz w:val="22"/>
        </w:rPr>
        <w:t xml:space="preserve"> 2016; 1–13.</w:t>
      </w:r>
    </w:p>
    <w:p w14:paraId="49C8DF0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[36] </w:t>
      </w:r>
      <w:r w:rsidRPr="00DA6677">
        <w:rPr>
          <w:noProof/>
          <w:sz w:val="22"/>
        </w:rPr>
        <w:tab/>
        <w:t xml:space="preserve">Zyskind G, Nathan O, Pentland AS. Decentralizing privacy: Using Blockchain to Protect Personal Data. </w:t>
      </w:r>
      <w:r w:rsidRPr="00DA6677">
        <w:rPr>
          <w:i/>
          <w:iCs/>
          <w:noProof/>
          <w:sz w:val="22"/>
        </w:rPr>
        <w:t>Proc - 2015 IEEE Secur Priv Work SPW 2015</w:t>
      </w:r>
      <w:r w:rsidRPr="00DA6677">
        <w:rPr>
          <w:noProof/>
          <w:sz w:val="22"/>
        </w:rPr>
        <w:t xml:space="preserve"> 2015; 180–184.</w:t>
      </w:r>
    </w:p>
    <w:p w14:paraId="3A21FA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[37] </w:t>
      </w:r>
      <w:r w:rsidRPr="00DA6677">
        <w:rPr>
          <w:noProof/>
          <w:sz w:val="22"/>
        </w:rPr>
        <w:tab/>
        <w:t xml:space="preserve">Li H, Zhu L, Shen M, et al. Blockchain-Based Data Preservation System for Medical Data. </w:t>
      </w:r>
      <w:r w:rsidRPr="00DA6677">
        <w:rPr>
          <w:i/>
          <w:iCs/>
          <w:noProof/>
          <w:sz w:val="22"/>
        </w:rPr>
        <w:t>J Med Syst</w:t>
      </w:r>
      <w:r w:rsidRPr="00DA6677">
        <w:rPr>
          <w:noProof/>
          <w:sz w:val="22"/>
        </w:rPr>
        <w:t xml:space="preserve"> 2018; 42: 1–13.</w:t>
      </w:r>
    </w:p>
    <w:p w14:paraId="449C4E7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[38] </w:t>
      </w:r>
      <w:r w:rsidRPr="00DA6677">
        <w:rPr>
          <w:noProof/>
          <w:sz w:val="22"/>
        </w:rPr>
        <w:tab/>
        <w:t xml:space="preserve">Tanwar S, Parekh K, Evans R. Blockchain-based electronic healthcare record system for healthcare 4.0 applications. </w:t>
      </w:r>
      <w:r w:rsidRPr="00DA6677">
        <w:rPr>
          <w:i/>
          <w:iCs/>
          <w:noProof/>
          <w:sz w:val="22"/>
        </w:rPr>
        <w:t>J Inf Secur Appl</w:t>
      </w:r>
      <w:r w:rsidRPr="00DA6677">
        <w:rPr>
          <w:noProof/>
          <w:sz w:val="22"/>
        </w:rPr>
        <w:t xml:space="preserve"> 2020; 50: 102407.</w:t>
      </w:r>
    </w:p>
    <w:p w14:paraId="3B7C15F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[39] </w:t>
      </w:r>
      <w:r w:rsidRPr="00DA6677">
        <w:rPr>
          <w:noProof/>
          <w:sz w:val="22"/>
        </w:rPr>
        <w:tab/>
        <w:t xml:space="preserve">Sultan K, Ruhi U, Lakhani R. </w:t>
      </w:r>
      <w:r w:rsidRPr="00DA6677">
        <w:rPr>
          <w:i/>
          <w:iCs/>
          <w:noProof/>
          <w:sz w:val="22"/>
        </w:rPr>
        <w:t>CONCEPTUALIZING BLOCKCHAINS: CHARACTERISTICS &amp; APPLICATIONS</w:t>
      </w:r>
      <w:r w:rsidRPr="00DA6677">
        <w:rPr>
          <w:noProof/>
          <w:sz w:val="22"/>
        </w:rPr>
        <w:t>, https://arxiv.org/ftp/arxiv/papers/1806/1806.03693.pdf (2018, accessed 29 October 2018).</w:t>
      </w:r>
    </w:p>
    <w:p w14:paraId="22633E3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[40] </w:t>
      </w:r>
      <w:r w:rsidRPr="00DA6677">
        <w:rPr>
          <w:noProof/>
          <w:sz w:val="22"/>
        </w:rPr>
        <w:tab/>
        <w:t>ethereum/go-ethereum: Official Go implementation of the Ethereum protocol, https://github.com/ethereum/go-ethereum (accessed 5 June 2021).</w:t>
      </w:r>
    </w:p>
    <w:p w14:paraId="545647C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[41] </w:t>
      </w:r>
      <w:r w:rsidRPr="00DA6677">
        <w:rPr>
          <w:noProof/>
          <w:sz w:val="22"/>
        </w:rPr>
        <w:tab/>
        <w:t>Installing Geth | Go Ethereum, https://geth.ethereum.org/docs/install-and-build/installing-geth#install-on-ubuntu-via-ppas (accessed 10 June 2021).</w:t>
      </w:r>
    </w:p>
    <w:p w14:paraId="0D0D676E"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[42] </w:t>
      </w:r>
      <w:r w:rsidRPr="00DA6677">
        <w:rPr>
          <w:noProof/>
          <w:sz w:val="22"/>
        </w:rPr>
        <w:tab/>
        <w:t>Command-line Options | Go Ethereum, https://geth.ethereum.org/docs/interface/command-line-options (accessed 10 June 2021).</w:t>
      </w:r>
    </w:p>
    <w:p w14:paraId="5645A646"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[43] </w:t>
      </w:r>
      <w:r w:rsidRPr="00DA6677">
        <w:rPr>
          <w:noProof/>
          <w:sz w:val="22"/>
        </w:rPr>
        <w:tab/>
        <w:t>Install - GoQuorum, https://docs.goquorum.consensys.net/en/stable/HowTo/GetStarted/Install/ (accessed 10 June 2021).</w:t>
      </w:r>
    </w:p>
    <w:p w14:paraId="4908B7E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[44] </w:t>
      </w:r>
      <w:r w:rsidRPr="00DA6677">
        <w:rPr>
          <w:noProof/>
          <w:sz w:val="22"/>
        </w:rPr>
        <w:tab/>
        <w:t>ConsenSys/tessera: Tessera - Enterprise Implementation of Quorum’s transaction manager, https://github.com/ConsenSys/tessera (accessed 5 June 2021).</w:t>
      </w:r>
    </w:p>
    <w:p w14:paraId="6E84D98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[45] </w:t>
      </w:r>
      <w:r w:rsidRPr="00DA6677">
        <w:rPr>
          <w:noProof/>
          <w:sz w:val="22"/>
        </w:rPr>
        <w:tab/>
        <w:t>ConsenSys/constellation: Peer-to-peer encrypted message exchange, https://github.com/ConsenSys/constellation (accessed 5 June 2021).</w:t>
      </w:r>
    </w:p>
    <w:p w14:paraId="799A3FD2"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[46] </w:t>
      </w:r>
      <w:r w:rsidRPr="00DA6677">
        <w:rPr>
          <w:noProof/>
          <w:sz w:val="22"/>
        </w:rPr>
        <w:tab/>
        <w:t>quorum-examples/README.md at master · ConsenSys/quorum-examples, https://github.com/ConsenSys/quorum-examples/blob/master/README.md (accessed 10 June 2021).</w:t>
      </w:r>
    </w:p>
    <w:p w14:paraId="2D8F6097"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[47] </w:t>
      </w:r>
      <w:r w:rsidRPr="00DA6677">
        <w:rPr>
          <w:noProof/>
          <w:sz w:val="22"/>
        </w:rPr>
        <w:tab/>
        <w:t>Remix - Ethereum IDE, https://remix.ethereum.org/ (accessed 8 March 2021).</w:t>
      </w:r>
    </w:p>
    <w:p w14:paraId="707939B9"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[48] </w:t>
      </w:r>
      <w:r w:rsidRPr="00DA6677">
        <w:rPr>
          <w:noProof/>
          <w:sz w:val="22"/>
        </w:rPr>
        <w:tab/>
        <w:t>Node.js, https://nodejs.org/en/ (accessed 10 June 2021).</w:t>
      </w:r>
    </w:p>
    <w:p w14:paraId="75A8693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lastRenderedPageBreak/>
        <w:t xml:space="preserve">[49] </w:t>
      </w:r>
      <w:r w:rsidRPr="00DA6677">
        <w:rPr>
          <w:noProof/>
          <w:sz w:val="22"/>
        </w:rPr>
        <w:tab/>
        <w:t>npm, https://www.npmjs.com/ (accessed 10 June 2021).</w:t>
      </w:r>
    </w:p>
    <w:p w14:paraId="58DA2CE3"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[50] </w:t>
      </w:r>
      <w:r w:rsidRPr="00DA6677">
        <w:rPr>
          <w:noProof/>
          <w:sz w:val="22"/>
        </w:rPr>
        <w:tab/>
        <w:t>web3 - npm, https://www.npmjs.com/package/web3 (accessed 10 June 2021).</w:t>
      </w:r>
    </w:p>
    <w:p w14:paraId="44F8F7AD"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[51] </w:t>
      </w:r>
      <w:r w:rsidRPr="00DA6677">
        <w:rPr>
          <w:noProof/>
          <w:sz w:val="22"/>
        </w:rPr>
        <w:tab/>
        <w:t>xml2js - npm, https://www.npmjs.com/package/xml2js (accessed 10 June 2021).</w:t>
      </w:r>
    </w:p>
    <w:p w14:paraId="1E42815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[52] </w:t>
      </w:r>
      <w:r w:rsidRPr="00DA6677">
        <w:rPr>
          <w:noProof/>
          <w:sz w:val="22"/>
        </w:rPr>
        <w:tab/>
        <w:t>fs - npm, https://www.npmjs.com/package/fs (accessed 10 June 2021).</w:t>
      </w:r>
    </w:p>
    <w:p w14:paraId="7867AF41"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[53] </w:t>
      </w:r>
      <w:r w:rsidRPr="00DA6677">
        <w:rPr>
          <w:noProof/>
          <w:sz w:val="22"/>
        </w:rPr>
        <w:tab/>
        <w:t>net - npm, https://www.npmjs.com/package/net (accessed 10 June 2021).</w:t>
      </w:r>
    </w:p>
    <w:p w14:paraId="3CBB3E9C"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[54] </w:t>
      </w:r>
      <w:r w:rsidRPr="00DA6677">
        <w:rPr>
          <w:noProof/>
          <w:sz w:val="22"/>
        </w:rPr>
        <w:tab/>
        <w:t>util - npm, https://www.npmjs.com/package/util (accessed 10 June 2021).</w:t>
      </w:r>
    </w:p>
    <w:p w14:paraId="765DB305"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[55] </w:t>
      </w:r>
      <w:r w:rsidRPr="00DA6677">
        <w:rPr>
          <w:noProof/>
          <w:sz w:val="22"/>
        </w:rPr>
        <w:tab/>
        <w:t>moment - npm, https://www.npmjs.com/package/moment (accessed 10 June 2021).</w:t>
      </w:r>
    </w:p>
    <w:p w14:paraId="03A9CA8B"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[56] </w:t>
      </w:r>
      <w:r w:rsidRPr="00DA6677">
        <w:rPr>
          <w:noProof/>
          <w:sz w:val="22"/>
        </w:rPr>
        <w:tab/>
        <w:t>cryptr - npm, https://www.npmjs.com/package/cryptr (accessed 10 June 2021).</w:t>
      </w:r>
    </w:p>
    <w:p w14:paraId="23CBF690" w14:textId="77777777" w:rsidR="00DA6677" w:rsidRPr="00DA6677" w:rsidRDefault="00DA6677" w:rsidP="00DA6677">
      <w:pPr>
        <w:widowControl w:val="0"/>
        <w:autoSpaceDE w:val="0"/>
        <w:autoSpaceDN w:val="0"/>
        <w:adjustRightInd w:val="0"/>
        <w:spacing w:after="200" w:line="360" w:lineRule="auto"/>
        <w:ind w:left="640" w:hanging="640"/>
        <w:rPr>
          <w:noProof/>
          <w:sz w:val="22"/>
        </w:rPr>
      </w:pPr>
      <w:r w:rsidRPr="00DA6677">
        <w:rPr>
          <w:noProof/>
          <w:sz w:val="22"/>
        </w:rPr>
        <w:t xml:space="preserve">[57] </w:t>
      </w:r>
      <w:r w:rsidRPr="00DA6677">
        <w:rPr>
          <w:noProof/>
          <w:sz w:val="22"/>
        </w:rPr>
        <w:tab/>
        <w:t>web3.eth.Contract — web3.js 1.0.0 documentation, https://web3js.readthedocs.io/en/v1.3.4/web3-eth-contract.html (accessed 8 March 2021).</w:t>
      </w:r>
    </w:p>
    <w:p w14:paraId="5C56A6C5" w14:textId="0E791940" w:rsidR="0099645B" w:rsidRDefault="00610514" w:rsidP="00D118CE">
      <w:pPr>
        <w:pStyle w:val="ListParagraph"/>
        <w:spacing w:line="360" w:lineRule="auto"/>
        <w:ind w:left="0"/>
        <w:rPr>
          <w:rFonts w:ascii="Times New Roman" w:hAnsi="Times New Roman" w:cs="Times New Roman"/>
          <w:color w:val="FF0000"/>
          <w:szCs w:val="22"/>
        </w:rPr>
      </w:pPr>
      <w:r w:rsidRPr="006A7D30">
        <w:rPr>
          <w:rFonts w:ascii="Times New Roman" w:hAnsi="Times New Roman" w:cs="Times New Roman"/>
          <w:color w:val="FF0000"/>
          <w:szCs w:val="22"/>
        </w:rPr>
        <w:fldChar w:fldCharType="end"/>
      </w:r>
    </w:p>
    <w:p w14:paraId="3BDCDDA7" w14:textId="77777777" w:rsidR="00C82C3C" w:rsidRDefault="00C82C3C" w:rsidP="00C77849">
      <w:pPr>
        <w:pStyle w:val="ListParagraph"/>
        <w:spacing w:after="0" w:line="360" w:lineRule="auto"/>
        <w:ind w:left="0"/>
        <w:rPr>
          <w:ins w:id="2857" w:author="Petnathean Julled" w:date="2021-07-09T20:44:00Z"/>
          <w:rFonts w:ascii="Times New Roman" w:hAnsi="Times New Roman" w:cs="Angsana New"/>
          <w:color w:val="FF0000"/>
          <w:sz w:val="28"/>
          <w:cs/>
        </w:rPr>
        <w:sectPr w:rsidR="00C82C3C" w:rsidSect="008C5EA2">
          <w:headerReference w:type="even" r:id="rId232"/>
          <w:pgSz w:w="11906" w:h="16838"/>
          <w:pgMar w:top="2126" w:right="1418" w:bottom="1418" w:left="2126" w:header="720" w:footer="720" w:gutter="0"/>
          <w:cols w:space="720"/>
          <w:docGrid w:linePitch="360"/>
        </w:sectPr>
      </w:pPr>
    </w:p>
    <w:p w14:paraId="21B9F391" w14:textId="77777777" w:rsidR="00225698" w:rsidRDefault="00225698" w:rsidP="00C82C3C">
      <w:pPr>
        <w:spacing w:line="360" w:lineRule="auto"/>
        <w:jc w:val="center"/>
        <w:rPr>
          <w:ins w:id="2858" w:author="Petnathean Julled" w:date="2021-07-09T21:10:00Z"/>
          <w:b/>
          <w:bCs/>
          <w:caps/>
          <w:sz w:val="28"/>
        </w:rPr>
      </w:pPr>
      <w:ins w:id="2859" w:author="Petnathean Julled" w:date="2021-07-09T21:10:00Z">
        <w:r>
          <w:rPr>
            <w:b/>
            <w:bCs/>
            <w:caps/>
            <w:sz w:val="28"/>
          </w:rPr>
          <w:lastRenderedPageBreak/>
          <w:br w:type="page"/>
        </w:r>
      </w:ins>
    </w:p>
    <w:p w14:paraId="06E51A9C" w14:textId="120D426C" w:rsidR="00C82C3C" w:rsidRPr="00C77849" w:rsidRDefault="00C82C3C" w:rsidP="00C82C3C">
      <w:pPr>
        <w:spacing w:line="360" w:lineRule="auto"/>
        <w:jc w:val="center"/>
        <w:rPr>
          <w:ins w:id="2860" w:author="Petnathean Julled" w:date="2021-07-09T20:44:00Z"/>
          <w:b/>
          <w:bCs/>
          <w:sz w:val="28"/>
        </w:rPr>
      </w:pPr>
      <w:bookmarkStart w:id="2861" w:name="Appendix"/>
      <w:ins w:id="2862" w:author="Petnathean Julled" w:date="2021-07-09T20:44:00Z">
        <w:r w:rsidRPr="00C77849">
          <w:rPr>
            <w:b/>
            <w:bCs/>
            <w:caps/>
            <w:sz w:val="28"/>
          </w:rPr>
          <w:lastRenderedPageBreak/>
          <w:t>APPENDI</w:t>
        </w:r>
        <w:r w:rsidRPr="00C77849">
          <w:rPr>
            <w:b/>
            <w:bCs/>
            <w:sz w:val="28"/>
          </w:rPr>
          <w:t>X</w:t>
        </w:r>
      </w:ins>
    </w:p>
    <w:bookmarkEnd w:id="2861"/>
    <w:p w14:paraId="1E3A7571" w14:textId="77777777" w:rsidR="00C82C3C" w:rsidRPr="00E84CC0" w:rsidRDefault="00C82C3C" w:rsidP="00C82C3C">
      <w:pPr>
        <w:spacing w:line="360" w:lineRule="auto"/>
        <w:jc w:val="center"/>
        <w:rPr>
          <w:ins w:id="2863" w:author="Petnathean Julled" w:date="2021-07-09T20:44:00Z"/>
          <w:b/>
          <w:bCs/>
          <w:sz w:val="28"/>
        </w:rPr>
      </w:pPr>
    </w:p>
    <w:p w14:paraId="43B82E51" w14:textId="556FBA29" w:rsidR="00C82C3C" w:rsidRDefault="00C82C3C" w:rsidP="00C82C3C">
      <w:pPr>
        <w:tabs>
          <w:tab w:val="left" w:pos="1120"/>
          <w:tab w:val="left" w:pos="2240"/>
        </w:tabs>
        <w:spacing w:line="360" w:lineRule="auto"/>
        <w:jc w:val="center"/>
        <w:rPr>
          <w:ins w:id="2864" w:author="Petnathean Julled" w:date="2021-07-09T20:53:00Z"/>
          <w:b/>
          <w:bCs/>
        </w:rPr>
      </w:pPr>
    </w:p>
    <w:p w14:paraId="3A458D4A" w14:textId="16B689D7" w:rsidR="00176134" w:rsidRDefault="00176134" w:rsidP="00176134">
      <w:pPr>
        <w:rPr>
          <w:ins w:id="2865" w:author="Petnathean Julled" w:date="2021-07-09T20:54:00Z"/>
        </w:rPr>
      </w:pPr>
      <w:ins w:id="2866" w:author="Petnathean Julled" w:date="2021-07-09T20:53:00Z">
        <w:r>
          <w:tab/>
        </w:r>
      </w:ins>
      <w:ins w:id="2867" w:author="Petnathean Julled" w:date="2021-07-09T21:01:00Z">
        <w:r w:rsidR="003B5A42" w:rsidRPr="003B5A42">
          <w:t>These are full content of transaction samples created for the experiment in Sections 4.3 and 4.4.</w:t>
        </w:r>
      </w:ins>
    </w:p>
    <w:p w14:paraId="4D3CAD0F" w14:textId="77777777" w:rsidR="00247B31" w:rsidRPr="00E84CC0" w:rsidRDefault="00247B31">
      <w:pPr>
        <w:rPr>
          <w:ins w:id="2868" w:author="Petnathean Julled" w:date="2021-07-09T20:44:00Z"/>
        </w:rPr>
        <w:pPrChange w:id="2869" w:author="Petnathean Julled" w:date="2021-07-09T20:53:00Z">
          <w:pPr>
            <w:tabs>
              <w:tab w:val="left" w:pos="1120"/>
              <w:tab w:val="left" w:pos="2240"/>
            </w:tabs>
            <w:spacing w:line="360" w:lineRule="auto"/>
            <w:jc w:val="center"/>
          </w:pPr>
        </w:pPrChange>
      </w:pPr>
    </w:p>
    <w:bookmarkStart w:id="2870" w:name="_MON_1687377659"/>
    <w:bookmarkEnd w:id="2870"/>
    <w:p w14:paraId="0BD5B118" w14:textId="77C4B7A4" w:rsidR="00C82C3C" w:rsidRPr="00E84CC0" w:rsidRDefault="00247B31" w:rsidP="00C82C3C">
      <w:pPr>
        <w:tabs>
          <w:tab w:val="left" w:pos="1120"/>
          <w:tab w:val="left" w:pos="2240"/>
        </w:tabs>
        <w:spacing w:line="360" w:lineRule="auto"/>
        <w:jc w:val="center"/>
        <w:rPr>
          <w:ins w:id="2871" w:author="Petnathean Julled" w:date="2021-07-09T20:44:00Z"/>
          <w:b/>
          <w:bCs/>
        </w:rPr>
      </w:pPr>
      <w:ins w:id="2872" w:author="Petnathean Julled" w:date="2021-07-09T20:52:00Z">
        <w:r>
          <w:rPr>
            <w:b/>
            <w:bCs/>
          </w:rPr>
          <w:object w:dxaOrig="9360" w:dyaOrig="12847" w14:anchorId="46E96040">
            <v:shape id="_x0000_i1103" type="#_x0000_t75" style="width:400.05pt;height:548.45pt" o:ole="" o:bordertopcolor="this" o:borderleftcolor="this" o:borderbottomcolor="this" o:borderrightcolor="this">
              <v:imagedata r:id="rId233" o:title=""/>
              <w10:bordertop type="single" width="4"/>
              <w10:borderleft type="single" width="4"/>
              <w10:borderbottom type="single" width="4"/>
              <w10:borderright type="single" width="4"/>
            </v:shape>
            <o:OLEObject Type="Embed" ProgID="Word.OpenDocumentText.12" ShapeID="_x0000_i1103" DrawAspect="Content" ObjectID="_1687372061" r:id="rId234"/>
          </w:object>
        </w:r>
      </w:ins>
    </w:p>
    <w:bookmarkStart w:id="2873" w:name="_MON_1687378009"/>
    <w:bookmarkEnd w:id="2873"/>
    <w:p w14:paraId="4D555728" w14:textId="1F349B28" w:rsidR="00C82C3C" w:rsidRPr="00E84CC0" w:rsidRDefault="007014D0" w:rsidP="00C82C3C">
      <w:pPr>
        <w:tabs>
          <w:tab w:val="left" w:pos="1120"/>
          <w:tab w:val="left" w:pos="2240"/>
        </w:tabs>
        <w:spacing w:line="360" w:lineRule="auto"/>
        <w:jc w:val="center"/>
        <w:rPr>
          <w:ins w:id="2874" w:author="Petnathean Julled" w:date="2021-07-09T20:44:00Z"/>
          <w:b/>
          <w:bCs/>
        </w:rPr>
      </w:pPr>
      <w:ins w:id="2875" w:author="Petnathean Julled" w:date="2021-07-09T20:55:00Z">
        <w:r>
          <w:rPr>
            <w:b/>
            <w:bCs/>
          </w:rPr>
          <w:object w:dxaOrig="9360" w:dyaOrig="13014" w14:anchorId="26D9CC6A">
            <v:shape id="_x0000_i1104" type="#_x0000_t75" style="width:446.4pt;height:619.85pt" o:ole="" o:bordertopcolor="this" o:borderleftcolor="this" o:borderbottomcolor="this" o:borderrightcolor="this">
              <v:imagedata r:id="rId235" o:title=""/>
              <w10:bordertop type="single" width="4"/>
              <w10:borderleft type="single" width="4"/>
              <w10:borderbottom type="single" width="4"/>
              <w10:borderright type="single" width="4"/>
            </v:shape>
            <o:OLEObject Type="Embed" ProgID="Word.OpenDocumentText.12" ShapeID="_x0000_i1104" DrawAspect="Content" ObjectID="_1687372062" r:id="rId236"/>
          </w:object>
        </w:r>
      </w:ins>
    </w:p>
    <w:p w14:paraId="05458619" w14:textId="77777777" w:rsidR="007014D0" w:rsidRDefault="007014D0" w:rsidP="00C82C3C">
      <w:pPr>
        <w:pStyle w:val="ListParagraph"/>
        <w:spacing w:line="360" w:lineRule="auto"/>
        <w:ind w:left="0"/>
        <w:rPr>
          <w:ins w:id="2876" w:author="Petnathean Julled" w:date="2021-07-09T20:56:00Z"/>
          <w:rFonts w:ascii="Times New Roman" w:hAnsi="Times New Roman" w:cs="Times New Roman"/>
          <w:color w:val="FF0000"/>
          <w:sz w:val="28"/>
        </w:rPr>
      </w:pPr>
    </w:p>
    <w:bookmarkStart w:id="2877" w:name="_MON_1687378067"/>
    <w:bookmarkEnd w:id="2877"/>
    <w:p w14:paraId="0C25B5BD" w14:textId="77777777" w:rsidR="007014D0" w:rsidRDefault="007014D0" w:rsidP="00C82C3C">
      <w:pPr>
        <w:pStyle w:val="ListParagraph"/>
        <w:spacing w:line="360" w:lineRule="auto"/>
        <w:ind w:left="0"/>
        <w:rPr>
          <w:ins w:id="2878" w:author="Petnathean Julled" w:date="2021-07-09T20:56:00Z"/>
          <w:rFonts w:ascii="Times New Roman" w:hAnsi="Times New Roman" w:cs="Times New Roman"/>
          <w:color w:val="FF0000"/>
          <w:sz w:val="28"/>
        </w:rPr>
      </w:pPr>
      <w:ins w:id="2879" w:author="Petnathean Julled" w:date="2021-07-09T20:56:00Z">
        <w:r>
          <w:rPr>
            <w:rFonts w:ascii="Times New Roman" w:hAnsi="Times New Roman" w:cs="Times New Roman"/>
            <w:color w:val="FF0000"/>
            <w:sz w:val="28"/>
          </w:rPr>
          <w:object w:dxaOrig="9360" w:dyaOrig="13014" w14:anchorId="38AC52A5">
            <v:shape id="_x0000_i1105" type="#_x0000_t75" style="width:445.75pt;height:619.2pt" o:ole="" o:bordertopcolor="this" o:borderleftcolor="this" o:borderbottomcolor="this" o:borderrightcolor="this">
              <v:imagedata r:id="rId237" o:title=""/>
              <w10:bordertop type="single" width="4"/>
              <w10:borderleft type="single" width="4"/>
              <w10:borderbottom type="single" width="4"/>
              <w10:borderright type="single" width="4"/>
            </v:shape>
            <o:OLEObject Type="Embed" ProgID="Word.OpenDocumentText.12" ShapeID="_x0000_i1105" DrawAspect="Content" ObjectID="_1687372063" r:id="rId238"/>
          </w:object>
        </w:r>
      </w:ins>
    </w:p>
    <w:p w14:paraId="7C4CED8C" w14:textId="77777777" w:rsidR="007014D0" w:rsidRDefault="007014D0" w:rsidP="00C82C3C">
      <w:pPr>
        <w:pStyle w:val="ListParagraph"/>
        <w:spacing w:line="360" w:lineRule="auto"/>
        <w:ind w:left="0"/>
        <w:rPr>
          <w:ins w:id="2880" w:author="Petnathean Julled" w:date="2021-07-09T20:56:00Z"/>
          <w:rFonts w:ascii="Times New Roman" w:hAnsi="Times New Roman" w:cs="Times New Roman"/>
          <w:color w:val="FF0000"/>
          <w:sz w:val="28"/>
        </w:rPr>
      </w:pPr>
    </w:p>
    <w:bookmarkStart w:id="2881" w:name="_MON_1687378109"/>
    <w:bookmarkEnd w:id="2881"/>
    <w:p w14:paraId="7322EE13" w14:textId="77777777" w:rsidR="007014D0" w:rsidRDefault="007014D0" w:rsidP="00C82C3C">
      <w:pPr>
        <w:pStyle w:val="ListParagraph"/>
        <w:spacing w:line="360" w:lineRule="auto"/>
        <w:ind w:left="0"/>
        <w:rPr>
          <w:ins w:id="2882" w:author="Petnathean Julled" w:date="2021-07-09T20:57:00Z"/>
          <w:rFonts w:ascii="Times New Roman" w:hAnsi="Times New Roman" w:cs="Times New Roman"/>
          <w:color w:val="FF0000"/>
          <w:sz w:val="28"/>
        </w:rPr>
      </w:pPr>
      <w:ins w:id="2883" w:author="Petnathean Julled" w:date="2021-07-09T20:57:00Z">
        <w:r>
          <w:rPr>
            <w:rFonts w:ascii="Times New Roman" w:hAnsi="Times New Roman" w:cs="Times New Roman"/>
            <w:color w:val="FF0000"/>
            <w:sz w:val="28"/>
          </w:rPr>
          <w:object w:dxaOrig="9360" w:dyaOrig="13014" w14:anchorId="4BFF80B4">
            <v:shape id="_x0000_i1106" type="#_x0000_t75" style="width:445.75pt;height:619.85pt" o:ole="" o:bordertopcolor="this" o:borderleftcolor="this" o:borderbottomcolor="this" o:borderrightcolor="this">
              <v:imagedata r:id="rId239" o:title=""/>
              <w10:bordertop type="single" width="4"/>
              <w10:borderleft type="single" width="4"/>
              <w10:borderbottom type="single" width="4"/>
              <w10:borderright type="single" width="4"/>
            </v:shape>
            <o:OLEObject Type="Embed" ProgID="Word.OpenDocumentText.12" ShapeID="_x0000_i1106" DrawAspect="Content" ObjectID="_1687372064" r:id="rId240"/>
          </w:object>
        </w:r>
      </w:ins>
    </w:p>
    <w:p w14:paraId="0876FB3D" w14:textId="77777777" w:rsidR="007014D0" w:rsidRDefault="007014D0" w:rsidP="00C82C3C">
      <w:pPr>
        <w:pStyle w:val="ListParagraph"/>
        <w:spacing w:line="360" w:lineRule="auto"/>
        <w:ind w:left="0"/>
        <w:rPr>
          <w:ins w:id="2884" w:author="Petnathean Julled" w:date="2021-07-09T20:57:00Z"/>
          <w:rFonts w:ascii="Times New Roman" w:hAnsi="Times New Roman" w:cs="Times New Roman"/>
          <w:color w:val="FF0000"/>
          <w:sz w:val="28"/>
        </w:rPr>
      </w:pPr>
    </w:p>
    <w:bookmarkStart w:id="2885" w:name="_MON_1687378147"/>
    <w:bookmarkEnd w:id="2885"/>
    <w:p w14:paraId="35427A1A" w14:textId="77777777" w:rsidR="007014D0" w:rsidRDefault="007014D0" w:rsidP="00C82C3C">
      <w:pPr>
        <w:pStyle w:val="ListParagraph"/>
        <w:spacing w:line="360" w:lineRule="auto"/>
        <w:ind w:left="0"/>
        <w:rPr>
          <w:ins w:id="2886" w:author="Petnathean Julled" w:date="2021-07-09T20:58:00Z"/>
          <w:rFonts w:ascii="Times New Roman" w:hAnsi="Times New Roman" w:cs="Times New Roman"/>
          <w:color w:val="FF0000"/>
          <w:sz w:val="28"/>
        </w:rPr>
      </w:pPr>
      <w:ins w:id="2887" w:author="Petnathean Julled" w:date="2021-07-09T20:57:00Z">
        <w:r>
          <w:rPr>
            <w:rFonts w:ascii="Times New Roman" w:hAnsi="Times New Roman" w:cs="Times New Roman"/>
            <w:color w:val="FF0000"/>
            <w:sz w:val="28"/>
          </w:rPr>
          <w:object w:dxaOrig="9360" w:dyaOrig="13014" w14:anchorId="65F32F68">
            <v:shape id="_x0000_i1107" type="#_x0000_t75" style="width:442pt;height:613.55pt" o:ole="" o:bordertopcolor="this" o:borderleftcolor="this" o:borderbottomcolor="this" o:borderrightcolor="this">
              <v:imagedata r:id="rId241" o:title=""/>
              <w10:bordertop type="single" width="4"/>
              <w10:borderleft type="single" width="4"/>
              <w10:borderbottom type="single" width="4"/>
              <w10:borderright type="single" width="4"/>
            </v:shape>
            <o:OLEObject Type="Embed" ProgID="Word.OpenDocumentText.12" ShapeID="_x0000_i1107" DrawAspect="Content" ObjectID="_1687372065" r:id="rId242"/>
          </w:object>
        </w:r>
      </w:ins>
    </w:p>
    <w:p w14:paraId="57C52F73" w14:textId="77777777" w:rsidR="007014D0" w:rsidRDefault="007014D0" w:rsidP="00C82C3C">
      <w:pPr>
        <w:pStyle w:val="ListParagraph"/>
        <w:spacing w:line="360" w:lineRule="auto"/>
        <w:ind w:left="0"/>
        <w:rPr>
          <w:ins w:id="2888" w:author="Petnathean Julled" w:date="2021-07-09T20:58:00Z"/>
          <w:rFonts w:ascii="Times New Roman" w:hAnsi="Times New Roman" w:cs="Times New Roman"/>
          <w:color w:val="FF0000"/>
          <w:sz w:val="28"/>
        </w:rPr>
      </w:pPr>
    </w:p>
    <w:p w14:paraId="7BDFF99E" w14:textId="77777777" w:rsidR="007014D0" w:rsidRDefault="007014D0" w:rsidP="00C82C3C">
      <w:pPr>
        <w:pStyle w:val="ListParagraph"/>
        <w:spacing w:line="360" w:lineRule="auto"/>
        <w:ind w:left="0"/>
        <w:rPr>
          <w:ins w:id="2889" w:author="Petnathean Julled" w:date="2021-07-09T20:58:00Z"/>
          <w:rFonts w:ascii="Times New Roman" w:hAnsi="Times New Roman" w:cs="Times New Roman"/>
          <w:color w:val="FF0000"/>
          <w:sz w:val="28"/>
        </w:rPr>
      </w:pPr>
    </w:p>
    <w:bookmarkStart w:id="2890" w:name="_MON_1687378190"/>
    <w:bookmarkEnd w:id="2890"/>
    <w:p w14:paraId="1D5A12D2" w14:textId="77777777" w:rsidR="007014D0" w:rsidRDefault="007014D0" w:rsidP="00C82C3C">
      <w:pPr>
        <w:pStyle w:val="ListParagraph"/>
        <w:spacing w:line="360" w:lineRule="auto"/>
        <w:ind w:left="0"/>
        <w:rPr>
          <w:ins w:id="2891" w:author="Petnathean Julled" w:date="2021-07-09T20:58:00Z"/>
          <w:rFonts w:ascii="Times New Roman" w:hAnsi="Times New Roman" w:cs="Times New Roman"/>
          <w:color w:val="FF0000"/>
          <w:sz w:val="28"/>
        </w:rPr>
      </w:pPr>
      <w:ins w:id="2892" w:author="Petnathean Julled" w:date="2021-07-09T20:58:00Z">
        <w:r>
          <w:rPr>
            <w:rFonts w:ascii="Times New Roman" w:hAnsi="Times New Roman" w:cs="Times New Roman"/>
            <w:color w:val="FF0000"/>
            <w:sz w:val="28"/>
          </w:rPr>
          <w:object w:dxaOrig="9360" w:dyaOrig="13014" w14:anchorId="438C5C61">
            <v:shape id="_x0000_i1108" type="#_x0000_t75" style="width:438.25pt;height:609.2pt" o:ole="" o:bordertopcolor="this" o:borderleftcolor="this" o:borderbottomcolor="this" o:borderrightcolor="this">
              <v:imagedata r:id="rId243" o:title=""/>
              <w10:bordertop type="single" width="4"/>
              <w10:borderleft type="single" width="4"/>
              <w10:borderbottom type="single" width="4"/>
              <w10:borderright type="single" width="4"/>
            </v:shape>
            <o:OLEObject Type="Embed" ProgID="Word.OpenDocumentText.12" ShapeID="_x0000_i1108" DrawAspect="Content" ObjectID="_1687372066" r:id="rId244"/>
          </w:object>
        </w:r>
      </w:ins>
    </w:p>
    <w:p w14:paraId="02ED229E" w14:textId="77777777" w:rsidR="007014D0" w:rsidRDefault="007014D0" w:rsidP="00C82C3C">
      <w:pPr>
        <w:pStyle w:val="ListParagraph"/>
        <w:spacing w:line="360" w:lineRule="auto"/>
        <w:ind w:left="0"/>
        <w:rPr>
          <w:ins w:id="2893" w:author="Petnathean Julled" w:date="2021-07-09T20:58:00Z"/>
          <w:rFonts w:ascii="Times New Roman" w:hAnsi="Times New Roman" w:cs="Times New Roman"/>
          <w:color w:val="FF0000"/>
          <w:sz w:val="28"/>
        </w:rPr>
      </w:pPr>
    </w:p>
    <w:p w14:paraId="1BBAE05C" w14:textId="77777777" w:rsidR="007014D0" w:rsidRDefault="007014D0" w:rsidP="00C82C3C">
      <w:pPr>
        <w:pStyle w:val="ListParagraph"/>
        <w:spacing w:line="360" w:lineRule="auto"/>
        <w:ind w:left="0"/>
        <w:rPr>
          <w:ins w:id="2894" w:author="Petnathean Julled" w:date="2021-07-09T20:58:00Z"/>
          <w:rFonts w:ascii="Times New Roman" w:hAnsi="Times New Roman" w:cs="Times New Roman"/>
          <w:color w:val="FF0000"/>
          <w:sz w:val="28"/>
        </w:rPr>
      </w:pPr>
    </w:p>
    <w:bookmarkStart w:id="2895" w:name="_MON_1687378227"/>
    <w:bookmarkEnd w:id="2895"/>
    <w:p w14:paraId="7D037769" w14:textId="77777777" w:rsidR="007014D0" w:rsidRDefault="007014D0" w:rsidP="00C82C3C">
      <w:pPr>
        <w:pStyle w:val="ListParagraph"/>
        <w:spacing w:line="360" w:lineRule="auto"/>
        <w:ind w:left="0"/>
        <w:rPr>
          <w:ins w:id="2896" w:author="Petnathean Julled" w:date="2021-07-09T20:59:00Z"/>
          <w:rFonts w:ascii="Times New Roman" w:hAnsi="Times New Roman" w:cs="Times New Roman"/>
          <w:color w:val="FF0000"/>
          <w:sz w:val="28"/>
        </w:rPr>
      </w:pPr>
      <w:ins w:id="2897" w:author="Petnathean Julled" w:date="2021-07-09T20:58:00Z">
        <w:r>
          <w:rPr>
            <w:rFonts w:ascii="Times New Roman" w:hAnsi="Times New Roman" w:cs="Times New Roman"/>
            <w:color w:val="FF0000"/>
            <w:sz w:val="28"/>
          </w:rPr>
          <w:object w:dxaOrig="9360" w:dyaOrig="13014" w14:anchorId="4E930A5F">
            <v:shape id="_x0000_i1109" type="#_x0000_t75" style="width:442.65pt;height:615.45pt" o:ole="" o:bordertopcolor="this" o:borderleftcolor="this" o:borderbottomcolor="this" o:borderrightcolor="this">
              <v:imagedata r:id="rId245" o:title=""/>
              <w10:bordertop type="single" width="4"/>
              <w10:borderleft type="single" width="4"/>
              <w10:borderbottom type="single" width="4"/>
              <w10:borderright type="single" width="4"/>
            </v:shape>
            <o:OLEObject Type="Embed" ProgID="Word.OpenDocumentText.12" ShapeID="_x0000_i1109" DrawAspect="Content" ObjectID="_1687372067" r:id="rId246"/>
          </w:object>
        </w:r>
      </w:ins>
    </w:p>
    <w:p w14:paraId="37E6446D" w14:textId="77777777" w:rsidR="007014D0" w:rsidRDefault="007014D0" w:rsidP="00C82C3C">
      <w:pPr>
        <w:pStyle w:val="ListParagraph"/>
        <w:spacing w:line="360" w:lineRule="auto"/>
        <w:ind w:left="0"/>
        <w:rPr>
          <w:ins w:id="2898" w:author="Petnathean Julled" w:date="2021-07-09T20:59:00Z"/>
          <w:rFonts w:ascii="Times New Roman" w:hAnsi="Times New Roman" w:cs="Times New Roman"/>
          <w:color w:val="FF0000"/>
          <w:sz w:val="28"/>
        </w:rPr>
      </w:pPr>
    </w:p>
    <w:bookmarkStart w:id="2899" w:name="_MON_1687378263"/>
    <w:bookmarkEnd w:id="2899"/>
    <w:p w14:paraId="1D0EE02E" w14:textId="77777777" w:rsidR="007014D0" w:rsidRDefault="007014D0" w:rsidP="00C82C3C">
      <w:pPr>
        <w:pStyle w:val="ListParagraph"/>
        <w:spacing w:line="360" w:lineRule="auto"/>
        <w:ind w:left="0"/>
        <w:rPr>
          <w:ins w:id="2900" w:author="Petnathean Julled" w:date="2021-07-09T20:59:00Z"/>
          <w:rFonts w:ascii="Times New Roman" w:hAnsi="Times New Roman" w:cs="Times New Roman"/>
          <w:color w:val="FF0000"/>
          <w:sz w:val="28"/>
        </w:rPr>
      </w:pPr>
      <w:ins w:id="2901" w:author="Petnathean Julled" w:date="2021-07-09T20:59:00Z">
        <w:r>
          <w:rPr>
            <w:rFonts w:ascii="Times New Roman" w:hAnsi="Times New Roman" w:cs="Times New Roman"/>
            <w:color w:val="FF0000"/>
            <w:sz w:val="28"/>
          </w:rPr>
          <w:object w:dxaOrig="9360" w:dyaOrig="13014" w14:anchorId="4F80E8D0">
            <v:shape id="_x0000_i1110" type="#_x0000_t75" style="width:442pt;height:613.55pt" o:ole="" o:bordertopcolor="this" o:borderleftcolor="this" o:borderbottomcolor="this" o:borderrightcolor="this">
              <v:imagedata r:id="rId247" o:title=""/>
              <w10:bordertop type="single" width="4"/>
              <w10:borderleft type="single" width="4"/>
              <w10:borderbottom type="single" width="4"/>
              <w10:borderright type="single" width="4"/>
            </v:shape>
            <o:OLEObject Type="Embed" ProgID="Word.OpenDocumentText.12" ShapeID="_x0000_i1110" DrawAspect="Content" ObjectID="_1687372068" r:id="rId248"/>
          </w:object>
        </w:r>
      </w:ins>
    </w:p>
    <w:p w14:paraId="47EF62AB" w14:textId="77777777" w:rsidR="007014D0" w:rsidRDefault="007014D0" w:rsidP="00C82C3C">
      <w:pPr>
        <w:pStyle w:val="ListParagraph"/>
        <w:spacing w:line="360" w:lineRule="auto"/>
        <w:ind w:left="0"/>
        <w:rPr>
          <w:ins w:id="2902" w:author="Petnathean Julled" w:date="2021-07-09T20:59:00Z"/>
          <w:rFonts w:ascii="Times New Roman" w:hAnsi="Times New Roman" w:cs="Times New Roman"/>
          <w:color w:val="FF0000"/>
          <w:sz w:val="28"/>
        </w:rPr>
      </w:pPr>
    </w:p>
    <w:p w14:paraId="00A0CADD" w14:textId="77777777" w:rsidR="007014D0" w:rsidRDefault="007014D0" w:rsidP="00C82C3C">
      <w:pPr>
        <w:pStyle w:val="ListParagraph"/>
        <w:spacing w:line="360" w:lineRule="auto"/>
        <w:ind w:left="0"/>
        <w:rPr>
          <w:ins w:id="2903" w:author="Petnathean Julled" w:date="2021-07-09T20:59:00Z"/>
          <w:rFonts w:ascii="Times New Roman" w:hAnsi="Times New Roman" w:cs="Times New Roman"/>
          <w:color w:val="FF0000"/>
          <w:sz w:val="28"/>
        </w:rPr>
      </w:pPr>
    </w:p>
    <w:bookmarkStart w:id="2904" w:name="_MON_1687378301"/>
    <w:bookmarkEnd w:id="2904"/>
    <w:p w14:paraId="22B19CA2" w14:textId="77777777" w:rsidR="00E571B7" w:rsidRDefault="007014D0" w:rsidP="00C82C3C">
      <w:pPr>
        <w:pStyle w:val="ListParagraph"/>
        <w:spacing w:line="360" w:lineRule="auto"/>
        <w:ind w:left="0"/>
        <w:rPr>
          <w:ins w:id="2905" w:author="Petnathean Julled" w:date="2021-07-09T21:00:00Z"/>
          <w:rFonts w:ascii="Times New Roman" w:hAnsi="Times New Roman" w:cs="Times New Roman"/>
          <w:color w:val="FF0000"/>
          <w:sz w:val="28"/>
        </w:rPr>
      </w:pPr>
      <w:ins w:id="2906" w:author="Petnathean Julled" w:date="2021-07-09T20:59:00Z">
        <w:r>
          <w:rPr>
            <w:rFonts w:ascii="Times New Roman" w:hAnsi="Times New Roman" w:cs="Times New Roman"/>
            <w:color w:val="FF0000"/>
            <w:sz w:val="28"/>
          </w:rPr>
          <w:object w:dxaOrig="9360" w:dyaOrig="13014" w14:anchorId="1335FECD">
            <v:shape id="_x0000_i1111" type="#_x0000_t75" style="width:440.15pt;height:612.3pt" o:ole="" o:bordertopcolor="this" o:borderleftcolor="this" o:borderbottomcolor="this" o:borderrightcolor="this">
              <v:imagedata r:id="rId249" o:title=""/>
              <w10:bordertop type="single" width="4"/>
              <w10:borderleft type="single" width="4"/>
              <w10:borderbottom type="single" width="4"/>
              <w10:borderright type="single" width="4"/>
            </v:shape>
            <o:OLEObject Type="Embed" ProgID="Word.OpenDocumentText.12" ShapeID="_x0000_i1111" DrawAspect="Content" ObjectID="_1687372069" r:id="rId250"/>
          </w:object>
        </w:r>
      </w:ins>
    </w:p>
    <w:p w14:paraId="366ED440" w14:textId="77777777" w:rsidR="00E571B7" w:rsidRDefault="00E571B7" w:rsidP="00C82C3C">
      <w:pPr>
        <w:pStyle w:val="ListParagraph"/>
        <w:spacing w:line="360" w:lineRule="auto"/>
        <w:ind w:left="0"/>
        <w:rPr>
          <w:ins w:id="2907" w:author="Petnathean Julled" w:date="2021-07-09T21:00:00Z"/>
          <w:rFonts w:ascii="Times New Roman" w:hAnsi="Times New Roman" w:cs="Times New Roman"/>
          <w:color w:val="FF0000"/>
          <w:sz w:val="28"/>
        </w:rPr>
      </w:pPr>
    </w:p>
    <w:p w14:paraId="7EF0CE47" w14:textId="77777777" w:rsidR="00E571B7" w:rsidRDefault="00E571B7" w:rsidP="00C82C3C">
      <w:pPr>
        <w:pStyle w:val="ListParagraph"/>
        <w:spacing w:line="360" w:lineRule="auto"/>
        <w:ind w:left="0"/>
        <w:rPr>
          <w:ins w:id="2908" w:author="Petnathean Julled" w:date="2021-07-09T21:00:00Z"/>
          <w:rFonts w:ascii="Times New Roman" w:hAnsi="Times New Roman" w:cs="Times New Roman"/>
          <w:color w:val="FF0000"/>
          <w:sz w:val="28"/>
        </w:rPr>
      </w:pPr>
    </w:p>
    <w:bookmarkStart w:id="2909" w:name="_MON_1687378429"/>
    <w:bookmarkEnd w:id="2909"/>
    <w:p w14:paraId="478B26E4" w14:textId="77777777" w:rsidR="00550A97" w:rsidRDefault="00E571B7" w:rsidP="00C82C3C">
      <w:pPr>
        <w:pStyle w:val="ListParagraph"/>
        <w:spacing w:line="360" w:lineRule="auto"/>
        <w:ind w:left="0"/>
        <w:rPr>
          <w:ins w:id="2910" w:author="Petnathean Julled" w:date="2021-07-09T21:02:00Z"/>
          <w:rFonts w:ascii="Times New Roman" w:hAnsi="Times New Roman" w:cs="Times New Roman"/>
          <w:color w:val="FF0000"/>
          <w:sz w:val="28"/>
        </w:rPr>
      </w:pPr>
      <w:ins w:id="2911" w:author="Petnathean Julled" w:date="2021-07-09T21:00:00Z">
        <w:r>
          <w:rPr>
            <w:rFonts w:ascii="Times New Roman" w:hAnsi="Times New Roman" w:cs="Times New Roman"/>
            <w:color w:val="FF0000"/>
            <w:sz w:val="28"/>
          </w:rPr>
          <w:object w:dxaOrig="9360" w:dyaOrig="13014" w14:anchorId="5C6EF52F">
            <v:shape id="_x0000_i1112" type="#_x0000_t75" style="width:442pt;height:614.2pt" o:ole="" o:bordertopcolor="this" o:borderleftcolor="this" o:borderbottomcolor="this" o:borderrightcolor="this">
              <v:imagedata r:id="rId251" o:title=""/>
              <w10:bordertop type="single" width="4"/>
              <w10:borderleft type="single" width="4"/>
              <w10:borderbottom type="single" width="4"/>
              <w10:borderright type="single" width="4"/>
            </v:shape>
            <o:OLEObject Type="Embed" ProgID="Word.OpenDocumentText.12" ShapeID="_x0000_i1112" DrawAspect="Content" ObjectID="_1687372070" r:id="rId252"/>
          </w:object>
        </w:r>
      </w:ins>
    </w:p>
    <w:p w14:paraId="35DA0A89" w14:textId="77777777" w:rsidR="00550A97" w:rsidRDefault="00550A97" w:rsidP="00C82C3C">
      <w:pPr>
        <w:pStyle w:val="ListParagraph"/>
        <w:spacing w:line="360" w:lineRule="auto"/>
        <w:ind w:left="0"/>
        <w:rPr>
          <w:ins w:id="2912" w:author="Petnathean Julled" w:date="2021-07-09T21:02:00Z"/>
          <w:rFonts w:ascii="Times New Roman" w:hAnsi="Times New Roman" w:cs="Times New Roman"/>
          <w:color w:val="FF0000"/>
          <w:sz w:val="28"/>
        </w:rPr>
        <w:sectPr w:rsidR="00550A97" w:rsidSect="008C5EA2">
          <w:headerReference w:type="even" r:id="rId253"/>
          <w:pgSz w:w="11906" w:h="16838"/>
          <w:pgMar w:top="2126" w:right="1418" w:bottom="1418" w:left="2126" w:header="720" w:footer="720" w:gutter="0"/>
          <w:cols w:space="720"/>
          <w:docGrid w:linePitch="360"/>
        </w:sectPr>
      </w:pPr>
    </w:p>
    <w:p w14:paraId="5DFD8534" w14:textId="312E9093" w:rsidR="00C82C3C" w:rsidRDefault="00682D9D" w:rsidP="00682D9D">
      <w:pPr>
        <w:pStyle w:val="ListParagraph"/>
        <w:spacing w:line="360" w:lineRule="auto"/>
        <w:ind w:left="0"/>
        <w:jc w:val="center"/>
        <w:rPr>
          <w:ins w:id="2916" w:author="Petnathean Julled" w:date="2021-07-09T21:03:00Z"/>
          <w:rFonts w:ascii="Times New Roman" w:hAnsi="Times New Roman" w:cs="Times New Roman"/>
          <w:b/>
          <w:bCs/>
          <w:sz w:val="28"/>
        </w:rPr>
      </w:pPr>
      <w:bookmarkStart w:id="2917" w:name="Biography"/>
      <w:ins w:id="2918" w:author="Petnathean Julled" w:date="2021-07-09T21:02:00Z">
        <w:r w:rsidRPr="00682D9D">
          <w:rPr>
            <w:rFonts w:ascii="Times New Roman" w:hAnsi="Times New Roman" w:cs="Times New Roman"/>
            <w:b/>
            <w:bCs/>
            <w:sz w:val="28"/>
            <w:rPrChange w:id="2919" w:author="Petnathean Julled" w:date="2021-07-09T21:03:00Z">
              <w:rPr>
                <w:rFonts w:ascii="Times New Roman" w:hAnsi="Times New Roman" w:cs="Times New Roman"/>
                <w:color w:val="FF0000"/>
                <w:sz w:val="28"/>
              </w:rPr>
            </w:rPrChange>
          </w:rPr>
          <w:lastRenderedPageBreak/>
          <w:t>B</w:t>
        </w:r>
      </w:ins>
      <w:ins w:id="2920" w:author="Petnathean Julled" w:date="2021-07-09T21:09:00Z">
        <w:r w:rsidR="008D71DE">
          <w:rPr>
            <w:rFonts w:ascii="Times New Roman" w:hAnsi="Times New Roman" w:cs="Times New Roman"/>
            <w:b/>
            <w:bCs/>
            <w:sz w:val="28"/>
          </w:rPr>
          <w:t>IOGRAPHY</w:t>
        </w:r>
      </w:ins>
    </w:p>
    <w:bookmarkEnd w:id="2917"/>
    <w:p w14:paraId="316AB459" w14:textId="65958D94" w:rsidR="00682D9D" w:rsidRDefault="00682D9D" w:rsidP="00682D9D">
      <w:pPr>
        <w:pStyle w:val="ListParagraph"/>
        <w:spacing w:line="360" w:lineRule="auto"/>
        <w:ind w:left="0"/>
        <w:jc w:val="center"/>
        <w:rPr>
          <w:ins w:id="2921" w:author="Petnathean Julled" w:date="2021-07-09T21:03:00Z"/>
          <w:rFonts w:ascii="Times New Roman" w:hAnsi="Times New Roman" w:cs="Times New Roman"/>
          <w:b/>
          <w:bCs/>
          <w:sz w:val="28"/>
        </w:rPr>
      </w:pPr>
    </w:p>
    <w:p w14:paraId="3565500A" w14:textId="77777777" w:rsidR="00682D9D" w:rsidRPr="00682D9D" w:rsidRDefault="00682D9D">
      <w:pPr>
        <w:pStyle w:val="ListParagraph"/>
        <w:spacing w:after="0" w:line="360" w:lineRule="auto"/>
        <w:ind w:left="0"/>
        <w:jc w:val="center"/>
        <w:rPr>
          <w:ins w:id="2922" w:author="Petnathean Julled" w:date="2021-07-09T20:44:00Z"/>
          <w:rFonts w:ascii="Times New Roman" w:hAnsi="Times New Roman" w:cs="Times New Roman"/>
          <w:b/>
          <w:bCs/>
          <w:sz w:val="28"/>
          <w:rPrChange w:id="2923" w:author="Petnathean Julled" w:date="2021-07-09T21:03:00Z">
            <w:rPr>
              <w:ins w:id="2924" w:author="Petnathean Julled" w:date="2021-07-09T20:44:00Z"/>
              <w:rFonts w:ascii="Times New Roman" w:hAnsi="Times New Roman" w:cs="Times New Roman"/>
              <w:color w:val="FF0000"/>
              <w:sz w:val="28"/>
            </w:rPr>
          </w:rPrChange>
        </w:rPr>
        <w:pPrChange w:id="2925" w:author="Petnathean Julled" w:date="2021-07-09T21:04:00Z">
          <w:pPr>
            <w:pStyle w:val="ListParagraph"/>
            <w:spacing w:line="360" w:lineRule="auto"/>
            <w:ind w:left="0"/>
          </w:pPr>
        </w:pPrChange>
      </w:pPr>
    </w:p>
    <w:tbl>
      <w:tblPr>
        <w:tblW w:w="0" w:type="auto"/>
        <w:tblInd w:w="108" w:type="dxa"/>
        <w:tblLayout w:type="fixed"/>
        <w:tblLook w:val="04A0" w:firstRow="1" w:lastRow="0" w:firstColumn="1" w:lastColumn="0" w:noHBand="0" w:noVBand="1"/>
        <w:tblPrChange w:id="2926" w:author="Petnathean Julled" w:date="2021-07-09T21:12: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847"/>
        <w:gridCol w:w="4397"/>
        <w:tblGridChange w:id="2927">
          <w:tblGrid>
            <w:gridCol w:w="2651"/>
            <w:gridCol w:w="1196"/>
            <w:gridCol w:w="4397"/>
          </w:tblGrid>
        </w:tblGridChange>
      </w:tblGrid>
      <w:tr w:rsidR="00F85974" w:rsidRPr="00C77849" w14:paraId="0D8FFE73" w14:textId="77777777" w:rsidTr="00B62B5E">
        <w:trPr>
          <w:ins w:id="2928" w:author="Petnathean Julled" w:date="2021-07-09T20:44:00Z"/>
        </w:trPr>
        <w:tc>
          <w:tcPr>
            <w:tcW w:w="3847" w:type="dxa"/>
            <w:shd w:val="clear" w:color="auto" w:fill="auto"/>
            <w:tcPrChange w:id="2929" w:author="Petnathean Julled" w:date="2021-07-09T21:12:00Z">
              <w:tcPr>
                <w:tcW w:w="3847" w:type="dxa"/>
                <w:gridSpan w:val="2"/>
                <w:shd w:val="clear" w:color="auto" w:fill="auto"/>
              </w:tcPr>
            </w:tcPrChange>
          </w:tcPr>
          <w:p w14:paraId="34AC3361" w14:textId="3C32F79B" w:rsidR="00176134" w:rsidRPr="00C77849" w:rsidRDefault="00774B47">
            <w:pPr>
              <w:spacing w:after="200" w:line="276" w:lineRule="auto"/>
              <w:rPr>
                <w:ins w:id="2930" w:author="Petnathean Julled" w:date="2021-07-09T20:44:00Z"/>
                <w:b/>
                <w:bCs/>
              </w:rPr>
              <w:pPrChange w:id="2931" w:author="Petnathean Julled" w:date="2021-07-09T20:47:00Z">
                <w:pPr>
                  <w:tabs>
                    <w:tab w:val="left" w:pos="4111"/>
                  </w:tabs>
                  <w:spacing w:line="360" w:lineRule="auto"/>
                </w:pPr>
              </w:pPrChange>
            </w:pPr>
            <w:ins w:id="2932" w:author="Petnathean Julled" w:date="2021-07-09T21:04:00Z">
              <w:r>
                <w:rPr>
                  <w:b/>
                  <w:bCs/>
                </w:rPr>
                <w:t>NAM</w:t>
              </w:r>
            </w:ins>
            <w:ins w:id="2933" w:author="Petnathean Julled" w:date="2021-07-09T21:05:00Z">
              <w:r>
                <w:rPr>
                  <w:b/>
                  <w:bCs/>
                </w:rPr>
                <w:t>E</w:t>
              </w:r>
            </w:ins>
          </w:p>
        </w:tc>
        <w:tc>
          <w:tcPr>
            <w:tcW w:w="4397" w:type="dxa"/>
            <w:shd w:val="clear" w:color="auto" w:fill="auto"/>
            <w:tcPrChange w:id="2934" w:author="Petnathean Julled" w:date="2021-07-09T21:12:00Z">
              <w:tcPr>
                <w:tcW w:w="4397" w:type="dxa"/>
                <w:shd w:val="clear" w:color="auto" w:fill="auto"/>
              </w:tcPr>
            </w:tcPrChange>
          </w:tcPr>
          <w:p w14:paraId="4D3BE369" w14:textId="22D136B2" w:rsidR="00774B47" w:rsidRPr="00C77849" w:rsidRDefault="00774B47" w:rsidP="00E5701C">
            <w:pPr>
              <w:tabs>
                <w:tab w:val="left" w:pos="317"/>
                <w:tab w:val="left" w:pos="4111"/>
              </w:tabs>
              <w:spacing w:line="360" w:lineRule="auto"/>
              <w:ind w:left="4110" w:hanging="4110"/>
              <w:rPr>
                <w:ins w:id="2935" w:author="Petnathean Julled" w:date="2021-07-09T20:44:00Z"/>
                <w:color w:val="333333"/>
                <w:spacing w:val="-2"/>
              </w:rPr>
            </w:pPr>
            <w:ins w:id="2936" w:author="Petnathean Julled" w:date="2021-07-09T21:05:00Z">
              <w:r>
                <w:rPr>
                  <w:color w:val="333333"/>
                  <w:spacing w:val="-2"/>
                </w:rPr>
                <w:t>Petnathean Julled</w:t>
              </w:r>
            </w:ins>
          </w:p>
        </w:tc>
      </w:tr>
      <w:tr w:rsidR="00774B47" w:rsidRPr="00C77849" w14:paraId="5374A36B" w14:textId="77777777" w:rsidTr="00B62B5E">
        <w:trPr>
          <w:ins w:id="2937" w:author="Petnathean Julled" w:date="2021-07-09T21:05:00Z"/>
        </w:trPr>
        <w:tc>
          <w:tcPr>
            <w:tcW w:w="3847" w:type="dxa"/>
            <w:shd w:val="clear" w:color="auto" w:fill="auto"/>
            <w:tcPrChange w:id="2938" w:author="Petnathean Julled" w:date="2021-07-09T21:12:00Z">
              <w:tcPr>
                <w:tcW w:w="2651" w:type="dxa"/>
                <w:shd w:val="clear" w:color="auto" w:fill="auto"/>
              </w:tcPr>
            </w:tcPrChange>
          </w:tcPr>
          <w:p w14:paraId="22825844" w14:textId="1682A28E" w:rsidR="00774B47" w:rsidRDefault="00774B47" w:rsidP="00176134">
            <w:pPr>
              <w:spacing w:after="200" w:line="276" w:lineRule="auto"/>
              <w:rPr>
                <w:ins w:id="2939" w:author="Petnathean Julled" w:date="2021-07-09T21:05:00Z"/>
                <w:b/>
                <w:bCs/>
              </w:rPr>
            </w:pPr>
            <w:ins w:id="2940" w:author="Petnathean Julled" w:date="2021-07-09T21:05:00Z">
              <w:r>
                <w:rPr>
                  <w:b/>
                  <w:bCs/>
                </w:rPr>
                <w:t>DATE OF BIRTH</w:t>
              </w:r>
            </w:ins>
          </w:p>
        </w:tc>
        <w:tc>
          <w:tcPr>
            <w:tcW w:w="4397" w:type="dxa"/>
            <w:shd w:val="clear" w:color="auto" w:fill="auto"/>
            <w:tcPrChange w:id="2941" w:author="Petnathean Julled" w:date="2021-07-09T21:12:00Z">
              <w:tcPr>
                <w:tcW w:w="5593" w:type="dxa"/>
                <w:gridSpan w:val="2"/>
                <w:shd w:val="clear" w:color="auto" w:fill="auto"/>
              </w:tcPr>
            </w:tcPrChange>
          </w:tcPr>
          <w:p w14:paraId="7D80DB93" w14:textId="41EC56F8" w:rsidR="00774B47" w:rsidRDefault="00774B47" w:rsidP="00E5701C">
            <w:pPr>
              <w:tabs>
                <w:tab w:val="left" w:pos="317"/>
                <w:tab w:val="left" w:pos="4111"/>
              </w:tabs>
              <w:spacing w:line="360" w:lineRule="auto"/>
              <w:ind w:left="4110" w:hanging="4110"/>
              <w:rPr>
                <w:ins w:id="2942" w:author="Petnathean Julled" w:date="2021-07-09T21:05:00Z"/>
                <w:color w:val="333333"/>
                <w:spacing w:val="-2"/>
              </w:rPr>
            </w:pPr>
            <w:ins w:id="2943" w:author="Petnathean Julled" w:date="2021-07-09T21:05:00Z">
              <w:r>
                <w:rPr>
                  <w:color w:val="333333"/>
                  <w:spacing w:val="-2"/>
                </w:rPr>
                <w:t>22 October</w:t>
              </w:r>
            </w:ins>
            <w:ins w:id="2944" w:author="Petnathean Julled" w:date="2021-07-09T21:06:00Z">
              <w:r>
                <w:rPr>
                  <w:color w:val="333333"/>
                  <w:spacing w:val="-2"/>
                </w:rPr>
                <w:t xml:space="preserve"> 1992</w:t>
              </w:r>
            </w:ins>
          </w:p>
        </w:tc>
      </w:tr>
      <w:tr w:rsidR="00774B47" w:rsidRPr="00C77849" w14:paraId="718CFEAA" w14:textId="77777777" w:rsidTr="00B62B5E">
        <w:trPr>
          <w:ins w:id="2945" w:author="Petnathean Julled" w:date="2021-07-09T21:06:00Z"/>
        </w:trPr>
        <w:tc>
          <w:tcPr>
            <w:tcW w:w="3847" w:type="dxa"/>
            <w:shd w:val="clear" w:color="auto" w:fill="auto"/>
            <w:tcPrChange w:id="2946" w:author="Petnathean Julled" w:date="2021-07-09T21:12:00Z">
              <w:tcPr>
                <w:tcW w:w="2651" w:type="dxa"/>
                <w:shd w:val="clear" w:color="auto" w:fill="auto"/>
              </w:tcPr>
            </w:tcPrChange>
          </w:tcPr>
          <w:p w14:paraId="2EFA37C7" w14:textId="77F5DD54" w:rsidR="00774B47" w:rsidRDefault="00774B47" w:rsidP="00176134">
            <w:pPr>
              <w:spacing w:after="200" w:line="276" w:lineRule="auto"/>
              <w:rPr>
                <w:ins w:id="2947" w:author="Petnathean Julled" w:date="2021-07-09T21:06:00Z"/>
                <w:b/>
                <w:bCs/>
              </w:rPr>
            </w:pPr>
            <w:ins w:id="2948" w:author="Petnathean Julled" w:date="2021-07-09T21:06:00Z">
              <w:r>
                <w:rPr>
                  <w:b/>
                  <w:bCs/>
                </w:rPr>
                <w:t>PLACE OF BIRTH</w:t>
              </w:r>
            </w:ins>
          </w:p>
        </w:tc>
        <w:tc>
          <w:tcPr>
            <w:tcW w:w="4397" w:type="dxa"/>
            <w:shd w:val="clear" w:color="auto" w:fill="auto"/>
            <w:tcPrChange w:id="2949" w:author="Petnathean Julled" w:date="2021-07-09T21:12:00Z">
              <w:tcPr>
                <w:tcW w:w="5593" w:type="dxa"/>
                <w:gridSpan w:val="2"/>
                <w:shd w:val="clear" w:color="auto" w:fill="auto"/>
              </w:tcPr>
            </w:tcPrChange>
          </w:tcPr>
          <w:p w14:paraId="503A8F01" w14:textId="45DE5FA0" w:rsidR="00774B47" w:rsidRDefault="00774B47" w:rsidP="00E5701C">
            <w:pPr>
              <w:tabs>
                <w:tab w:val="left" w:pos="317"/>
                <w:tab w:val="left" w:pos="4111"/>
              </w:tabs>
              <w:spacing w:line="360" w:lineRule="auto"/>
              <w:ind w:left="4110" w:hanging="4110"/>
              <w:rPr>
                <w:ins w:id="2950" w:author="Petnathean Julled" w:date="2021-07-09T21:06:00Z"/>
                <w:color w:val="333333"/>
                <w:spacing w:val="-2"/>
              </w:rPr>
            </w:pPr>
            <w:ins w:id="2951" w:author="Petnathean Julled" w:date="2021-07-09T21:06:00Z">
              <w:r>
                <w:rPr>
                  <w:color w:val="333333"/>
                  <w:spacing w:val="-2"/>
                </w:rPr>
                <w:t xml:space="preserve">Nakhon Si </w:t>
              </w:r>
              <w:proofErr w:type="spellStart"/>
              <w:r>
                <w:rPr>
                  <w:color w:val="333333"/>
                  <w:spacing w:val="-2"/>
                </w:rPr>
                <w:t>Thammarat</w:t>
              </w:r>
            </w:ins>
            <w:proofErr w:type="spellEnd"/>
            <w:ins w:id="2952" w:author="Petnathean Julled" w:date="2021-07-09T21:11:00Z">
              <w:r w:rsidR="00676F85">
                <w:rPr>
                  <w:color w:val="333333"/>
                  <w:spacing w:val="-2"/>
                </w:rPr>
                <w:t>, Thailand</w:t>
              </w:r>
            </w:ins>
          </w:p>
        </w:tc>
      </w:tr>
      <w:tr w:rsidR="00774B47" w:rsidRPr="00C77849" w14:paraId="634ACC67" w14:textId="77777777" w:rsidTr="00B62B5E">
        <w:trPr>
          <w:ins w:id="2953" w:author="Petnathean Julled" w:date="2021-07-09T21:04:00Z"/>
        </w:trPr>
        <w:tc>
          <w:tcPr>
            <w:tcW w:w="3847" w:type="dxa"/>
            <w:shd w:val="clear" w:color="auto" w:fill="auto"/>
            <w:tcPrChange w:id="2954" w:author="Petnathean Julled" w:date="2021-07-09T21:12:00Z">
              <w:tcPr>
                <w:tcW w:w="2651" w:type="dxa"/>
                <w:shd w:val="clear" w:color="auto" w:fill="auto"/>
              </w:tcPr>
            </w:tcPrChange>
          </w:tcPr>
          <w:p w14:paraId="58FEDC10" w14:textId="55349CBC" w:rsidR="00774B47" w:rsidRPr="00C77849" w:rsidRDefault="00774B47" w:rsidP="00774B47">
            <w:pPr>
              <w:spacing w:after="200" w:line="276" w:lineRule="auto"/>
              <w:rPr>
                <w:ins w:id="2955" w:author="Petnathean Julled" w:date="2021-07-09T21:04:00Z"/>
                <w:b/>
                <w:bCs/>
              </w:rPr>
            </w:pPr>
            <w:ins w:id="2956" w:author="Petnathean Julled" w:date="2021-07-09T21:07:00Z">
              <w:r>
                <w:rPr>
                  <w:b/>
                  <w:bCs/>
                </w:rPr>
                <w:t>INSTITUTIONS ATTENDED</w:t>
              </w:r>
            </w:ins>
          </w:p>
        </w:tc>
        <w:tc>
          <w:tcPr>
            <w:tcW w:w="4397" w:type="dxa"/>
            <w:shd w:val="clear" w:color="auto" w:fill="auto"/>
            <w:tcPrChange w:id="2957" w:author="Petnathean Julled" w:date="2021-07-09T21:12:00Z">
              <w:tcPr>
                <w:tcW w:w="5593" w:type="dxa"/>
                <w:gridSpan w:val="2"/>
                <w:shd w:val="clear" w:color="auto" w:fill="auto"/>
              </w:tcPr>
            </w:tcPrChange>
          </w:tcPr>
          <w:p w14:paraId="0886CA68" w14:textId="77777777" w:rsidR="00F85974" w:rsidRDefault="00F85974" w:rsidP="00774B47">
            <w:pPr>
              <w:tabs>
                <w:tab w:val="left" w:pos="317"/>
                <w:tab w:val="left" w:pos="4111"/>
              </w:tabs>
              <w:spacing w:line="360" w:lineRule="auto"/>
              <w:ind w:left="4110" w:hanging="4110"/>
              <w:rPr>
                <w:ins w:id="2958" w:author="Petnathean Julled" w:date="2021-07-09T21:11:00Z"/>
              </w:rPr>
            </w:pPr>
            <w:ins w:id="2959" w:author="Petnathean Julled" w:date="2021-07-09T21:11:00Z">
              <w:r>
                <w:t>Mahidol</w:t>
              </w:r>
              <w:r w:rsidRPr="00C77849">
                <w:t xml:space="preserve"> University, 20</w:t>
              </w:r>
              <w:r>
                <w:t>11</w:t>
              </w:r>
              <w:r w:rsidRPr="00C77849">
                <w:t>-20</w:t>
              </w:r>
              <w:r>
                <w:t>15</w:t>
              </w:r>
            </w:ins>
          </w:p>
          <w:p w14:paraId="444D4487" w14:textId="5A1C3E16" w:rsidR="00774B47" w:rsidRPr="00F85974" w:rsidRDefault="00774B47" w:rsidP="00774B47">
            <w:pPr>
              <w:tabs>
                <w:tab w:val="left" w:pos="317"/>
                <w:tab w:val="left" w:pos="4111"/>
              </w:tabs>
              <w:spacing w:line="360" w:lineRule="auto"/>
              <w:ind w:left="4110" w:hanging="4110"/>
              <w:rPr>
                <w:ins w:id="2960" w:author="Petnathean Julled" w:date="2021-07-09T21:04:00Z"/>
                <w:cs/>
                <w:rPrChange w:id="2961" w:author="Petnathean Julled" w:date="2021-07-09T21:11:00Z">
                  <w:rPr>
                    <w:ins w:id="2962" w:author="Petnathean Julled" w:date="2021-07-09T21:04:00Z"/>
                    <w:color w:val="333333"/>
                    <w:spacing w:val="-2"/>
                    <w:cs/>
                  </w:rPr>
                </w:rPrChange>
              </w:rPr>
            </w:pPr>
            <w:ins w:id="2963" w:author="Petnathean Julled" w:date="2021-07-09T21:04:00Z">
              <w:r w:rsidRPr="00C77849">
                <w:rPr>
                  <w:color w:val="333333"/>
                  <w:spacing w:val="-2"/>
                </w:rPr>
                <w:t xml:space="preserve">Bachelor of </w:t>
              </w:r>
              <w:r>
                <w:rPr>
                  <w:color w:val="333333"/>
                  <w:spacing w:val="-2"/>
                </w:rPr>
                <w:t>Engineering</w:t>
              </w:r>
              <w:r w:rsidRPr="00C77849">
                <w:rPr>
                  <w:color w:val="333333"/>
                  <w:spacing w:val="-2"/>
                </w:rPr>
                <w:t xml:space="preserve"> </w:t>
              </w:r>
              <w:r w:rsidRPr="00C77849">
                <w:t>(</w:t>
              </w:r>
              <w:r>
                <w:t>Biomedical</w:t>
              </w:r>
              <w:r w:rsidRPr="00C77849">
                <w:t>)</w:t>
              </w:r>
            </w:ins>
          </w:p>
        </w:tc>
      </w:tr>
      <w:tr w:rsidR="00F85974" w:rsidRPr="00C77849" w14:paraId="52A36EE4" w14:textId="77777777" w:rsidTr="00B62B5E">
        <w:trPr>
          <w:ins w:id="2964" w:author="Petnathean Julled" w:date="2021-07-09T20:44:00Z"/>
        </w:trPr>
        <w:tc>
          <w:tcPr>
            <w:tcW w:w="3847" w:type="dxa"/>
            <w:shd w:val="clear" w:color="auto" w:fill="auto"/>
            <w:tcPrChange w:id="2965" w:author="Petnathean Julled" w:date="2021-07-09T21:12:00Z">
              <w:tcPr>
                <w:tcW w:w="3847" w:type="dxa"/>
                <w:gridSpan w:val="2"/>
                <w:shd w:val="clear" w:color="auto" w:fill="auto"/>
              </w:tcPr>
            </w:tcPrChange>
          </w:tcPr>
          <w:p w14:paraId="5FC516D8" w14:textId="77777777" w:rsidR="00774B47" w:rsidRPr="00C77849" w:rsidRDefault="00774B47" w:rsidP="00774B47">
            <w:pPr>
              <w:tabs>
                <w:tab w:val="left" w:pos="4111"/>
              </w:tabs>
              <w:spacing w:line="360" w:lineRule="auto"/>
              <w:rPr>
                <w:ins w:id="2966" w:author="Petnathean Julled" w:date="2021-07-09T20:44:00Z"/>
                <w:b/>
                <w:bCs/>
              </w:rPr>
            </w:pPr>
          </w:p>
        </w:tc>
        <w:tc>
          <w:tcPr>
            <w:tcW w:w="4397" w:type="dxa"/>
            <w:shd w:val="clear" w:color="auto" w:fill="auto"/>
            <w:tcPrChange w:id="2967" w:author="Petnathean Julled" w:date="2021-07-09T21:12:00Z">
              <w:tcPr>
                <w:tcW w:w="4397" w:type="dxa"/>
                <w:shd w:val="clear" w:color="auto" w:fill="auto"/>
              </w:tcPr>
            </w:tcPrChange>
          </w:tcPr>
          <w:p w14:paraId="270A5674" w14:textId="3C182442" w:rsidR="00774B47" w:rsidRPr="00C77849" w:rsidRDefault="00774B47" w:rsidP="00774B47">
            <w:pPr>
              <w:tabs>
                <w:tab w:val="left" w:pos="4111"/>
              </w:tabs>
              <w:spacing w:line="360" w:lineRule="auto"/>
              <w:ind w:firstLine="1"/>
              <w:rPr>
                <w:ins w:id="2968" w:author="Petnathean Julled" w:date="2021-07-09T20:44:00Z"/>
                <w:caps/>
              </w:rPr>
            </w:pPr>
            <w:ins w:id="2969" w:author="Petnathean Julled" w:date="2021-07-09T20:44:00Z">
              <w:r w:rsidRPr="00C77849">
                <w:rPr>
                  <w:color w:val="333333"/>
                  <w:spacing w:val="-2"/>
                </w:rPr>
                <w:t xml:space="preserve">Master of Science </w:t>
              </w:r>
            </w:ins>
            <w:ins w:id="2970" w:author="Petnathean Julled" w:date="2021-07-09T21:08:00Z">
              <w:r>
                <w:rPr>
                  <w:color w:val="333333"/>
                  <w:spacing w:val="-2"/>
                </w:rPr>
                <w:br/>
              </w:r>
            </w:ins>
            <w:ins w:id="2971" w:author="Petnathean Julled" w:date="2021-07-09T20:44:00Z">
              <w:r w:rsidRPr="00C77849">
                <w:t>(</w:t>
              </w:r>
              <w:r>
                <w:t>Cybersecurity and Information Assurance</w:t>
              </w:r>
              <w:r w:rsidRPr="00C77849">
                <w:t>)</w:t>
              </w:r>
            </w:ins>
          </w:p>
        </w:tc>
      </w:tr>
    </w:tbl>
    <w:p w14:paraId="56900419" w14:textId="0090536B" w:rsidR="00C77849" w:rsidRPr="007014D0" w:rsidRDefault="00C77849" w:rsidP="00C77849">
      <w:pPr>
        <w:pStyle w:val="ListParagraph"/>
        <w:spacing w:after="0" w:line="360" w:lineRule="auto"/>
        <w:ind w:left="0"/>
        <w:rPr>
          <w:rFonts w:ascii="Times New Roman" w:hAnsi="Times New Roman" w:cs="Times New Roman"/>
          <w:color w:val="FF0000"/>
          <w:sz w:val="28"/>
        </w:rPr>
      </w:pPr>
    </w:p>
    <w:sectPr w:rsidR="00C77849" w:rsidRPr="007014D0" w:rsidSect="008C5EA2">
      <w:headerReference w:type="even" r:id="rId254"/>
      <w:pgSz w:w="11906" w:h="16838"/>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8790D" w14:textId="77777777" w:rsidR="00231AC5" w:rsidRDefault="00231AC5" w:rsidP="008C5EA2">
      <w:r>
        <w:separator/>
      </w:r>
    </w:p>
  </w:endnote>
  <w:endnote w:type="continuationSeparator" w:id="0">
    <w:p w14:paraId="022206CC" w14:textId="77777777" w:rsidR="00231AC5" w:rsidRDefault="00231AC5" w:rsidP="008C5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6BF80" w14:textId="77777777" w:rsidR="00231AC5" w:rsidRDefault="00231AC5" w:rsidP="008C5EA2">
      <w:r>
        <w:separator/>
      </w:r>
    </w:p>
  </w:footnote>
  <w:footnote w:type="continuationSeparator" w:id="0">
    <w:p w14:paraId="23744516" w14:textId="77777777" w:rsidR="00231AC5" w:rsidRDefault="00231AC5" w:rsidP="008C5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A5F08" w14:textId="77777777" w:rsidR="00345B40" w:rsidRDefault="00345B40">
    <w:pPr>
      <w:pStyle w:val="Header"/>
    </w:pPr>
  </w:p>
  <w:p w14:paraId="40BCE037" w14:textId="77777777" w:rsidR="00345B40" w:rsidRDefault="00345B40" w:rsidP="008C5EA2">
    <w:pPr>
      <w:pStyle w:val="Header"/>
      <w:rPr>
        <w:rFonts w:ascii="Times New Roman" w:hAnsi="Times New Roman" w:cs="Times New Roman"/>
        <w:sz w:val="20"/>
        <w:szCs w:val="20"/>
        <w:shd w:val="clear" w:color="auto" w:fill="FFFFFF"/>
      </w:rPr>
    </w:pPr>
  </w:p>
  <w:p w14:paraId="7A27B6BB" w14:textId="77777777" w:rsidR="00345B40" w:rsidRDefault="00345B40" w:rsidP="008C5EA2">
    <w:pPr>
      <w:pStyle w:val="Header"/>
      <w:rPr>
        <w:rFonts w:ascii="Times New Roman" w:hAnsi="Times New Roman" w:cs="Times New Roman"/>
        <w:sz w:val="20"/>
        <w:szCs w:val="20"/>
        <w:shd w:val="clear" w:color="auto" w:fill="FFFFFF"/>
      </w:rPr>
    </w:pPr>
  </w:p>
  <w:p w14:paraId="16C74407" w14:textId="0C9F7CB2"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75897A4F" w14:textId="77777777" w:rsidR="00345B40" w:rsidRDefault="00345B4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6C23B" w14:textId="77777777" w:rsidR="00345B40" w:rsidRDefault="00345B40">
    <w:pPr>
      <w:pStyle w:val="Header"/>
    </w:pPr>
  </w:p>
  <w:p w14:paraId="70763277" w14:textId="77777777" w:rsidR="00345B40" w:rsidRPr="0099645B" w:rsidRDefault="00345B40">
    <w:pPr>
      <w:pStyle w:val="Header"/>
      <w:rPr>
        <w:rFonts w:cstheme="minorHAnsi"/>
      </w:rPr>
    </w:pPr>
  </w:p>
  <w:p w14:paraId="017AE1B1" w14:textId="77777777" w:rsidR="00345B40" w:rsidRPr="0099645B" w:rsidRDefault="00345B40" w:rsidP="008C5EA2">
    <w:pPr>
      <w:pStyle w:val="Header"/>
      <w:rPr>
        <w:rFonts w:cstheme="minorHAnsi"/>
        <w:sz w:val="20"/>
        <w:szCs w:val="20"/>
      </w:rPr>
    </w:pPr>
  </w:p>
  <w:p w14:paraId="6230EA7D" w14:textId="6544C215"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Method</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30</w:t>
    </w:r>
    <w:r w:rsidRPr="0099645B">
      <w:rPr>
        <w:rFonts w:cstheme="minorHAnsi"/>
        <w:sz w:val="20"/>
        <w:szCs w:val="20"/>
      </w:rPr>
      <w:fldChar w:fldCharType="end"/>
    </w:r>
  </w:p>
  <w:p w14:paraId="09A0972E" w14:textId="77777777" w:rsidR="00345B40" w:rsidRDefault="00345B4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B8AF1" w14:textId="77777777" w:rsidR="00345B40" w:rsidRDefault="00345B40">
    <w:pPr>
      <w:pStyle w:val="Header"/>
    </w:pPr>
  </w:p>
  <w:p w14:paraId="086DFFFE" w14:textId="77777777" w:rsidR="00345B40" w:rsidRPr="0099645B" w:rsidRDefault="00345B40">
    <w:pPr>
      <w:pStyle w:val="Header"/>
      <w:rPr>
        <w:rFonts w:cstheme="minorHAnsi"/>
      </w:rPr>
    </w:pPr>
  </w:p>
  <w:p w14:paraId="7F026ED7" w14:textId="77777777" w:rsidR="00345B40" w:rsidRPr="0099645B" w:rsidRDefault="00345B40" w:rsidP="008C5EA2">
    <w:pPr>
      <w:pStyle w:val="Header"/>
      <w:rPr>
        <w:rFonts w:cstheme="minorHAnsi"/>
        <w:sz w:val="20"/>
        <w:szCs w:val="20"/>
      </w:rPr>
    </w:pPr>
  </w:p>
  <w:p w14:paraId="1B631775" w14:textId="0743C299" w:rsidR="00345B40" w:rsidRPr="0099645B" w:rsidRDefault="00345B4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sidR="00C73D70">
      <w:rPr>
        <w:rFonts w:cstheme="minorHAnsi"/>
        <w:sz w:val="20"/>
        <w:szCs w:val="20"/>
      </w:rPr>
      <w:t>Implementation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4387A5F7" w14:textId="77777777" w:rsidR="00345B40" w:rsidRDefault="00345B4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5C171" w14:textId="77777777" w:rsidR="00C73D70" w:rsidRDefault="00C73D70">
    <w:pPr>
      <w:pStyle w:val="Header"/>
    </w:pPr>
  </w:p>
  <w:p w14:paraId="20EACE37" w14:textId="77777777" w:rsidR="00C73D70" w:rsidRPr="0099645B" w:rsidRDefault="00C73D70">
    <w:pPr>
      <w:pStyle w:val="Header"/>
      <w:rPr>
        <w:rFonts w:cstheme="minorHAnsi"/>
      </w:rPr>
    </w:pPr>
  </w:p>
  <w:p w14:paraId="6AF5D65D" w14:textId="77777777" w:rsidR="00C73D70" w:rsidRPr="0099645B" w:rsidRDefault="00C73D70" w:rsidP="008C5EA2">
    <w:pPr>
      <w:pStyle w:val="Header"/>
      <w:rPr>
        <w:rFonts w:cstheme="minorHAnsi"/>
        <w:sz w:val="20"/>
        <w:szCs w:val="20"/>
      </w:rPr>
    </w:pPr>
  </w:p>
  <w:p w14:paraId="742DAB70" w14:textId="77777777"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Conclusion and discussion</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1716D90F" w14:textId="77777777" w:rsidR="00C73D70" w:rsidRDefault="00C73D7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5907D" w14:textId="77777777" w:rsidR="00C73D70" w:rsidRDefault="00C73D70">
    <w:pPr>
      <w:pStyle w:val="Header"/>
    </w:pPr>
  </w:p>
  <w:p w14:paraId="7494EBC4" w14:textId="77777777" w:rsidR="00C73D70" w:rsidRPr="0099645B" w:rsidRDefault="00C73D70">
    <w:pPr>
      <w:pStyle w:val="Header"/>
      <w:rPr>
        <w:rFonts w:cstheme="minorHAnsi"/>
      </w:rPr>
    </w:pPr>
  </w:p>
  <w:p w14:paraId="1025AEAC" w14:textId="77777777" w:rsidR="00C73D70" w:rsidRPr="0099645B" w:rsidRDefault="00C73D70" w:rsidP="008C5EA2">
    <w:pPr>
      <w:pStyle w:val="Header"/>
      <w:rPr>
        <w:rFonts w:cstheme="minorHAnsi"/>
        <w:sz w:val="20"/>
        <w:szCs w:val="20"/>
      </w:rPr>
    </w:pPr>
  </w:p>
  <w:p w14:paraId="10AAC8B1" w14:textId="05DDF083" w:rsidR="00C73D70" w:rsidRPr="0099645B" w:rsidRDefault="00C73D70"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r>
      <w:rPr>
        <w:rFonts w:cstheme="minorHAnsi"/>
        <w:sz w:val="20"/>
        <w:szCs w:val="20"/>
      </w:rPr>
      <w:t>References</w:t>
    </w:r>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02E1D75E" w14:textId="77777777" w:rsidR="00C73D70" w:rsidRDefault="00C73D7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72CA6" w14:textId="77777777" w:rsidR="00C82C3C" w:rsidRDefault="00C82C3C">
    <w:pPr>
      <w:pStyle w:val="Header"/>
    </w:pPr>
  </w:p>
  <w:p w14:paraId="62E8D589" w14:textId="77777777" w:rsidR="00C82C3C" w:rsidRPr="0099645B" w:rsidRDefault="00C82C3C">
    <w:pPr>
      <w:pStyle w:val="Header"/>
      <w:rPr>
        <w:rFonts w:cstheme="minorHAnsi"/>
      </w:rPr>
    </w:pPr>
  </w:p>
  <w:p w14:paraId="1954E514" w14:textId="77777777" w:rsidR="00C82C3C" w:rsidRPr="0099645B" w:rsidRDefault="00C82C3C" w:rsidP="008C5EA2">
    <w:pPr>
      <w:pStyle w:val="Header"/>
      <w:rPr>
        <w:rFonts w:cstheme="minorHAnsi"/>
        <w:sz w:val="20"/>
        <w:szCs w:val="20"/>
      </w:rPr>
    </w:pPr>
  </w:p>
  <w:p w14:paraId="68E4F0DA" w14:textId="0CB5F9B0" w:rsidR="00C82C3C" w:rsidRPr="0099645B" w:rsidRDefault="00C82C3C"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ins w:id="2913" w:author="Petnathean Julled" w:date="2021-07-09T20:45:00Z">
      <w:r>
        <w:rPr>
          <w:sz w:val="20"/>
          <w:szCs w:val="20"/>
        </w:rPr>
        <w:t>Appendi</w:t>
      </w:r>
    </w:ins>
    <w:ins w:id="2914" w:author="Petnathean Julled" w:date="2021-07-09T21:10:00Z">
      <w:r w:rsidR="00225698">
        <w:rPr>
          <w:sz w:val="20"/>
          <w:szCs w:val="20"/>
        </w:rPr>
        <w:t>ces</w:t>
      </w:r>
    </w:ins>
    <w:del w:id="2915" w:author="Petnathean Julled" w:date="2021-07-09T20:45:00Z">
      <w:r w:rsidDel="00C82C3C">
        <w:rPr>
          <w:rFonts w:cstheme="minorHAnsi"/>
          <w:sz w:val="20"/>
          <w:szCs w:val="20"/>
        </w:rPr>
        <w:delText>References</w:delText>
      </w:r>
    </w:del>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31F8CB10" w14:textId="77777777" w:rsidR="00C82C3C" w:rsidRDefault="00C82C3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B0295" w14:textId="77777777" w:rsidR="00550A97" w:rsidRDefault="00550A97">
    <w:pPr>
      <w:pStyle w:val="Header"/>
    </w:pPr>
  </w:p>
  <w:p w14:paraId="553ECF04" w14:textId="77777777" w:rsidR="00550A97" w:rsidRPr="0099645B" w:rsidRDefault="00550A97">
    <w:pPr>
      <w:pStyle w:val="Header"/>
      <w:rPr>
        <w:rFonts w:cstheme="minorHAnsi"/>
      </w:rPr>
    </w:pPr>
  </w:p>
  <w:p w14:paraId="6598B1D4" w14:textId="77777777" w:rsidR="00550A97" w:rsidRPr="0099645B" w:rsidRDefault="00550A97" w:rsidP="008C5EA2">
    <w:pPr>
      <w:pStyle w:val="Header"/>
      <w:rPr>
        <w:rFonts w:cstheme="minorHAnsi"/>
        <w:sz w:val="20"/>
        <w:szCs w:val="20"/>
      </w:rPr>
    </w:pPr>
  </w:p>
  <w:p w14:paraId="2DEB0901" w14:textId="182839C4" w:rsidR="00550A97" w:rsidRPr="0099645B" w:rsidRDefault="00550A97" w:rsidP="008C5EA2">
    <w:pPr>
      <w:pStyle w:val="Header"/>
      <w:rPr>
        <w:rFonts w:cstheme="minorHAnsi"/>
        <w:sz w:val="20"/>
        <w:szCs w:val="20"/>
      </w:rPr>
    </w:pPr>
    <w:r w:rsidRPr="0099645B">
      <w:rPr>
        <w:rFonts w:cstheme="minorHAnsi"/>
        <w:sz w:val="20"/>
        <w:szCs w:val="20"/>
      </w:rPr>
      <w:t xml:space="preserve">Petnathean J. </w:t>
    </w:r>
    <w:r w:rsidRPr="0099645B">
      <w:rPr>
        <w:rFonts w:cstheme="minorHAnsi"/>
        <w:sz w:val="20"/>
        <w:szCs w:val="20"/>
      </w:rPr>
      <w:ptab w:relativeTo="margin" w:alignment="center" w:leader="none"/>
    </w:r>
    <w:r w:rsidRPr="0099645B">
      <w:rPr>
        <w:rFonts w:cstheme="minorHAnsi"/>
        <w:sz w:val="20"/>
        <w:szCs w:val="20"/>
      </w:rPr>
      <w:ptab w:relativeTo="margin" w:alignment="right" w:leader="none"/>
    </w:r>
    <w:ins w:id="2972" w:author="Petnathean Julled" w:date="2021-07-09T21:02:00Z">
      <w:r>
        <w:rPr>
          <w:sz w:val="20"/>
          <w:szCs w:val="20"/>
        </w:rPr>
        <w:t>Biography</w:t>
      </w:r>
    </w:ins>
    <w:del w:id="2973" w:author="Petnathean Julled" w:date="2021-07-09T20:45:00Z">
      <w:r w:rsidDel="00C82C3C">
        <w:rPr>
          <w:rFonts w:cstheme="minorHAnsi"/>
          <w:sz w:val="20"/>
          <w:szCs w:val="20"/>
        </w:rPr>
        <w:delText>References</w:delText>
      </w:r>
    </w:del>
    <w:r w:rsidRPr="0099645B">
      <w:rPr>
        <w:rFonts w:cstheme="minorHAnsi"/>
        <w:sz w:val="20"/>
        <w:szCs w:val="20"/>
      </w:rPr>
      <w:t xml:space="preserve"> / </w:t>
    </w:r>
    <w:r w:rsidRPr="0099645B">
      <w:rPr>
        <w:rFonts w:cstheme="minorHAnsi"/>
        <w:sz w:val="20"/>
        <w:szCs w:val="20"/>
      </w:rPr>
      <w:fldChar w:fldCharType="begin"/>
    </w:r>
    <w:r w:rsidRPr="0099645B">
      <w:rPr>
        <w:rFonts w:cstheme="minorHAnsi"/>
        <w:sz w:val="20"/>
        <w:szCs w:val="20"/>
      </w:rPr>
      <w:instrText xml:space="preserve"> PAGE   \* MERGEFORMAT </w:instrText>
    </w:r>
    <w:r w:rsidRPr="0099645B">
      <w:rPr>
        <w:rFonts w:cstheme="minorHAnsi"/>
        <w:sz w:val="20"/>
        <w:szCs w:val="20"/>
      </w:rPr>
      <w:fldChar w:fldCharType="separate"/>
    </w:r>
    <w:r>
      <w:rPr>
        <w:rFonts w:cstheme="minorHAnsi"/>
        <w:noProof/>
        <w:sz w:val="20"/>
        <w:szCs w:val="20"/>
      </w:rPr>
      <w:t>40</w:t>
    </w:r>
    <w:r w:rsidRPr="0099645B">
      <w:rPr>
        <w:rFonts w:cstheme="minorHAnsi"/>
        <w:sz w:val="20"/>
        <w:szCs w:val="20"/>
      </w:rPr>
      <w:fldChar w:fldCharType="end"/>
    </w:r>
  </w:p>
  <w:p w14:paraId="2CC52FED" w14:textId="77777777" w:rsidR="00550A97" w:rsidRDefault="00550A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E14C3" w14:textId="77777777" w:rsidR="00345B40" w:rsidRDefault="00345B40" w:rsidP="001F7F9B">
    <w:pPr>
      <w:pStyle w:val="Header"/>
    </w:pPr>
  </w:p>
  <w:p w14:paraId="63BCDC19" w14:textId="77777777" w:rsidR="00345B40" w:rsidRPr="00680AAD" w:rsidRDefault="00345B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15FE04" w14:textId="77777777" w:rsidR="00345B40" w:rsidRDefault="00345B40" w:rsidP="00912048">
    <w:pPr>
      <w:pStyle w:val="Header"/>
      <w:tabs>
        <w:tab w:val="clear" w:pos="4513"/>
      </w:tabs>
      <w:rPr>
        <w:rFonts w:ascii="Times New Roman" w:hAnsi="Times New Roman"/>
        <w:sz w:val="20"/>
        <w:szCs w:val="20"/>
        <w:shd w:val="clear" w:color="auto" w:fill="FFFFFF"/>
      </w:rPr>
    </w:pPr>
  </w:p>
  <w:p w14:paraId="132899DA" w14:textId="77777777" w:rsidR="00345B40" w:rsidRDefault="00345B40" w:rsidP="00912048">
    <w:pPr>
      <w:pStyle w:val="Header"/>
      <w:tabs>
        <w:tab w:val="clear" w:pos="4513"/>
      </w:tabs>
      <w:rPr>
        <w:rFonts w:ascii="Times New Roman" w:hAnsi="Times New Roman"/>
        <w:sz w:val="20"/>
        <w:szCs w:val="20"/>
        <w:shd w:val="clear" w:color="auto" w:fill="FFFFFF"/>
      </w:rPr>
    </w:pPr>
  </w:p>
  <w:p w14:paraId="602BCD82" w14:textId="77777777" w:rsidR="00345B40" w:rsidRDefault="00345B40" w:rsidP="00912048">
    <w:pPr>
      <w:pStyle w:val="Header"/>
      <w:tabs>
        <w:tab w:val="clear" w:pos="4513"/>
      </w:tabs>
      <w:rPr>
        <w:rFonts w:ascii="Times New Roman" w:hAnsi="Times New Roman"/>
        <w:sz w:val="20"/>
        <w:szCs w:val="20"/>
        <w:shd w:val="clear" w:color="auto" w:fill="FFFFFF"/>
      </w:rPr>
    </w:pPr>
  </w:p>
  <w:p w14:paraId="525B4BD2" w14:textId="77777777" w:rsidR="00345B40" w:rsidRPr="00912048" w:rsidRDefault="00345B4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F5EEC" w14:textId="77777777" w:rsidR="00345B40" w:rsidRDefault="00345B40">
    <w:pPr>
      <w:pStyle w:val="Header"/>
    </w:pPr>
  </w:p>
  <w:p w14:paraId="37E948BF" w14:textId="77777777" w:rsidR="00345B40" w:rsidRDefault="00345B40" w:rsidP="008C5EA2">
    <w:pPr>
      <w:pStyle w:val="Header"/>
      <w:rPr>
        <w:rFonts w:ascii="Times New Roman" w:hAnsi="Times New Roman" w:cs="Times New Roman"/>
        <w:sz w:val="20"/>
        <w:szCs w:val="20"/>
        <w:shd w:val="clear" w:color="auto" w:fill="FFFFFF"/>
      </w:rPr>
    </w:pPr>
  </w:p>
  <w:p w14:paraId="0B988608" w14:textId="77777777" w:rsidR="00345B40" w:rsidRDefault="00345B40" w:rsidP="008C5EA2">
    <w:pPr>
      <w:pStyle w:val="Header"/>
      <w:rPr>
        <w:rFonts w:ascii="Times New Roman" w:hAnsi="Times New Roman" w:cs="Times New Roman"/>
        <w:sz w:val="20"/>
        <w:szCs w:val="20"/>
        <w:shd w:val="clear" w:color="auto" w:fill="FFFFFF"/>
      </w:rPr>
    </w:pPr>
  </w:p>
  <w:p w14:paraId="2E20CF1B" w14:textId="77777777" w:rsidR="00345B40" w:rsidRDefault="00345B4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82F37" w14:textId="77777777" w:rsidR="00345B40" w:rsidRDefault="00345B40" w:rsidP="001F7F9B">
    <w:pPr>
      <w:pStyle w:val="Header"/>
    </w:pPr>
  </w:p>
  <w:p w14:paraId="00781C5D" w14:textId="77777777" w:rsidR="00345B40" w:rsidRPr="00CD2711" w:rsidRDefault="00345B40" w:rsidP="001F7F9B">
    <w:pPr>
      <w:pStyle w:val="Header"/>
      <w:rPr>
        <w:rFonts w:cs="Calibri"/>
      </w:rPr>
    </w:pPr>
  </w:p>
  <w:p w14:paraId="47008B7F" w14:textId="77777777" w:rsidR="00345B40" w:rsidRDefault="00345B40" w:rsidP="00494F6E">
    <w:pPr>
      <w:pStyle w:val="Header"/>
      <w:rPr>
        <w:rFonts w:ascii="Times New Roman" w:hAnsi="Times New Roman" w:cs="Times New Roman"/>
        <w:sz w:val="20"/>
        <w:szCs w:val="20"/>
      </w:rPr>
    </w:pPr>
  </w:p>
  <w:p w14:paraId="556360DC" w14:textId="609A2ABA" w:rsidR="00345B40" w:rsidRPr="001F7F9B" w:rsidRDefault="00345B40" w:rsidP="00494F6E">
    <w:pPr>
      <w:pStyle w:val="Header"/>
      <w:rPr>
        <w:rFonts w:ascii="Times New Roman" w:hAnsi="Times New Roman" w:cs="Times New Roman"/>
        <w:sz w:val="20"/>
        <w:szCs w:val="20"/>
      </w:rPr>
    </w:pP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iii</w:t>
    </w:r>
    <w:r w:rsidRPr="001F7F9B">
      <w:rPr>
        <w:rFonts w:ascii="Times New Roman" w:hAnsi="Times New Roman" w:cs="Times New Roman"/>
        <w:sz w:val="20"/>
        <w:szCs w:val="20"/>
      </w:rPr>
      <w:fldChar w:fldCharType="end"/>
    </w:r>
  </w:p>
  <w:p w14:paraId="6087B611" w14:textId="77777777" w:rsidR="00345B40" w:rsidRPr="00680AAD" w:rsidRDefault="00345B4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47501" w14:textId="77777777" w:rsidR="00345B40" w:rsidRDefault="00345B40">
    <w:pPr>
      <w:pStyle w:val="Header"/>
    </w:pPr>
  </w:p>
  <w:p w14:paraId="6569A22B" w14:textId="77777777" w:rsidR="00345B40" w:rsidRDefault="00345B40" w:rsidP="008C5EA2">
    <w:pPr>
      <w:pStyle w:val="Header"/>
      <w:rPr>
        <w:rFonts w:ascii="Times New Roman" w:hAnsi="Times New Roman" w:cs="Times New Roman"/>
        <w:sz w:val="20"/>
        <w:szCs w:val="20"/>
        <w:shd w:val="clear" w:color="auto" w:fill="FFFFFF"/>
      </w:rPr>
    </w:pPr>
  </w:p>
  <w:p w14:paraId="207F40A9" w14:textId="77777777" w:rsidR="00345B40" w:rsidRDefault="00345B40" w:rsidP="008C5EA2">
    <w:pPr>
      <w:pStyle w:val="Header"/>
      <w:rPr>
        <w:rFonts w:ascii="Times New Roman" w:hAnsi="Times New Roman" w:cs="Times New Roman"/>
        <w:sz w:val="20"/>
        <w:szCs w:val="20"/>
        <w:shd w:val="clear" w:color="auto" w:fill="FFFFFF"/>
      </w:rPr>
    </w:pPr>
  </w:p>
  <w:p w14:paraId="4CE06298" w14:textId="77777777" w:rsidR="00345B40" w:rsidRPr="0070794D" w:rsidRDefault="00345B40" w:rsidP="008C5EA2">
    <w:pPr>
      <w:pStyle w:val="Header"/>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Pr="002A7DEB">
      <w:rPr>
        <w:rFonts w:ascii="Times New Roman" w:hAnsi="Times New Roman" w:cs="Times New Roman"/>
        <w:sz w:val="20"/>
        <w:szCs w:val="20"/>
      </w:rPr>
      <w:ptab w:relativeTo="margin" w:alignment="right" w:leader="none"/>
    </w:r>
    <w:r>
      <w:rPr>
        <w:rFonts w:ascii="Times New Roman" w:hAnsi="Times New Roman" w:cs="Times New Roman"/>
        <w:sz w:val="20"/>
        <w:szCs w:val="20"/>
      </w:rPr>
      <w:t xml:space="preserve">Thesis </w:t>
    </w:r>
    <w:r w:rsidRPr="001F7F9B">
      <w:rPr>
        <w:rFonts w:ascii="Times New Roman" w:hAnsi="Times New Roman" w:cs="Times New Roman"/>
        <w:sz w:val="20"/>
        <w:szCs w:val="20"/>
      </w:rPr>
      <w:t>/</w:t>
    </w:r>
    <w:r>
      <w:rPr>
        <w:rFonts w:ascii="Times New Roman" w:hAnsi="Times New Roman" w:cs="Times New Roman"/>
        <w:sz w:val="20"/>
        <w:szCs w:val="20"/>
      </w:rPr>
      <w:t xml:space="preserve">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ii</w:t>
    </w:r>
    <w:r w:rsidRPr="0070794D">
      <w:rPr>
        <w:rFonts w:ascii="Times New Roman" w:hAnsi="Times New Roman" w:cs="Times New Roman"/>
        <w:sz w:val="20"/>
        <w:szCs w:val="20"/>
      </w:rPr>
      <w:fldChar w:fldCharType="end"/>
    </w:r>
  </w:p>
  <w:p w14:paraId="57333AD5" w14:textId="77777777" w:rsidR="00345B40" w:rsidRDefault="00345B4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D37A7" w14:textId="77777777" w:rsidR="00345B40" w:rsidRDefault="00345B40">
    <w:pPr>
      <w:pStyle w:val="Header"/>
    </w:pPr>
  </w:p>
  <w:p w14:paraId="166CE7F3" w14:textId="77777777" w:rsidR="00345B40" w:rsidRPr="0099645B" w:rsidRDefault="00345B40">
    <w:pPr>
      <w:pStyle w:val="Header"/>
      <w:rPr>
        <w:rFonts w:cstheme="minorHAnsi"/>
      </w:rPr>
    </w:pPr>
  </w:p>
  <w:p w14:paraId="6B0B066E" w14:textId="77777777" w:rsidR="00345B40" w:rsidRPr="0099645B" w:rsidRDefault="00345B40" w:rsidP="008C5EA2">
    <w:pPr>
      <w:pStyle w:val="Header"/>
      <w:rPr>
        <w:rFonts w:cstheme="minorHAnsi"/>
        <w:sz w:val="20"/>
        <w:szCs w:val="20"/>
      </w:rPr>
    </w:pPr>
  </w:p>
  <w:p w14:paraId="210289CC" w14:textId="77777777" w:rsidR="00345B40" w:rsidRPr="0070794D" w:rsidRDefault="00345B40" w:rsidP="008C5EA2">
    <w:pPr>
      <w:pStyle w:val="Header"/>
      <w:rPr>
        <w:rFonts w:ascii="Times New Roman" w:hAnsi="Times New Roman" w:cs="Times New Roman"/>
        <w:sz w:val="20"/>
        <w:szCs w:val="20"/>
      </w:rPr>
    </w:pPr>
    <w:r w:rsidRPr="0070794D">
      <w:rPr>
        <w:rFonts w:ascii="Times New Roman" w:hAnsi="Times New Roman" w:cs="Times New Roman"/>
        <w:sz w:val="20"/>
        <w:szCs w:val="20"/>
      </w:rPr>
      <w:t xml:space="preserve">Petnathean J. </w:t>
    </w:r>
    <w:r w:rsidRPr="0070794D">
      <w:rPr>
        <w:rFonts w:ascii="Times New Roman" w:hAnsi="Times New Roman" w:cs="Times New Roman"/>
        <w:sz w:val="20"/>
        <w:szCs w:val="20"/>
      </w:rPr>
      <w:ptab w:relativeTo="margin" w:alignment="center" w:leader="none"/>
    </w:r>
    <w:r w:rsidRPr="0070794D">
      <w:rPr>
        <w:rFonts w:ascii="Times New Roman" w:hAnsi="Times New Roman" w:cs="Times New Roman"/>
        <w:sz w:val="20"/>
        <w:szCs w:val="20"/>
      </w:rPr>
      <w:ptab w:relativeTo="margin" w:alignment="right" w:leader="none"/>
    </w:r>
    <w:r w:rsidRPr="0070794D">
      <w:rPr>
        <w:rFonts w:ascii="Times New Roman" w:hAnsi="Times New Roman" w:cs="Times New Roman"/>
        <w:sz w:val="20"/>
        <w:szCs w:val="20"/>
      </w:rPr>
      <w:t xml:space="preserve">Introduction / </w:t>
    </w:r>
    <w:r w:rsidRPr="0070794D">
      <w:rPr>
        <w:rFonts w:ascii="Times New Roman" w:hAnsi="Times New Roman" w:cs="Times New Roman"/>
        <w:sz w:val="20"/>
        <w:szCs w:val="20"/>
      </w:rPr>
      <w:fldChar w:fldCharType="begin"/>
    </w:r>
    <w:r w:rsidRPr="0070794D">
      <w:rPr>
        <w:rFonts w:ascii="Times New Roman" w:hAnsi="Times New Roman" w:cs="Times New Roman"/>
        <w:sz w:val="20"/>
        <w:szCs w:val="20"/>
      </w:rPr>
      <w:instrText xml:space="preserve"> PAGE   \* MERGEFORMAT </w:instrText>
    </w:r>
    <w:r w:rsidRPr="0070794D">
      <w:rPr>
        <w:rFonts w:ascii="Times New Roman" w:hAnsi="Times New Roman" w:cs="Times New Roman"/>
        <w:sz w:val="20"/>
        <w:szCs w:val="20"/>
      </w:rPr>
      <w:fldChar w:fldCharType="separate"/>
    </w:r>
    <w:r>
      <w:rPr>
        <w:rFonts w:ascii="Times New Roman" w:hAnsi="Times New Roman" w:cs="Times New Roman"/>
        <w:noProof/>
        <w:sz w:val="20"/>
        <w:szCs w:val="20"/>
      </w:rPr>
      <w:t>4</w:t>
    </w:r>
    <w:r w:rsidRPr="0070794D">
      <w:rPr>
        <w:rFonts w:ascii="Times New Roman" w:hAnsi="Times New Roman" w:cs="Times New Roman"/>
        <w:sz w:val="20"/>
        <w:szCs w:val="20"/>
      </w:rPr>
      <w:fldChar w:fldCharType="end"/>
    </w:r>
  </w:p>
  <w:p w14:paraId="796D16DF" w14:textId="77777777" w:rsidR="00345B40" w:rsidRDefault="00345B4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B16C4" w14:textId="77777777" w:rsidR="00345B40" w:rsidRDefault="00345B40" w:rsidP="001F7F9B">
    <w:pPr>
      <w:pStyle w:val="Header"/>
    </w:pPr>
  </w:p>
  <w:p w14:paraId="46251626" w14:textId="77777777" w:rsidR="00345B40" w:rsidRPr="0099645B" w:rsidRDefault="00345B40" w:rsidP="001F7F9B">
    <w:pPr>
      <w:pStyle w:val="Header"/>
      <w:rPr>
        <w:rFonts w:cstheme="minorHAnsi"/>
      </w:rPr>
    </w:pPr>
  </w:p>
  <w:p w14:paraId="17CF8B72" w14:textId="77777777" w:rsidR="00345B40" w:rsidRPr="0099645B" w:rsidRDefault="00345B40" w:rsidP="001F7F9B">
    <w:pPr>
      <w:pStyle w:val="Header"/>
      <w:rPr>
        <w:rFonts w:cstheme="minorHAnsi"/>
        <w:sz w:val="20"/>
        <w:szCs w:val="20"/>
      </w:rPr>
    </w:pPr>
  </w:p>
  <w:p w14:paraId="10254D83" w14:textId="2F0C06AB" w:rsidR="00345B40" w:rsidRPr="001F7F9B" w:rsidRDefault="00345B40" w:rsidP="008C5EA2">
    <w:pPr>
      <w:pStyle w:val="Header"/>
      <w:tabs>
        <w:tab w:val="clear" w:pos="4513"/>
      </w:tabs>
      <w:rPr>
        <w:rFonts w:ascii="Times New Roman" w:hAnsi="Times New Roman" w:cs="Times New Roman"/>
        <w:sz w:val="20"/>
        <w:szCs w:val="20"/>
      </w:rPr>
    </w:pPr>
    <w:r w:rsidRPr="002A7DEB">
      <w:rPr>
        <w:rFonts w:ascii="Times New Roman" w:hAnsi="Times New Roman" w:cs="Times New Roman"/>
        <w:sz w:val="20"/>
        <w:szCs w:val="20"/>
        <w:shd w:val="clear" w:color="auto" w:fill="FFFFFF"/>
      </w:rPr>
      <w:t>Fac. of Grad. Studies, Mahidol Univ.</w:t>
    </w:r>
    <w:r w:rsidRPr="002A7DEB">
      <w:rPr>
        <w:rFonts w:ascii="Times New Roman" w:hAnsi="Times New Roman" w:cs="Times New Roman"/>
        <w:sz w:val="20"/>
        <w:szCs w:val="20"/>
      </w:rPr>
      <w:ptab w:relativeTo="margin" w:alignment="center" w:leader="none"/>
    </w:r>
    <w:r w:rsidR="00D85521">
      <w:rPr>
        <w:rFonts w:ascii="Times New Roman" w:hAnsi="Times New Roman" w:cs="Times New Roman"/>
        <w:sz w:val="20"/>
        <w:szCs w:val="20"/>
      </w:rPr>
      <w:t xml:space="preserve">                      </w:t>
    </w:r>
    <w:r w:rsidRPr="002A7DEB">
      <w:rPr>
        <w:rFonts w:ascii="Times New Roman" w:hAnsi="Times New Roman" w:cs="Times New Roman"/>
        <w:sz w:val="20"/>
        <w:szCs w:val="20"/>
      </w:rPr>
      <w:t>M</w:t>
    </w:r>
    <w:r w:rsidRPr="001F7F9B">
      <w:rPr>
        <w:rFonts w:ascii="Times New Roman" w:hAnsi="Times New Roman" w:cs="Times New Roman"/>
        <w:sz w:val="20"/>
        <w:szCs w:val="20"/>
      </w:rPr>
      <w:t>. Sci. (Cyber-Sec. and Information Assurance)/</w:t>
    </w:r>
    <w:r w:rsidRPr="001F7F9B">
      <w:rPr>
        <w:rFonts w:ascii="Times New Roman" w:hAnsi="Times New Roman" w:cs="Times New Roman"/>
        <w:sz w:val="20"/>
        <w:szCs w:val="20"/>
      </w:rPr>
      <w:fldChar w:fldCharType="begin"/>
    </w:r>
    <w:r w:rsidRPr="001F7F9B">
      <w:rPr>
        <w:rFonts w:ascii="Times New Roman" w:hAnsi="Times New Roman" w:cs="Times New Roman"/>
        <w:sz w:val="20"/>
        <w:szCs w:val="20"/>
      </w:rPr>
      <w:instrText xml:space="preserve"> PAGE   \* MERGEFORMAT </w:instrText>
    </w:r>
    <w:r w:rsidRPr="001F7F9B">
      <w:rPr>
        <w:rFonts w:ascii="Times New Roman" w:hAnsi="Times New Roman" w:cs="Times New Roman"/>
        <w:sz w:val="20"/>
        <w:szCs w:val="20"/>
      </w:rPr>
      <w:fldChar w:fldCharType="separate"/>
    </w:r>
    <w:r>
      <w:rPr>
        <w:rFonts w:ascii="Times New Roman" w:hAnsi="Times New Roman" w:cs="Times New Roman"/>
        <w:noProof/>
        <w:sz w:val="20"/>
        <w:szCs w:val="20"/>
      </w:rPr>
      <w:t>15</w:t>
    </w:r>
    <w:r w:rsidRPr="001F7F9B">
      <w:rPr>
        <w:rFonts w:ascii="Times New Roman" w:hAnsi="Times New Roman" w:cs="Times New Roman"/>
        <w:sz w:val="20"/>
        <w:szCs w:val="20"/>
      </w:rPr>
      <w:fldChar w:fldCharType="end"/>
    </w:r>
  </w:p>
  <w:p w14:paraId="021B5DCE" w14:textId="77777777" w:rsidR="00345B40" w:rsidRPr="00680AAD" w:rsidRDefault="00345B4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0D9D6" w14:textId="77777777" w:rsidR="00345B40" w:rsidRDefault="00345B40">
    <w:pPr>
      <w:pStyle w:val="Header"/>
    </w:pPr>
  </w:p>
  <w:p w14:paraId="3DC1C215" w14:textId="77777777" w:rsidR="00345B40" w:rsidRPr="0099645B" w:rsidRDefault="00345B40">
    <w:pPr>
      <w:pStyle w:val="Header"/>
      <w:rPr>
        <w:rFonts w:cstheme="minorHAnsi"/>
      </w:rPr>
    </w:pPr>
  </w:p>
  <w:p w14:paraId="4D3F6337" w14:textId="77777777" w:rsidR="00345B40" w:rsidRPr="0099645B" w:rsidRDefault="00345B40" w:rsidP="008C5EA2">
    <w:pPr>
      <w:pStyle w:val="Header"/>
      <w:rPr>
        <w:rFonts w:cstheme="minorHAnsi"/>
        <w:sz w:val="20"/>
        <w:szCs w:val="20"/>
      </w:rPr>
    </w:pPr>
  </w:p>
  <w:p w14:paraId="13CE08AE" w14:textId="77777777" w:rsidR="00345B40" w:rsidRPr="00963F13" w:rsidRDefault="00345B40" w:rsidP="008C5EA2">
    <w:pPr>
      <w:pStyle w:val="Header"/>
      <w:rPr>
        <w:rFonts w:ascii="Times New Roman" w:hAnsi="Times New Roman" w:cs="Times New Roman"/>
        <w:sz w:val="20"/>
        <w:szCs w:val="20"/>
      </w:rPr>
    </w:pPr>
    <w:r w:rsidRPr="00963F13">
      <w:rPr>
        <w:rFonts w:ascii="Times New Roman" w:hAnsi="Times New Roman" w:cs="Times New Roman"/>
        <w:sz w:val="20"/>
        <w:szCs w:val="20"/>
      </w:rPr>
      <w:t xml:space="preserve">Petnathean J. </w:t>
    </w:r>
    <w:r w:rsidRPr="00963F13">
      <w:rPr>
        <w:rFonts w:ascii="Times New Roman" w:hAnsi="Times New Roman" w:cs="Times New Roman"/>
        <w:sz w:val="20"/>
        <w:szCs w:val="20"/>
      </w:rPr>
      <w:ptab w:relativeTo="margin" w:alignment="center" w:leader="none"/>
    </w:r>
    <w:r w:rsidRPr="00963F13">
      <w:rPr>
        <w:rFonts w:ascii="Times New Roman" w:hAnsi="Times New Roman" w:cs="Times New Roman"/>
        <w:sz w:val="20"/>
        <w:szCs w:val="20"/>
      </w:rPr>
      <w:ptab w:relativeTo="margin" w:alignment="right" w:leader="none"/>
    </w:r>
    <w:r w:rsidRPr="00963F13">
      <w:rPr>
        <w:rFonts w:ascii="Times New Roman" w:hAnsi="Times New Roman" w:cs="Times New Roman"/>
        <w:sz w:val="20"/>
        <w:szCs w:val="20"/>
      </w:rPr>
      <w:t xml:space="preserve">Literature Reviews / </w:t>
    </w:r>
    <w:r w:rsidRPr="00963F13">
      <w:rPr>
        <w:rFonts w:ascii="Times New Roman" w:hAnsi="Times New Roman" w:cs="Times New Roman"/>
        <w:sz w:val="20"/>
        <w:szCs w:val="20"/>
      </w:rPr>
      <w:fldChar w:fldCharType="begin"/>
    </w:r>
    <w:r w:rsidRPr="00963F13">
      <w:rPr>
        <w:rFonts w:ascii="Times New Roman" w:hAnsi="Times New Roman" w:cs="Times New Roman"/>
        <w:sz w:val="20"/>
        <w:szCs w:val="20"/>
      </w:rPr>
      <w:instrText xml:space="preserve"> PAGE   \* MERGEFORMAT </w:instrText>
    </w:r>
    <w:r w:rsidRPr="00963F13">
      <w:rPr>
        <w:rFonts w:ascii="Times New Roman" w:hAnsi="Times New Roman" w:cs="Times New Roman"/>
        <w:sz w:val="20"/>
        <w:szCs w:val="20"/>
      </w:rPr>
      <w:fldChar w:fldCharType="separate"/>
    </w:r>
    <w:r>
      <w:rPr>
        <w:rFonts w:ascii="Times New Roman" w:hAnsi="Times New Roman" w:cs="Times New Roman"/>
        <w:noProof/>
        <w:sz w:val="20"/>
        <w:szCs w:val="20"/>
      </w:rPr>
      <w:t>16</w:t>
    </w:r>
    <w:r w:rsidRPr="00963F13">
      <w:rPr>
        <w:rFonts w:ascii="Times New Roman" w:hAnsi="Times New Roman" w:cs="Times New Roman"/>
        <w:sz w:val="20"/>
        <w:szCs w:val="20"/>
      </w:rPr>
      <w:fldChar w:fldCharType="end"/>
    </w:r>
  </w:p>
  <w:p w14:paraId="622FAA90" w14:textId="77777777" w:rsidR="00345B40" w:rsidRDefault="00345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D502A"/>
    <w:multiLevelType w:val="hybridMultilevel"/>
    <w:tmpl w:val="F24027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F06CBC"/>
    <w:multiLevelType w:val="multilevel"/>
    <w:tmpl w:val="5F6E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61E76"/>
    <w:multiLevelType w:val="hybridMultilevel"/>
    <w:tmpl w:val="9F04D52E"/>
    <w:lvl w:ilvl="0" w:tplc="F8F6C212">
      <w:start w:val="1"/>
      <w:numFmt w:val="decimal"/>
      <w:pStyle w:val="Heading1"/>
      <w:lvlText w:val="%1"/>
      <w:lvlJc w:val="righ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7AD"/>
    <w:multiLevelType w:val="multilevel"/>
    <w:tmpl w:val="0ECE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A1738"/>
    <w:multiLevelType w:val="hybridMultilevel"/>
    <w:tmpl w:val="0CCE9D76"/>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993113"/>
    <w:multiLevelType w:val="hybridMultilevel"/>
    <w:tmpl w:val="DFDEC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5D0567"/>
    <w:multiLevelType w:val="multilevel"/>
    <w:tmpl w:val="76668DBC"/>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B160BEF"/>
    <w:multiLevelType w:val="hybridMultilevel"/>
    <w:tmpl w:val="DEE8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66C97"/>
    <w:multiLevelType w:val="hybridMultilevel"/>
    <w:tmpl w:val="6298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D1D85"/>
    <w:multiLevelType w:val="hybridMultilevel"/>
    <w:tmpl w:val="6DEA448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2F42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504D4F"/>
    <w:multiLevelType w:val="hybridMultilevel"/>
    <w:tmpl w:val="3060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BC1969"/>
    <w:multiLevelType w:val="hybridMultilevel"/>
    <w:tmpl w:val="3048B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B846A1"/>
    <w:multiLevelType w:val="hybridMultilevel"/>
    <w:tmpl w:val="9D6E2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8953A0"/>
    <w:multiLevelType w:val="hybridMultilevel"/>
    <w:tmpl w:val="D9A2B688"/>
    <w:lvl w:ilvl="0" w:tplc="9D7070FC">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B583C1D"/>
    <w:multiLevelType w:val="hybridMultilevel"/>
    <w:tmpl w:val="DC2C3160"/>
    <w:lvl w:ilvl="0" w:tplc="AE267B76">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6"/>
  </w:num>
  <w:num w:numId="3">
    <w:abstractNumId w:val="4"/>
  </w:num>
  <w:num w:numId="4">
    <w:abstractNumId w:val="0"/>
  </w:num>
  <w:num w:numId="5">
    <w:abstractNumId w:val="5"/>
  </w:num>
  <w:num w:numId="6">
    <w:abstractNumId w:val="8"/>
  </w:num>
  <w:num w:numId="7">
    <w:abstractNumId w:val="13"/>
  </w:num>
  <w:num w:numId="8">
    <w:abstractNumId w:val="11"/>
  </w:num>
  <w:num w:numId="9">
    <w:abstractNumId w:val="7"/>
  </w:num>
  <w:num w:numId="10">
    <w:abstractNumId w:val="3"/>
  </w:num>
  <w:num w:numId="11">
    <w:abstractNumId w:val="1"/>
  </w:num>
  <w:num w:numId="12">
    <w:abstractNumId w:val="9"/>
  </w:num>
  <w:num w:numId="13">
    <w:abstractNumId w:val="12"/>
  </w:num>
  <w:num w:numId="14">
    <w:abstractNumId w:val="10"/>
  </w:num>
  <w:num w:numId="15">
    <w:abstractNumId w:val="2"/>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E59"/>
    <w:rsid w:val="00001B8B"/>
    <w:rsid w:val="00002D4D"/>
    <w:rsid w:val="00002F8B"/>
    <w:rsid w:val="00003165"/>
    <w:rsid w:val="00004BC0"/>
    <w:rsid w:val="00005414"/>
    <w:rsid w:val="00005783"/>
    <w:rsid w:val="00006734"/>
    <w:rsid w:val="000074A9"/>
    <w:rsid w:val="00007E5D"/>
    <w:rsid w:val="0001063B"/>
    <w:rsid w:val="00010A15"/>
    <w:rsid w:val="00012F1E"/>
    <w:rsid w:val="00012F6B"/>
    <w:rsid w:val="00013F77"/>
    <w:rsid w:val="00014781"/>
    <w:rsid w:val="00014E59"/>
    <w:rsid w:val="0001500D"/>
    <w:rsid w:val="00016091"/>
    <w:rsid w:val="000203DA"/>
    <w:rsid w:val="000206BA"/>
    <w:rsid w:val="00021584"/>
    <w:rsid w:val="0002194A"/>
    <w:rsid w:val="000223B7"/>
    <w:rsid w:val="00023017"/>
    <w:rsid w:val="00023646"/>
    <w:rsid w:val="00023E1A"/>
    <w:rsid w:val="00024A1E"/>
    <w:rsid w:val="00025069"/>
    <w:rsid w:val="000250B0"/>
    <w:rsid w:val="00025551"/>
    <w:rsid w:val="00025772"/>
    <w:rsid w:val="0002611F"/>
    <w:rsid w:val="000264B4"/>
    <w:rsid w:val="000265F4"/>
    <w:rsid w:val="00030968"/>
    <w:rsid w:val="0003235A"/>
    <w:rsid w:val="00033A67"/>
    <w:rsid w:val="00033B80"/>
    <w:rsid w:val="00033BA7"/>
    <w:rsid w:val="00033D5D"/>
    <w:rsid w:val="00034783"/>
    <w:rsid w:val="00034E18"/>
    <w:rsid w:val="00034F01"/>
    <w:rsid w:val="00036050"/>
    <w:rsid w:val="000367C7"/>
    <w:rsid w:val="00036A23"/>
    <w:rsid w:val="000408E7"/>
    <w:rsid w:val="00040F46"/>
    <w:rsid w:val="000411D0"/>
    <w:rsid w:val="00041250"/>
    <w:rsid w:val="00041FDB"/>
    <w:rsid w:val="0004236C"/>
    <w:rsid w:val="0004378F"/>
    <w:rsid w:val="00043935"/>
    <w:rsid w:val="00043D73"/>
    <w:rsid w:val="0004604B"/>
    <w:rsid w:val="0004654B"/>
    <w:rsid w:val="00050300"/>
    <w:rsid w:val="00051658"/>
    <w:rsid w:val="00053126"/>
    <w:rsid w:val="00053447"/>
    <w:rsid w:val="00053715"/>
    <w:rsid w:val="00053A0A"/>
    <w:rsid w:val="00053B74"/>
    <w:rsid w:val="00053EA5"/>
    <w:rsid w:val="00054D81"/>
    <w:rsid w:val="0005558A"/>
    <w:rsid w:val="00055FB4"/>
    <w:rsid w:val="00056ADB"/>
    <w:rsid w:val="00056C77"/>
    <w:rsid w:val="0005751D"/>
    <w:rsid w:val="00057D82"/>
    <w:rsid w:val="00057E6F"/>
    <w:rsid w:val="00060122"/>
    <w:rsid w:val="00061176"/>
    <w:rsid w:val="00061177"/>
    <w:rsid w:val="0006184B"/>
    <w:rsid w:val="00062749"/>
    <w:rsid w:val="00063F2C"/>
    <w:rsid w:val="000640CE"/>
    <w:rsid w:val="0006533E"/>
    <w:rsid w:val="00065EB3"/>
    <w:rsid w:val="00067F83"/>
    <w:rsid w:val="00072413"/>
    <w:rsid w:val="00072CC5"/>
    <w:rsid w:val="00072D70"/>
    <w:rsid w:val="0007379C"/>
    <w:rsid w:val="000742C3"/>
    <w:rsid w:val="00074631"/>
    <w:rsid w:val="00074999"/>
    <w:rsid w:val="000754E7"/>
    <w:rsid w:val="000759DF"/>
    <w:rsid w:val="00075B02"/>
    <w:rsid w:val="00076951"/>
    <w:rsid w:val="00076A69"/>
    <w:rsid w:val="00076EAE"/>
    <w:rsid w:val="000771EA"/>
    <w:rsid w:val="0008124E"/>
    <w:rsid w:val="00081DE6"/>
    <w:rsid w:val="0008338D"/>
    <w:rsid w:val="00083AD4"/>
    <w:rsid w:val="000845E1"/>
    <w:rsid w:val="00084A3B"/>
    <w:rsid w:val="0008592A"/>
    <w:rsid w:val="00087970"/>
    <w:rsid w:val="000917E3"/>
    <w:rsid w:val="00091865"/>
    <w:rsid w:val="00092179"/>
    <w:rsid w:val="000933C7"/>
    <w:rsid w:val="00093DAF"/>
    <w:rsid w:val="000943F7"/>
    <w:rsid w:val="00094609"/>
    <w:rsid w:val="000A09D5"/>
    <w:rsid w:val="000A2806"/>
    <w:rsid w:val="000A313D"/>
    <w:rsid w:val="000A32C5"/>
    <w:rsid w:val="000A38C6"/>
    <w:rsid w:val="000A5652"/>
    <w:rsid w:val="000A58F6"/>
    <w:rsid w:val="000A65F5"/>
    <w:rsid w:val="000A714B"/>
    <w:rsid w:val="000A7928"/>
    <w:rsid w:val="000B0D36"/>
    <w:rsid w:val="000B1B44"/>
    <w:rsid w:val="000B284B"/>
    <w:rsid w:val="000B342E"/>
    <w:rsid w:val="000B561A"/>
    <w:rsid w:val="000B688E"/>
    <w:rsid w:val="000B7310"/>
    <w:rsid w:val="000B7CBF"/>
    <w:rsid w:val="000C05DB"/>
    <w:rsid w:val="000C095D"/>
    <w:rsid w:val="000C0BC0"/>
    <w:rsid w:val="000C0FAE"/>
    <w:rsid w:val="000C16EF"/>
    <w:rsid w:val="000C1AFA"/>
    <w:rsid w:val="000C4702"/>
    <w:rsid w:val="000C6B59"/>
    <w:rsid w:val="000C6D90"/>
    <w:rsid w:val="000C6E8E"/>
    <w:rsid w:val="000C7FB6"/>
    <w:rsid w:val="000D3ED4"/>
    <w:rsid w:val="000D4B48"/>
    <w:rsid w:val="000D5E74"/>
    <w:rsid w:val="000D7F02"/>
    <w:rsid w:val="000E07F3"/>
    <w:rsid w:val="000E22E1"/>
    <w:rsid w:val="000E232A"/>
    <w:rsid w:val="000E2527"/>
    <w:rsid w:val="000E40A9"/>
    <w:rsid w:val="000E5874"/>
    <w:rsid w:val="000E5FCF"/>
    <w:rsid w:val="000E6A45"/>
    <w:rsid w:val="000E7D8A"/>
    <w:rsid w:val="000F0242"/>
    <w:rsid w:val="000F1A85"/>
    <w:rsid w:val="000F1FE9"/>
    <w:rsid w:val="000F3C4E"/>
    <w:rsid w:val="000F43E9"/>
    <w:rsid w:val="000F5CC4"/>
    <w:rsid w:val="000F6A4F"/>
    <w:rsid w:val="000F6CDA"/>
    <w:rsid w:val="000F6F1E"/>
    <w:rsid w:val="000F728E"/>
    <w:rsid w:val="000F7792"/>
    <w:rsid w:val="000F781B"/>
    <w:rsid w:val="000F788D"/>
    <w:rsid w:val="00102000"/>
    <w:rsid w:val="00102B21"/>
    <w:rsid w:val="0010335F"/>
    <w:rsid w:val="001039FE"/>
    <w:rsid w:val="0010447E"/>
    <w:rsid w:val="00104C1F"/>
    <w:rsid w:val="001050E1"/>
    <w:rsid w:val="0010526E"/>
    <w:rsid w:val="001052AA"/>
    <w:rsid w:val="00105679"/>
    <w:rsid w:val="00105EB8"/>
    <w:rsid w:val="00105EE6"/>
    <w:rsid w:val="001069E8"/>
    <w:rsid w:val="00107343"/>
    <w:rsid w:val="00107C9E"/>
    <w:rsid w:val="00110231"/>
    <w:rsid w:val="00110840"/>
    <w:rsid w:val="00110917"/>
    <w:rsid w:val="00110B2B"/>
    <w:rsid w:val="00111BB6"/>
    <w:rsid w:val="00111C0E"/>
    <w:rsid w:val="00111EE2"/>
    <w:rsid w:val="00112FD0"/>
    <w:rsid w:val="001137B5"/>
    <w:rsid w:val="001143F7"/>
    <w:rsid w:val="00114A11"/>
    <w:rsid w:val="00114B95"/>
    <w:rsid w:val="00114E14"/>
    <w:rsid w:val="0011548F"/>
    <w:rsid w:val="00115E8D"/>
    <w:rsid w:val="00116533"/>
    <w:rsid w:val="001165AE"/>
    <w:rsid w:val="0011797D"/>
    <w:rsid w:val="001206F2"/>
    <w:rsid w:val="00120AE1"/>
    <w:rsid w:val="00120B75"/>
    <w:rsid w:val="00120E36"/>
    <w:rsid w:val="001211B2"/>
    <w:rsid w:val="00121ED4"/>
    <w:rsid w:val="001239D0"/>
    <w:rsid w:val="00124386"/>
    <w:rsid w:val="0012528A"/>
    <w:rsid w:val="0012549F"/>
    <w:rsid w:val="001302C8"/>
    <w:rsid w:val="001308FF"/>
    <w:rsid w:val="00130CB9"/>
    <w:rsid w:val="00131750"/>
    <w:rsid w:val="0013175C"/>
    <w:rsid w:val="00131CB8"/>
    <w:rsid w:val="00131FC8"/>
    <w:rsid w:val="001328CF"/>
    <w:rsid w:val="0013465C"/>
    <w:rsid w:val="00134BA3"/>
    <w:rsid w:val="00136680"/>
    <w:rsid w:val="00136A00"/>
    <w:rsid w:val="001370C2"/>
    <w:rsid w:val="001376D8"/>
    <w:rsid w:val="00137E57"/>
    <w:rsid w:val="0014064E"/>
    <w:rsid w:val="00140F5F"/>
    <w:rsid w:val="00142251"/>
    <w:rsid w:val="00142CDA"/>
    <w:rsid w:val="001431D3"/>
    <w:rsid w:val="00143D17"/>
    <w:rsid w:val="00143DF4"/>
    <w:rsid w:val="001455E9"/>
    <w:rsid w:val="00145684"/>
    <w:rsid w:val="001456A3"/>
    <w:rsid w:val="001456DA"/>
    <w:rsid w:val="00146FD4"/>
    <w:rsid w:val="00147B67"/>
    <w:rsid w:val="001508EC"/>
    <w:rsid w:val="00150BD4"/>
    <w:rsid w:val="001517E0"/>
    <w:rsid w:val="001521E6"/>
    <w:rsid w:val="001551B4"/>
    <w:rsid w:val="00155A75"/>
    <w:rsid w:val="0015629C"/>
    <w:rsid w:val="001578EC"/>
    <w:rsid w:val="0016217E"/>
    <w:rsid w:val="00162951"/>
    <w:rsid w:val="00163A63"/>
    <w:rsid w:val="00163CE3"/>
    <w:rsid w:val="00163E15"/>
    <w:rsid w:val="001640EA"/>
    <w:rsid w:val="001646DF"/>
    <w:rsid w:val="00164883"/>
    <w:rsid w:val="001674DA"/>
    <w:rsid w:val="0017032A"/>
    <w:rsid w:val="00170412"/>
    <w:rsid w:val="001704AE"/>
    <w:rsid w:val="0017069B"/>
    <w:rsid w:val="001710E0"/>
    <w:rsid w:val="001715AB"/>
    <w:rsid w:val="00171831"/>
    <w:rsid w:val="00171E16"/>
    <w:rsid w:val="00171FD3"/>
    <w:rsid w:val="0017284E"/>
    <w:rsid w:val="0017286D"/>
    <w:rsid w:val="00172A3E"/>
    <w:rsid w:val="00172F80"/>
    <w:rsid w:val="00173C64"/>
    <w:rsid w:val="0017444E"/>
    <w:rsid w:val="00174644"/>
    <w:rsid w:val="00175F39"/>
    <w:rsid w:val="00176134"/>
    <w:rsid w:val="00177817"/>
    <w:rsid w:val="0018168A"/>
    <w:rsid w:val="00181982"/>
    <w:rsid w:val="00181DC1"/>
    <w:rsid w:val="00181DD9"/>
    <w:rsid w:val="001821C8"/>
    <w:rsid w:val="00182598"/>
    <w:rsid w:val="00182FA3"/>
    <w:rsid w:val="00183F96"/>
    <w:rsid w:val="001842B2"/>
    <w:rsid w:val="00184762"/>
    <w:rsid w:val="0018480A"/>
    <w:rsid w:val="00185743"/>
    <w:rsid w:val="001858DB"/>
    <w:rsid w:val="0018591E"/>
    <w:rsid w:val="00186635"/>
    <w:rsid w:val="00186C0D"/>
    <w:rsid w:val="00186C6A"/>
    <w:rsid w:val="001873B0"/>
    <w:rsid w:val="00190042"/>
    <w:rsid w:val="001909BE"/>
    <w:rsid w:val="00191135"/>
    <w:rsid w:val="001915C5"/>
    <w:rsid w:val="00191B57"/>
    <w:rsid w:val="001920CB"/>
    <w:rsid w:val="0019709F"/>
    <w:rsid w:val="00197B82"/>
    <w:rsid w:val="001A029E"/>
    <w:rsid w:val="001A0842"/>
    <w:rsid w:val="001A0FAF"/>
    <w:rsid w:val="001A1F39"/>
    <w:rsid w:val="001A25E2"/>
    <w:rsid w:val="001A2C01"/>
    <w:rsid w:val="001A301B"/>
    <w:rsid w:val="001A30DA"/>
    <w:rsid w:val="001A4EAE"/>
    <w:rsid w:val="001A52B5"/>
    <w:rsid w:val="001A54A5"/>
    <w:rsid w:val="001A6AB9"/>
    <w:rsid w:val="001A6B99"/>
    <w:rsid w:val="001A6C47"/>
    <w:rsid w:val="001A6E44"/>
    <w:rsid w:val="001A6FCA"/>
    <w:rsid w:val="001B044E"/>
    <w:rsid w:val="001B07B1"/>
    <w:rsid w:val="001B0FD7"/>
    <w:rsid w:val="001B27EC"/>
    <w:rsid w:val="001B317E"/>
    <w:rsid w:val="001B3FED"/>
    <w:rsid w:val="001B6A64"/>
    <w:rsid w:val="001B7143"/>
    <w:rsid w:val="001B75B4"/>
    <w:rsid w:val="001B7D3F"/>
    <w:rsid w:val="001C15FC"/>
    <w:rsid w:val="001C23A3"/>
    <w:rsid w:val="001C3234"/>
    <w:rsid w:val="001C35FD"/>
    <w:rsid w:val="001C36F4"/>
    <w:rsid w:val="001C3F96"/>
    <w:rsid w:val="001C6814"/>
    <w:rsid w:val="001C74CA"/>
    <w:rsid w:val="001C77B5"/>
    <w:rsid w:val="001C7A2A"/>
    <w:rsid w:val="001C7B65"/>
    <w:rsid w:val="001D0216"/>
    <w:rsid w:val="001D16B5"/>
    <w:rsid w:val="001D2EAF"/>
    <w:rsid w:val="001D4135"/>
    <w:rsid w:val="001D5B4E"/>
    <w:rsid w:val="001D6997"/>
    <w:rsid w:val="001D6CD2"/>
    <w:rsid w:val="001D7277"/>
    <w:rsid w:val="001E0AA5"/>
    <w:rsid w:val="001E0BE2"/>
    <w:rsid w:val="001E0F16"/>
    <w:rsid w:val="001E1127"/>
    <w:rsid w:val="001E23E0"/>
    <w:rsid w:val="001E25FD"/>
    <w:rsid w:val="001E26C4"/>
    <w:rsid w:val="001E3960"/>
    <w:rsid w:val="001E591A"/>
    <w:rsid w:val="001E6110"/>
    <w:rsid w:val="001F0AF0"/>
    <w:rsid w:val="001F1171"/>
    <w:rsid w:val="001F1538"/>
    <w:rsid w:val="001F162B"/>
    <w:rsid w:val="001F167F"/>
    <w:rsid w:val="001F1745"/>
    <w:rsid w:val="001F3354"/>
    <w:rsid w:val="001F4822"/>
    <w:rsid w:val="001F4B02"/>
    <w:rsid w:val="001F556C"/>
    <w:rsid w:val="001F5B62"/>
    <w:rsid w:val="001F604D"/>
    <w:rsid w:val="001F6CA6"/>
    <w:rsid w:val="001F7F53"/>
    <w:rsid w:val="001F7F9B"/>
    <w:rsid w:val="002016BE"/>
    <w:rsid w:val="002021E7"/>
    <w:rsid w:val="00202C70"/>
    <w:rsid w:val="00205DA5"/>
    <w:rsid w:val="00205DB2"/>
    <w:rsid w:val="00205FEC"/>
    <w:rsid w:val="00206626"/>
    <w:rsid w:val="00207406"/>
    <w:rsid w:val="0021027A"/>
    <w:rsid w:val="0021098D"/>
    <w:rsid w:val="00212108"/>
    <w:rsid w:val="0021241B"/>
    <w:rsid w:val="00212BE6"/>
    <w:rsid w:val="00212F19"/>
    <w:rsid w:val="0021339D"/>
    <w:rsid w:val="002150C1"/>
    <w:rsid w:val="00215351"/>
    <w:rsid w:val="00215433"/>
    <w:rsid w:val="00215782"/>
    <w:rsid w:val="00215BAA"/>
    <w:rsid w:val="00215FD1"/>
    <w:rsid w:val="00216026"/>
    <w:rsid w:val="0021619F"/>
    <w:rsid w:val="0021660C"/>
    <w:rsid w:val="00216751"/>
    <w:rsid w:val="00216E42"/>
    <w:rsid w:val="0021715A"/>
    <w:rsid w:val="0021744E"/>
    <w:rsid w:val="00217DD3"/>
    <w:rsid w:val="002207F8"/>
    <w:rsid w:val="002231AB"/>
    <w:rsid w:val="00224A1D"/>
    <w:rsid w:val="00225185"/>
    <w:rsid w:val="00225698"/>
    <w:rsid w:val="00225D87"/>
    <w:rsid w:val="00226B9E"/>
    <w:rsid w:val="0022797B"/>
    <w:rsid w:val="00230D7F"/>
    <w:rsid w:val="0023134A"/>
    <w:rsid w:val="00231AC5"/>
    <w:rsid w:val="002336F7"/>
    <w:rsid w:val="00233893"/>
    <w:rsid w:val="00233A31"/>
    <w:rsid w:val="00233B36"/>
    <w:rsid w:val="00234297"/>
    <w:rsid w:val="00234CAF"/>
    <w:rsid w:val="0023536F"/>
    <w:rsid w:val="0023633A"/>
    <w:rsid w:val="00237839"/>
    <w:rsid w:val="002405F8"/>
    <w:rsid w:val="00242F0D"/>
    <w:rsid w:val="0024395F"/>
    <w:rsid w:val="002458CC"/>
    <w:rsid w:val="00246932"/>
    <w:rsid w:val="00247B31"/>
    <w:rsid w:val="00251344"/>
    <w:rsid w:val="00251983"/>
    <w:rsid w:val="00251F66"/>
    <w:rsid w:val="0025271D"/>
    <w:rsid w:val="00252CC1"/>
    <w:rsid w:val="00252E91"/>
    <w:rsid w:val="00252FF1"/>
    <w:rsid w:val="002533FF"/>
    <w:rsid w:val="0025371D"/>
    <w:rsid w:val="00254BDB"/>
    <w:rsid w:val="00254DE1"/>
    <w:rsid w:val="00256B31"/>
    <w:rsid w:val="002578D5"/>
    <w:rsid w:val="00261FD0"/>
    <w:rsid w:val="0026249B"/>
    <w:rsid w:val="00263EBC"/>
    <w:rsid w:val="0026541F"/>
    <w:rsid w:val="002659C4"/>
    <w:rsid w:val="00267A72"/>
    <w:rsid w:val="002701A0"/>
    <w:rsid w:val="00270469"/>
    <w:rsid w:val="00270661"/>
    <w:rsid w:val="0027102D"/>
    <w:rsid w:val="002711CE"/>
    <w:rsid w:val="00273CC3"/>
    <w:rsid w:val="00273F88"/>
    <w:rsid w:val="00274151"/>
    <w:rsid w:val="00275558"/>
    <w:rsid w:val="002766BE"/>
    <w:rsid w:val="00276D6C"/>
    <w:rsid w:val="00277A38"/>
    <w:rsid w:val="00280151"/>
    <w:rsid w:val="00280545"/>
    <w:rsid w:val="002812A7"/>
    <w:rsid w:val="0028192F"/>
    <w:rsid w:val="002828CA"/>
    <w:rsid w:val="00284A7F"/>
    <w:rsid w:val="00285C87"/>
    <w:rsid w:val="00286DE7"/>
    <w:rsid w:val="00290195"/>
    <w:rsid w:val="002911CB"/>
    <w:rsid w:val="002929B0"/>
    <w:rsid w:val="002936FA"/>
    <w:rsid w:val="002937C6"/>
    <w:rsid w:val="00294693"/>
    <w:rsid w:val="0029589C"/>
    <w:rsid w:val="002958A2"/>
    <w:rsid w:val="00296127"/>
    <w:rsid w:val="0029631F"/>
    <w:rsid w:val="0029632D"/>
    <w:rsid w:val="00297A8E"/>
    <w:rsid w:val="002A19EB"/>
    <w:rsid w:val="002A1A97"/>
    <w:rsid w:val="002A27EE"/>
    <w:rsid w:val="002A2C21"/>
    <w:rsid w:val="002A2C25"/>
    <w:rsid w:val="002A5034"/>
    <w:rsid w:val="002A543D"/>
    <w:rsid w:val="002A554F"/>
    <w:rsid w:val="002A7574"/>
    <w:rsid w:val="002A7DEB"/>
    <w:rsid w:val="002B083F"/>
    <w:rsid w:val="002B1912"/>
    <w:rsid w:val="002B1AB3"/>
    <w:rsid w:val="002B20A2"/>
    <w:rsid w:val="002B3DF7"/>
    <w:rsid w:val="002B41A8"/>
    <w:rsid w:val="002B4A4B"/>
    <w:rsid w:val="002B566D"/>
    <w:rsid w:val="002B5AA4"/>
    <w:rsid w:val="002B6485"/>
    <w:rsid w:val="002B6773"/>
    <w:rsid w:val="002B755B"/>
    <w:rsid w:val="002B7774"/>
    <w:rsid w:val="002B791A"/>
    <w:rsid w:val="002B7B6D"/>
    <w:rsid w:val="002B7D9B"/>
    <w:rsid w:val="002C00ED"/>
    <w:rsid w:val="002C24FB"/>
    <w:rsid w:val="002C2ED3"/>
    <w:rsid w:val="002C3430"/>
    <w:rsid w:val="002C4C06"/>
    <w:rsid w:val="002C5029"/>
    <w:rsid w:val="002C5458"/>
    <w:rsid w:val="002C6277"/>
    <w:rsid w:val="002C64EB"/>
    <w:rsid w:val="002C6821"/>
    <w:rsid w:val="002C73A3"/>
    <w:rsid w:val="002C74B3"/>
    <w:rsid w:val="002C760E"/>
    <w:rsid w:val="002C772A"/>
    <w:rsid w:val="002C7FD8"/>
    <w:rsid w:val="002D07AC"/>
    <w:rsid w:val="002D0BD5"/>
    <w:rsid w:val="002D25BC"/>
    <w:rsid w:val="002D2749"/>
    <w:rsid w:val="002D2908"/>
    <w:rsid w:val="002D30DC"/>
    <w:rsid w:val="002D5CF1"/>
    <w:rsid w:val="002D5ED9"/>
    <w:rsid w:val="002D61F7"/>
    <w:rsid w:val="002D7287"/>
    <w:rsid w:val="002D7811"/>
    <w:rsid w:val="002D7881"/>
    <w:rsid w:val="002D7D17"/>
    <w:rsid w:val="002E0267"/>
    <w:rsid w:val="002E0E2F"/>
    <w:rsid w:val="002E1E41"/>
    <w:rsid w:val="002E236B"/>
    <w:rsid w:val="002E2F2E"/>
    <w:rsid w:val="002E349C"/>
    <w:rsid w:val="002E3F6E"/>
    <w:rsid w:val="002E513E"/>
    <w:rsid w:val="002E6689"/>
    <w:rsid w:val="002E7036"/>
    <w:rsid w:val="002E72AE"/>
    <w:rsid w:val="002E7C4B"/>
    <w:rsid w:val="002F082D"/>
    <w:rsid w:val="002F08A6"/>
    <w:rsid w:val="002F20A5"/>
    <w:rsid w:val="002F35BC"/>
    <w:rsid w:val="002F445C"/>
    <w:rsid w:val="002F457E"/>
    <w:rsid w:val="002F47DC"/>
    <w:rsid w:val="002F4D4F"/>
    <w:rsid w:val="002F640A"/>
    <w:rsid w:val="00300CC2"/>
    <w:rsid w:val="003013E7"/>
    <w:rsid w:val="0030269B"/>
    <w:rsid w:val="00302E82"/>
    <w:rsid w:val="00302FF7"/>
    <w:rsid w:val="003031F7"/>
    <w:rsid w:val="00304612"/>
    <w:rsid w:val="00304F3D"/>
    <w:rsid w:val="003058F9"/>
    <w:rsid w:val="00305DE8"/>
    <w:rsid w:val="00306B2D"/>
    <w:rsid w:val="00311329"/>
    <w:rsid w:val="0031186A"/>
    <w:rsid w:val="0031213A"/>
    <w:rsid w:val="0031425E"/>
    <w:rsid w:val="00314D88"/>
    <w:rsid w:val="00315721"/>
    <w:rsid w:val="00316645"/>
    <w:rsid w:val="003168F6"/>
    <w:rsid w:val="00320932"/>
    <w:rsid w:val="00322DC8"/>
    <w:rsid w:val="00324378"/>
    <w:rsid w:val="003243AA"/>
    <w:rsid w:val="003249E7"/>
    <w:rsid w:val="003250BB"/>
    <w:rsid w:val="00325862"/>
    <w:rsid w:val="003258BE"/>
    <w:rsid w:val="00325F0B"/>
    <w:rsid w:val="003268F5"/>
    <w:rsid w:val="00326F71"/>
    <w:rsid w:val="00331298"/>
    <w:rsid w:val="00331434"/>
    <w:rsid w:val="00331466"/>
    <w:rsid w:val="003318C2"/>
    <w:rsid w:val="00331C9F"/>
    <w:rsid w:val="00332775"/>
    <w:rsid w:val="0033364B"/>
    <w:rsid w:val="00333A10"/>
    <w:rsid w:val="00333B2E"/>
    <w:rsid w:val="00333D19"/>
    <w:rsid w:val="00335C0D"/>
    <w:rsid w:val="00336953"/>
    <w:rsid w:val="003404D0"/>
    <w:rsid w:val="003405C4"/>
    <w:rsid w:val="003409E1"/>
    <w:rsid w:val="00340B33"/>
    <w:rsid w:val="00341373"/>
    <w:rsid w:val="0034185E"/>
    <w:rsid w:val="003420F1"/>
    <w:rsid w:val="00342B7E"/>
    <w:rsid w:val="00342C9E"/>
    <w:rsid w:val="00342E65"/>
    <w:rsid w:val="00343062"/>
    <w:rsid w:val="00343FC6"/>
    <w:rsid w:val="00345B40"/>
    <w:rsid w:val="00346B43"/>
    <w:rsid w:val="0034741A"/>
    <w:rsid w:val="00350045"/>
    <w:rsid w:val="003505C5"/>
    <w:rsid w:val="003509CB"/>
    <w:rsid w:val="00351574"/>
    <w:rsid w:val="00351D16"/>
    <w:rsid w:val="00353469"/>
    <w:rsid w:val="003546C8"/>
    <w:rsid w:val="0035501F"/>
    <w:rsid w:val="003553F1"/>
    <w:rsid w:val="00356058"/>
    <w:rsid w:val="003560EE"/>
    <w:rsid w:val="00357D61"/>
    <w:rsid w:val="00361488"/>
    <w:rsid w:val="003617B5"/>
    <w:rsid w:val="00361A1B"/>
    <w:rsid w:val="00362CCA"/>
    <w:rsid w:val="00362E94"/>
    <w:rsid w:val="0036424C"/>
    <w:rsid w:val="00364A2A"/>
    <w:rsid w:val="003650BC"/>
    <w:rsid w:val="00365878"/>
    <w:rsid w:val="0036677B"/>
    <w:rsid w:val="0037046C"/>
    <w:rsid w:val="00370C7D"/>
    <w:rsid w:val="00371A3A"/>
    <w:rsid w:val="00371EEF"/>
    <w:rsid w:val="0037285F"/>
    <w:rsid w:val="00372A91"/>
    <w:rsid w:val="0037363F"/>
    <w:rsid w:val="00374A4A"/>
    <w:rsid w:val="00374EE8"/>
    <w:rsid w:val="00374FB5"/>
    <w:rsid w:val="003769B2"/>
    <w:rsid w:val="00380485"/>
    <w:rsid w:val="00380A52"/>
    <w:rsid w:val="00382DA3"/>
    <w:rsid w:val="0038395A"/>
    <w:rsid w:val="00386184"/>
    <w:rsid w:val="00386204"/>
    <w:rsid w:val="00386B19"/>
    <w:rsid w:val="00387317"/>
    <w:rsid w:val="00387471"/>
    <w:rsid w:val="0039119C"/>
    <w:rsid w:val="00392500"/>
    <w:rsid w:val="00393A28"/>
    <w:rsid w:val="00393E37"/>
    <w:rsid w:val="00393EF9"/>
    <w:rsid w:val="003946EF"/>
    <w:rsid w:val="003A16D0"/>
    <w:rsid w:val="003A19A7"/>
    <w:rsid w:val="003A1F11"/>
    <w:rsid w:val="003A26E0"/>
    <w:rsid w:val="003A27D0"/>
    <w:rsid w:val="003A2936"/>
    <w:rsid w:val="003A3068"/>
    <w:rsid w:val="003A3269"/>
    <w:rsid w:val="003A3F86"/>
    <w:rsid w:val="003A4711"/>
    <w:rsid w:val="003A511B"/>
    <w:rsid w:val="003A5277"/>
    <w:rsid w:val="003A6877"/>
    <w:rsid w:val="003B0572"/>
    <w:rsid w:val="003B0F42"/>
    <w:rsid w:val="003B1302"/>
    <w:rsid w:val="003B134A"/>
    <w:rsid w:val="003B1745"/>
    <w:rsid w:val="003B1A30"/>
    <w:rsid w:val="003B20DE"/>
    <w:rsid w:val="003B2F86"/>
    <w:rsid w:val="003B5A42"/>
    <w:rsid w:val="003B6FCD"/>
    <w:rsid w:val="003B71BE"/>
    <w:rsid w:val="003C0930"/>
    <w:rsid w:val="003C20D4"/>
    <w:rsid w:val="003C2783"/>
    <w:rsid w:val="003C3DAB"/>
    <w:rsid w:val="003C57F9"/>
    <w:rsid w:val="003C5910"/>
    <w:rsid w:val="003C722D"/>
    <w:rsid w:val="003C7B06"/>
    <w:rsid w:val="003D1C23"/>
    <w:rsid w:val="003D1E1E"/>
    <w:rsid w:val="003D2259"/>
    <w:rsid w:val="003D2444"/>
    <w:rsid w:val="003D2F8B"/>
    <w:rsid w:val="003D352C"/>
    <w:rsid w:val="003D459E"/>
    <w:rsid w:val="003D4893"/>
    <w:rsid w:val="003D701F"/>
    <w:rsid w:val="003D73B2"/>
    <w:rsid w:val="003E288C"/>
    <w:rsid w:val="003E35EF"/>
    <w:rsid w:val="003E39AD"/>
    <w:rsid w:val="003E5BF9"/>
    <w:rsid w:val="003E644E"/>
    <w:rsid w:val="003E6FF2"/>
    <w:rsid w:val="003E707E"/>
    <w:rsid w:val="003E792B"/>
    <w:rsid w:val="003E7BE7"/>
    <w:rsid w:val="003F013E"/>
    <w:rsid w:val="003F01D5"/>
    <w:rsid w:val="003F0485"/>
    <w:rsid w:val="003F071C"/>
    <w:rsid w:val="003F0B82"/>
    <w:rsid w:val="003F2121"/>
    <w:rsid w:val="003F2281"/>
    <w:rsid w:val="003F2736"/>
    <w:rsid w:val="003F2E40"/>
    <w:rsid w:val="003F4F0F"/>
    <w:rsid w:val="003F4FC5"/>
    <w:rsid w:val="003F7259"/>
    <w:rsid w:val="003F7DA5"/>
    <w:rsid w:val="004004FE"/>
    <w:rsid w:val="004034FF"/>
    <w:rsid w:val="00403839"/>
    <w:rsid w:val="00403F5E"/>
    <w:rsid w:val="004048C7"/>
    <w:rsid w:val="00404AA9"/>
    <w:rsid w:val="00404F3D"/>
    <w:rsid w:val="004057CB"/>
    <w:rsid w:val="00405C7F"/>
    <w:rsid w:val="004061BD"/>
    <w:rsid w:val="00406A9B"/>
    <w:rsid w:val="00407D03"/>
    <w:rsid w:val="004115B0"/>
    <w:rsid w:val="004116B5"/>
    <w:rsid w:val="004119B3"/>
    <w:rsid w:val="004122FC"/>
    <w:rsid w:val="0041271D"/>
    <w:rsid w:val="00412BFB"/>
    <w:rsid w:val="00413557"/>
    <w:rsid w:val="0041367B"/>
    <w:rsid w:val="00413746"/>
    <w:rsid w:val="00413CCD"/>
    <w:rsid w:val="00413D05"/>
    <w:rsid w:val="00414BFC"/>
    <w:rsid w:val="00415715"/>
    <w:rsid w:val="00415F15"/>
    <w:rsid w:val="00416297"/>
    <w:rsid w:val="00417537"/>
    <w:rsid w:val="0042084D"/>
    <w:rsid w:val="00420AF1"/>
    <w:rsid w:val="0042139A"/>
    <w:rsid w:val="00421779"/>
    <w:rsid w:val="00422BAE"/>
    <w:rsid w:val="004234A5"/>
    <w:rsid w:val="00423FB5"/>
    <w:rsid w:val="004246C0"/>
    <w:rsid w:val="00427E39"/>
    <w:rsid w:val="00432696"/>
    <w:rsid w:val="004327F7"/>
    <w:rsid w:val="004328E4"/>
    <w:rsid w:val="00432936"/>
    <w:rsid w:val="004352BE"/>
    <w:rsid w:val="00435AEB"/>
    <w:rsid w:val="00437758"/>
    <w:rsid w:val="004403A8"/>
    <w:rsid w:val="00441267"/>
    <w:rsid w:val="004415CF"/>
    <w:rsid w:val="0044372A"/>
    <w:rsid w:val="00443B91"/>
    <w:rsid w:val="00443DCE"/>
    <w:rsid w:val="00444311"/>
    <w:rsid w:val="00445464"/>
    <w:rsid w:val="00446531"/>
    <w:rsid w:val="00446DA3"/>
    <w:rsid w:val="0044738A"/>
    <w:rsid w:val="004513BE"/>
    <w:rsid w:val="004517DB"/>
    <w:rsid w:val="00452008"/>
    <w:rsid w:val="00452340"/>
    <w:rsid w:val="00452DF7"/>
    <w:rsid w:val="00453ACA"/>
    <w:rsid w:val="00453D7C"/>
    <w:rsid w:val="00454528"/>
    <w:rsid w:val="00454CE9"/>
    <w:rsid w:val="00455D82"/>
    <w:rsid w:val="00456301"/>
    <w:rsid w:val="004565F1"/>
    <w:rsid w:val="00456926"/>
    <w:rsid w:val="00457DCB"/>
    <w:rsid w:val="00461A0E"/>
    <w:rsid w:val="00461B38"/>
    <w:rsid w:val="004623E8"/>
    <w:rsid w:val="004628EE"/>
    <w:rsid w:val="00462E57"/>
    <w:rsid w:val="00463ED4"/>
    <w:rsid w:val="00464A0F"/>
    <w:rsid w:val="00465E6A"/>
    <w:rsid w:val="00466968"/>
    <w:rsid w:val="00466D0E"/>
    <w:rsid w:val="00466DDE"/>
    <w:rsid w:val="00467888"/>
    <w:rsid w:val="004702A9"/>
    <w:rsid w:val="004707CB"/>
    <w:rsid w:val="00471BD6"/>
    <w:rsid w:val="0047410A"/>
    <w:rsid w:val="00476C6D"/>
    <w:rsid w:val="00477D76"/>
    <w:rsid w:val="004809CD"/>
    <w:rsid w:val="004819FC"/>
    <w:rsid w:val="00482201"/>
    <w:rsid w:val="00482F34"/>
    <w:rsid w:val="00483422"/>
    <w:rsid w:val="004837F6"/>
    <w:rsid w:val="00485A4D"/>
    <w:rsid w:val="00487370"/>
    <w:rsid w:val="004901DE"/>
    <w:rsid w:val="00490A81"/>
    <w:rsid w:val="0049113C"/>
    <w:rsid w:val="00491250"/>
    <w:rsid w:val="00491932"/>
    <w:rsid w:val="00492372"/>
    <w:rsid w:val="004929AF"/>
    <w:rsid w:val="00492AAD"/>
    <w:rsid w:val="004930CF"/>
    <w:rsid w:val="00493156"/>
    <w:rsid w:val="004937E2"/>
    <w:rsid w:val="00494F6E"/>
    <w:rsid w:val="00495519"/>
    <w:rsid w:val="00495C93"/>
    <w:rsid w:val="00496AF3"/>
    <w:rsid w:val="00496C40"/>
    <w:rsid w:val="00497222"/>
    <w:rsid w:val="00497CD9"/>
    <w:rsid w:val="004A0DD1"/>
    <w:rsid w:val="004A0FB7"/>
    <w:rsid w:val="004A1626"/>
    <w:rsid w:val="004A176F"/>
    <w:rsid w:val="004A40F1"/>
    <w:rsid w:val="004A58B0"/>
    <w:rsid w:val="004A6782"/>
    <w:rsid w:val="004A6936"/>
    <w:rsid w:val="004A72DB"/>
    <w:rsid w:val="004A73FD"/>
    <w:rsid w:val="004A763E"/>
    <w:rsid w:val="004A7740"/>
    <w:rsid w:val="004B02F8"/>
    <w:rsid w:val="004B08D6"/>
    <w:rsid w:val="004B1316"/>
    <w:rsid w:val="004B15C6"/>
    <w:rsid w:val="004B2D2B"/>
    <w:rsid w:val="004B3E5F"/>
    <w:rsid w:val="004B4453"/>
    <w:rsid w:val="004B4956"/>
    <w:rsid w:val="004B4F40"/>
    <w:rsid w:val="004B5BC8"/>
    <w:rsid w:val="004B6AB2"/>
    <w:rsid w:val="004B70A0"/>
    <w:rsid w:val="004C0009"/>
    <w:rsid w:val="004C0557"/>
    <w:rsid w:val="004C125F"/>
    <w:rsid w:val="004C16DC"/>
    <w:rsid w:val="004C2F1D"/>
    <w:rsid w:val="004C30DD"/>
    <w:rsid w:val="004C461D"/>
    <w:rsid w:val="004C4D29"/>
    <w:rsid w:val="004C56C3"/>
    <w:rsid w:val="004C74F6"/>
    <w:rsid w:val="004C7737"/>
    <w:rsid w:val="004D036E"/>
    <w:rsid w:val="004D0D22"/>
    <w:rsid w:val="004D2789"/>
    <w:rsid w:val="004D452E"/>
    <w:rsid w:val="004D5199"/>
    <w:rsid w:val="004D5F7D"/>
    <w:rsid w:val="004D7458"/>
    <w:rsid w:val="004D75CD"/>
    <w:rsid w:val="004D76AE"/>
    <w:rsid w:val="004E2051"/>
    <w:rsid w:val="004E2CAF"/>
    <w:rsid w:val="004E3BCC"/>
    <w:rsid w:val="004E4421"/>
    <w:rsid w:val="004E4CE0"/>
    <w:rsid w:val="004E5F03"/>
    <w:rsid w:val="004E6689"/>
    <w:rsid w:val="004E6AA4"/>
    <w:rsid w:val="004E6BA5"/>
    <w:rsid w:val="004E7ABB"/>
    <w:rsid w:val="004F0307"/>
    <w:rsid w:val="004F162D"/>
    <w:rsid w:val="004F282D"/>
    <w:rsid w:val="004F2D8A"/>
    <w:rsid w:val="004F3280"/>
    <w:rsid w:val="004F3851"/>
    <w:rsid w:val="004F47E5"/>
    <w:rsid w:val="004F4876"/>
    <w:rsid w:val="004F4A3D"/>
    <w:rsid w:val="004F5E14"/>
    <w:rsid w:val="004F76C9"/>
    <w:rsid w:val="005001F2"/>
    <w:rsid w:val="00500758"/>
    <w:rsid w:val="00500B95"/>
    <w:rsid w:val="00500DB7"/>
    <w:rsid w:val="00500F28"/>
    <w:rsid w:val="005017AC"/>
    <w:rsid w:val="00502F05"/>
    <w:rsid w:val="005030B3"/>
    <w:rsid w:val="005032A8"/>
    <w:rsid w:val="00503BE0"/>
    <w:rsid w:val="00505A77"/>
    <w:rsid w:val="00506B44"/>
    <w:rsid w:val="0050708F"/>
    <w:rsid w:val="00507B8D"/>
    <w:rsid w:val="00507EF5"/>
    <w:rsid w:val="0051114A"/>
    <w:rsid w:val="00511A97"/>
    <w:rsid w:val="00511B27"/>
    <w:rsid w:val="00517D3E"/>
    <w:rsid w:val="00520BC6"/>
    <w:rsid w:val="00520C42"/>
    <w:rsid w:val="00520F31"/>
    <w:rsid w:val="005226A7"/>
    <w:rsid w:val="005231DE"/>
    <w:rsid w:val="005236D8"/>
    <w:rsid w:val="00523E3E"/>
    <w:rsid w:val="005256F7"/>
    <w:rsid w:val="00525D5D"/>
    <w:rsid w:val="0052616F"/>
    <w:rsid w:val="005263D4"/>
    <w:rsid w:val="005264C4"/>
    <w:rsid w:val="0052667A"/>
    <w:rsid w:val="00526E13"/>
    <w:rsid w:val="00526ED2"/>
    <w:rsid w:val="00526F06"/>
    <w:rsid w:val="0052782E"/>
    <w:rsid w:val="0052792E"/>
    <w:rsid w:val="00530A3A"/>
    <w:rsid w:val="00531908"/>
    <w:rsid w:val="0053257E"/>
    <w:rsid w:val="005325CA"/>
    <w:rsid w:val="00532F60"/>
    <w:rsid w:val="00533A13"/>
    <w:rsid w:val="00533BD2"/>
    <w:rsid w:val="00533C23"/>
    <w:rsid w:val="00534292"/>
    <w:rsid w:val="00534F0E"/>
    <w:rsid w:val="0053552C"/>
    <w:rsid w:val="005356C9"/>
    <w:rsid w:val="005376DD"/>
    <w:rsid w:val="005378AA"/>
    <w:rsid w:val="00537C81"/>
    <w:rsid w:val="00537FB6"/>
    <w:rsid w:val="00540934"/>
    <w:rsid w:val="005409E5"/>
    <w:rsid w:val="00540D0F"/>
    <w:rsid w:val="005415F5"/>
    <w:rsid w:val="00542475"/>
    <w:rsid w:val="00542FCD"/>
    <w:rsid w:val="00544ECD"/>
    <w:rsid w:val="005458BA"/>
    <w:rsid w:val="00546F98"/>
    <w:rsid w:val="0054751C"/>
    <w:rsid w:val="005477F6"/>
    <w:rsid w:val="00547DBF"/>
    <w:rsid w:val="0055072E"/>
    <w:rsid w:val="00550A97"/>
    <w:rsid w:val="00550BC7"/>
    <w:rsid w:val="00550F3F"/>
    <w:rsid w:val="00552350"/>
    <w:rsid w:val="00552810"/>
    <w:rsid w:val="005528D8"/>
    <w:rsid w:val="00552940"/>
    <w:rsid w:val="00552B0D"/>
    <w:rsid w:val="005542CD"/>
    <w:rsid w:val="00554895"/>
    <w:rsid w:val="00555AD4"/>
    <w:rsid w:val="00556697"/>
    <w:rsid w:val="00556F7A"/>
    <w:rsid w:val="00557333"/>
    <w:rsid w:val="00560417"/>
    <w:rsid w:val="005622FE"/>
    <w:rsid w:val="00563443"/>
    <w:rsid w:val="00563D78"/>
    <w:rsid w:val="00564271"/>
    <w:rsid w:val="00564951"/>
    <w:rsid w:val="005654B9"/>
    <w:rsid w:val="0056656D"/>
    <w:rsid w:val="00566A2A"/>
    <w:rsid w:val="00567A8D"/>
    <w:rsid w:val="00571281"/>
    <w:rsid w:val="00571732"/>
    <w:rsid w:val="00571883"/>
    <w:rsid w:val="005718AF"/>
    <w:rsid w:val="00571CE5"/>
    <w:rsid w:val="00572425"/>
    <w:rsid w:val="00572A37"/>
    <w:rsid w:val="00574357"/>
    <w:rsid w:val="00574CF8"/>
    <w:rsid w:val="00575856"/>
    <w:rsid w:val="0057661A"/>
    <w:rsid w:val="0058075A"/>
    <w:rsid w:val="00580BFC"/>
    <w:rsid w:val="00581827"/>
    <w:rsid w:val="00582B47"/>
    <w:rsid w:val="00582CC1"/>
    <w:rsid w:val="005832FF"/>
    <w:rsid w:val="005847CE"/>
    <w:rsid w:val="00587DB2"/>
    <w:rsid w:val="00587F19"/>
    <w:rsid w:val="0059139E"/>
    <w:rsid w:val="00592B45"/>
    <w:rsid w:val="005930C1"/>
    <w:rsid w:val="005935E8"/>
    <w:rsid w:val="00594355"/>
    <w:rsid w:val="005954D6"/>
    <w:rsid w:val="00597D24"/>
    <w:rsid w:val="005A0914"/>
    <w:rsid w:val="005A0DE2"/>
    <w:rsid w:val="005A0E3E"/>
    <w:rsid w:val="005A0FD1"/>
    <w:rsid w:val="005A284F"/>
    <w:rsid w:val="005A2F50"/>
    <w:rsid w:val="005A4B24"/>
    <w:rsid w:val="005A5219"/>
    <w:rsid w:val="005A558D"/>
    <w:rsid w:val="005A661E"/>
    <w:rsid w:val="005A6FEB"/>
    <w:rsid w:val="005A7E1C"/>
    <w:rsid w:val="005B00EA"/>
    <w:rsid w:val="005B0681"/>
    <w:rsid w:val="005B1314"/>
    <w:rsid w:val="005B1962"/>
    <w:rsid w:val="005B1AD5"/>
    <w:rsid w:val="005B1C80"/>
    <w:rsid w:val="005B3846"/>
    <w:rsid w:val="005B389A"/>
    <w:rsid w:val="005B3CA3"/>
    <w:rsid w:val="005B42F1"/>
    <w:rsid w:val="005B4B91"/>
    <w:rsid w:val="005B6EC4"/>
    <w:rsid w:val="005B70D7"/>
    <w:rsid w:val="005B796B"/>
    <w:rsid w:val="005C0086"/>
    <w:rsid w:val="005C0216"/>
    <w:rsid w:val="005C0802"/>
    <w:rsid w:val="005C1528"/>
    <w:rsid w:val="005C2154"/>
    <w:rsid w:val="005C25A1"/>
    <w:rsid w:val="005C2FC0"/>
    <w:rsid w:val="005C3562"/>
    <w:rsid w:val="005C3706"/>
    <w:rsid w:val="005C4A97"/>
    <w:rsid w:val="005C4DD6"/>
    <w:rsid w:val="005C5BAA"/>
    <w:rsid w:val="005C628B"/>
    <w:rsid w:val="005C71AE"/>
    <w:rsid w:val="005C7AE1"/>
    <w:rsid w:val="005D017E"/>
    <w:rsid w:val="005D18C4"/>
    <w:rsid w:val="005D1A33"/>
    <w:rsid w:val="005D3CB7"/>
    <w:rsid w:val="005D4985"/>
    <w:rsid w:val="005D56A5"/>
    <w:rsid w:val="005E01F5"/>
    <w:rsid w:val="005E1D7C"/>
    <w:rsid w:val="005E2259"/>
    <w:rsid w:val="005E2A00"/>
    <w:rsid w:val="005E359B"/>
    <w:rsid w:val="005E3E71"/>
    <w:rsid w:val="005E526C"/>
    <w:rsid w:val="005E5BB6"/>
    <w:rsid w:val="005E5E5F"/>
    <w:rsid w:val="005E643E"/>
    <w:rsid w:val="005E64B1"/>
    <w:rsid w:val="005E7924"/>
    <w:rsid w:val="005E7D0E"/>
    <w:rsid w:val="005F1F8C"/>
    <w:rsid w:val="005F384E"/>
    <w:rsid w:val="005F4DD3"/>
    <w:rsid w:val="005F57DE"/>
    <w:rsid w:val="005F696D"/>
    <w:rsid w:val="005F7472"/>
    <w:rsid w:val="005F7F16"/>
    <w:rsid w:val="00600BCA"/>
    <w:rsid w:val="00600BDD"/>
    <w:rsid w:val="006012FC"/>
    <w:rsid w:val="006016C8"/>
    <w:rsid w:val="00601925"/>
    <w:rsid w:val="00601E58"/>
    <w:rsid w:val="0060204F"/>
    <w:rsid w:val="00602AF6"/>
    <w:rsid w:val="006045B1"/>
    <w:rsid w:val="0060475C"/>
    <w:rsid w:val="00604AE4"/>
    <w:rsid w:val="0060582B"/>
    <w:rsid w:val="00606319"/>
    <w:rsid w:val="00606802"/>
    <w:rsid w:val="006075E8"/>
    <w:rsid w:val="00607C07"/>
    <w:rsid w:val="00610421"/>
    <w:rsid w:val="00610514"/>
    <w:rsid w:val="00610534"/>
    <w:rsid w:val="00611C04"/>
    <w:rsid w:val="00613C08"/>
    <w:rsid w:val="00615290"/>
    <w:rsid w:val="00615576"/>
    <w:rsid w:val="00615F9F"/>
    <w:rsid w:val="00616062"/>
    <w:rsid w:val="00616622"/>
    <w:rsid w:val="0062001D"/>
    <w:rsid w:val="00621000"/>
    <w:rsid w:val="006218A3"/>
    <w:rsid w:val="006232C7"/>
    <w:rsid w:val="0062408A"/>
    <w:rsid w:val="00624809"/>
    <w:rsid w:val="00624D8E"/>
    <w:rsid w:val="00630255"/>
    <w:rsid w:val="006302DA"/>
    <w:rsid w:val="00630E3B"/>
    <w:rsid w:val="0063166A"/>
    <w:rsid w:val="006318B0"/>
    <w:rsid w:val="00632327"/>
    <w:rsid w:val="00632959"/>
    <w:rsid w:val="0063310A"/>
    <w:rsid w:val="00633715"/>
    <w:rsid w:val="0063506F"/>
    <w:rsid w:val="0063570F"/>
    <w:rsid w:val="0063766C"/>
    <w:rsid w:val="0064016C"/>
    <w:rsid w:val="006402F7"/>
    <w:rsid w:val="0064292B"/>
    <w:rsid w:val="0064332C"/>
    <w:rsid w:val="00643574"/>
    <w:rsid w:val="0064508F"/>
    <w:rsid w:val="00646239"/>
    <w:rsid w:val="006470E5"/>
    <w:rsid w:val="0064710A"/>
    <w:rsid w:val="0064722B"/>
    <w:rsid w:val="006476E6"/>
    <w:rsid w:val="006476F2"/>
    <w:rsid w:val="006501A0"/>
    <w:rsid w:val="00650FCD"/>
    <w:rsid w:val="00650FF9"/>
    <w:rsid w:val="006510B8"/>
    <w:rsid w:val="006516CC"/>
    <w:rsid w:val="00652D8F"/>
    <w:rsid w:val="00654650"/>
    <w:rsid w:val="00655287"/>
    <w:rsid w:val="00655E24"/>
    <w:rsid w:val="00660BA6"/>
    <w:rsid w:val="006613D6"/>
    <w:rsid w:val="006644C7"/>
    <w:rsid w:val="00664C6B"/>
    <w:rsid w:val="0066593D"/>
    <w:rsid w:val="00665C87"/>
    <w:rsid w:val="00666300"/>
    <w:rsid w:val="00666C5A"/>
    <w:rsid w:val="00670F10"/>
    <w:rsid w:val="00671086"/>
    <w:rsid w:val="00672226"/>
    <w:rsid w:val="0067240B"/>
    <w:rsid w:val="006733E4"/>
    <w:rsid w:val="00673C40"/>
    <w:rsid w:val="006746DE"/>
    <w:rsid w:val="006754A0"/>
    <w:rsid w:val="00676A97"/>
    <w:rsid w:val="00676E2A"/>
    <w:rsid w:val="00676F85"/>
    <w:rsid w:val="00680AAD"/>
    <w:rsid w:val="00681147"/>
    <w:rsid w:val="00681704"/>
    <w:rsid w:val="00681A37"/>
    <w:rsid w:val="00682D9D"/>
    <w:rsid w:val="00682E1C"/>
    <w:rsid w:val="00683E64"/>
    <w:rsid w:val="00684374"/>
    <w:rsid w:val="00684F59"/>
    <w:rsid w:val="006856C2"/>
    <w:rsid w:val="0068620A"/>
    <w:rsid w:val="00686BC7"/>
    <w:rsid w:val="00687388"/>
    <w:rsid w:val="006876D2"/>
    <w:rsid w:val="00687AFA"/>
    <w:rsid w:val="00691A8C"/>
    <w:rsid w:val="006923ED"/>
    <w:rsid w:val="006923FA"/>
    <w:rsid w:val="00693D8B"/>
    <w:rsid w:val="00694053"/>
    <w:rsid w:val="00694169"/>
    <w:rsid w:val="00695425"/>
    <w:rsid w:val="00695B3C"/>
    <w:rsid w:val="00695F0C"/>
    <w:rsid w:val="00696718"/>
    <w:rsid w:val="00697680"/>
    <w:rsid w:val="00697FF2"/>
    <w:rsid w:val="006A1E09"/>
    <w:rsid w:val="006A2C8D"/>
    <w:rsid w:val="006A4838"/>
    <w:rsid w:val="006A4B55"/>
    <w:rsid w:val="006A5915"/>
    <w:rsid w:val="006A6386"/>
    <w:rsid w:val="006A6865"/>
    <w:rsid w:val="006A73E9"/>
    <w:rsid w:val="006A7D30"/>
    <w:rsid w:val="006B01FC"/>
    <w:rsid w:val="006B065A"/>
    <w:rsid w:val="006B0C46"/>
    <w:rsid w:val="006B0F02"/>
    <w:rsid w:val="006B2FA3"/>
    <w:rsid w:val="006B39B1"/>
    <w:rsid w:val="006B4695"/>
    <w:rsid w:val="006B477D"/>
    <w:rsid w:val="006B5286"/>
    <w:rsid w:val="006B581F"/>
    <w:rsid w:val="006B65BE"/>
    <w:rsid w:val="006B6899"/>
    <w:rsid w:val="006B73E3"/>
    <w:rsid w:val="006B7B27"/>
    <w:rsid w:val="006C25FB"/>
    <w:rsid w:val="006C287E"/>
    <w:rsid w:val="006C3541"/>
    <w:rsid w:val="006C56D4"/>
    <w:rsid w:val="006C5D7D"/>
    <w:rsid w:val="006C6196"/>
    <w:rsid w:val="006C7E4E"/>
    <w:rsid w:val="006C7F09"/>
    <w:rsid w:val="006D0F51"/>
    <w:rsid w:val="006D21CF"/>
    <w:rsid w:val="006D2C92"/>
    <w:rsid w:val="006D3A08"/>
    <w:rsid w:val="006D3ABD"/>
    <w:rsid w:val="006D3D78"/>
    <w:rsid w:val="006D4E73"/>
    <w:rsid w:val="006D7920"/>
    <w:rsid w:val="006E0AC6"/>
    <w:rsid w:val="006E23AD"/>
    <w:rsid w:val="006E2F55"/>
    <w:rsid w:val="006E38AA"/>
    <w:rsid w:val="006E39F1"/>
    <w:rsid w:val="006E4122"/>
    <w:rsid w:val="006E4AAB"/>
    <w:rsid w:val="006F080C"/>
    <w:rsid w:val="006F1488"/>
    <w:rsid w:val="006F30DD"/>
    <w:rsid w:val="006F3BC8"/>
    <w:rsid w:val="006F4277"/>
    <w:rsid w:val="006F491E"/>
    <w:rsid w:val="006F4DAF"/>
    <w:rsid w:val="006F5167"/>
    <w:rsid w:val="006F5214"/>
    <w:rsid w:val="006F57FF"/>
    <w:rsid w:val="006F58E8"/>
    <w:rsid w:val="006F5CCD"/>
    <w:rsid w:val="006F6133"/>
    <w:rsid w:val="006F71CE"/>
    <w:rsid w:val="006F7421"/>
    <w:rsid w:val="007011EE"/>
    <w:rsid w:val="007014D0"/>
    <w:rsid w:val="00701A23"/>
    <w:rsid w:val="00703149"/>
    <w:rsid w:val="00703A64"/>
    <w:rsid w:val="00703CB5"/>
    <w:rsid w:val="007049AB"/>
    <w:rsid w:val="00704C2F"/>
    <w:rsid w:val="00705995"/>
    <w:rsid w:val="0070670A"/>
    <w:rsid w:val="00706851"/>
    <w:rsid w:val="00707530"/>
    <w:rsid w:val="0070794D"/>
    <w:rsid w:val="007113E7"/>
    <w:rsid w:val="00711B11"/>
    <w:rsid w:val="0071321C"/>
    <w:rsid w:val="00714BC8"/>
    <w:rsid w:val="00715B02"/>
    <w:rsid w:val="00716E41"/>
    <w:rsid w:val="00721E5A"/>
    <w:rsid w:val="00721E61"/>
    <w:rsid w:val="00723CF6"/>
    <w:rsid w:val="00724685"/>
    <w:rsid w:val="00724C36"/>
    <w:rsid w:val="00724F09"/>
    <w:rsid w:val="007252D3"/>
    <w:rsid w:val="00726725"/>
    <w:rsid w:val="00726BB5"/>
    <w:rsid w:val="00727327"/>
    <w:rsid w:val="0072745C"/>
    <w:rsid w:val="00731799"/>
    <w:rsid w:val="0073195E"/>
    <w:rsid w:val="00731A5E"/>
    <w:rsid w:val="00731CA1"/>
    <w:rsid w:val="00731D71"/>
    <w:rsid w:val="0073292A"/>
    <w:rsid w:val="007338B1"/>
    <w:rsid w:val="00734839"/>
    <w:rsid w:val="00735AAE"/>
    <w:rsid w:val="00735D90"/>
    <w:rsid w:val="007369AE"/>
    <w:rsid w:val="00737723"/>
    <w:rsid w:val="007408C7"/>
    <w:rsid w:val="007409F5"/>
    <w:rsid w:val="007428DA"/>
    <w:rsid w:val="00742C82"/>
    <w:rsid w:val="00743CF4"/>
    <w:rsid w:val="007440EE"/>
    <w:rsid w:val="00744205"/>
    <w:rsid w:val="00744ED2"/>
    <w:rsid w:val="00745048"/>
    <w:rsid w:val="0074538B"/>
    <w:rsid w:val="007463E4"/>
    <w:rsid w:val="007474E3"/>
    <w:rsid w:val="0075172B"/>
    <w:rsid w:val="00753DB7"/>
    <w:rsid w:val="007557FB"/>
    <w:rsid w:val="0075699E"/>
    <w:rsid w:val="00757C34"/>
    <w:rsid w:val="00762E56"/>
    <w:rsid w:val="007636DA"/>
    <w:rsid w:val="007636F5"/>
    <w:rsid w:val="007639D4"/>
    <w:rsid w:val="0076404D"/>
    <w:rsid w:val="007640C9"/>
    <w:rsid w:val="00764131"/>
    <w:rsid w:val="007649D6"/>
    <w:rsid w:val="00766CA3"/>
    <w:rsid w:val="00770811"/>
    <w:rsid w:val="007709AB"/>
    <w:rsid w:val="00770E01"/>
    <w:rsid w:val="00770FF2"/>
    <w:rsid w:val="007713FE"/>
    <w:rsid w:val="00772B15"/>
    <w:rsid w:val="00773A65"/>
    <w:rsid w:val="00773B9E"/>
    <w:rsid w:val="00773BD9"/>
    <w:rsid w:val="007742AC"/>
    <w:rsid w:val="00774612"/>
    <w:rsid w:val="00774B47"/>
    <w:rsid w:val="007760B1"/>
    <w:rsid w:val="00776A5C"/>
    <w:rsid w:val="00776E01"/>
    <w:rsid w:val="0078143F"/>
    <w:rsid w:val="007817F4"/>
    <w:rsid w:val="00782592"/>
    <w:rsid w:val="0078304A"/>
    <w:rsid w:val="007832FE"/>
    <w:rsid w:val="007841CA"/>
    <w:rsid w:val="00784CDB"/>
    <w:rsid w:val="00784FF7"/>
    <w:rsid w:val="00785143"/>
    <w:rsid w:val="00790FCD"/>
    <w:rsid w:val="00791210"/>
    <w:rsid w:val="007921B5"/>
    <w:rsid w:val="007928F0"/>
    <w:rsid w:val="00792DEB"/>
    <w:rsid w:val="007937EC"/>
    <w:rsid w:val="00793C59"/>
    <w:rsid w:val="00793D19"/>
    <w:rsid w:val="00794D3B"/>
    <w:rsid w:val="00795AB1"/>
    <w:rsid w:val="00797408"/>
    <w:rsid w:val="00797976"/>
    <w:rsid w:val="00797ABA"/>
    <w:rsid w:val="007A0863"/>
    <w:rsid w:val="007A0B90"/>
    <w:rsid w:val="007A20F7"/>
    <w:rsid w:val="007A2580"/>
    <w:rsid w:val="007A2ED9"/>
    <w:rsid w:val="007A2F1F"/>
    <w:rsid w:val="007A5098"/>
    <w:rsid w:val="007A5A29"/>
    <w:rsid w:val="007A5C10"/>
    <w:rsid w:val="007A6BFD"/>
    <w:rsid w:val="007A6ECF"/>
    <w:rsid w:val="007A73C1"/>
    <w:rsid w:val="007A766A"/>
    <w:rsid w:val="007A7F47"/>
    <w:rsid w:val="007B00CC"/>
    <w:rsid w:val="007B09A4"/>
    <w:rsid w:val="007B0AC5"/>
    <w:rsid w:val="007B0F89"/>
    <w:rsid w:val="007B295C"/>
    <w:rsid w:val="007B2B4B"/>
    <w:rsid w:val="007B39E1"/>
    <w:rsid w:val="007B5506"/>
    <w:rsid w:val="007B5752"/>
    <w:rsid w:val="007B5A1A"/>
    <w:rsid w:val="007B62D9"/>
    <w:rsid w:val="007B6478"/>
    <w:rsid w:val="007B75D8"/>
    <w:rsid w:val="007C13E6"/>
    <w:rsid w:val="007C16FA"/>
    <w:rsid w:val="007C1773"/>
    <w:rsid w:val="007C1875"/>
    <w:rsid w:val="007C1AD1"/>
    <w:rsid w:val="007C21E0"/>
    <w:rsid w:val="007C28AB"/>
    <w:rsid w:val="007C2A92"/>
    <w:rsid w:val="007C2D2C"/>
    <w:rsid w:val="007C3BEB"/>
    <w:rsid w:val="007C41CC"/>
    <w:rsid w:val="007C50AF"/>
    <w:rsid w:val="007C5739"/>
    <w:rsid w:val="007C75B6"/>
    <w:rsid w:val="007D0F47"/>
    <w:rsid w:val="007D116C"/>
    <w:rsid w:val="007D1415"/>
    <w:rsid w:val="007D23BB"/>
    <w:rsid w:val="007D29CD"/>
    <w:rsid w:val="007D2FD5"/>
    <w:rsid w:val="007D531B"/>
    <w:rsid w:val="007D691A"/>
    <w:rsid w:val="007D71BE"/>
    <w:rsid w:val="007D7A16"/>
    <w:rsid w:val="007E0061"/>
    <w:rsid w:val="007E0755"/>
    <w:rsid w:val="007E0BA2"/>
    <w:rsid w:val="007E182E"/>
    <w:rsid w:val="007E1A74"/>
    <w:rsid w:val="007E2143"/>
    <w:rsid w:val="007E34EF"/>
    <w:rsid w:val="007E3E24"/>
    <w:rsid w:val="007E5DC1"/>
    <w:rsid w:val="007E6116"/>
    <w:rsid w:val="007E61AC"/>
    <w:rsid w:val="007F023B"/>
    <w:rsid w:val="007F0F22"/>
    <w:rsid w:val="007F1789"/>
    <w:rsid w:val="007F1EC4"/>
    <w:rsid w:val="007F4E91"/>
    <w:rsid w:val="007F53A0"/>
    <w:rsid w:val="007F5899"/>
    <w:rsid w:val="007F604F"/>
    <w:rsid w:val="00801D29"/>
    <w:rsid w:val="008023A1"/>
    <w:rsid w:val="00802803"/>
    <w:rsid w:val="00802CA2"/>
    <w:rsid w:val="00802D64"/>
    <w:rsid w:val="00803392"/>
    <w:rsid w:val="008037B4"/>
    <w:rsid w:val="00803AE2"/>
    <w:rsid w:val="00803B5A"/>
    <w:rsid w:val="00804030"/>
    <w:rsid w:val="008050C1"/>
    <w:rsid w:val="008053AA"/>
    <w:rsid w:val="00805F49"/>
    <w:rsid w:val="00806A42"/>
    <w:rsid w:val="00807D0D"/>
    <w:rsid w:val="008102F1"/>
    <w:rsid w:val="008105C8"/>
    <w:rsid w:val="00810A73"/>
    <w:rsid w:val="00810F14"/>
    <w:rsid w:val="008114FE"/>
    <w:rsid w:val="00811AA5"/>
    <w:rsid w:val="00812274"/>
    <w:rsid w:val="00813B17"/>
    <w:rsid w:val="00815985"/>
    <w:rsid w:val="00820112"/>
    <w:rsid w:val="00821380"/>
    <w:rsid w:val="00821910"/>
    <w:rsid w:val="0082250F"/>
    <w:rsid w:val="008227A7"/>
    <w:rsid w:val="008239B2"/>
    <w:rsid w:val="008245F0"/>
    <w:rsid w:val="00824867"/>
    <w:rsid w:val="00824A00"/>
    <w:rsid w:val="00826026"/>
    <w:rsid w:val="00826504"/>
    <w:rsid w:val="00826AC7"/>
    <w:rsid w:val="008271D5"/>
    <w:rsid w:val="00831310"/>
    <w:rsid w:val="008328F6"/>
    <w:rsid w:val="00833C11"/>
    <w:rsid w:val="008347B7"/>
    <w:rsid w:val="008349FF"/>
    <w:rsid w:val="00834F70"/>
    <w:rsid w:val="0083533F"/>
    <w:rsid w:val="008363DB"/>
    <w:rsid w:val="00836CC1"/>
    <w:rsid w:val="008370F5"/>
    <w:rsid w:val="00837954"/>
    <w:rsid w:val="00837A8A"/>
    <w:rsid w:val="0084007D"/>
    <w:rsid w:val="00840442"/>
    <w:rsid w:val="00841C36"/>
    <w:rsid w:val="008425EC"/>
    <w:rsid w:val="008433B7"/>
    <w:rsid w:val="00844DFC"/>
    <w:rsid w:val="00845692"/>
    <w:rsid w:val="0084577E"/>
    <w:rsid w:val="0084619E"/>
    <w:rsid w:val="00847A59"/>
    <w:rsid w:val="008500F8"/>
    <w:rsid w:val="008505E7"/>
    <w:rsid w:val="00851064"/>
    <w:rsid w:val="00851304"/>
    <w:rsid w:val="00851F07"/>
    <w:rsid w:val="0085456C"/>
    <w:rsid w:val="008545D4"/>
    <w:rsid w:val="00856E66"/>
    <w:rsid w:val="00856E89"/>
    <w:rsid w:val="00857563"/>
    <w:rsid w:val="00857920"/>
    <w:rsid w:val="00860688"/>
    <w:rsid w:val="00861051"/>
    <w:rsid w:val="00862D81"/>
    <w:rsid w:val="0086312C"/>
    <w:rsid w:val="0086423C"/>
    <w:rsid w:val="008659BF"/>
    <w:rsid w:val="00865FB4"/>
    <w:rsid w:val="0087044E"/>
    <w:rsid w:val="0087069F"/>
    <w:rsid w:val="00870B69"/>
    <w:rsid w:val="00872DCA"/>
    <w:rsid w:val="00873A06"/>
    <w:rsid w:val="00874216"/>
    <w:rsid w:val="00876695"/>
    <w:rsid w:val="008777C4"/>
    <w:rsid w:val="008779A1"/>
    <w:rsid w:val="00877AD9"/>
    <w:rsid w:val="008802FD"/>
    <w:rsid w:val="008824BE"/>
    <w:rsid w:val="008824DB"/>
    <w:rsid w:val="00882BDC"/>
    <w:rsid w:val="00882E9A"/>
    <w:rsid w:val="00883A8E"/>
    <w:rsid w:val="008841AF"/>
    <w:rsid w:val="008856A7"/>
    <w:rsid w:val="00886BC5"/>
    <w:rsid w:val="00886D8E"/>
    <w:rsid w:val="00887168"/>
    <w:rsid w:val="008872B0"/>
    <w:rsid w:val="00887F49"/>
    <w:rsid w:val="00890364"/>
    <w:rsid w:val="00890434"/>
    <w:rsid w:val="00890C1C"/>
    <w:rsid w:val="00893521"/>
    <w:rsid w:val="00893795"/>
    <w:rsid w:val="00894A0B"/>
    <w:rsid w:val="008965DB"/>
    <w:rsid w:val="00897D78"/>
    <w:rsid w:val="008A0B7E"/>
    <w:rsid w:val="008A2CEB"/>
    <w:rsid w:val="008A3013"/>
    <w:rsid w:val="008A35CB"/>
    <w:rsid w:val="008A3BB3"/>
    <w:rsid w:val="008A4183"/>
    <w:rsid w:val="008A49B0"/>
    <w:rsid w:val="008A4C8A"/>
    <w:rsid w:val="008A5677"/>
    <w:rsid w:val="008A63F1"/>
    <w:rsid w:val="008A69E3"/>
    <w:rsid w:val="008A6B1E"/>
    <w:rsid w:val="008A6DD2"/>
    <w:rsid w:val="008A7311"/>
    <w:rsid w:val="008A7D63"/>
    <w:rsid w:val="008B08C4"/>
    <w:rsid w:val="008B123E"/>
    <w:rsid w:val="008B2ADF"/>
    <w:rsid w:val="008B3A2B"/>
    <w:rsid w:val="008B3C3D"/>
    <w:rsid w:val="008B4480"/>
    <w:rsid w:val="008B44AA"/>
    <w:rsid w:val="008B4AF4"/>
    <w:rsid w:val="008B4BBD"/>
    <w:rsid w:val="008B50B7"/>
    <w:rsid w:val="008B5CA8"/>
    <w:rsid w:val="008B5ED8"/>
    <w:rsid w:val="008B6073"/>
    <w:rsid w:val="008B7156"/>
    <w:rsid w:val="008B71B8"/>
    <w:rsid w:val="008B7AE1"/>
    <w:rsid w:val="008B7E20"/>
    <w:rsid w:val="008C129B"/>
    <w:rsid w:val="008C1AAC"/>
    <w:rsid w:val="008C3281"/>
    <w:rsid w:val="008C41CF"/>
    <w:rsid w:val="008C5900"/>
    <w:rsid w:val="008C5D7F"/>
    <w:rsid w:val="008C5EA2"/>
    <w:rsid w:val="008C7043"/>
    <w:rsid w:val="008C79F2"/>
    <w:rsid w:val="008D00B9"/>
    <w:rsid w:val="008D0DEE"/>
    <w:rsid w:val="008D12BC"/>
    <w:rsid w:val="008D301D"/>
    <w:rsid w:val="008D49CE"/>
    <w:rsid w:val="008D5CE3"/>
    <w:rsid w:val="008D63AD"/>
    <w:rsid w:val="008D678F"/>
    <w:rsid w:val="008D71DE"/>
    <w:rsid w:val="008E02EA"/>
    <w:rsid w:val="008E2488"/>
    <w:rsid w:val="008E2D6A"/>
    <w:rsid w:val="008E39BF"/>
    <w:rsid w:val="008E3A23"/>
    <w:rsid w:val="008E40AD"/>
    <w:rsid w:val="008E49EE"/>
    <w:rsid w:val="008E51F8"/>
    <w:rsid w:val="008E5510"/>
    <w:rsid w:val="008E5639"/>
    <w:rsid w:val="008E649C"/>
    <w:rsid w:val="008E662C"/>
    <w:rsid w:val="008E6C29"/>
    <w:rsid w:val="008E72AE"/>
    <w:rsid w:val="008E7A2F"/>
    <w:rsid w:val="008F0DFB"/>
    <w:rsid w:val="008F1483"/>
    <w:rsid w:val="008F3066"/>
    <w:rsid w:val="008F3592"/>
    <w:rsid w:val="008F46A0"/>
    <w:rsid w:val="008F4741"/>
    <w:rsid w:val="008F50AF"/>
    <w:rsid w:val="008F6205"/>
    <w:rsid w:val="008F6E67"/>
    <w:rsid w:val="008F7005"/>
    <w:rsid w:val="008F79FB"/>
    <w:rsid w:val="008F7A0F"/>
    <w:rsid w:val="008F7FB9"/>
    <w:rsid w:val="009004A0"/>
    <w:rsid w:val="00900821"/>
    <w:rsid w:val="00901F6E"/>
    <w:rsid w:val="00903289"/>
    <w:rsid w:val="0090460B"/>
    <w:rsid w:val="00905678"/>
    <w:rsid w:val="009059BF"/>
    <w:rsid w:val="00906EB1"/>
    <w:rsid w:val="009074E1"/>
    <w:rsid w:val="00907640"/>
    <w:rsid w:val="0091085F"/>
    <w:rsid w:val="00910E0F"/>
    <w:rsid w:val="009114AF"/>
    <w:rsid w:val="00912048"/>
    <w:rsid w:val="00912411"/>
    <w:rsid w:val="00912468"/>
    <w:rsid w:val="0091248B"/>
    <w:rsid w:val="00912749"/>
    <w:rsid w:val="00912756"/>
    <w:rsid w:val="009130E4"/>
    <w:rsid w:val="00913202"/>
    <w:rsid w:val="00913691"/>
    <w:rsid w:val="00913992"/>
    <w:rsid w:val="00914428"/>
    <w:rsid w:val="009153FB"/>
    <w:rsid w:val="009160E5"/>
    <w:rsid w:val="0091637F"/>
    <w:rsid w:val="00916848"/>
    <w:rsid w:val="00920599"/>
    <w:rsid w:val="00921625"/>
    <w:rsid w:val="00921A37"/>
    <w:rsid w:val="00922A6C"/>
    <w:rsid w:val="009230C8"/>
    <w:rsid w:val="009237C0"/>
    <w:rsid w:val="00923CD2"/>
    <w:rsid w:val="0092528D"/>
    <w:rsid w:val="00925B45"/>
    <w:rsid w:val="009260BD"/>
    <w:rsid w:val="009270CF"/>
    <w:rsid w:val="009306D5"/>
    <w:rsid w:val="0093155F"/>
    <w:rsid w:val="00931B30"/>
    <w:rsid w:val="00931B40"/>
    <w:rsid w:val="00931C38"/>
    <w:rsid w:val="00931E17"/>
    <w:rsid w:val="009341A9"/>
    <w:rsid w:val="009348E6"/>
    <w:rsid w:val="009357D6"/>
    <w:rsid w:val="00935C10"/>
    <w:rsid w:val="00935D9B"/>
    <w:rsid w:val="00936039"/>
    <w:rsid w:val="00937CED"/>
    <w:rsid w:val="00937F2A"/>
    <w:rsid w:val="00940FB3"/>
    <w:rsid w:val="00941DA1"/>
    <w:rsid w:val="009425B9"/>
    <w:rsid w:val="00942A34"/>
    <w:rsid w:val="009430BA"/>
    <w:rsid w:val="00943DCC"/>
    <w:rsid w:val="009440BF"/>
    <w:rsid w:val="00944AA2"/>
    <w:rsid w:val="009458E8"/>
    <w:rsid w:val="00945B0C"/>
    <w:rsid w:val="009470A1"/>
    <w:rsid w:val="009502C4"/>
    <w:rsid w:val="00951411"/>
    <w:rsid w:val="009521CC"/>
    <w:rsid w:val="009527CF"/>
    <w:rsid w:val="009536DA"/>
    <w:rsid w:val="0095407B"/>
    <w:rsid w:val="009547D8"/>
    <w:rsid w:val="00955AA9"/>
    <w:rsid w:val="00960AFF"/>
    <w:rsid w:val="00961F40"/>
    <w:rsid w:val="0096263F"/>
    <w:rsid w:val="00963BD9"/>
    <w:rsid w:val="00963F13"/>
    <w:rsid w:val="00965406"/>
    <w:rsid w:val="00966193"/>
    <w:rsid w:val="009724F0"/>
    <w:rsid w:val="0097307C"/>
    <w:rsid w:val="009734F0"/>
    <w:rsid w:val="00974057"/>
    <w:rsid w:val="009742E3"/>
    <w:rsid w:val="00974309"/>
    <w:rsid w:val="00974EB1"/>
    <w:rsid w:val="009763FE"/>
    <w:rsid w:val="00976739"/>
    <w:rsid w:val="00976A97"/>
    <w:rsid w:val="009800C8"/>
    <w:rsid w:val="009815EA"/>
    <w:rsid w:val="00981D53"/>
    <w:rsid w:val="00981F53"/>
    <w:rsid w:val="009820C8"/>
    <w:rsid w:val="00982427"/>
    <w:rsid w:val="00983726"/>
    <w:rsid w:val="0098453E"/>
    <w:rsid w:val="00985A01"/>
    <w:rsid w:val="00985C2F"/>
    <w:rsid w:val="00986F83"/>
    <w:rsid w:val="00987564"/>
    <w:rsid w:val="00987FBE"/>
    <w:rsid w:val="0099128B"/>
    <w:rsid w:val="009936BD"/>
    <w:rsid w:val="009938DB"/>
    <w:rsid w:val="00994CD9"/>
    <w:rsid w:val="00994D17"/>
    <w:rsid w:val="0099645B"/>
    <w:rsid w:val="00996747"/>
    <w:rsid w:val="00997711"/>
    <w:rsid w:val="009A170E"/>
    <w:rsid w:val="009A1A66"/>
    <w:rsid w:val="009A2556"/>
    <w:rsid w:val="009A3FCA"/>
    <w:rsid w:val="009A42AC"/>
    <w:rsid w:val="009A545F"/>
    <w:rsid w:val="009A794E"/>
    <w:rsid w:val="009B0FA1"/>
    <w:rsid w:val="009B2336"/>
    <w:rsid w:val="009B2655"/>
    <w:rsid w:val="009B266F"/>
    <w:rsid w:val="009B2B5A"/>
    <w:rsid w:val="009B330D"/>
    <w:rsid w:val="009B3F40"/>
    <w:rsid w:val="009B4D90"/>
    <w:rsid w:val="009B53EF"/>
    <w:rsid w:val="009B7DAC"/>
    <w:rsid w:val="009C1A5D"/>
    <w:rsid w:val="009C2407"/>
    <w:rsid w:val="009C3AE8"/>
    <w:rsid w:val="009C4AF6"/>
    <w:rsid w:val="009C6372"/>
    <w:rsid w:val="009C64E8"/>
    <w:rsid w:val="009C7F08"/>
    <w:rsid w:val="009D0AB5"/>
    <w:rsid w:val="009D1F37"/>
    <w:rsid w:val="009D222A"/>
    <w:rsid w:val="009D3117"/>
    <w:rsid w:val="009D32D9"/>
    <w:rsid w:val="009D49C0"/>
    <w:rsid w:val="009D5960"/>
    <w:rsid w:val="009D599E"/>
    <w:rsid w:val="009D78A9"/>
    <w:rsid w:val="009D7F1C"/>
    <w:rsid w:val="009E00F5"/>
    <w:rsid w:val="009E020D"/>
    <w:rsid w:val="009E05E3"/>
    <w:rsid w:val="009E0CF8"/>
    <w:rsid w:val="009E0F31"/>
    <w:rsid w:val="009E1F5F"/>
    <w:rsid w:val="009E2DF9"/>
    <w:rsid w:val="009E302D"/>
    <w:rsid w:val="009E3056"/>
    <w:rsid w:val="009E41BE"/>
    <w:rsid w:val="009E50F7"/>
    <w:rsid w:val="009E59BD"/>
    <w:rsid w:val="009E6047"/>
    <w:rsid w:val="009F01BC"/>
    <w:rsid w:val="009F03D0"/>
    <w:rsid w:val="009F10CC"/>
    <w:rsid w:val="009F1B90"/>
    <w:rsid w:val="009F320F"/>
    <w:rsid w:val="009F35ED"/>
    <w:rsid w:val="009F4106"/>
    <w:rsid w:val="009F4F16"/>
    <w:rsid w:val="009F5663"/>
    <w:rsid w:val="009F61C3"/>
    <w:rsid w:val="009F6A58"/>
    <w:rsid w:val="009F6BA9"/>
    <w:rsid w:val="009F787E"/>
    <w:rsid w:val="00A0013C"/>
    <w:rsid w:val="00A0163B"/>
    <w:rsid w:val="00A023B8"/>
    <w:rsid w:val="00A02480"/>
    <w:rsid w:val="00A02519"/>
    <w:rsid w:val="00A0258B"/>
    <w:rsid w:val="00A02CB7"/>
    <w:rsid w:val="00A02D9A"/>
    <w:rsid w:val="00A03AB6"/>
    <w:rsid w:val="00A068D5"/>
    <w:rsid w:val="00A0719B"/>
    <w:rsid w:val="00A0719F"/>
    <w:rsid w:val="00A071E0"/>
    <w:rsid w:val="00A109DB"/>
    <w:rsid w:val="00A11652"/>
    <w:rsid w:val="00A118B5"/>
    <w:rsid w:val="00A12B1D"/>
    <w:rsid w:val="00A13036"/>
    <w:rsid w:val="00A13948"/>
    <w:rsid w:val="00A1417B"/>
    <w:rsid w:val="00A15432"/>
    <w:rsid w:val="00A154FA"/>
    <w:rsid w:val="00A15BA0"/>
    <w:rsid w:val="00A1608B"/>
    <w:rsid w:val="00A162F8"/>
    <w:rsid w:val="00A172E7"/>
    <w:rsid w:val="00A17845"/>
    <w:rsid w:val="00A20180"/>
    <w:rsid w:val="00A20259"/>
    <w:rsid w:val="00A216E7"/>
    <w:rsid w:val="00A227C6"/>
    <w:rsid w:val="00A22B23"/>
    <w:rsid w:val="00A23288"/>
    <w:rsid w:val="00A23868"/>
    <w:rsid w:val="00A24293"/>
    <w:rsid w:val="00A24A12"/>
    <w:rsid w:val="00A24D2A"/>
    <w:rsid w:val="00A258C2"/>
    <w:rsid w:val="00A27D99"/>
    <w:rsid w:val="00A308C7"/>
    <w:rsid w:val="00A31AE1"/>
    <w:rsid w:val="00A322FE"/>
    <w:rsid w:val="00A328CD"/>
    <w:rsid w:val="00A32C05"/>
    <w:rsid w:val="00A33252"/>
    <w:rsid w:val="00A334C5"/>
    <w:rsid w:val="00A34155"/>
    <w:rsid w:val="00A35415"/>
    <w:rsid w:val="00A354E2"/>
    <w:rsid w:val="00A3569C"/>
    <w:rsid w:val="00A3629E"/>
    <w:rsid w:val="00A3665F"/>
    <w:rsid w:val="00A37232"/>
    <w:rsid w:val="00A40163"/>
    <w:rsid w:val="00A401FA"/>
    <w:rsid w:val="00A41B48"/>
    <w:rsid w:val="00A420C9"/>
    <w:rsid w:val="00A42F14"/>
    <w:rsid w:val="00A45117"/>
    <w:rsid w:val="00A45ACB"/>
    <w:rsid w:val="00A460F4"/>
    <w:rsid w:val="00A47285"/>
    <w:rsid w:val="00A47532"/>
    <w:rsid w:val="00A50254"/>
    <w:rsid w:val="00A50DC3"/>
    <w:rsid w:val="00A534E4"/>
    <w:rsid w:val="00A53625"/>
    <w:rsid w:val="00A57102"/>
    <w:rsid w:val="00A57B88"/>
    <w:rsid w:val="00A61DB8"/>
    <w:rsid w:val="00A61E81"/>
    <w:rsid w:val="00A621BB"/>
    <w:rsid w:val="00A62710"/>
    <w:rsid w:val="00A640F7"/>
    <w:rsid w:val="00A66913"/>
    <w:rsid w:val="00A67006"/>
    <w:rsid w:val="00A6761E"/>
    <w:rsid w:val="00A70561"/>
    <w:rsid w:val="00A710A0"/>
    <w:rsid w:val="00A71577"/>
    <w:rsid w:val="00A715CA"/>
    <w:rsid w:val="00A71971"/>
    <w:rsid w:val="00A720F7"/>
    <w:rsid w:val="00A7276F"/>
    <w:rsid w:val="00A73DC4"/>
    <w:rsid w:val="00A7407A"/>
    <w:rsid w:val="00A755B3"/>
    <w:rsid w:val="00A75F2D"/>
    <w:rsid w:val="00A77482"/>
    <w:rsid w:val="00A77734"/>
    <w:rsid w:val="00A77865"/>
    <w:rsid w:val="00A800FE"/>
    <w:rsid w:val="00A81BD9"/>
    <w:rsid w:val="00A81CE0"/>
    <w:rsid w:val="00A81ED3"/>
    <w:rsid w:val="00A81FB9"/>
    <w:rsid w:val="00A823DF"/>
    <w:rsid w:val="00A82CFD"/>
    <w:rsid w:val="00A837DE"/>
    <w:rsid w:val="00A847A8"/>
    <w:rsid w:val="00A847E1"/>
    <w:rsid w:val="00A84F5B"/>
    <w:rsid w:val="00A853E1"/>
    <w:rsid w:val="00A867FA"/>
    <w:rsid w:val="00A86EC6"/>
    <w:rsid w:val="00A90190"/>
    <w:rsid w:val="00A905D1"/>
    <w:rsid w:val="00A90E4C"/>
    <w:rsid w:val="00A9179F"/>
    <w:rsid w:val="00A91852"/>
    <w:rsid w:val="00A9187B"/>
    <w:rsid w:val="00A91D58"/>
    <w:rsid w:val="00A923B0"/>
    <w:rsid w:val="00A923D2"/>
    <w:rsid w:val="00A92C7A"/>
    <w:rsid w:val="00A9341B"/>
    <w:rsid w:val="00A95C2D"/>
    <w:rsid w:val="00A9644A"/>
    <w:rsid w:val="00A971C3"/>
    <w:rsid w:val="00A973FA"/>
    <w:rsid w:val="00A974B4"/>
    <w:rsid w:val="00A976F2"/>
    <w:rsid w:val="00A97772"/>
    <w:rsid w:val="00A97F26"/>
    <w:rsid w:val="00AA039D"/>
    <w:rsid w:val="00AA1E27"/>
    <w:rsid w:val="00AA3324"/>
    <w:rsid w:val="00AA4821"/>
    <w:rsid w:val="00AA4ACC"/>
    <w:rsid w:val="00AA4E84"/>
    <w:rsid w:val="00AA5D49"/>
    <w:rsid w:val="00AA5F76"/>
    <w:rsid w:val="00AB0B91"/>
    <w:rsid w:val="00AB0F14"/>
    <w:rsid w:val="00AB10D0"/>
    <w:rsid w:val="00AB1D69"/>
    <w:rsid w:val="00AB2450"/>
    <w:rsid w:val="00AB34AC"/>
    <w:rsid w:val="00AB3D7A"/>
    <w:rsid w:val="00AB3E52"/>
    <w:rsid w:val="00AB5193"/>
    <w:rsid w:val="00AB600B"/>
    <w:rsid w:val="00AB639A"/>
    <w:rsid w:val="00AB6813"/>
    <w:rsid w:val="00AB71A8"/>
    <w:rsid w:val="00AB72C3"/>
    <w:rsid w:val="00AC142E"/>
    <w:rsid w:val="00AC1810"/>
    <w:rsid w:val="00AC1B9F"/>
    <w:rsid w:val="00AC4B91"/>
    <w:rsid w:val="00AC7336"/>
    <w:rsid w:val="00AC7C61"/>
    <w:rsid w:val="00AD0057"/>
    <w:rsid w:val="00AD123D"/>
    <w:rsid w:val="00AD34B0"/>
    <w:rsid w:val="00AD369F"/>
    <w:rsid w:val="00AD3FD3"/>
    <w:rsid w:val="00AD42F1"/>
    <w:rsid w:val="00AD4A16"/>
    <w:rsid w:val="00AD5103"/>
    <w:rsid w:val="00AD52EF"/>
    <w:rsid w:val="00AD58D0"/>
    <w:rsid w:val="00AD6045"/>
    <w:rsid w:val="00AD7F1C"/>
    <w:rsid w:val="00AE0403"/>
    <w:rsid w:val="00AE066D"/>
    <w:rsid w:val="00AE1B76"/>
    <w:rsid w:val="00AE46B9"/>
    <w:rsid w:val="00AE52C7"/>
    <w:rsid w:val="00AE5729"/>
    <w:rsid w:val="00AE5DA4"/>
    <w:rsid w:val="00AE5E0D"/>
    <w:rsid w:val="00AE5E20"/>
    <w:rsid w:val="00AE6312"/>
    <w:rsid w:val="00AE68D0"/>
    <w:rsid w:val="00AE702C"/>
    <w:rsid w:val="00AE7452"/>
    <w:rsid w:val="00AF07A5"/>
    <w:rsid w:val="00AF0A21"/>
    <w:rsid w:val="00AF1072"/>
    <w:rsid w:val="00AF1347"/>
    <w:rsid w:val="00AF1933"/>
    <w:rsid w:val="00AF2064"/>
    <w:rsid w:val="00AF2E30"/>
    <w:rsid w:val="00AF3779"/>
    <w:rsid w:val="00AF4EFF"/>
    <w:rsid w:val="00AF5149"/>
    <w:rsid w:val="00AF51F8"/>
    <w:rsid w:val="00AF628B"/>
    <w:rsid w:val="00AF6EDA"/>
    <w:rsid w:val="00AF71DE"/>
    <w:rsid w:val="00AF7493"/>
    <w:rsid w:val="00B00A6B"/>
    <w:rsid w:val="00B0216B"/>
    <w:rsid w:val="00B02D4B"/>
    <w:rsid w:val="00B04027"/>
    <w:rsid w:val="00B046EA"/>
    <w:rsid w:val="00B04F61"/>
    <w:rsid w:val="00B0548B"/>
    <w:rsid w:val="00B058C0"/>
    <w:rsid w:val="00B059F6"/>
    <w:rsid w:val="00B06834"/>
    <w:rsid w:val="00B07D71"/>
    <w:rsid w:val="00B07F21"/>
    <w:rsid w:val="00B10DBE"/>
    <w:rsid w:val="00B11338"/>
    <w:rsid w:val="00B11765"/>
    <w:rsid w:val="00B117C9"/>
    <w:rsid w:val="00B127F0"/>
    <w:rsid w:val="00B12973"/>
    <w:rsid w:val="00B12CBD"/>
    <w:rsid w:val="00B12D47"/>
    <w:rsid w:val="00B12ED5"/>
    <w:rsid w:val="00B131A1"/>
    <w:rsid w:val="00B1329E"/>
    <w:rsid w:val="00B134A4"/>
    <w:rsid w:val="00B15085"/>
    <w:rsid w:val="00B167CF"/>
    <w:rsid w:val="00B17594"/>
    <w:rsid w:val="00B1786A"/>
    <w:rsid w:val="00B17E87"/>
    <w:rsid w:val="00B20E1F"/>
    <w:rsid w:val="00B2195B"/>
    <w:rsid w:val="00B21AA4"/>
    <w:rsid w:val="00B226BB"/>
    <w:rsid w:val="00B22C32"/>
    <w:rsid w:val="00B23B36"/>
    <w:rsid w:val="00B24860"/>
    <w:rsid w:val="00B24DFD"/>
    <w:rsid w:val="00B2574D"/>
    <w:rsid w:val="00B2642E"/>
    <w:rsid w:val="00B274D4"/>
    <w:rsid w:val="00B30342"/>
    <w:rsid w:val="00B30CF3"/>
    <w:rsid w:val="00B31610"/>
    <w:rsid w:val="00B31A3B"/>
    <w:rsid w:val="00B32112"/>
    <w:rsid w:val="00B34953"/>
    <w:rsid w:val="00B36563"/>
    <w:rsid w:val="00B36735"/>
    <w:rsid w:val="00B369FB"/>
    <w:rsid w:val="00B37189"/>
    <w:rsid w:val="00B37B3F"/>
    <w:rsid w:val="00B401EE"/>
    <w:rsid w:val="00B40AF3"/>
    <w:rsid w:val="00B40F32"/>
    <w:rsid w:val="00B40FCD"/>
    <w:rsid w:val="00B41E67"/>
    <w:rsid w:val="00B4253D"/>
    <w:rsid w:val="00B441AB"/>
    <w:rsid w:val="00B44E37"/>
    <w:rsid w:val="00B44F21"/>
    <w:rsid w:val="00B45D8C"/>
    <w:rsid w:val="00B5017B"/>
    <w:rsid w:val="00B51B6F"/>
    <w:rsid w:val="00B51CF4"/>
    <w:rsid w:val="00B51D5D"/>
    <w:rsid w:val="00B527B9"/>
    <w:rsid w:val="00B52805"/>
    <w:rsid w:val="00B52806"/>
    <w:rsid w:val="00B53055"/>
    <w:rsid w:val="00B53E1D"/>
    <w:rsid w:val="00B543B0"/>
    <w:rsid w:val="00B545F0"/>
    <w:rsid w:val="00B54736"/>
    <w:rsid w:val="00B54A9C"/>
    <w:rsid w:val="00B55A64"/>
    <w:rsid w:val="00B56216"/>
    <w:rsid w:val="00B578DB"/>
    <w:rsid w:val="00B57A8A"/>
    <w:rsid w:val="00B57D3F"/>
    <w:rsid w:val="00B57D7B"/>
    <w:rsid w:val="00B61F73"/>
    <w:rsid w:val="00B62B5E"/>
    <w:rsid w:val="00B634EA"/>
    <w:rsid w:val="00B6453E"/>
    <w:rsid w:val="00B64596"/>
    <w:rsid w:val="00B66745"/>
    <w:rsid w:val="00B66AA7"/>
    <w:rsid w:val="00B67105"/>
    <w:rsid w:val="00B67457"/>
    <w:rsid w:val="00B67A9A"/>
    <w:rsid w:val="00B70982"/>
    <w:rsid w:val="00B70A10"/>
    <w:rsid w:val="00B70ABC"/>
    <w:rsid w:val="00B70F39"/>
    <w:rsid w:val="00B70F60"/>
    <w:rsid w:val="00B71284"/>
    <w:rsid w:val="00B72463"/>
    <w:rsid w:val="00B73367"/>
    <w:rsid w:val="00B736E2"/>
    <w:rsid w:val="00B7545B"/>
    <w:rsid w:val="00B757CB"/>
    <w:rsid w:val="00B76D58"/>
    <w:rsid w:val="00B76EA0"/>
    <w:rsid w:val="00B77010"/>
    <w:rsid w:val="00B77FD7"/>
    <w:rsid w:val="00B80DDE"/>
    <w:rsid w:val="00B82296"/>
    <w:rsid w:val="00B823E6"/>
    <w:rsid w:val="00B82767"/>
    <w:rsid w:val="00B8360B"/>
    <w:rsid w:val="00B847CC"/>
    <w:rsid w:val="00B853EC"/>
    <w:rsid w:val="00B858B1"/>
    <w:rsid w:val="00B86058"/>
    <w:rsid w:val="00B86ABA"/>
    <w:rsid w:val="00B87662"/>
    <w:rsid w:val="00B877AF"/>
    <w:rsid w:val="00B87BD1"/>
    <w:rsid w:val="00B90195"/>
    <w:rsid w:val="00B90904"/>
    <w:rsid w:val="00B9157C"/>
    <w:rsid w:val="00B92990"/>
    <w:rsid w:val="00B94A3D"/>
    <w:rsid w:val="00B94CD0"/>
    <w:rsid w:val="00B94E9F"/>
    <w:rsid w:val="00B9533B"/>
    <w:rsid w:val="00B95CFA"/>
    <w:rsid w:val="00B96F56"/>
    <w:rsid w:val="00BA01CC"/>
    <w:rsid w:val="00BA045C"/>
    <w:rsid w:val="00BA0FCA"/>
    <w:rsid w:val="00BA0FEE"/>
    <w:rsid w:val="00BA1790"/>
    <w:rsid w:val="00BA27B5"/>
    <w:rsid w:val="00BA2D91"/>
    <w:rsid w:val="00BA39B1"/>
    <w:rsid w:val="00BA3FA3"/>
    <w:rsid w:val="00BA4EEA"/>
    <w:rsid w:val="00BA5212"/>
    <w:rsid w:val="00BA537C"/>
    <w:rsid w:val="00BA546C"/>
    <w:rsid w:val="00BA5A0F"/>
    <w:rsid w:val="00BA7072"/>
    <w:rsid w:val="00BA72A3"/>
    <w:rsid w:val="00BA75C3"/>
    <w:rsid w:val="00BA7E05"/>
    <w:rsid w:val="00BB050D"/>
    <w:rsid w:val="00BB2698"/>
    <w:rsid w:val="00BB29F4"/>
    <w:rsid w:val="00BB309F"/>
    <w:rsid w:val="00BB33E1"/>
    <w:rsid w:val="00BB4380"/>
    <w:rsid w:val="00BB54AE"/>
    <w:rsid w:val="00BB7204"/>
    <w:rsid w:val="00BB7232"/>
    <w:rsid w:val="00BC0342"/>
    <w:rsid w:val="00BC0A08"/>
    <w:rsid w:val="00BC16CF"/>
    <w:rsid w:val="00BC2199"/>
    <w:rsid w:val="00BC4E14"/>
    <w:rsid w:val="00BC57E4"/>
    <w:rsid w:val="00BC586E"/>
    <w:rsid w:val="00BC5A0F"/>
    <w:rsid w:val="00BC7A9E"/>
    <w:rsid w:val="00BC7B53"/>
    <w:rsid w:val="00BC7EAC"/>
    <w:rsid w:val="00BD0654"/>
    <w:rsid w:val="00BD0AE4"/>
    <w:rsid w:val="00BD0FAB"/>
    <w:rsid w:val="00BD1489"/>
    <w:rsid w:val="00BD17F2"/>
    <w:rsid w:val="00BD23E1"/>
    <w:rsid w:val="00BD2BD3"/>
    <w:rsid w:val="00BD2DF0"/>
    <w:rsid w:val="00BD394F"/>
    <w:rsid w:val="00BD4471"/>
    <w:rsid w:val="00BD46A4"/>
    <w:rsid w:val="00BD66CA"/>
    <w:rsid w:val="00BD6972"/>
    <w:rsid w:val="00BD6CA1"/>
    <w:rsid w:val="00BD717E"/>
    <w:rsid w:val="00BD765E"/>
    <w:rsid w:val="00BD78DA"/>
    <w:rsid w:val="00BE028C"/>
    <w:rsid w:val="00BE2379"/>
    <w:rsid w:val="00BE26ED"/>
    <w:rsid w:val="00BE315A"/>
    <w:rsid w:val="00BE56DA"/>
    <w:rsid w:val="00BE6467"/>
    <w:rsid w:val="00BE792A"/>
    <w:rsid w:val="00BE7D9B"/>
    <w:rsid w:val="00BE7F31"/>
    <w:rsid w:val="00BF0DC1"/>
    <w:rsid w:val="00BF1ED2"/>
    <w:rsid w:val="00BF26C2"/>
    <w:rsid w:val="00BF40BD"/>
    <w:rsid w:val="00BF45BB"/>
    <w:rsid w:val="00BF4717"/>
    <w:rsid w:val="00BF68C4"/>
    <w:rsid w:val="00BF7AF9"/>
    <w:rsid w:val="00BF7E9A"/>
    <w:rsid w:val="00C00BA3"/>
    <w:rsid w:val="00C0235D"/>
    <w:rsid w:val="00C02DFB"/>
    <w:rsid w:val="00C0341B"/>
    <w:rsid w:val="00C03A91"/>
    <w:rsid w:val="00C04040"/>
    <w:rsid w:val="00C0408D"/>
    <w:rsid w:val="00C059E8"/>
    <w:rsid w:val="00C05FC9"/>
    <w:rsid w:val="00C06EAA"/>
    <w:rsid w:val="00C10C1F"/>
    <w:rsid w:val="00C12364"/>
    <w:rsid w:val="00C143B2"/>
    <w:rsid w:val="00C153E1"/>
    <w:rsid w:val="00C15F46"/>
    <w:rsid w:val="00C160CF"/>
    <w:rsid w:val="00C162D5"/>
    <w:rsid w:val="00C1666A"/>
    <w:rsid w:val="00C169CA"/>
    <w:rsid w:val="00C174A6"/>
    <w:rsid w:val="00C17F58"/>
    <w:rsid w:val="00C201CC"/>
    <w:rsid w:val="00C20F85"/>
    <w:rsid w:val="00C2139A"/>
    <w:rsid w:val="00C2191D"/>
    <w:rsid w:val="00C222CA"/>
    <w:rsid w:val="00C22EF4"/>
    <w:rsid w:val="00C2310A"/>
    <w:rsid w:val="00C231DE"/>
    <w:rsid w:val="00C232F7"/>
    <w:rsid w:val="00C23751"/>
    <w:rsid w:val="00C23FEA"/>
    <w:rsid w:val="00C25731"/>
    <w:rsid w:val="00C25A1B"/>
    <w:rsid w:val="00C27376"/>
    <w:rsid w:val="00C274F4"/>
    <w:rsid w:val="00C27FA4"/>
    <w:rsid w:val="00C312FF"/>
    <w:rsid w:val="00C31E98"/>
    <w:rsid w:val="00C32592"/>
    <w:rsid w:val="00C33012"/>
    <w:rsid w:val="00C3309C"/>
    <w:rsid w:val="00C3315E"/>
    <w:rsid w:val="00C3407C"/>
    <w:rsid w:val="00C35565"/>
    <w:rsid w:val="00C35AF4"/>
    <w:rsid w:val="00C363C6"/>
    <w:rsid w:val="00C37F29"/>
    <w:rsid w:val="00C40D05"/>
    <w:rsid w:val="00C41304"/>
    <w:rsid w:val="00C41FD3"/>
    <w:rsid w:val="00C43B38"/>
    <w:rsid w:val="00C43F98"/>
    <w:rsid w:val="00C443DB"/>
    <w:rsid w:val="00C447C9"/>
    <w:rsid w:val="00C457D2"/>
    <w:rsid w:val="00C45A06"/>
    <w:rsid w:val="00C461E4"/>
    <w:rsid w:val="00C4686F"/>
    <w:rsid w:val="00C47A4F"/>
    <w:rsid w:val="00C47C3E"/>
    <w:rsid w:val="00C52D89"/>
    <w:rsid w:val="00C52E11"/>
    <w:rsid w:val="00C53D84"/>
    <w:rsid w:val="00C56C27"/>
    <w:rsid w:val="00C60253"/>
    <w:rsid w:val="00C6129E"/>
    <w:rsid w:val="00C6185A"/>
    <w:rsid w:val="00C62003"/>
    <w:rsid w:val="00C6375B"/>
    <w:rsid w:val="00C63E19"/>
    <w:rsid w:val="00C63E8E"/>
    <w:rsid w:val="00C64591"/>
    <w:rsid w:val="00C6621B"/>
    <w:rsid w:val="00C66542"/>
    <w:rsid w:val="00C66DB5"/>
    <w:rsid w:val="00C678FC"/>
    <w:rsid w:val="00C709A8"/>
    <w:rsid w:val="00C7168F"/>
    <w:rsid w:val="00C71DAB"/>
    <w:rsid w:val="00C72942"/>
    <w:rsid w:val="00C72E80"/>
    <w:rsid w:val="00C73561"/>
    <w:rsid w:val="00C73D70"/>
    <w:rsid w:val="00C7511E"/>
    <w:rsid w:val="00C7561B"/>
    <w:rsid w:val="00C75DD9"/>
    <w:rsid w:val="00C774BC"/>
    <w:rsid w:val="00C777CD"/>
    <w:rsid w:val="00C77849"/>
    <w:rsid w:val="00C778BD"/>
    <w:rsid w:val="00C80B2F"/>
    <w:rsid w:val="00C8196B"/>
    <w:rsid w:val="00C8224E"/>
    <w:rsid w:val="00C82A06"/>
    <w:rsid w:val="00C82C3C"/>
    <w:rsid w:val="00C83058"/>
    <w:rsid w:val="00C83B63"/>
    <w:rsid w:val="00C83C4E"/>
    <w:rsid w:val="00C8597B"/>
    <w:rsid w:val="00C86B83"/>
    <w:rsid w:val="00C86E9F"/>
    <w:rsid w:val="00C870FA"/>
    <w:rsid w:val="00C8716E"/>
    <w:rsid w:val="00C90196"/>
    <w:rsid w:val="00C902F9"/>
    <w:rsid w:val="00C90368"/>
    <w:rsid w:val="00C926AA"/>
    <w:rsid w:val="00C93592"/>
    <w:rsid w:val="00C93660"/>
    <w:rsid w:val="00C94567"/>
    <w:rsid w:val="00C9475C"/>
    <w:rsid w:val="00C9576C"/>
    <w:rsid w:val="00C978DE"/>
    <w:rsid w:val="00CA276D"/>
    <w:rsid w:val="00CA2829"/>
    <w:rsid w:val="00CA2CA4"/>
    <w:rsid w:val="00CA2FB1"/>
    <w:rsid w:val="00CA3A6B"/>
    <w:rsid w:val="00CA4D18"/>
    <w:rsid w:val="00CA5931"/>
    <w:rsid w:val="00CA59DD"/>
    <w:rsid w:val="00CA5C1C"/>
    <w:rsid w:val="00CA5C67"/>
    <w:rsid w:val="00CA63CF"/>
    <w:rsid w:val="00CA6E1B"/>
    <w:rsid w:val="00CA6E6E"/>
    <w:rsid w:val="00CA7437"/>
    <w:rsid w:val="00CB0E2F"/>
    <w:rsid w:val="00CB12C7"/>
    <w:rsid w:val="00CB21DB"/>
    <w:rsid w:val="00CB24E9"/>
    <w:rsid w:val="00CB25D3"/>
    <w:rsid w:val="00CB27E2"/>
    <w:rsid w:val="00CB28F9"/>
    <w:rsid w:val="00CB31B7"/>
    <w:rsid w:val="00CB3327"/>
    <w:rsid w:val="00CB4869"/>
    <w:rsid w:val="00CB495E"/>
    <w:rsid w:val="00CB4B93"/>
    <w:rsid w:val="00CB5085"/>
    <w:rsid w:val="00CB551C"/>
    <w:rsid w:val="00CB63F5"/>
    <w:rsid w:val="00CB655D"/>
    <w:rsid w:val="00CB71A2"/>
    <w:rsid w:val="00CB7446"/>
    <w:rsid w:val="00CB7BFC"/>
    <w:rsid w:val="00CB7D42"/>
    <w:rsid w:val="00CC25A4"/>
    <w:rsid w:val="00CC3BB1"/>
    <w:rsid w:val="00CC4E64"/>
    <w:rsid w:val="00CC5CAE"/>
    <w:rsid w:val="00CC6901"/>
    <w:rsid w:val="00CC7184"/>
    <w:rsid w:val="00CD25FB"/>
    <w:rsid w:val="00CD2711"/>
    <w:rsid w:val="00CD2EDE"/>
    <w:rsid w:val="00CD307E"/>
    <w:rsid w:val="00CD42F2"/>
    <w:rsid w:val="00CD4915"/>
    <w:rsid w:val="00CD4AEC"/>
    <w:rsid w:val="00CD4D37"/>
    <w:rsid w:val="00CD53E5"/>
    <w:rsid w:val="00CE0D73"/>
    <w:rsid w:val="00CE0F9C"/>
    <w:rsid w:val="00CE1BB3"/>
    <w:rsid w:val="00CE1CE8"/>
    <w:rsid w:val="00CE2005"/>
    <w:rsid w:val="00CE2724"/>
    <w:rsid w:val="00CE2859"/>
    <w:rsid w:val="00CE3DCC"/>
    <w:rsid w:val="00CE4759"/>
    <w:rsid w:val="00CE55E1"/>
    <w:rsid w:val="00CE6EF4"/>
    <w:rsid w:val="00CE72AB"/>
    <w:rsid w:val="00CE75D5"/>
    <w:rsid w:val="00CE7B13"/>
    <w:rsid w:val="00CF0014"/>
    <w:rsid w:val="00CF1AA9"/>
    <w:rsid w:val="00CF1FFE"/>
    <w:rsid w:val="00CF2F7C"/>
    <w:rsid w:val="00CF2FD2"/>
    <w:rsid w:val="00CF3DA2"/>
    <w:rsid w:val="00CF6391"/>
    <w:rsid w:val="00CF653E"/>
    <w:rsid w:val="00CF726B"/>
    <w:rsid w:val="00D008CA"/>
    <w:rsid w:val="00D02F46"/>
    <w:rsid w:val="00D03468"/>
    <w:rsid w:val="00D03F29"/>
    <w:rsid w:val="00D04D24"/>
    <w:rsid w:val="00D05877"/>
    <w:rsid w:val="00D06290"/>
    <w:rsid w:val="00D06516"/>
    <w:rsid w:val="00D06ADE"/>
    <w:rsid w:val="00D074FE"/>
    <w:rsid w:val="00D103CA"/>
    <w:rsid w:val="00D10D13"/>
    <w:rsid w:val="00D11606"/>
    <w:rsid w:val="00D118CE"/>
    <w:rsid w:val="00D12B05"/>
    <w:rsid w:val="00D142DB"/>
    <w:rsid w:val="00D14BFD"/>
    <w:rsid w:val="00D14D31"/>
    <w:rsid w:val="00D15039"/>
    <w:rsid w:val="00D15AEE"/>
    <w:rsid w:val="00D15DE6"/>
    <w:rsid w:val="00D163C1"/>
    <w:rsid w:val="00D16678"/>
    <w:rsid w:val="00D2093B"/>
    <w:rsid w:val="00D20EFA"/>
    <w:rsid w:val="00D22281"/>
    <w:rsid w:val="00D224C2"/>
    <w:rsid w:val="00D22E47"/>
    <w:rsid w:val="00D22F28"/>
    <w:rsid w:val="00D239BB"/>
    <w:rsid w:val="00D24138"/>
    <w:rsid w:val="00D2693F"/>
    <w:rsid w:val="00D26B81"/>
    <w:rsid w:val="00D26F2F"/>
    <w:rsid w:val="00D27893"/>
    <w:rsid w:val="00D30650"/>
    <w:rsid w:val="00D306BF"/>
    <w:rsid w:val="00D30FAE"/>
    <w:rsid w:val="00D3190F"/>
    <w:rsid w:val="00D33368"/>
    <w:rsid w:val="00D342A7"/>
    <w:rsid w:val="00D34CD3"/>
    <w:rsid w:val="00D34DE8"/>
    <w:rsid w:val="00D35A3F"/>
    <w:rsid w:val="00D35CB2"/>
    <w:rsid w:val="00D35D30"/>
    <w:rsid w:val="00D35E20"/>
    <w:rsid w:val="00D37B9F"/>
    <w:rsid w:val="00D37BC1"/>
    <w:rsid w:val="00D40AED"/>
    <w:rsid w:val="00D4159F"/>
    <w:rsid w:val="00D41D99"/>
    <w:rsid w:val="00D43C08"/>
    <w:rsid w:val="00D4511C"/>
    <w:rsid w:val="00D45F10"/>
    <w:rsid w:val="00D46E80"/>
    <w:rsid w:val="00D4792A"/>
    <w:rsid w:val="00D501EF"/>
    <w:rsid w:val="00D5059D"/>
    <w:rsid w:val="00D5105A"/>
    <w:rsid w:val="00D51169"/>
    <w:rsid w:val="00D51A56"/>
    <w:rsid w:val="00D54450"/>
    <w:rsid w:val="00D5577B"/>
    <w:rsid w:val="00D55CF4"/>
    <w:rsid w:val="00D55E63"/>
    <w:rsid w:val="00D56131"/>
    <w:rsid w:val="00D57E7D"/>
    <w:rsid w:val="00D60154"/>
    <w:rsid w:val="00D618D4"/>
    <w:rsid w:val="00D624A8"/>
    <w:rsid w:val="00D628FF"/>
    <w:rsid w:val="00D645EF"/>
    <w:rsid w:val="00D64851"/>
    <w:rsid w:val="00D64945"/>
    <w:rsid w:val="00D64A8F"/>
    <w:rsid w:val="00D64F72"/>
    <w:rsid w:val="00D652C3"/>
    <w:rsid w:val="00D655DE"/>
    <w:rsid w:val="00D66316"/>
    <w:rsid w:val="00D6706D"/>
    <w:rsid w:val="00D6760B"/>
    <w:rsid w:val="00D704D4"/>
    <w:rsid w:val="00D71583"/>
    <w:rsid w:val="00D71A5E"/>
    <w:rsid w:val="00D72F81"/>
    <w:rsid w:val="00D7361C"/>
    <w:rsid w:val="00D7390A"/>
    <w:rsid w:val="00D73B5A"/>
    <w:rsid w:val="00D74A2E"/>
    <w:rsid w:val="00D7571B"/>
    <w:rsid w:val="00D76C98"/>
    <w:rsid w:val="00D80472"/>
    <w:rsid w:val="00D805E1"/>
    <w:rsid w:val="00D813E8"/>
    <w:rsid w:val="00D81666"/>
    <w:rsid w:val="00D81B88"/>
    <w:rsid w:val="00D81DD7"/>
    <w:rsid w:val="00D82274"/>
    <w:rsid w:val="00D83AB0"/>
    <w:rsid w:val="00D845DC"/>
    <w:rsid w:val="00D84940"/>
    <w:rsid w:val="00D84980"/>
    <w:rsid w:val="00D84C76"/>
    <w:rsid w:val="00D84CD3"/>
    <w:rsid w:val="00D8530E"/>
    <w:rsid w:val="00D85521"/>
    <w:rsid w:val="00D856E0"/>
    <w:rsid w:val="00D8770A"/>
    <w:rsid w:val="00D879A7"/>
    <w:rsid w:val="00D87F70"/>
    <w:rsid w:val="00D91E46"/>
    <w:rsid w:val="00D92638"/>
    <w:rsid w:val="00D9339E"/>
    <w:rsid w:val="00D93FF2"/>
    <w:rsid w:val="00D94421"/>
    <w:rsid w:val="00D94C1D"/>
    <w:rsid w:val="00D974E2"/>
    <w:rsid w:val="00DA1058"/>
    <w:rsid w:val="00DA1073"/>
    <w:rsid w:val="00DA13DC"/>
    <w:rsid w:val="00DA2355"/>
    <w:rsid w:val="00DA2510"/>
    <w:rsid w:val="00DA26C8"/>
    <w:rsid w:val="00DA2F9A"/>
    <w:rsid w:val="00DA3110"/>
    <w:rsid w:val="00DA4E9B"/>
    <w:rsid w:val="00DA5016"/>
    <w:rsid w:val="00DA5A2E"/>
    <w:rsid w:val="00DA6677"/>
    <w:rsid w:val="00DA6B86"/>
    <w:rsid w:val="00DA7ADE"/>
    <w:rsid w:val="00DB04A9"/>
    <w:rsid w:val="00DB081D"/>
    <w:rsid w:val="00DB13E4"/>
    <w:rsid w:val="00DB175B"/>
    <w:rsid w:val="00DB202C"/>
    <w:rsid w:val="00DB2F50"/>
    <w:rsid w:val="00DB3714"/>
    <w:rsid w:val="00DB38FC"/>
    <w:rsid w:val="00DB4D9B"/>
    <w:rsid w:val="00DB5B3B"/>
    <w:rsid w:val="00DB62F7"/>
    <w:rsid w:val="00DB74E4"/>
    <w:rsid w:val="00DB75D9"/>
    <w:rsid w:val="00DB781E"/>
    <w:rsid w:val="00DC217B"/>
    <w:rsid w:val="00DC3AC9"/>
    <w:rsid w:val="00DC6E77"/>
    <w:rsid w:val="00DC7AA2"/>
    <w:rsid w:val="00DD0267"/>
    <w:rsid w:val="00DD06DF"/>
    <w:rsid w:val="00DD10A6"/>
    <w:rsid w:val="00DD2CDD"/>
    <w:rsid w:val="00DD2FFA"/>
    <w:rsid w:val="00DD3074"/>
    <w:rsid w:val="00DD3D8C"/>
    <w:rsid w:val="00DD48E9"/>
    <w:rsid w:val="00DD5DF6"/>
    <w:rsid w:val="00DD6F1C"/>
    <w:rsid w:val="00DE0F59"/>
    <w:rsid w:val="00DE16C2"/>
    <w:rsid w:val="00DE1BE9"/>
    <w:rsid w:val="00DE2D04"/>
    <w:rsid w:val="00DE329E"/>
    <w:rsid w:val="00DE3A22"/>
    <w:rsid w:val="00DE3F0A"/>
    <w:rsid w:val="00DE4D16"/>
    <w:rsid w:val="00DE61D3"/>
    <w:rsid w:val="00DE6449"/>
    <w:rsid w:val="00DF1FD9"/>
    <w:rsid w:val="00DF2651"/>
    <w:rsid w:val="00DF37EC"/>
    <w:rsid w:val="00DF65E1"/>
    <w:rsid w:val="00DF6A95"/>
    <w:rsid w:val="00DF6AC8"/>
    <w:rsid w:val="00E0065A"/>
    <w:rsid w:val="00E0150A"/>
    <w:rsid w:val="00E036E4"/>
    <w:rsid w:val="00E0394A"/>
    <w:rsid w:val="00E03986"/>
    <w:rsid w:val="00E10FF5"/>
    <w:rsid w:val="00E129EA"/>
    <w:rsid w:val="00E139D0"/>
    <w:rsid w:val="00E13C30"/>
    <w:rsid w:val="00E13D01"/>
    <w:rsid w:val="00E13F6B"/>
    <w:rsid w:val="00E15C2E"/>
    <w:rsid w:val="00E17664"/>
    <w:rsid w:val="00E17EDA"/>
    <w:rsid w:val="00E205A1"/>
    <w:rsid w:val="00E209BB"/>
    <w:rsid w:val="00E20EC8"/>
    <w:rsid w:val="00E214DB"/>
    <w:rsid w:val="00E21D9C"/>
    <w:rsid w:val="00E2230B"/>
    <w:rsid w:val="00E225A3"/>
    <w:rsid w:val="00E22A8F"/>
    <w:rsid w:val="00E230AB"/>
    <w:rsid w:val="00E2471F"/>
    <w:rsid w:val="00E2682F"/>
    <w:rsid w:val="00E30969"/>
    <w:rsid w:val="00E30E17"/>
    <w:rsid w:val="00E30E3D"/>
    <w:rsid w:val="00E31B35"/>
    <w:rsid w:val="00E3373F"/>
    <w:rsid w:val="00E33AA3"/>
    <w:rsid w:val="00E33BF2"/>
    <w:rsid w:val="00E33C17"/>
    <w:rsid w:val="00E33EBB"/>
    <w:rsid w:val="00E33F50"/>
    <w:rsid w:val="00E35256"/>
    <w:rsid w:val="00E35C5D"/>
    <w:rsid w:val="00E36DD3"/>
    <w:rsid w:val="00E37421"/>
    <w:rsid w:val="00E37A58"/>
    <w:rsid w:val="00E404D2"/>
    <w:rsid w:val="00E40595"/>
    <w:rsid w:val="00E4132D"/>
    <w:rsid w:val="00E424C6"/>
    <w:rsid w:val="00E426D5"/>
    <w:rsid w:val="00E42BD7"/>
    <w:rsid w:val="00E43ADD"/>
    <w:rsid w:val="00E43BE0"/>
    <w:rsid w:val="00E449AC"/>
    <w:rsid w:val="00E44E36"/>
    <w:rsid w:val="00E44FAA"/>
    <w:rsid w:val="00E45185"/>
    <w:rsid w:val="00E451C5"/>
    <w:rsid w:val="00E4602E"/>
    <w:rsid w:val="00E46B34"/>
    <w:rsid w:val="00E46F0F"/>
    <w:rsid w:val="00E4799D"/>
    <w:rsid w:val="00E47AF4"/>
    <w:rsid w:val="00E5133E"/>
    <w:rsid w:val="00E51EC2"/>
    <w:rsid w:val="00E52D1A"/>
    <w:rsid w:val="00E52FC6"/>
    <w:rsid w:val="00E53299"/>
    <w:rsid w:val="00E534AC"/>
    <w:rsid w:val="00E5357B"/>
    <w:rsid w:val="00E54606"/>
    <w:rsid w:val="00E54EB8"/>
    <w:rsid w:val="00E55108"/>
    <w:rsid w:val="00E55466"/>
    <w:rsid w:val="00E571B7"/>
    <w:rsid w:val="00E57AF3"/>
    <w:rsid w:val="00E60886"/>
    <w:rsid w:val="00E613DA"/>
    <w:rsid w:val="00E615F6"/>
    <w:rsid w:val="00E62634"/>
    <w:rsid w:val="00E62981"/>
    <w:rsid w:val="00E62F41"/>
    <w:rsid w:val="00E63084"/>
    <w:rsid w:val="00E637D0"/>
    <w:rsid w:val="00E64A3E"/>
    <w:rsid w:val="00E65012"/>
    <w:rsid w:val="00E65E52"/>
    <w:rsid w:val="00E66868"/>
    <w:rsid w:val="00E66C78"/>
    <w:rsid w:val="00E670C5"/>
    <w:rsid w:val="00E67588"/>
    <w:rsid w:val="00E701F8"/>
    <w:rsid w:val="00E70CA4"/>
    <w:rsid w:val="00E727F7"/>
    <w:rsid w:val="00E72DBD"/>
    <w:rsid w:val="00E74256"/>
    <w:rsid w:val="00E7505E"/>
    <w:rsid w:val="00E752FF"/>
    <w:rsid w:val="00E75661"/>
    <w:rsid w:val="00E75AED"/>
    <w:rsid w:val="00E75BEC"/>
    <w:rsid w:val="00E774C0"/>
    <w:rsid w:val="00E77613"/>
    <w:rsid w:val="00E7783F"/>
    <w:rsid w:val="00E77C32"/>
    <w:rsid w:val="00E80FCD"/>
    <w:rsid w:val="00E81AC9"/>
    <w:rsid w:val="00E81B84"/>
    <w:rsid w:val="00E81F49"/>
    <w:rsid w:val="00E82136"/>
    <w:rsid w:val="00E836E5"/>
    <w:rsid w:val="00E83ED0"/>
    <w:rsid w:val="00E844B4"/>
    <w:rsid w:val="00E84BC0"/>
    <w:rsid w:val="00E84F6A"/>
    <w:rsid w:val="00E850C2"/>
    <w:rsid w:val="00E854F3"/>
    <w:rsid w:val="00E85894"/>
    <w:rsid w:val="00E85ED8"/>
    <w:rsid w:val="00E86560"/>
    <w:rsid w:val="00E865BA"/>
    <w:rsid w:val="00E86FFB"/>
    <w:rsid w:val="00E878D7"/>
    <w:rsid w:val="00E87B07"/>
    <w:rsid w:val="00E9182B"/>
    <w:rsid w:val="00E91D86"/>
    <w:rsid w:val="00E91D98"/>
    <w:rsid w:val="00E927E8"/>
    <w:rsid w:val="00E92C0B"/>
    <w:rsid w:val="00E943AE"/>
    <w:rsid w:val="00E94755"/>
    <w:rsid w:val="00E94983"/>
    <w:rsid w:val="00E94A32"/>
    <w:rsid w:val="00E94B7F"/>
    <w:rsid w:val="00E9508B"/>
    <w:rsid w:val="00EA137E"/>
    <w:rsid w:val="00EA23BE"/>
    <w:rsid w:val="00EA23ED"/>
    <w:rsid w:val="00EA2A39"/>
    <w:rsid w:val="00EA3D62"/>
    <w:rsid w:val="00EA4BEF"/>
    <w:rsid w:val="00EA5497"/>
    <w:rsid w:val="00EA56FE"/>
    <w:rsid w:val="00EA6924"/>
    <w:rsid w:val="00EA6CEB"/>
    <w:rsid w:val="00EB0E01"/>
    <w:rsid w:val="00EB10D5"/>
    <w:rsid w:val="00EB14F9"/>
    <w:rsid w:val="00EB383E"/>
    <w:rsid w:val="00EB45B7"/>
    <w:rsid w:val="00EB632C"/>
    <w:rsid w:val="00EB690C"/>
    <w:rsid w:val="00EB73A9"/>
    <w:rsid w:val="00EB7557"/>
    <w:rsid w:val="00EB75C8"/>
    <w:rsid w:val="00EB79C0"/>
    <w:rsid w:val="00EC1515"/>
    <w:rsid w:val="00EC18EF"/>
    <w:rsid w:val="00EC2656"/>
    <w:rsid w:val="00EC2C89"/>
    <w:rsid w:val="00EC2CCA"/>
    <w:rsid w:val="00EC2EB5"/>
    <w:rsid w:val="00EC3241"/>
    <w:rsid w:val="00EC5E28"/>
    <w:rsid w:val="00EC6B6E"/>
    <w:rsid w:val="00EC6DAA"/>
    <w:rsid w:val="00EC78E2"/>
    <w:rsid w:val="00ED0310"/>
    <w:rsid w:val="00ED06FA"/>
    <w:rsid w:val="00ED2E75"/>
    <w:rsid w:val="00ED3105"/>
    <w:rsid w:val="00ED32AC"/>
    <w:rsid w:val="00ED34D1"/>
    <w:rsid w:val="00ED424A"/>
    <w:rsid w:val="00ED4CDD"/>
    <w:rsid w:val="00ED6E65"/>
    <w:rsid w:val="00ED71A4"/>
    <w:rsid w:val="00ED7B08"/>
    <w:rsid w:val="00EE0D83"/>
    <w:rsid w:val="00EE0E9D"/>
    <w:rsid w:val="00EE2354"/>
    <w:rsid w:val="00EE29F5"/>
    <w:rsid w:val="00EE2F22"/>
    <w:rsid w:val="00EE43F2"/>
    <w:rsid w:val="00EE4462"/>
    <w:rsid w:val="00EE4921"/>
    <w:rsid w:val="00EE5FB3"/>
    <w:rsid w:val="00EE627D"/>
    <w:rsid w:val="00EE6390"/>
    <w:rsid w:val="00EE71B8"/>
    <w:rsid w:val="00EE72AE"/>
    <w:rsid w:val="00EF0521"/>
    <w:rsid w:val="00EF0A11"/>
    <w:rsid w:val="00EF0C05"/>
    <w:rsid w:val="00EF10B0"/>
    <w:rsid w:val="00EF10D4"/>
    <w:rsid w:val="00EF15B5"/>
    <w:rsid w:val="00EF1D35"/>
    <w:rsid w:val="00EF271F"/>
    <w:rsid w:val="00EF366A"/>
    <w:rsid w:val="00EF4467"/>
    <w:rsid w:val="00EF4A12"/>
    <w:rsid w:val="00EF4ADF"/>
    <w:rsid w:val="00EF5697"/>
    <w:rsid w:val="00EF6201"/>
    <w:rsid w:val="00EF74EC"/>
    <w:rsid w:val="00EF7562"/>
    <w:rsid w:val="00EF7BF8"/>
    <w:rsid w:val="00EF7DF3"/>
    <w:rsid w:val="00EF7E79"/>
    <w:rsid w:val="00F00EF3"/>
    <w:rsid w:val="00F00F2B"/>
    <w:rsid w:val="00F019BD"/>
    <w:rsid w:val="00F0322F"/>
    <w:rsid w:val="00F036B3"/>
    <w:rsid w:val="00F03869"/>
    <w:rsid w:val="00F03E3E"/>
    <w:rsid w:val="00F047C6"/>
    <w:rsid w:val="00F04DA2"/>
    <w:rsid w:val="00F053A9"/>
    <w:rsid w:val="00F06BAF"/>
    <w:rsid w:val="00F10924"/>
    <w:rsid w:val="00F111D4"/>
    <w:rsid w:val="00F118D6"/>
    <w:rsid w:val="00F11EB6"/>
    <w:rsid w:val="00F11F16"/>
    <w:rsid w:val="00F12589"/>
    <w:rsid w:val="00F12B91"/>
    <w:rsid w:val="00F12DC0"/>
    <w:rsid w:val="00F13B76"/>
    <w:rsid w:val="00F14AAA"/>
    <w:rsid w:val="00F1514C"/>
    <w:rsid w:val="00F151F7"/>
    <w:rsid w:val="00F1584B"/>
    <w:rsid w:val="00F15C6A"/>
    <w:rsid w:val="00F167A7"/>
    <w:rsid w:val="00F17533"/>
    <w:rsid w:val="00F20CB9"/>
    <w:rsid w:val="00F218DC"/>
    <w:rsid w:val="00F21D22"/>
    <w:rsid w:val="00F21DF9"/>
    <w:rsid w:val="00F22AD1"/>
    <w:rsid w:val="00F25446"/>
    <w:rsid w:val="00F25ADA"/>
    <w:rsid w:val="00F25C7A"/>
    <w:rsid w:val="00F26FE8"/>
    <w:rsid w:val="00F3035F"/>
    <w:rsid w:val="00F315DC"/>
    <w:rsid w:val="00F323CC"/>
    <w:rsid w:val="00F32FF7"/>
    <w:rsid w:val="00F339A7"/>
    <w:rsid w:val="00F35A1B"/>
    <w:rsid w:val="00F3749E"/>
    <w:rsid w:val="00F41030"/>
    <w:rsid w:val="00F41474"/>
    <w:rsid w:val="00F42134"/>
    <w:rsid w:val="00F42F1A"/>
    <w:rsid w:val="00F43559"/>
    <w:rsid w:val="00F43B85"/>
    <w:rsid w:val="00F44FF9"/>
    <w:rsid w:val="00F45E3D"/>
    <w:rsid w:val="00F50F1E"/>
    <w:rsid w:val="00F520B1"/>
    <w:rsid w:val="00F521FE"/>
    <w:rsid w:val="00F52E91"/>
    <w:rsid w:val="00F53548"/>
    <w:rsid w:val="00F53902"/>
    <w:rsid w:val="00F547EB"/>
    <w:rsid w:val="00F55DC6"/>
    <w:rsid w:val="00F56A97"/>
    <w:rsid w:val="00F5739D"/>
    <w:rsid w:val="00F57B99"/>
    <w:rsid w:val="00F60485"/>
    <w:rsid w:val="00F60A4C"/>
    <w:rsid w:val="00F61430"/>
    <w:rsid w:val="00F62AA6"/>
    <w:rsid w:val="00F63466"/>
    <w:rsid w:val="00F639E5"/>
    <w:rsid w:val="00F65230"/>
    <w:rsid w:val="00F65DDF"/>
    <w:rsid w:val="00F66008"/>
    <w:rsid w:val="00F6614B"/>
    <w:rsid w:val="00F663F5"/>
    <w:rsid w:val="00F66962"/>
    <w:rsid w:val="00F67F9B"/>
    <w:rsid w:val="00F705D4"/>
    <w:rsid w:val="00F71B2D"/>
    <w:rsid w:val="00F73BD6"/>
    <w:rsid w:val="00F804B4"/>
    <w:rsid w:val="00F80515"/>
    <w:rsid w:val="00F80AA4"/>
    <w:rsid w:val="00F817BA"/>
    <w:rsid w:val="00F81C49"/>
    <w:rsid w:val="00F82372"/>
    <w:rsid w:val="00F8240B"/>
    <w:rsid w:val="00F82623"/>
    <w:rsid w:val="00F82908"/>
    <w:rsid w:val="00F82E8E"/>
    <w:rsid w:val="00F83E6B"/>
    <w:rsid w:val="00F842DB"/>
    <w:rsid w:val="00F84600"/>
    <w:rsid w:val="00F8586B"/>
    <w:rsid w:val="00F85974"/>
    <w:rsid w:val="00F85B6E"/>
    <w:rsid w:val="00F86102"/>
    <w:rsid w:val="00F91767"/>
    <w:rsid w:val="00F919B6"/>
    <w:rsid w:val="00F91C93"/>
    <w:rsid w:val="00F9278A"/>
    <w:rsid w:val="00F95571"/>
    <w:rsid w:val="00F959B4"/>
    <w:rsid w:val="00F979B5"/>
    <w:rsid w:val="00F979BC"/>
    <w:rsid w:val="00FA037B"/>
    <w:rsid w:val="00FA056D"/>
    <w:rsid w:val="00FA0C74"/>
    <w:rsid w:val="00FA122C"/>
    <w:rsid w:val="00FA2708"/>
    <w:rsid w:val="00FA2823"/>
    <w:rsid w:val="00FA2DB1"/>
    <w:rsid w:val="00FA336C"/>
    <w:rsid w:val="00FA684E"/>
    <w:rsid w:val="00FA6A5E"/>
    <w:rsid w:val="00FA6F40"/>
    <w:rsid w:val="00FA723D"/>
    <w:rsid w:val="00FB0D0D"/>
    <w:rsid w:val="00FB2315"/>
    <w:rsid w:val="00FB264F"/>
    <w:rsid w:val="00FB3F8A"/>
    <w:rsid w:val="00FB4D48"/>
    <w:rsid w:val="00FB542D"/>
    <w:rsid w:val="00FB57F0"/>
    <w:rsid w:val="00FB6998"/>
    <w:rsid w:val="00FB772F"/>
    <w:rsid w:val="00FC04F4"/>
    <w:rsid w:val="00FC103E"/>
    <w:rsid w:val="00FC27D8"/>
    <w:rsid w:val="00FC3EF3"/>
    <w:rsid w:val="00FC6E8B"/>
    <w:rsid w:val="00FC6EF0"/>
    <w:rsid w:val="00FC702B"/>
    <w:rsid w:val="00FC730B"/>
    <w:rsid w:val="00FD0A53"/>
    <w:rsid w:val="00FD0AB6"/>
    <w:rsid w:val="00FD4747"/>
    <w:rsid w:val="00FD5344"/>
    <w:rsid w:val="00FD5C33"/>
    <w:rsid w:val="00FD61F3"/>
    <w:rsid w:val="00FD64CB"/>
    <w:rsid w:val="00FD667B"/>
    <w:rsid w:val="00FD6794"/>
    <w:rsid w:val="00FD7966"/>
    <w:rsid w:val="00FE018F"/>
    <w:rsid w:val="00FE0FE4"/>
    <w:rsid w:val="00FE1B67"/>
    <w:rsid w:val="00FE206B"/>
    <w:rsid w:val="00FE21C9"/>
    <w:rsid w:val="00FE2617"/>
    <w:rsid w:val="00FE279C"/>
    <w:rsid w:val="00FE292C"/>
    <w:rsid w:val="00FE2D03"/>
    <w:rsid w:val="00FE2E04"/>
    <w:rsid w:val="00FE2F24"/>
    <w:rsid w:val="00FE3375"/>
    <w:rsid w:val="00FE40BE"/>
    <w:rsid w:val="00FE459E"/>
    <w:rsid w:val="00FE4E8F"/>
    <w:rsid w:val="00FE64F6"/>
    <w:rsid w:val="00FF17ED"/>
    <w:rsid w:val="00FF219C"/>
    <w:rsid w:val="00FF2E0C"/>
    <w:rsid w:val="00FF3876"/>
    <w:rsid w:val="00FF3CF9"/>
    <w:rsid w:val="00FF4744"/>
    <w:rsid w:val="00FF4D82"/>
    <w:rsid w:val="00FF7B1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91655D"/>
  <w15:docId w15:val="{B15CD9C2-200D-42E2-BE37-16B9AD468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746"/>
    <w:pPr>
      <w:spacing w:after="0" w:line="240" w:lineRule="auto"/>
    </w:pPr>
    <w:rPr>
      <w:rFonts w:ascii="Times New Roman" w:eastAsia="Times New Roman" w:hAnsi="Times New Roman" w:cs="Times New Roman"/>
      <w:sz w:val="24"/>
      <w:szCs w:val="24"/>
    </w:rPr>
  </w:style>
  <w:style w:type="paragraph" w:styleId="Heading1">
    <w:name w:val="heading 1"/>
    <w:aliases w:val="Chapter"/>
    <w:basedOn w:val="Normal"/>
    <w:next w:val="Normal"/>
    <w:link w:val="Heading1Char"/>
    <w:uiPriority w:val="9"/>
    <w:qFormat/>
    <w:rsid w:val="00BD1489"/>
    <w:pPr>
      <w:keepNext/>
      <w:numPr>
        <w:numId w:val="15"/>
      </w:numPr>
      <w:jc w:val="center"/>
      <w:outlineLvl w:val="0"/>
    </w:pPr>
    <w:rPr>
      <w:rFonts w:cs="Angsana New"/>
      <w:b/>
      <w:bCs/>
      <w:color w:val="FFFFFF" w:themeColor="background1"/>
      <w:kern w:val="32"/>
      <w:sz w:val="28"/>
      <w:szCs w:val="40"/>
    </w:rPr>
  </w:style>
  <w:style w:type="paragraph" w:styleId="Heading2">
    <w:name w:val="heading 2"/>
    <w:basedOn w:val="Heading1"/>
    <w:next w:val="Normal"/>
    <w:link w:val="Heading2Char"/>
    <w:uiPriority w:val="9"/>
    <w:unhideWhenUsed/>
    <w:qFormat/>
    <w:rsid w:val="00006734"/>
    <w:pPr>
      <w:numPr>
        <w:numId w:val="0"/>
      </w:numPr>
      <w:spacing w:line="360" w:lineRule="auto"/>
      <w:jc w:val="thaiDistribute"/>
      <w:outlineLvl w:val="1"/>
    </w:pPr>
    <w:rPr>
      <w:rFonts w:cs="Times New Roman"/>
      <w:color w:val="auto"/>
    </w:rPr>
  </w:style>
  <w:style w:type="paragraph" w:styleId="Heading3">
    <w:name w:val="heading 3"/>
    <w:basedOn w:val="ListParagraph"/>
    <w:next w:val="Normal"/>
    <w:link w:val="Heading3Char"/>
    <w:uiPriority w:val="9"/>
    <w:unhideWhenUsed/>
    <w:qFormat/>
    <w:rsid w:val="0084619E"/>
    <w:pPr>
      <w:spacing w:line="240" w:lineRule="auto"/>
      <w:jc w:val="thaiDistribute"/>
      <w:outlineLvl w:val="2"/>
    </w:pPr>
    <w:rPr>
      <w:rFonts w:ascii="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EA3D62"/>
    <w:pPr>
      <w:keepNext/>
      <w:keepLines/>
      <w:spacing w:before="40" w:line="276" w:lineRule="auto"/>
      <w:outlineLvl w:val="7"/>
    </w:pPr>
    <w:rPr>
      <w:rFonts w:asciiTheme="majorHAnsi" w:eastAsiaTheme="majorEastAsia" w:hAnsiTheme="majorHAnsi" w:cstheme="majorBidi"/>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14E59"/>
    <w:pPr>
      <w:spacing w:after="200" w:line="276" w:lineRule="auto"/>
      <w:ind w:left="720"/>
      <w:contextualSpacing/>
    </w:pPr>
    <w:rPr>
      <w:rFonts w:asciiTheme="minorHAnsi" w:eastAsiaTheme="minorEastAsia" w:hAnsiTheme="minorHAnsi" w:cstheme="minorBidi"/>
      <w:sz w:val="22"/>
      <w:szCs w:val="28"/>
    </w:rPr>
  </w:style>
  <w:style w:type="character" w:customStyle="1" w:styleId="ListParagraphChar">
    <w:name w:val="List Paragraph Char"/>
    <w:basedOn w:val="DefaultParagraphFont"/>
    <w:link w:val="ListParagraph"/>
    <w:uiPriority w:val="34"/>
    <w:rsid w:val="00014E59"/>
    <w:rPr>
      <w:rFonts w:eastAsiaTheme="minorEastAsia"/>
    </w:rPr>
  </w:style>
  <w:style w:type="character" w:customStyle="1" w:styleId="Heading1Char">
    <w:name w:val="Heading 1 Char"/>
    <w:aliases w:val="Chapter Char"/>
    <w:basedOn w:val="DefaultParagraphFont"/>
    <w:link w:val="Heading1"/>
    <w:uiPriority w:val="9"/>
    <w:rsid w:val="00BD1489"/>
    <w:rPr>
      <w:rFonts w:ascii="Times New Roman" w:eastAsia="Times New Roman" w:hAnsi="Times New Roman" w:cs="Angsana New"/>
      <w:b/>
      <w:bCs/>
      <w:color w:val="FFFFFF" w:themeColor="background1"/>
      <w:kern w:val="32"/>
      <w:sz w:val="28"/>
      <w:szCs w:val="40"/>
    </w:rPr>
  </w:style>
  <w:style w:type="paragraph" w:styleId="Header">
    <w:name w:val="header"/>
    <w:basedOn w:val="Normal"/>
    <w:link w:val="Head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HeaderChar">
    <w:name w:val="Header Char"/>
    <w:basedOn w:val="DefaultParagraphFont"/>
    <w:link w:val="Header"/>
    <w:uiPriority w:val="99"/>
    <w:rsid w:val="008C5EA2"/>
  </w:style>
  <w:style w:type="paragraph" w:styleId="Footer">
    <w:name w:val="footer"/>
    <w:basedOn w:val="Normal"/>
    <w:link w:val="FooterChar"/>
    <w:uiPriority w:val="99"/>
    <w:unhideWhenUsed/>
    <w:rsid w:val="008C5EA2"/>
    <w:pPr>
      <w:tabs>
        <w:tab w:val="center" w:pos="4513"/>
        <w:tab w:val="right" w:pos="9026"/>
      </w:tabs>
    </w:pPr>
    <w:rPr>
      <w:rFonts w:asciiTheme="minorHAnsi" w:eastAsiaTheme="minorHAnsi" w:hAnsiTheme="minorHAnsi" w:cstheme="minorBidi"/>
      <w:sz w:val="22"/>
      <w:szCs w:val="28"/>
    </w:rPr>
  </w:style>
  <w:style w:type="character" w:customStyle="1" w:styleId="FooterChar">
    <w:name w:val="Footer Char"/>
    <w:basedOn w:val="DefaultParagraphFont"/>
    <w:link w:val="Footer"/>
    <w:uiPriority w:val="99"/>
    <w:rsid w:val="008C5EA2"/>
  </w:style>
  <w:style w:type="paragraph" w:styleId="Caption">
    <w:name w:val="caption"/>
    <w:basedOn w:val="Normal"/>
    <w:next w:val="Normal"/>
    <w:uiPriority w:val="35"/>
    <w:unhideWhenUsed/>
    <w:qFormat/>
    <w:rsid w:val="008363DB"/>
    <w:pPr>
      <w:spacing w:line="360" w:lineRule="auto"/>
      <w:ind w:left="-116"/>
    </w:pPr>
    <w:rPr>
      <w:spacing w:val="-12"/>
    </w:rPr>
  </w:style>
  <w:style w:type="table" w:styleId="TableGrid">
    <w:name w:val="Table Grid"/>
    <w:basedOn w:val="TableNormal"/>
    <w:uiPriority w:val="59"/>
    <w:rsid w:val="00F43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5551"/>
    <w:rPr>
      <w:rFonts w:asciiTheme="minorHAnsi" w:eastAsiaTheme="minorHAnsi" w:hAnsiTheme="minorHAnsi" w:cstheme="minorBidi"/>
      <w:sz w:val="20"/>
      <w:szCs w:val="25"/>
    </w:rPr>
  </w:style>
  <w:style w:type="character" w:customStyle="1" w:styleId="FootnoteTextChar">
    <w:name w:val="Footnote Text Char"/>
    <w:basedOn w:val="DefaultParagraphFont"/>
    <w:link w:val="FootnoteText"/>
    <w:uiPriority w:val="99"/>
    <w:semiHidden/>
    <w:rsid w:val="00025551"/>
    <w:rPr>
      <w:sz w:val="20"/>
      <w:szCs w:val="25"/>
    </w:rPr>
  </w:style>
  <w:style w:type="character" w:styleId="FootnoteReference">
    <w:name w:val="footnote reference"/>
    <w:basedOn w:val="DefaultParagraphFont"/>
    <w:uiPriority w:val="99"/>
    <w:semiHidden/>
    <w:unhideWhenUsed/>
    <w:rsid w:val="00025551"/>
    <w:rPr>
      <w:sz w:val="32"/>
      <w:szCs w:val="32"/>
      <w:vertAlign w:val="superscript"/>
    </w:rPr>
  </w:style>
  <w:style w:type="character" w:customStyle="1" w:styleId="Heading3Char">
    <w:name w:val="Heading 3 Char"/>
    <w:basedOn w:val="DefaultParagraphFont"/>
    <w:link w:val="Heading3"/>
    <w:uiPriority w:val="9"/>
    <w:rsid w:val="0084619E"/>
    <w:rPr>
      <w:rFonts w:ascii="Times New Roman" w:eastAsiaTheme="minorEastAsia" w:hAnsi="Times New Roman" w:cs="Times New Roman"/>
      <w:b/>
      <w:bCs/>
      <w:sz w:val="24"/>
      <w:szCs w:val="24"/>
    </w:rPr>
  </w:style>
  <w:style w:type="character" w:styleId="CommentReference">
    <w:name w:val="annotation reference"/>
    <w:basedOn w:val="DefaultParagraphFont"/>
    <w:semiHidden/>
    <w:unhideWhenUsed/>
    <w:rsid w:val="001F0AF0"/>
    <w:rPr>
      <w:sz w:val="16"/>
      <w:szCs w:val="16"/>
    </w:rPr>
  </w:style>
  <w:style w:type="paragraph" w:styleId="CommentText">
    <w:name w:val="annotation text"/>
    <w:basedOn w:val="Normal"/>
    <w:link w:val="CommentTextChar"/>
    <w:uiPriority w:val="99"/>
    <w:semiHidden/>
    <w:unhideWhenUsed/>
    <w:rsid w:val="001F0AF0"/>
    <w:rPr>
      <w:sz w:val="20"/>
      <w:szCs w:val="25"/>
    </w:rPr>
  </w:style>
  <w:style w:type="character" w:customStyle="1" w:styleId="CommentTextChar">
    <w:name w:val="Comment Text Char"/>
    <w:basedOn w:val="DefaultParagraphFont"/>
    <w:link w:val="CommentText"/>
    <w:uiPriority w:val="99"/>
    <w:semiHidden/>
    <w:rsid w:val="001F0AF0"/>
    <w:rPr>
      <w:sz w:val="20"/>
      <w:szCs w:val="25"/>
    </w:rPr>
  </w:style>
  <w:style w:type="paragraph" w:styleId="CommentSubject">
    <w:name w:val="annotation subject"/>
    <w:basedOn w:val="CommentText"/>
    <w:next w:val="CommentText"/>
    <w:link w:val="CommentSubjectChar"/>
    <w:uiPriority w:val="99"/>
    <w:semiHidden/>
    <w:unhideWhenUsed/>
    <w:rsid w:val="001F0AF0"/>
    <w:rPr>
      <w:b/>
      <w:bCs/>
    </w:rPr>
  </w:style>
  <w:style w:type="character" w:customStyle="1" w:styleId="CommentSubjectChar">
    <w:name w:val="Comment Subject Char"/>
    <w:basedOn w:val="CommentTextChar"/>
    <w:link w:val="CommentSubject"/>
    <w:uiPriority w:val="99"/>
    <w:semiHidden/>
    <w:rsid w:val="001F0AF0"/>
    <w:rPr>
      <w:b/>
      <w:bCs/>
      <w:sz w:val="20"/>
      <w:szCs w:val="25"/>
    </w:rPr>
  </w:style>
  <w:style w:type="paragraph" w:styleId="BalloonText">
    <w:name w:val="Balloon Text"/>
    <w:basedOn w:val="Normal"/>
    <w:link w:val="BalloonTextChar"/>
    <w:uiPriority w:val="99"/>
    <w:semiHidden/>
    <w:unhideWhenUsed/>
    <w:rsid w:val="001F0AF0"/>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F0AF0"/>
    <w:rPr>
      <w:rFonts w:ascii="Segoe UI" w:hAnsi="Segoe UI" w:cs="Angsana New"/>
      <w:sz w:val="18"/>
      <w:szCs w:val="22"/>
    </w:rPr>
  </w:style>
  <w:style w:type="table" w:customStyle="1" w:styleId="TableGrid1">
    <w:name w:val="Table Grid1"/>
    <w:basedOn w:val="TableNormal"/>
    <w:next w:val="TableGrid"/>
    <w:uiPriority w:val="59"/>
    <w:rsid w:val="0014225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Title"/>
    <w:next w:val="Title"/>
    <w:autoRedefine/>
    <w:uiPriority w:val="39"/>
    <w:unhideWhenUsed/>
    <w:rsid w:val="001A301B"/>
    <w:pPr>
      <w:spacing w:after="100" w:line="276" w:lineRule="auto"/>
    </w:pPr>
    <w:rPr>
      <w:rFonts w:asciiTheme="minorHAnsi" w:eastAsiaTheme="minorHAnsi" w:hAnsiTheme="minorHAnsi" w:cstheme="minorBidi"/>
      <w:sz w:val="22"/>
    </w:rPr>
  </w:style>
  <w:style w:type="character" w:styleId="Hyperlink">
    <w:name w:val="Hyperlink"/>
    <w:basedOn w:val="DefaultParagraphFont"/>
    <w:uiPriority w:val="99"/>
    <w:unhideWhenUsed/>
    <w:rsid w:val="001A301B"/>
    <w:rPr>
      <w:color w:val="0000FF" w:themeColor="hyperlink"/>
      <w:u w:val="single"/>
    </w:rPr>
  </w:style>
  <w:style w:type="table" w:customStyle="1" w:styleId="TableGrid2">
    <w:name w:val="Table Grid2"/>
    <w:basedOn w:val="TableNormal"/>
    <w:next w:val="TableGrid"/>
    <w:uiPriority w:val="59"/>
    <w:rsid w:val="00CD2711"/>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rsid w:val="00006734"/>
    <w:rPr>
      <w:rFonts w:ascii="Times New Roman" w:eastAsia="Times New Roman" w:hAnsi="Times New Roman" w:cs="Times New Roman"/>
      <w:b/>
      <w:bCs/>
      <w:kern w:val="32"/>
      <w:sz w:val="28"/>
      <w:szCs w:val="40"/>
    </w:rPr>
  </w:style>
  <w:style w:type="character" w:customStyle="1" w:styleId="Heading8Char">
    <w:name w:val="Heading 8 Char"/>
    <w:basedOn w:val="DefaultParagraphFont"/>
    <w:link w:val="Heading8"/>
    <w:uiPriority w:val="9"/>
    <w:semiHidden/>
    <w:rsid w:val="00EA3D62"/>
    <w:rPr>
      <w:rFonts w:asciiTheme="majorHAnsi" w:eastAsiaTheme="majorEastAsia" w:hAnsiTheme="majorHAnsi" w:cstheme="majorBidi"/>
      <w:color w:val="272727" w:themeColor="text1" w:themeTint="D8"/>
      <w:sz w:val="21"/>
      <w:szCs w:val="26"/>
    </w:rPr>
  </w:style>
  <w:style w:type="paragraph" w:customStyle="1" w:styleId="BodyText1">
    <w:name w:val="Body Text1"/>
    <w:rsid w:val="00FC702B"/>
    <w:pPr>
      <w:autoSpaceDE w:val="0"/>
      <w:autoSpaceDN w:val="0"/>
      <w:spacing w:after="0" w:line="240" w:lineRule="auto"/>
      <w:ind w:firstLine="480"/>
    </w:pPr>
    <w:rPr>
      <w:rFonts w:ascii="Times New Roman" w:eastAsia="Times New Roman" w:hAnsi="Times New Roman" w:cs="Angsana New"/>
      <w:color w:val="000000"/>
      <w:sz w:val="24"/>
      <w:szCs w:val="24"/>
      <w:lang w:val="en-GB"/>
    </w:rPr>
  </w:style>
  <w:style w:type="character" w:styleId="UnresolvedMention">
    <w:name w:val="Unresolved Mention"/>
    <w:basedOn w:val="DefaultParagraphFont"/>
    <w:uiPriority w:val="99"/>
    <w:semiHidden/>
    <w:unhideWhenUsed/>
    <w:rsid w:val="00534F0E"/>
    <w:rPr>
      <w:color w:val="605E5C"/>
      <w:shd w:val="clear" w:color="auto" w:fill="E1DFDD"/>
    </w:rPr>
  </w:style>
  <w:style w:type="character" w:styleId="Emphasis">
    <w:name w:val="Emphasis"/>
    <w:basedOn w:val="DefaultParagraphFont"/>
    <w:uiPriority w:val="20"/>
    <w:qFormat/>
    <w:rsid w:val="00CF2F7C"/>
    <w:rPr>
      <w:i/>
      <w:iCs/>
    </w:rPr>
  </w:style>
  <w:style w:type="paragraph" w:styleId="TOCHeading">
    <w:name w:val="TOC Heading"/>
    <w:basedOn w:val="Heading1"/>
    <w:next w:val="Normal"/>
    <w:uiPriority w:val="39"/>
    <w:unhideWhenUsed/>
    <w:qFormat/>
    <w:rsid w:val="00687388"/>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lang w:bidi="ar-SA"/>
    </w:rPr>
  </w:style>
  <w:style w:type="paragraph" w:styleId="TOC2">
    <w:name w:val="toc 2"/>
    <w:basedOn w:val="Title"/>
    <w:next w:val="Title"/>
    <w:autoRedefine/>
    <w:uiPriority w:val="39"/>
    <w:unhideWhenUsed/>
    <w:rsid w:val="00687388"/>
    <w:pPr>
      <w:spacing w:after="100"/>
      <w:ind w:left="240"/>
    </w:pPr>
    <w:rPr>
      <w:rFonts w:cs="Angsana New"/>
      <w:szCs w:val="30"/>
    </w:rPr>
  </w:style>
  <w:style w:type="paragraph" w:styleId="TOC3">
    <w:name w:val="toc 3"/>
    <w:basedOn w:val="Normal"/>
    <w:next w:val="Normal"/>
    <w:autoRedefine/>
    <w:uiPriority w:val="39"/>
    <w:unhideWhenUsed/>
    <w:rsid w:val="00687388"/>
    <w:pPr>
      <w:spacing w:after="100"/>
      <w:ind w:left="480"/>
    </w:pPr>
    <w:rPr>
      <w:rFonts w:cs="Angsana New"/>
      <w:szCs w:val="30"/>
    </w:rPr>
  </w:style>
  <w:style w:type="paragraph" w:styleId="TableofFigures">
    <w:name w:val="table of figures"/>
    <w:basedOn w:val="Normal"/>
    <w:next w:val="Normal"/>
    <w:uiPriority w:val="99"/>
    <w:unhideWhenUsed/>
    <w:rsid w:val="00687388"/>
    <w:pPr>
      <w:ind w:left="480" w:hanging="480"/>
    </w:pPr>
    <w:rPr>
      <w:rFonts w:asciiTheme="minorHAnsi" w:hAnsiTheme="minorHAnsi" w:cstheme="majorBidi"/>
      <w:smallCaps/>
      <w:sz w:val="20"/>
      <w:szCs w:val="23"/>
    </w:rPr>
  </w:style>
  <w:style w:type="paragraph" w:styleId="Title">
    <w:name w:val="Title"/>
    <w:basedOn w:val="Normal"/>
    <w:next w:val="Normal"/>
    <w:link w:val="TitleChar"/>
    <w:uiPriority w:val="10"/>
    <w:qFormat/>
    <w:rsid w:val="00D16678"/>
    <w:pPr>
      <w:jc w:val="center"/>
    </w:pPr>
    <w:rPr>
      <w:b/>
      <w:bCs/>
      <w:sz w:val="28"/>
      <w:szCs w:val="28"/>
    </w:rPr>
  </w:style>
  <w:style w:type="character" w:customStyle="1" w:styleId="TitleChar">
    <w:name w:val="Title Char"/>
    <w:basedOn w:val="DefaultParagraphFont"/>
    <w:link w:val="Title"/>
    <w:uiPriority w:val="10"/>
    <w:rsid w:val="00D16678"/>
    <w:rPr>
      <w:rFonts w:ascii="Times New Roman" w:eastAsia="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13198">
      <w:bodyDiv w:val="1"/>
      <w:marLeft w:val="0"/>
      <w:marRight w:val="0"/>
      <w:marTop w:val="0"/>
      <w:marBottom w:val="0"/>
      <w:divBdr>
        <w:top w:val="none" w:sz="0" w:space="0" w:color="auto"/>
        <w:left w:val="none" w:sz="0" w:space="0" w:color="auto"/>
        <w:bottom w:val="none" w:sz="0" w:space="0" w:color="auto"/>
        <w:right w:val="none" w:sz="0" w:space="0" w:color="auto"/>
      </w:divBdr>
    </w:div>
    <w:div w:id="559484721">
      <w:bodyDiv w:val="1"/>
      <w:marLeft w:val="0"/>
      <w:marRight w:val="0"/>
      <w:marTop w:val="0"/>
      <w:marBottom w:val="0"/>
      <w:divBdr>
        <w:top w:val="none" w:sz="0" w:space="0" w:color="auto"/>
        <w:left w:val="none" w:sz="0" w:space="0" w:color="auto"/>
        <w:bottom w:val="none" w:sz="0" w:space="0" w:color="auto"/>
        <w:right w:val="none" w:sz="0" w:space="0" w:color="auto"/>
      </w:divBdr>
    </w:div>
    <w:div w:id="817771468">
      <w:bodyDiv w:val="1"/>
      <w:marLeft w:val="0"/>
      <w:marRight w:val="0"/>
      <w:marTop w:val="0"/>
      <w:marBottom w:val="0"/>
      <w:divBdr>
        <w:top w:val="none" w:sz="0" w:space="0" w:color="auto"/>
        <w:left w:val="none" w:sz="0" w:space="0" w:color="auto"/>
        <w:bottom w:val="none" w:sz="0" w:space="0" w:color="auto"/>
        <w:right w:val="none" w:sz="0" w:space="0" w:color="auto"/>
      </w:divBdr>
    </w:div>
    <w:div w:id="912857061">
      <w:bodyDiv w:val="1"/>
      <w:marLeft w:val="0"/>
      <w:marRight w:val="0"/>
      <w:marTop w:val="0"/>
      <w:marBottom w:val="0"/>
      <w:divBdr>
        <w:top w:val="none" w:sz="0" w:space="0" w:color="auto"/>
        <w:left w:val="none" w:sz="0" w:space="0" w:color="auto"/>
        <w:bottom w:val="none" w:sz="0" w:space="0" w:color="auto"/>
        <w:right w:val="none" w:sz="0" w:space="0" w:color="auto"/>
      </w:divBdr>
    </w:div>
    <w:div w:id="937369631">
      <w:bodyDiv w:val="1"/>
      <w:marLeft w:val="0"/>
      <w:marRight w:val="0"/>
      <w:marTop w:val="0"/>
      <w:marBottom w:val="0"/>
      <w:divBdr>
        <w:top w:val="none" w:sz="0" w:space="0" w:color="auto"/>
        <w:left w:val="none" w:sz="0" w:space="0" w:color="auto"/>
        <w:bottom w:val="none" w:sz="0" w:space="0" w:color="auto"/>
        <w:right w:val="none" w:sz="0" w:space="0" w:color="auto"/>
      </w:divBdr>
      <w:divsChild>
        <w:div w:id="54739394">
          <w:marLeft w:val="0"/>
          <w:marRight w:val="0"/>
          <w:marTop w:val="0"/>
          <w:marBottom w:val="0"/>
          <w:divBdr>
            <w:top w:val="none" w:sz="0" w:space="0" w:color="auto"/>
            <w:left w:val="none" w:sz="0" w:space="0" w:color="auto"/>
            <w:bottom w:val="none" w:sz="0" w:space="0" w:color="auto"/>
            <w:right w:val="none" w:sz="0" w:space="0" w:color="auto"/>
          </w:divBdr>
        </w:div>
      </w:divsChild>
    </w:div>
    <w:div w:id="1147747850">
      <w:bodyDiv w:val="1"/>
      <w:marLeft w:val="0"/>
      <w:marRight w:val="0"/>
      <w:marTop w:val="0"/>
      <w:marBottom w:val="0"/>
      <w:divBdr>
        <w:top w:val="none" w:sz="0" w:space="0" w:color="auto"/>
        <w:left w:val="none" w:sz="0" w:space="0" w:color="auto"/>
        <w:bottom w:val="none" w:sz="0" w:space="0" w:color="auto"/>
        <w:right w:val="none" w:sz="0" w:space="0" w:color="auto"/>
      </w:divBdr>
      <w:divsChild>
        <w:div w:id="1451045079">
          <w:marLeft w:val="0"/>
          <w:marRight w:val="0"/>
          <w:marTop w:val="0"/>
          <w:marBottom w:val="0"/>
          <w:divBdr>
            <w:top w:val="none" w:sz="0" w:space="0" w:color="auto"/>
            <w:left w:val="none" w:sz="0" w:space="0" w:color="auto"/>
            <w:bottom w:val="none" w:sz="0" w:space="0" w:color="auto"/>
            <w:right w:val="none" w:sz="0" w:space="0" w:color="auto"/>
          </w:divBdr>
        </w:div>
      </w:divsChild>
    </w:div>
    <w:div w:id="1359431524">
      <w:bodyDiv w:val="1"/>
      <w:marLeft w:val="0"/>
      <w:marRight w:val="0"/>
      <w:marTop w:val="0"/>
      <w:marBottom w:val="0"/>
      <w:divBdr>
        <w:top w:val="none" w:sz="0" w:space="0" w:color="auto"/>
        <w:left w:val="none" w:sz="0" w:space="0" w:color="auto"/>
        <w:bottom w:val="none" w:sz="0" w:space="0" w:color="auto"/>
        <w:right w:val="none" w:sz="0" w:space="0" w:color="auto"/>
      </w:divBdr>
    </w:div>
    <w:div w:id="1394813324">
      <w:bodyDiv w:val="1"/>
      <w:marLeft w:val="0"/>
      <w:marRight w:val="0"/>
      <w:marTop w:val="0"/>
      <w:marBottom w:val="0"/>
      <w:divBdr>
        <w:top w:val="none" w:sz="0" w:space="0" w:color="auto"/>
        <w:left w:val="none" w:sz="0" w:space="0" w:color="auto"/>
        <w:bottom w:val="none" w:sz="0" w:space="0" w:color="auto"/>
        <w:right w:val="none" w:sz="0" w:space="0" w:color="auto"/>
      </w:divBdr>
      <w:divsChild>
        <w:div w:id="325403204">
          <w:marLeft w:val="0"/>
          <w:marRight w:val="0"/>
          <w:marTop w:val="0"/>
          <w:marBottom w:val="0"/>
          <w:divBdr>
            <w:top w:val="none" w:sz="0" w:space="0" w:color="auto"/>
            <w:left w:val="none" w:sz="0" w:space="0" w:color="auto"/>
            <w:bottom w:val="none" w:sz="0" w:space="0" w:color="auto"/>
            <w:right w:val="none" w:sz="0" w:space="0" w:color="auto"/>
          </w:divBdr>
        </w:div>
      </w:divsChild>
    </w:div>
    <w:div w:id="1598246715">
      <w:bodyDiv w:val="1"/>
      <w:marLeft w:val="0"/>
      <w:marRight w:val="0"/>
      <w:marTop w:val="0"/>
      <w:marBottom w:val="0"/>
      <w:divBdr>
        <w:top w:val="none" w:sz="0" w:space="0" w:color="auto"/>
        <w:left w:val="none" w:sz="0" w:space="0" w:color="auto"/>
        <w:bottom w:val="none" w:sz="0" w:space="0" w:color="auto"/>
        <w:right w:val="none" w:sz="0" w:space="0" w:color="auto"/>
      </w:divBdr>
    </w:div>
    <w:div w:id="1608149577">
      <w:bodyDiv w:val="1"/>
      <w:marLeft w:val="0"/>
      <w:marRight w:val="0"/>
      <w:marTop w:val="0"/>
      <w:marBottom w:val="0"/>
      <w:divBdr>
        <w:top w:val="none" w:sz="0" w:space="0" w:color="auto"/>
        <w:left w:val="none" w:sz="0" w:space="0" w:color="auto"/>
        <w:bottom w:val="none" w:sz="0" w:space="0" w:color="auto"/>
        <w:right w:val="none" w:sz="0" w:space="0" w:color="auto"/>
      </w:divBdr>
    </w:div>
    <w:div w:id="1684547124">
      <w:bodyDiv w:val="1"/>
      <w:marLeft w:val="0"/>
      <w:marRight w:val="0"/>
      <w:marTop w:val="0"/>
      <w:marBottom w:val="0"/>
      <w:divBdr>
        <w:top w:val="none" w:sz="0" w:space="0" w:color="auto"/>
        <w:left w:val="none" w:sz="0" w:space="0" w:color="auto"/>
        <w:bottom w:val="none" w:sz="0" w:space="0" w:color="auto"/>
        <w:right w:val="none" w:sz="0" w:space="0" w:color="auto"/>
      </w:divBdr>
    </w:div>
    <w:div w:id="1693453152">
      <w:bodyDiv w:val="1"/>
      <w:marLeft w:val="0"/>
      <w:marRight w:val="0"/>
      <w:marTop w:val="0"/>
      <w:marBottom w:val="0"/>
      <w:divBdr>
        <w:top w:val="none" w:sz="0" w:space="0" w:color="auto"/>
        <w:left w:val="none" w:sz="0" w:space="0" w:color="auto"/>
        <w:bottom w:val="none" w:sz="0" w:space="0" w:color="auto"/>
        <w:right w:val="none" w:sz="0" w:space="0" w:color="auto"/>
      </w:divBdr>
    </w:div>
    <w:div w:id="1695615069">
      <w:bodyDiv w:val="1"/>
      <w:marLeft w:val="0"/>
      <w:marRight w:val="0"/>
      <w:marTop w:val="0"/>
      <w:marBottom w:val="0"/>
      <w:divBdr>
        <w:top w:val="none" w:sz="0" w:space="0" w:color="auto"/>
        <w:left w:val="none" w:sz="0" w:space="0" w:color="auto"/>
        <w:bottom w:val="none" w:sz="0" w:space="0" w:color="auto"/>
        <w:right w:val="none" w:sz="0" w:space="0" w:color="auto"/>
      </w:divBdr>
    </w:div>
    <w:div w:id="1806198042">
      <w:bodyDiv w:val="1"/>
      <w:marLeft w:val="0"/>
      <w:marRight w:val="0"/>
      <w:marTop w:val="0"/>
      <w:marBottom w:val="0"/>
      <w:divBdr>
        <w:top w:val="none" w:sz="0" w:space="0" w:color="auto"/>
        <w:left w:val="none" w:sz="0" w:space="0" w:color="auto"/>
        <w:bottom w:val="none" w:sz="0" w:space="0" w:color="auto"/>
        <w:right w:val="none" w:sz="0" w:space="0" w:color="auto"/>
      </w:divBdr>
    </w:div>
    <w:div w:id="1814447491">
      <w:bodyDiv w:val="1"/>
      <w:marLeft w:val="0"/>
      <w:marRight w:val="0"/>
      <w:marTop w:val="0"/>
      <w:marBottom w:val="0"/>
      <w:divBdr>
        <w:top w:val="none" w:sz="0" w:space="0" w:color="auto"/>
        <w:left w:val="none" w:sz="0" w:space="0" w:color="auto"/>
        <w:bottom w:val="none" w:sz="0" w:space="0" w:color="auto"/>
        <w:right w:val="none" w:sz="0" w:space="0" w:color="auto"/>
      </w:divBdr>
    </w:div>
    <w:div w:id="1825118476">
      <w:bodyDiv w:val="1"/>
      <w:marLeft w:val="0"/>
      <w:marRight w:val="0"/>
      <w:marTop w:val="0"/>
      <w:marBottom w:val="0"/>
      <w:divBdr>
        <w:top w:val="none" w:sz="0" w:space="0" w:color="auto"/>
        <w:left w:val="none" w:sz="0" w:space="0" w:color="auto"/>
        <w:bottom w:val="none" w:sz="0" w:space="0" w:color="auto"/>
        <w:right w:val="none" w:sz="0" w:space="0" w:color="auto"/>
      </w:divBdr>
      <w:divsChild>
        <w:div w:id="182400947">
          <w:marLeft w:val="0"/>
          <w:marRight w:val="0"/>
          <w:marTop w:val="0"/>
          <w:marBottom w:val="0"/>
          <w:divBdr>
            <w:top w:val="none" w:sz="0" w:space="0" w:color="auto"/>
            <w:left w:val="none" w:sz="0" w:space="0" w:color="auto"/>
            <w:bottom w:val="none" w:sz="0" w:space="0" w:color="auto"/>
            <w:right w:val="none" w:sz="0" w:space="0" w:color="auto"/>
          </w:divBdr>
        </w:div>
      </w:divsChild>
    </w:div>
    <w:div w:id="1904297056">
      <w:bodyDiv w:val="1"/>
      <w:marLeft w:val="0"/>
      <w:marRight w:val="0"/>
      <w:marTop w:val="0"/>
      <w:marBottom w:val="0"/>
      <w:divBdr>
        <w:top w:val="none" w:sz="0" w:space="0" w:color="auto"/>
        <w:left w:val="none" w:sz="0" w:space="0" w:color="auto"/>
        <w:bottom w:val="none" w:sz="0" w:space="0" w:color="auto"/>
        <w:right w:val="none" w:sz="0" w:space="0" w:color="auto"/>
      </w:divBdr>
    </w:div>
    <w:div w:id="1977836647">
      <w:bodyDiv w:val="1"/>
      <w:marLeft w:val="0"/>
      <w:marRight w:val="0"/>
      <w:marTop w:val="0"/>
      <w:marBottom w:val="0"/>
      <w:divBdr>
        <w:top w:val="none" w:sz="0" w:space="0" w:color="auto"/>
        <w:left w:val="none" w:sz="0" w:space="0" w:color="auto"/>
        <w:bottom w:val="none" w:sz="0" w:space="0" w:color="auto"/>
        <w:right w:val="none" w:sz="0" w:space="0" w:color="auto"/>
      </w:divBdr>
      <w:divsChild>
        <w:div w:id="542331392">
          <w:marLeft w:val="0"/>
          <w:marRight w:val="0"/>
          <w:marTop w:val="0"/>
          <w:marBottom w:val="0"/>
          <w:divBdr>
            <w:top w:val="none" w:sz="0" w:space="0" w:color="auto"/>
            <w:left w:val="none" w:sz="0" w:space="0" w:color="auto"/>
            <w:bottom w:val="none" w:sz="0" w:space="0" w:color="auto"/>
            <w:right w:val="none" w:sz="0" w:space="0" w:color="auto"/>
          </w:divBdr>
        </w:div>
      </w:divsChild>
    </w:div>
    <w:div w:id="2054844683">
      <w:bodyDiv w:val="1"/>
      <w:marLeft w:val="0"/>
      <w:marRight w:val="0"/>
      <w:marTop w:val="0"/>
      <w:marBottom w:val="0"/>
      <w:divBdr>
        <w:top w:val="none" w:sz="0" w:space="0" w:color="auto"/>
        <w:left w:val="none" w:sz="0" w:space="0" w:color="auto"/>
        <w:bottom w:val="none" w:sz="0" w:space="0" w:color="auto"/>
        <w:right w:val="none" w:sz="0" w:space="0" w:color="auto"/>
      </w:divBdr>
      <w:divsChild>
        <w:div w:id="1521507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image" Target="media/image5.png"/><Relationship Id="rId42" Type="http://schemas.openxmlformats.org/officeDocument/2006/relationships/image" Target="media/image23.emf"/><Relationship Id="rId63" Type="http://schemas.openxmlformats.org/officeDocument/2006/relationships/oleObject" Target="embeddings/oleObject13.bin"/><Relationship Id="rId84" Type="http://schemas.openxmlformats.org/officeDocument/2006/relationships/image" Target="media/image44.png"/><Relationship Id="rId138" Type="http://schemas.openxmlformats.org/officeDocument/2006/relationships/image" Target="media/image73.emf"/><Relationship Id="rId159" Type="http://schemas.openxmlformats.org/officeDocument/2006/relationships/image" Target="media/image84.emf"/><Relationship Id="rId170" Type="http://schemas.openxmlformats.org/officeDocument/2006/relationships/oleObject" Target="embeddings/oleObject64.bin"/><Relationship Id="rId191" Type="http://schemas.openxmlformats.org/officeDocument/2006/relationships/image" Target="media/image100.emf"/><Relationship Id="rId205" Type="http://schemas.openxmlformats.org/officeDocument/2006/relationships/image" Target="media/image110.png"/><Relationship Id="rId226" Type="http://schemas.openxmlformats.org/officeDocument/2006/relationships/chart" Target="charts/chart12.xml"/><Relationship Id="rId247" Type="http://schemas.openxmlformats.org/officeDocument/2006/relationships/image" Target="media/image127.emf"/><Relationship Id="rId107" Type="http://schemas.openxmlformats.org/officeDocument/2006/relationships/oleObject" Target="embeddings/oleObject33.bin"/><Relationship Id="rId11" Type="http://schemas.openxmlformats.org/officeDocument/2006/relationships/header" Target="header4.xml"/><Relationship Id="rId32" Type="http://schemas.openxmlformats.org/officeDocument/2006/relationships/image" Target="media/image15.png"/><Relationship Id="rId53" Type="http://schemas.openxmlformats.org/officeDocument/2006/relationships/oleObject" Target="embeddings/oleObject8.bin"/><Relationship Id="rId74" Type="http://schemas.openxmlformats.org/officeDocument/2006/relationships/image" Target="media/image39.emf"/><Relationship Id="rId128" Type="http://schemas.openxmlformats.org/officeDocument/2006/relationships/image" Target="media/image68.emf"/><Relationship Id="rId149" Type="http://schemas.openxmlformats.org/officeDocument/2006/relationships/oleObject" Target="embeddings/oleObject54.bin"/><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oleObject" Target="embeddings/oleObject59.bin"/><Relationship Id="rId181" Type="http://schemas.openxmlformats.org/officeDocument/2006/relationships/image" Target="media/image95.emf"/><Relationship Id="rId216" Type="http://schemas.openxmlformats.org/officeDocument/2006/relationships/chart" Target="charts/chart2.xml"/><Relationship Id="rId237" Type="http://schemas.openxmlformats.org/officeDocument/2006/relationships/image" Target="media/image122.emf"/><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image" Target="media/image34.emf"/><Relationship Id="rId118" Type="http://schemas.openxmlformats.org/officeDocument/2006/relationships/image" Target="media/image63.emf"/><Relationship Id="rId139" Type="http://schemas.openxmlformats.org/officeDocument/2006/relationships/oleObject" Target="embeddings/oleObject49.bin"/><Relationship Id="rId85" Type="http://schemas.openxmlformats.org/officeDocument/2006/relationships/image" Target="media/image45.png"/><Relationship Id="rId150" Type="http://schemas.openxmlformats.org/officeDocument/2006/relationships/image" Target="media/image79.emf"/><Relationship Id="rId171" Type="http://schemas.openxmlformats.org/officeDocument/2006/relationships/image" Target="media/image90.emf"/><Relationship Id="rId192" Type="http://schemas.openxmlformats.org/officeDocument/2006/relationships/oleObject" Target="embeddings/oleObject75.bin"/><Relationship Id="rId206" Type="http://schemas.openxmlformats.org/officeDocument/2006/relationships/image" Target="media/image111.png"/><Relationship Id="rId227" Type="http://schemas.openxmlformats.org/officeDocument/2006/relationships/chart" Target="charts/chart13.xml"/><Relationship Id="rId248" Type="http://schemas.openxmlformats.org/officeDocument/2006/relationships/oleObject" Target="embeddings/oleObject86.bin"/><Relationship Id="rId12" Type="http://schemas.openxmlformats.org/officeDocument/2006/relationships/header" Target="header5.xml"/><Relationship Id="rId33" Type="http://schemas.openxmlformats.org/officeDocument/2006/relationships/image" Target="media/image16.png"/><Relationship Id="rId108" Type="http://schemas.openxmlformats.org/officeDocument/2006/relationships/image" Target="media/image58.emf"/><Relationship Id="rId129" Type="http://schemas.openxmlformats.org/officeDocument/2006/relationships/oleObject" Target="embeddings/oleObject44.bin"/><Relationship Id="rId54"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image" Target="media/image52.emf"/><Relationship Id="rId140" Type="http://schemas.openxmlformats.org/officeDocument/2006/relationships/image" Target="media/image74.emf"/><Relationship Id="rId145" Type="http://schemas.openxmlformats.org/officeDocument/2006/relationships/oleObject" Target="embeddings/oleObject52.bin"/><Relationship Id="rId161" Type="http://schemas.openxmlformats.org/officeDocument/2006/relationships/image" Target="media/image85.emf"/><Relationship Id="rId166" Type="http://schemas.openxmlformats.org/officeDocument/2006/relationships/oleObject" Target="embeddings/oleObject62.bin"/><Relationship Id="rId182" Type="http://schemas.openxmlformats.org/officeDocument/2006/relationships/oleObject" Target="embeddings/oleObject70.bin"/><Relationship Id="rId187" Type="http://schemas.openxmlformats.org/officeDocument/2006/relationships/image" Target="media/image98.emf"/><Relationship Id="rId21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17.png"/><Relationship Id="rId233" Type="http://schemas.openxmlformats.org/officeDocument/2006/relationships/image" Target="media/image120.emf"/><Relationship Id="rId238" Type="http://schemas.openxmlformats.org/officeDocument/2006/relationships/oleObject" Target="embeddings/oleObject81.bin"/><Relationship Id="rId254" Type="http://schemas.openxmlformats.org/officeDocument/2006/relationships/header" Target="header15.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oleObject" Target="embeddings/oleObject6.bin"/><Relationship Id="rId114" Type="http://schemas.openxmlformats.org/officeDocument/2006/relationships/image" Target="media/image61.emf"/><Relationship Id="rId119" Type="http://schemas.openxmlformats.org/officeDocument/2006/relationships/oleObject" Target="embeddings/oleObject39.bin"/><Relationship Id="rId44" Type="http://schemas.openxmlformats.org/officeDocument/2006/relationships/image" Target="media/image24.emf"/><Relationship Id="rId60" Type="http://schemas.openxmlformats.org/officeDocument/2006/relationships/image" Target="media/image32.e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46.png"/><Relationship Id="rId130" Type="http://schemas.openxmlformats.org/officeDocument/2006/relationships/image" Target="media/image69.emf"/><Relationship Id="rId135" Type="http://schemas.openxmlformats.org/officeDocument/2006/relationships/oleObject" Target="embeddings/oleObject47.bin"/><Relationship Id="rId151" Type="http://schemas.openxmlformats.org/officeDocument/2006/relationships/oleObject" Target="embeddings/oleObject55.bin"/><Relationship Id="rId156" Type="http://schemas.openxmlformats.org/officeDocument/2006/relationships/oleObject" Target="embeddings/oleObject57.bin"/><Relationship Id="rId177" Type="http://schemas.openxmlformats.org/officeDocument/2006/relationships/image" Target="media/image93.emf"/><Relationship Id="rId198" Type="http://schemas.openxmlformats.org/officeDocument/2006/relationships/oleObject" Target="embeddings/oleObject78.bin"/><Relationship Id="rId172" Type="http://schemas.openxmlformats.org/officeDocument/2006/relationships/oleObject" Target="embeddings/oleObject65.bin"/><Relationship Id="rId193" Type="http://schemas.openxmlformats.org/officeDocument/2006/relationships/image" Target="media/image101.emf"/><Relationship Id="rId202" Type="http://schemas.openxmlformats.org/officeDocument/2006/relationships/image" Target="media/image107.png"/><Relationship Id="rId207" Type="http://schemas.openxmlformats.org/officeDocument/2006/relationships/image" Target="media/image112.png"/><Relationship Id="rId223" Type="http://schemas.openxmlformats.org/officeDocument/2006/relationships/chart" Target="charts/chart9.xml"/><Relationship Id="rId228" Type="http://schemas.openxmlformats.org/officeDocument/2006/relationships/chart" Target="charts/chart14.xml"/><Relationship Id="rId244" Type="http://schemas.openxmlformats.org/officeDocument/2006/relationships/oleObject" Target="embeddings/oleObject84.bin"/><Relationship Id="rId249" Type="http://schemas.openxmlformats.org/officeDocument/2006/relationships/image" Target="media/image128.emf"/><Relationship Id="rId13" Type="http://schemas.openxmlformats.org/officeDocument/2006/relationships/header" Target="header6.xml"/><Relationship Id="rId18" Type="http://schemas.openxmlformats.org/officeDocument/2006/relationships/image" Target="media/image3.png"/><Relationship Id="rId39" Type="http://schemas.openxmlformats.org/officeDocument/2006/relationships/oleObject" Target="embeddings/oleObject1.bin"/><Relationship Id="rId109" Type="http://schemas.openxmlformats.org/officeDocument/2006/relationships/oleObject" Target="embeddings/oleObject34.bin"/><Relationship Id="rId34" Type="http://schemas.openxmlformats.org/officeDocument/2006/relationships/image" Target="media/image17.png"/><Relationship Id="rId50" Type="http://schemas.openxmlformats.org/officeDocument/2006/relationships/image" Target="media/image27.emf"/><Relationship Id="rId55" Type="http://schemas.openxmlformats.org/officeDocument/2006/relationships/oleObject" Target="embeddings/oleObject9.bin"/><Relationship Id="rId76" Type="http://schemas.openxmlformats.org/officeDocument/2006/relationships/image" Target="media/image40.emf"/><Relationship Id="rId97" Type="http://schemas.openxmlformats.org/officeDocument/2006/relationships/oleObject" Target="embeddings/oleObject28.bin"/><Relationship Id="rId104" Type="http://schemas.openxmlformats.org/officeDocument/2006/relationships/image" Target="media/image56.emf"/><Relationship Id="rId120" Type="http://schemas.openxmlformats.org/officeDocument/2006/relationships/image" Target="media/image64.e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image" Target="media/image77.emf"/><Relationship Id="rId167" Type="http://schemas.openxmlformats.org/officeDocument/2006/relationships/image" Target="media/image88.emf"/><Relationship Id="rId188"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0.emf"/><Relationship Id="rId162" Type="http://schemas.openxmlformats.org/officeDocument/2006/relationships/oleObject" Target="embeddings/oleObject60.bin"/><Relationship Id="rId183" Type="http://schemas.openxmlformats.org/officeDocument/2006/relationships/image" Target="media/image96.emf"/><Relationship Id="rId213" Type="http://schemas.openxmlformats.org/officeDocument/2006/relationships/image" Target="media/image118.png"/><Relationship Id="rId218" Type="http://schemas.openxmlformats.org/officeDocument/2006/relationships/chart" Target="charts/chart4.xml"/><Relationship Id="rId234" Type="http://schemas.openxmlformats.org/officeDocument/2006/relationships/oleObject" Target="embeddings/oleObject79.bin"/><Relationship Id="rId239" Type="http://schemas.openxmlformats.org/officeDocument/2006/relationships/image" Target="media/image123.emf"/><Relationship Id="rId2" Type="http://schemas.openxmlformats.org/officeDocument/2006/relationships/numbering" Target="numbering.xml"/><Relationship Id="rId29" Type="http://schemas.openxmlformats.org/officeDocument/2006/relationships/image" Target="media/image12.png"/><Relationship Id="rId250" Type="http://schemas.openxmlformats.org/officeDocument/2006/relationships/oleObject" Target="embeddings/oleObject87.bin"/><Relationship Id="rId255" Type="http://schemas.openxmlformats.org/officeDocument/2006/relationships/fontTable" Target="fontTable.xml"/><Relationship Id="rId24" Type="http://schemas.openxmlformats.org/officeDocument/2006/relationships/header" Target="header10.xml"/><Relationship Id="rId40" Type="http://schemas.openxmlformats.org/officeDocument/2006/relationships/image" Target="media/image22.emf"/><Relationship Id="rId45" Type="http://schemas.openxmlformats.org/officeDocument/2006/relationships/oleObject" Target="embeddings/oleObject4.bin"/><Relationship Id="rId66" Type="http://schemas.openxmlformats.org/officeDocument/2006/relationships/image" Target="media/image35.emf"/><Relationship Id="rId87" Type="http://schemas.openxmlformats.org/officeDocument/2006/relationships/image" Target="media/image47.png"/><Relationship Id="rId110" Type="http://schemas.openxmlformats.org/officeDocument/2006/relationships/image" Target="media/image59.e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72.emf"/><Relationship Id="rId157" Type="http://schemas.openxmlformats.org/officeDocument/2006/relationships/image" Target="media/image83.emf"/><Relationship Id="rId178" Type="http://schemas.openxmlformats.org/officeDocument/2006/relationships/oleObject" Target="embeddings/oleObject68.bin"/><Relationship Id="rId61" Type="http://schemas.openxmlformats.org/officeDocument/2006/relationships/oleObject" Target="embeddings/oleObject12.bin"/><Relationship Id="rId82" Type="http://schemas.openxmlformats.org/officeDocument/2006/relationships/image" Target="media/image43.emf"/><Relationship Id="rId152" Type="http://schemas.openxmlformats.org/officeDocument/2006/relationships/image" Target="media/image80.png"/><Relationship Id="rId173" Type="http://schemas.openxmlformats.org/officeDocument/2006/relationships/image" Target="media/image91.emf"/><Relationship Id="rId194" Type="http://schemas.openxmlformats.org/officeDocument/2006/relationships/oleObject" Target="embeddings/oleObject76.bin"/><Relationship Id="rId199" Type="http://schemas.openxmlformats.org/officeDocument/2006/relationships/image" Target="media/image104.png"/><Relationship Id="rId203" Type="http://schemas.openxmlformats.org/officeDocument/2006/relationships/image" Target="media/image108.png"/><Relationship Id="rId208" Type="http://schemas.openxmlformats.org/officeDocument/2006/relationships/image" Target="media/image113.png"/><Relationship Id="rId229" Type="http://schemas.openxmlformats.org/officeDocument/2006/relationships/chart" Target="charts/chart15.xml"/><Relationship Id="rId19" Type="http://schemas.openxmlformats.org/officeDocument/2006/relationships/header" Target="header9.xml"/><Relationship Id="rId224" Type="http://schemas.openxmlformats.org/officeDocument/2006/relationships/chart" Target="charts/chart10.xml"/><Relationship Id="rId240" Type="http://schemas.openxmlformats.org/officeDocument/2006/relationships/oleObject" Target="embeddings/oleObject82.bin"/><Relationship Id="rId245" Type="http://schemas.openxmlformats.org/officeDocument/2006/relationships/image" Target="media/image126.emf"/><Relationship Id="rId14" Type="http://schemas.openxmlformats.org/officeDocument/2006/relationships/header" Target="header7.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0.emf"/><Relationship Id="rId77" Type="http://schemas.openxmlformats.org/officeDocument/2006/relationships/oleObject" Target="embeddings/oleObject20.bin"/><Relationship Id="rId100" Type="http://schemas.openxmlformats.org/officeDocument/2006/relationships/image" Target="media/image54.emf"/><Relationship Id="rId105" Type="http://schemas.openxmlformats.org/officeDocument/2006/relationships/oleObject" Target="embeddings/oleObject32.bin"/><Relationship Id="rId126" Type="http://schemas.openxmlformats.org/officeDocument/2006/relationships/image" Target="media/image67.emf"/><Relationship Id="rId147" Type="http://schemas.openxmlformats.org/officeDocument/2006/relationships/oleObject" Target="embeddings/oleObject53.bin"/><Relationship Id="rId168" Type="http://schemas.openxmlformats.org/officeDocument/2006/relationships/oleObject" Target="embeddings/oleObject63.bin"/><Relationship Id="rId8" Type="http://schemas.openxmlformats.org/officeDocument/2006/relationships/header" Target="header1.xml"/><Relationship Id="rId51" Type="http://schemas.openxmlformats.org/officeDocument/2006/relationships/oleObject" Target="embeddings/oleObject7.bin"/><Relationship Id="rId72" Type="http://schemas.openxmlformats.org/officeDocument/2006/relationships/image" Target="media/image38.emf"/><Relationship Id="rId93" Type="http://schemas.openxmlformats.org/officeDocument/2006/relationships/oleObject" Target="embeddings/oleObject26.bin"/><Relationship Id="rId98" Type="http://schemas.openxmlformats.org/officeDocument/2006/relationships/image" Target="media/image53.emf"/><Relationship Id="rId121" Type="http://schemas.openxmlformats.org/officeDocument/2006/relationships/oleObject" Target="embeddings/oleObject40.bin"/><Relationship Id="rId142" Type="http://schemas.openxmlformats.org/officeDocument/2006/relationships/image" Target="media/image75.emf"/><Relationship Id="rId163" Type="http://schemas.openxmlformats.org/officeDocument/2006/relationships/image" Target="media/image86.emf"/><Relationship Id="rId184" Type="http://schemas.openxmlformats.org/officeDocument/2006/relationships/oleObject" Target="embeddings/oleObject71.bin"/><Relationship Id="rId189" Type="http://schemas.openxmlformats.org/officeDocument/2006/relationships/image" Target="media/image99.emf"/><Relationship Id="rId219" Type="http://schemas.openxmlformats.org/officeDocument/2006/relationships/chart" Target="charts/chart5.xml"/><Relationship Id="rId3" Type="http://schemas.openxmlformats.org/officeDocument/2006/relationships/styles" Target="styles.xml"/><Relationship Id="rId214" Type="http://schemas.openxmlformats.org/officeDocument/2006/relationships/image" Target="media/image119.png"/><Relationship Id="rId230" Type="http://schemas.openxmlformats.org/officeDocument/2006/relationships/header" Target="header11.xml"/><Relationship Id="rId235" Type="http://schemas.openxmlformats.org/officeDocument/2006/relationships/image" Target="media/image121.emf"/><Relationship Id="rId251" Type="http://schemas.openxmlformats.org/officeDocument/2006/relationships/image" Target="media/image129.emf"/><Relationship Id="rId256" Type="http://schemas.microsoft.com/office/2011/relationships/people" Target="people.xml"/><Relationship Id="rId25" Type="http://schemas.openxmlformats.org/officeDocument/2006/relationships/image" Target="media/image8.png"/><Relationship Id="rId46" Type="http://schemas.openxmlformats.org/officeDocument/2006/relationships/image" Target="media/image25.emf"/><Relationship Id="rId67" Type="http://schemas.openxmlformats.org/officeDocument/2006/relationships/oleObject" Target="embeddings/oleObject15.bin"/><Relationship Id="rId116" Type="http://schemas.openxmlformats.org/officeDocument/2006/relationships/image" Target="media/image62.emf"/><Relationship Id="rId137" Type="http://schemas.openxmlformats.org/officeDocument/2006/relationships/oleObject" Target="embeddings/oleObject48.bin"/><Relationship Id="rId158" Type="http://schemas.openxmlformats.org/officeDocument/2006/relationships/oleObject" Target="embeddings/oleObject58.bin"/><Relationship Id="rId20" Type="http://schemas.openxmlformats.org/officeDocument/2006/relationships/image" Target="media/image4.png"/><Relationship Id="rId41" Type="http://schemas.openxmlformats.org/officeDocument/2006/relationships/oleObject" Target="embeddings/oleObject2.bin"/><Relationship Id="rId62" Type="http://schemas.openxmlformats.org/officeDocument/2006/relationships/image" Target="media/image33.emf"/><Relationship Id="rId83" Type="http://schemas.openxmlformats.org/officeDocument/2006/relationships/oleObject" Target="embeddings/oleObject23.bin"/><Relationship Id="rId88" Type="http://schemas.openxmlformats.org/officeDocument/2006/relationships/image" Target="media/image48.emf"/><Relationship Id="rId111" Type="http://schemas.openxmlformats.org/officeDocument/2006/relationships/oleObject" Target="embeddings/oleObject35.bin"/><Relationship Id="rId132" Type="http://schemas.openxmlformats.org/officeDocument/2006/relationships/image" Target="media/image70.emf"/><Relationship Id="rId153" Type="http://schemas.openxmlformats.org/officeDocument/2006/relationships/image" Target="media/image81.emf"/><Relationship Id="rId174" Type="http://schemas.openxmlformats.org/officeDocument/2006/relationships/oleObject" Target="embeddings/oleObject66.bin"/><Relationship Id="rId179" Type="http://schemas.openxmlformats.org/officeDocument/2006/relationships/image" Target="media/image94.emf"/><Relationship Id="rId195" Type="http://schemas.openxmlformats.org/officeDocument/2006/relationships/image" Target="media/image102.emf"/><Relationship Id="rId209" Type="http://schemas.openxmlformats.org/officeDocument/2006/relationships/image" Target="media/image114.png"/><Relationship Id="rId190" Type="http://schemas.openxmlformats.org/officeDocument/2006/relationships/oleObject" Target="embeddings/oleObject74.bin"/><Relationship Id="rId204" Type="http://schemas.openxmlformats.org/officeDocument/2006/relationships/image" Target="media/image109.png"/><Relationship Id="rId220" Type="http://schemas.openxmlformats.org/officeDocument/2006/relationships/chart" Target="charts/chart6.xml"/><Relationship Id="rId225" Type="http://schemas.openxmlformats.org/officeDocument/2006/relationships/chart" Target="charts/chart11.xml"/><Relationship Id="rId241" Type="http://schemas.openxmlformats.org/officeDocument/2006/relationships/image" Target="media/image124.emf"/><Relationship Id="rId246" Type="http://schemas.openxmlformats.org/officeDocument/2006/relationships/oleObject" Target="embeddings/oleObject85.bin"/><Relationship Id="rId15" Type="http://schemas.openxmlformats.org/officeDocument/2006/relationships/header" Target="header8.xml"/><Relationship Id="rId36" Type="http://schemas.openxmlformats.org/officeDocument/2006/relationships/image" Target="media/image19.png"/><Relationship Id="rId57" Type="http://schemas.openxmlformats.org/officeDocument/2006/relationships/oleObject" Target="embeddings/oleObject10.bin"/><Relationship Id="rId106" Type="http://schemas.openxmlformats.org/officeDocument/2006/relationships/image" Target="media/image57.emf"/><Relationship Id="rId127" Type="http://schemas.openxmlformats.org/officeDocument/2006/relationships/oleObject" Target="embeddings/oleObject43.bin"/><Relationship Id="rId10" Type="http://schemas.openxmlformats.org/officeDocument/2006/relationships/header" Target="header3.xml"/><Relationship Id="rId31" Type="http://schemas.openxmlformats.org/officeDocument/2006/relationships/image" Target="media/image14.png"/><Relationship Id="rId52" Type="http://schemas.openxmlformats.org/officeDocument/2006/relationships/image" Target="media/image28.emf"/><Relationship Id="rId73" Type="http://schemas.openxmlformats.org/officeDocument/2006/relationships/oleObject" Target="embeddings/oleObject18.bin"/><Relationship Id="rId78" Type="http://schemas.openxmlformats.org/officeDocument/2006/relationships/image" Target="media/image41.emf"/><Relationship Id="rId94" Type="http://schemas.openxmlformats.org/officeDocument/2006/relationships/image" Target="media/image51.e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5.emf"/><Relationship Id="rId143" Type="http://schemas.openxmlformats.org/officeDocument/2006/relationships/oleObject" Target="embeddings/oleObject51.bin"/><Relationship Id="rId148" Type="http://schemas.openxmlformats.org/officeDocument/2006/relationships/image" Target="media/image78.emf"/><Relationship Id="rId164" Type="http://schemas.openxmlformats.org/officeDocument/2006/relationships/oleObject" Target="embeddings/oleObject61.bin"/><Relationship Id="rId169" Type="http://schemas.openxmlformats.org/officeDocument/2006/relationships/image" Target="media/image89.emf"/><Relationship Id="rId185" Type="http://schemas.openxmlformats.org/officeDocument/2006/relationships/image" Target="media/image97.e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9.bin"/><Relationship Id="rId210" Type="http://schemas.openxmlformats.org/officeDocument/2006/relationships/image" Target="media/image115.png"/><Relationship Id="rId215" Type="http://schemas.openxmlformats.org/officeDocument/2006/relationships/chart" Target="charts/chart1.xml"/><Relationship Id="rId236" Type="http://schemas.openxmlformats.org/officeDocument/2006/relationships/oleObject" Target="embeddings/oleObject80.bin"/><Relationship Id="rId257" Type="http://schemas.openxmlformats.org/officeDocument/2006/relationships/theme" Target="theme/theme1.xml"/><Relationship Id="rId26" Type="http://schemas.openxmlformats.org/officeDocument/2006/relationships/image" Target="media/image9.png"/><Relationship Id="rId231" Type="http://schemas.openxmlformats.org/officeDocument/2006/relationships/header" Target="header12.xml"/><Relationship Id="rId252" Type="http://schemas.openxmlformats.org/officeDocument/2006/relationships/oleObject" Target="embeddings/oleObject88.bin"/><Relationship Id="rId47" Type="http://schemas.openxmlformats.org/officeDocument/2006/relationships/oleObject" Target="embeddings/oleObject5.bin"/><Relationship Id="rId68" Type="http://schemas.openxmlformats.org/officeDocument/2006/relationships/image" Target="media/image36.emf"/><Relationship Id="rId89" Type="http://schemas.openxmlformats.org/officeDocument/2006/relationships/oleObject" Target="embeddings/oleObject24.bin"/><Relationship Id="rId112" Type="http://schemas.openxmlformats.org/officeDocument/2006/relationships/image" Target="media/image60.emf"/><Relationship Id="rId133" Type="http://schemas.openxmlformats.org/officeDocument/2006/relationships/oleObject" Target="embeddings/oleObject46.bin"/><Relationship Id="rId154" Type="http://schemas.openxmlformats.org/officeDocument/2006/relationships/oleObject" Target="embeddings/oleObject56.bin"/><Relationship Id="rId175" Type="http://schemas.openxmlformats.org/officeDocument/2006/relationships/image" Target="media/image92.emf"/><Relationship Id="rId196" Type="http://schemas.openxmlformats.org/officeDocument/2006/relationships/oleObject" Target="embeddings/oleObject77.bin"/><Relationship Id="rId200" Type="http://schemas.openxmlformats.org/officeDocument/2006/relationships/image" Target="media/image105.png"/><Relationship Id="rId16" Type="http://schemas.openxmlformats.org/officeDocument/2006/relationships/image" Target="media/image1.jpeg"/><Relationship Id="rId221" Type="http://schemas.openxmlformats.org/officeDocument/2006/relationships/chart" Target="charts/chart7.xml"/><Relationship Id="rId242" Type="http://schemas.openxmlformats.org/officeDocument/2006/relationships/oleObject" Target="embeddings/oleObject83.bin"/><Relationship Id="rId37" Type="http://schemas.openxmlformats.org/officeDocument/2006/relationships/image" Target="media/image20.png"/><Relationship Id="rId58" Type="http://schemas.openxmlformats.org/officeDocument/2006/relationships/image" Target="media/image31.emf"/><Relationship Id="rId79" Type="http://schemas.openxmlformats.org/officeDocument/2006/relationships/oleObject" Target="embeddings/oleObject21.bin"/><Relationship Id="rId102" Type="http://schemas.openxmlformats.org/officeDocument/2006/relationships/image" Target="media/image55.emf"/><Relationship Id="rId123" Type="http://schemas.openxmlformats.org/officeDocument/2006/relationships/oleObject" Target="embeddings/oleObject41.bin"/><Relationship Id="rId144" Type="http://schemas.openxmlformats.org/officeDocument/2006/relationships/image" Target="media/image76.emf"/><Relationship Id="rId90" Type="http://schemas.openxmlformats.org/officeDocument/2006/relationships/image" Target="media/image49.emf"/><Relationship Id="rId165" Type="http://schemas.openxmlformats.org/officeDocument/2006/relationships/image" Target="media/image87.emf"/><Relationship Id="rId186" Type="http://schemas.openxmlformats.org/officeDocument/2006/relationships/oleObject" Target="embeddings/oleObject72.bin"/><Relationship Id="rId211" Type="http://schemas.openxmlformats.org/officeDocument/2006/relationships/image" Target="media/image116.png"/><Relationship Id="rId232" Type="http://schemas.openxmlformats.org/officeDocument/2006/relationships/header" Target="header13.xml"/><Relationship Id="rId253" Type="http://schemas.openxmlformats.org/officeDocument/2006/relationships/header" Target="header14.xml"/><Relationship Id="rId27" Type="http://schemas.openxmlformats.org/officeDocument/2006/relationships/image" Target="media/image10.png"/><Relationship Id="rId48" Type="http://schemas.openxmlformats.org/officeDocument/2006/relationships/image" Target="media/image26.emf"/><Relationship Id="rId69" Type="http://schemas.openxmlformats.org/officeDocument/2006/relationships/oleObject" Target="embeddings/oleObject16.bin"/><Relationship Id="rId113" Type="http://schemas.openxmlformats.org/officeDocument/2006/relationships/oleObject" Target="embeddings/oleObject36.bin"/><Relationship Id="rId134" Type="http://schemas.openxmlformats.org/officeDocument/2006/relationships/image" Target="media/image71.emf"/><Relationship Id="rId80" Type="http://schemas.openxmlformats.org/officeDocument/2006/relationships/image" Target="media/image42.emf"/><Relationship Id="rId155" Type="http://schemas.openxmlformats.org/officeDocument/2006/relationships/image" Target="media/image82.emf"/><Relationship Id="rId176" Type="http://schemas.openxmlformats.org/officeDocument/2006/relationships/oleObject" Target="embeddings/oleObject67.bin"/><Relationship Id="rId197" Type="http://schemas.openxmlformats.org/officeDocument/2006/relationships/image" Target="media/image103.emf"/><Relationship Id="rId201" Type="http://schemas.openxmlformats.org/officeDocument/2006/relationships/image" Target="media/image106.png"/><Relationship Id="rId222" Type="http://schemas.openxmlformats.org/officeDocument/2006/relationships/chart" Target="charts/chart8.xml"/><Relationship Id="rId243" Type="http://schemas.openxmlformats.org/officeDocument/2006/relationships/image" Target="media/image125.emf"/><Relationship Id="rId17" Type="http://schemas.openxmlformats.org/officeDocument/2006/relationships/image" Target="media/image2.png"/><Relationship Id="rId38" Type="http://schemas.openxmlformats.org/officeDocument/2006/relationships/image" Target="media/image21.emf"/><Relationship Id="rId59" Type="http://schemas.openxmlformats.org/officeDocument/2006/relationships/oleObject" Target="embeddings/oleObject11.bin"/><Relationship Id="rId103" Type="http://schemas.openxmlformats.org/officeDocument/2006/relationships/oleObject" Target="embeddings/oleObject31.bin"/><Relationship Id="rId124" Type="http://schemas.openxmlformats.org/officeDocument/2006/relationships/image" Target="media/image66.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4207-4194-BB57-9A05BFAEF989}"/>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4207-4194-BB57-9A05BFAEF989}"/>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8.1113519909999994</c:v>
                </c:pt>
                <c:pt idx="1">
                  <c:v>6.3386870550000003</c:v>
                </c:pt>
                <c:pt idx="2">
                  <c:v>8.1435501000000006</c:v>
                </c:pt>
                <c:pt idx="3">
                  <c:v>8.6824353359999993</c:v>
                </c:pt>
                <c:pt idx="4">
                  <c:v>4.2638799189999999</c:v>
                </c:pt>
                <c:pt idx="5">
                  <c:v>9.4632993810000006</c:v>
                </c:pt>
                <c:pt idx="6">
                  <c:v>5.602840177</c:v>
                </c:pt>
                <c:pt idx="7">
                  <c:v>5.7236143730000002</c:v>
                </c:pt>
                <c:pt idx="8">
                  <c:v>7.1013080000000004</c:v>
                </c:pt>
                <c:pt idx="9">
                  <c:v>12.270143969999999</c:v>
                </c:pt>
              </c:numCache>
            </c:numRef>
          </c:val>
          <c:smooth val="0"/>
          <c:extLst>
            <c:ext xmlns:c16="http://schemas.microsoft.com/office/drawing/2014/chart" uri="{C3380CC4-5D6E-409C-BE32-E72D297353CC}">
              <c16:uniqueId val="{00000000-7F20-4656-8081-D30587EDEE1A}"/>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8.8085960100000005</c:v>
                </c:pt>
                <c:pt idx="1">
                  <c:v>6.3076993659999996</c:v>
                </c:pt>
                <c:pt idx="2">
                  <c:v>7.9853195059999997</c:v>
                </c:pt>
                <c:pt idx="3">
                  <c:v>8.5529577759999995</c:v>
                </c:pt>
                <c:pt idx="4">
                  <c:v>4.1655340140000003</c:v>
                </c:pt>
                <c:pt idx="5">
                  <c:v>9.4570829950000004</c:v>
                </c:pt>
                <c:pt idx="6">
                  <c:v>5.8598975729999996</c:v>
                </c:pt>
                <c:pt idx="7">
                  <c:v>6.3618304710000002</c:v>
                </c:pt>
                <c:pt idx="8">
                  <c:v>7.6662581589999998</c:v>
                </c:pt>
                <c:pt idx="9">
                  <c:v>10.784421898</c:v>
                </c:pt>
              </c:numCache>
            </c:numRef>
          </c:val>
          <c:smooth val="0"/>
          <c:extLst>
            <c:ext xmlns:c16="http://schemas.microsoft.com/office/drawing/2014/chart" uri="{C3380CC4-5D6E-409C-BE32-E72D297353CC}">
              <c16:uniqueId val="{00000001-7F20-4656-8081-D30587EDEE1A}"/>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7.8984838570000004</c:v>
                </c:pt>
                <c:pt idx="1">
                  <c:v>6.3284691259999999</c:v>
                </c:pt>
                <c:pt idx="2">
                  <c:v>8.9093756000000006</c:v>
                </c:pt>
                <c:pt idx="3">
                  <c:v>8.7813393620000006</c:v>
                </c:pt>
                <c:pt idx="4">
                  <c:v>4.5073491560000001</c:v>
                </c:pt>
                <c:pt idx="5">
                  <c:v>9.4988353219999997</c:v>
                </c:pt>
                <c:pt idx="6">
                  <c:v>5.2562761160000004</c:v>
                </c:pt>
                <c:pt idx="7">
                  <c:v>4.6911354689999998</c:v>
                </c:pt>
                <c:pt idx="8">
                  <c:v>7.6764627000000001</c:v>
                </c:pt>
                <c:pt idx="9">
                  <c:v>11.656865949</c:v>
                </c:pt>
              </c:numCache>
            </c:numRef>
          </c:val>
          <c:smooth val="0"/>
          <c:extLst>
            <c:ext xmlns:c16="http://schemas.microsoft.com/office/drawing/2014/chart" uri="{C3380CC4-5D6E-409C-BE32-E72D297353CC}">
              <c16:uniqueId val="{00000002-7F20-4656-8081-D30587EDEE1A}"/>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7.6758803970000002</c:v>
                </c:pt>
                <c:pt idx="1">
                  <c:v>6.2525056130000003</c:v>
                </c:pt>
                <c:pt idx="2">
                  <c:v>7.9766819910000004</c:v>
                </c:pt>
                <c:pt idx="3">
                  <c:v>8.6600184650000003</c:v>
                </c:pt>
                <c:pt idx="4">
                  <c:v>4.4342885179999998</c:v>
                </c:pt>
                <c:pt idx="5">
                  <c:v>9.4765429670000003</c:v>
                </c:pt>
                <c:pt idx="6">
                  <c:v>5.5366550510000003</c:v>
                </c:pt>
                <c:pt idx="7">
                  <c:v>4.8063720759999997</c:v>
                </c:pt>
                <c:pt idx="8">
                  <c:v>6.9614636089999999</c:v>
                </c:pt>
                <c:pt idx="9">
                  <c:v>10.846540096</c:v>
                </c:pt>
              </c:numCache>
            </c:numRef>
          </c:val>
          <c:smooth val="0"/>
          <c:extLst>
            <c:ext xmlns:c16="http://schemas.microsoft.com/office/drawing/2014/chart" uri="{C3380CC4-5D6E-409C-BE32-E72D297353CC}">
              <c16:uniqueId val="{00000003-7F20-4656-8081-D30587EDEE1A}"/>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7.8474884119999997</c:v>
                </c:pt>
                <c:pt idx="1">
                  <c:v>5.3450558800000003</c:v>
                </c:pt>
                <c:pt idx="2">
                  <c:v>7.7559777329999999</c:v>
                </c:pt>
                <c:pt idx="3">
                  <c:v>8.6217958530000001</c:v>
                </c:pt>
                <c:pt idx="4">
                  <c:v>4.4466359769999997</c:v>
                </c:pt>
                <c:pt idx="5">
                  <c:v>9.19904616</c:v>
                </c:pt>
                <c:pt idx="6">
                  <c:v>5.5605097849999998</c:v>
                </c:pt>
                <c:pt idx="7">
                  <c:v>6.4762672700000001</c:v>
                </c:pt>
                <c:pt idx="8">
                  <c:v>7.395486107</c:v>
                </c:pt>
                <c:pt idx="9">
                  <c:v>10.552375281</c:v>
                </c:pt>
              </c:numCache>
            </c:numRef>
          </c:val>
          <c:smooth val="0"/>
          <c:extLst>
            <c:ext xmlns:c16="http://schemas.microsoft.com/office/drawing/2014/chart" uri="{C3380CC4-5D6E-409C-BE32-E72D297353CC}">
              <c16:uniqueId val="{00000004-7F20-4656-8081-D30587EDEE1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Multiple Node</a:t>
            </a:r>
            <a:r>
              <a:rPr lang="en-US" sz="1200" baseline="0"/>
              <a:t> (7,6,5)</a:t>
            </a:r>
            <a:br>
              <a:rPr lang="en-US" sz="1200" baseline="0"/>
            </a:br>
            <a:r>
              <a:rPr lang="en-US" sz="1200" baseline="0"/>
              <a:t>(Averaged, with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5.0874807107142859</c:v>
                </c:pt>
                <c:pt idx="1">
                  <c:v>6.8217312369999998</c:v>
                </c:pt>
                <c:pt idx="2">
                  <c:v>5.088904290285714</c:v>
                </c:pt>
                <c:pt idx="3">
                  <c:v>4.7173591979999996</c:v>
                </c:pt>
                <c:pt idx="4">
                  <c:v>4.9902390381428576</c:v>
                </c:pt>
                <c:pt idx="5">
                  <c:v>4.5970149707142856</c:v>
                </c:pt>
                <c:pt idx="6">
                  <c:v>8.0734716165714282</c:v>
                </c:pt>
                <c:pt idx="7">
                  <c:v>6.6468857522857139</c:v>
                </c:pt>
                <c:pt idx="8">
                  <c:v>7.4013500335714282</c:v>
                </c:pt>
                <c:pt idx="9">
                  <c:v>5.8371786081428576</c:v>
                </c:pt>
              </c:numCache>
            </c:numRef>
          </c:val>
          <c:smooth val="0"/>
          <c:extLst>
            <c:ext xmlns:c16="http://schemas.microsoft.com/office/drawing/2014/chart" uri="{C3380CC4-5D6E-409C-BE32-E72D297353CC}">
              <c16:uniqueId val="{00000000-5AEE-40EE-BF45-3EAD87D44508}"/>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6.5703631731666681</c:v>
                </c:pt>
                <c:pt idx="1">
                  <c:v>8.9702523386666666</c:v>
                </c:pt>
                <c:pt idx="2">
                  <c:v>8.1273804386666662</c:v>
                </c:pt>
                <c:pt idx="3">
                  <c:v>7.9702604131666659</c:v>
                </c:pt>
                <c:pt idx="4">
                  <c:v>7.680762075833333</c:v>
                </c:pt>
                <c:pt idx="5">
                  <c:v>5.0302057223333323</c:v>
                </c:pt>
                <c:pt idx="6">
                  <c:v>5.3478895318333324</c:v>
                </c:pt>
                <c:pt idx="7">
                  <c:v>6.8068436419999996</c:v>
                </c:pt>
                <c:pt idx="8">
                  <c:v>9.4618251260000008</c:v>
                </c:pt>
                <c:pt idx="9">
                  <c:v>7.7340506306666663</c:v>
                </c:pt>
              </c:numCache>
            </c:numRef>
          </c:val>
          <c:smooth val="0"/>
          <c:extLst>
            <c:ext xmlns:c16="http://schemas.microsoft.com/office/drawing/2014/chart" uri="{C3380CC4-5D6E-409C-BE32-E72D297353CC}">
              <c16:uniqueId val="{00000001-5AEE-40EE-BF45-3EAD87D44508}"/>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8.0683601334000006</c:v>
                </c:pt>
                <c:pt idx="1">
                  <c:v>6.1144834079999999</c:v>
                </c:pt>
                <c:pt idx="2">
                  <c:v>8.1541809860000019</c:v>
                </c:pt>
                <c:pt idx="3">
                  <c:v>8.6597093584000007</c:v>
                </c:pt>
                <c:pt idx="4">
                  <c:v>4.3635375167999992</c:v>
                </c:pt>
                <c:pt idx="5">
                  <c:v>9.4189613649999995</c:v>
                </c:pt>
                <c:pt idx="6">
                  <c:v>5.5632357403999997</c:v>
                </c:pt>
                <c:pt idx="7">
                  <c:v>5.6118439318000002</c:v>
                </c:pt>
                <c:pt idx="8">
                  <c:v>7.3601957150000006</c:v>
                </c:pt>
                <c:pt idx="9">
                  <c:v>11.2220694388</c:v>
                </c:pt>
              </c:numCache>
            </c:numRef>
          </c:val>
          <c:smooth val="0"/>
          <c:extLst>
            <c:ext xmlns:c16="http://schemas.microsoft.com/office/drawing/2014/chart" uri="{C3380CC4-5D6E-409C-BE32-E72D297353CC}">
              <c16:uniqueId val="{00000002-5AEE-40EE-BF45-3EAD87D44508}"/>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Register, </a:t>
            </a:r>
            <a:r>
              <a:rPr lang="en-US" sz="1200" b="0" i="0" u="none" strike="noStrike" baseline="0">
                <a:effectLst/>
              </a:rPr>
              <a:t>with Query vs without Query</a:t>
            </a:r>
            <a:r>
              <a:rPr lang="en-US" sz="1200" baseline="0"/>
              <a:t> </a:t>
            </a:r>
            <a:br>
              <a:rPr lang="en-US" sz="1200" baseline="0"/>
            </a:br>
            <a:r>
              <a:rPr lang="en-US" sz="1200" baseline="0"/>
              <a:t>(Averaged)</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with Query</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6.5754013390936521</c:v>
                </c:pt>
                <c:pt idx="1">
                  <c:v>7.3021556612222227</c:v>
                </c:pt>
                <c:pt idx="2">
                  <c:v>7.1234885716507934</c:v>
                </c:pt>
                <c:pt idx="3">
                  <c:v>7.1157763231888893</c:v>
                </c:pt>
                <c:pt idx="4">
                  <c:v>5.678179543592063</c:v>
                </c:pt>
                <c:pt idx="5">
                  <c:v>6.3487273526825403</c:v>
                </c:pt>
                <c:pt idx="6">
                  <c:v>6.3281989629349198</c:v>
                </c:pt>
                <c:pt idx="7">
                  <c:v>6.3551911086952373</c:v>
                </c:pt>
                <c:pt idx="8">
                  <c:v>8.0744569581904759</c:v>
                </c:pt>
                <c:pt idx="9">
                  <c:v>8.264432892536508</c:v>
                </c:pt>
              </c:numCache>
            </c:numRef>
          </c:val>
          <c:smooth val="0"/>
          <c:extLst>
            <c:ext xmlns:c16="http://schemas.microsoft.com/office/drawing/2014/chart" uri="{C3380CC4-5D6E-409C-BE32-E72D297353CC}">
              <c16:uniqueId val="{00000000-BC72-4241-AE85-2895BAF21640}"/>
            </c:ext>
          </c:extLst>
        </c:ser>
        <c:ser>
          <c:idx val="1"/>
          <c:order val="1"/>
          <c:tx>
            <c:strRef>
              <c:f>Sheet1!$C$1</c:f>
              <c:strCache>
                <c:ptCount val="1"/>
                <c:pt idx="0">
                  <c:v>without Query</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6.2378264451412697</c:v>
                </c:pt>
                <c:pt idx="1">
                  <c:v>6.754141201585715</c:v>
                </c:pt>
                <c:pt idx="2">
                  <c:v>5.2878342794095241</c:v>
                </c:pt>
                <c:pt idx="3">
                  <c:v>5.2246662232238101</c:v>
                </c:pt>
                <c:pt idx="4">
                  <c:v>8.1018558173365083</c:v>
                </c:pt>
                <c:pt idx="5">
                  <c:v>7.3846542834412707</c:v>
                </c:pt>
                <c:pt idx="6">
                  <c:v>5.8952324435555559</c:v>
                </c:pt>
                <c:pt idx="7">
                  <c:v>6.9183423566126976</c:v>
                </c:pt>
                <c:pt idx="8">
                  <c:v>7.0898830914888888</c:v>
                </c:pt>
                <c:pt idx="9">
                  <c:v>7.7032971759507936</c:v>
                </c:pt>
              </c:numCache>
            </c:numRef>
          </c:val>
          <c:smooth val="0"/>
          <c:extLst>
            <c:ext xmlns:c16="http://schemas.microsoft.com/office/drawing/2014/chart" uri="{C3380CC4-5D6E-409C-BE32-E72D297353CC}">
              <c16:uniqueId val="{00000001-BC72-4241-AE85-2895BAF2164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without</a:t>
            </a:r>
            <a:r>
              <a:rPr lang="en-US" sz="1200" baseline="0"/>
              <a:t> Document Register</a:t>
            </a:r>
            <a:br>
              <a:rPr lang="th-TH" sz="1200"/>
            </a:br>
            <a:r>
              <a:rPr lang="en-US" sz="1200"/>
              <a:t>(1 Transaction on Single Node</a:t>
            </a:r>
            <a:r>
              <a:rPr lang="th-TH" sz="1200"/>
              <a:t> </a:t>
            </a:r>
            <a:r>
              <a:rPr lang="en-US" sz="1200"/>
              <a:t>Inspected</a:t>
            </a:r>
            <a:r>
              <a:rPr lang="en-US" sz="1200" baseline="0"/>
              <a:t> from 1st Node</a:t>
            </a:r>
            <a:r>
              <a:rPr lang="en-US" sz="1200"/>
              <a:t>)</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Sheet1!$B$2:$B$12</c:f>
              <c:numCache>
                <c:formatCode>General</c:formatCode>
                <c:ptCount val="11"/>
                <c:pt idx="0">
                  <c:v>346.58590700000002</c:v>
                </c:pt>
                <c:pt idx="1">
                  <c:v>293.72781900000001</c:v>
                </c:pt>
                <c:pt idx="2">
                  <c:v>265.45736900000003</c:v>
                </c:pt>
                <c:pt idx="3">
                  <c:v>301.62974700000001</c:v>
                </c:pt>
                <c:pt idx="4">
                  <c:v>269.153075</c:v>
                </c:pt>
                <c:pt idx="5">
                  <c:v>259.19555200000002</c:v>
                </c:pt>
                <c:pt idx="6">
                  <c:v>210.33435800000001</c:v>
                </c:pt>
                <c:pt idx="7">
                  <c:v>255.02254600000001</c:v>
                </c:pt>
                <c:pt idx="8">
                  <c:v>286.847419</c:v>
                </c:pt>
                <c:pt idx="9">
                  <c:v>269.94658199999998</c:v>
                </c:pt>
              </c:numCache>
            </c:numRef>
          </c:val>
          <c:smooth val="0"/>
          <c:extLst>
            <c:ext xmlns:c16="http://schemas.microsoft.com/office/drawing/2014/chart" uri="{C3380CC4-5D6E-409C-BE32-E72D297353CC}">
              <c16:uniqueId val="{00000000-6598-401B-B888-AB4F3B522150}"/>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Sheet1!$C$2:$C$12</c:f>
              <c:numCache>
                <c:formatCode>General</c:formatCode>
                <c:ptCount val="11"/>
                <c:pt idx="0">
                  <c:v>277.63872400000002</c:v>
                </c:pt>
                <c:pt idx="1">
                  <c:v>278.65827200000001</c:v>
                </c:pt>
                <c:pt idx="2">
                  <c:v>275.30195900000001</c:v>
                </c:pt>
                <c:pt idx="3">
                  <c:v>296.39226100000002</c:v>
                </c:pt>
                <c:pt idx="4">
                  <c:v>293.729421</c:v>
                </c:pt>
                <c:pt idx="5">
                  <c:v>306.42021999999997</c:v>
                </c:pt>
                <c:pt idx="6">
                  <c:v>296.337332</c:v>
                </c:pt>
                <c:pt idx="7">
                  <c:v>270.70034399999997</c:v>
                </c:pt>
                <c:pt idx="8">
                  <c:v>274.30823500000002</c:v>
                </c:pt>
                <c:pt idx="9">
                  <c:v>288.85155099999997</c:v>
                </c:pt>
              </c:numCache>
            </c:numRef>
          </c:val>
          <c:smooth val="0"/>
          <c:extLst>
            <c:ext xmlns:c16="http://schemas.microsoft.com/office/drawing/2014/chart" uri="{C3380CC4-5D6E-409C-BE32-E72D297353CC}">
              <c16:uniqueId val="{00000001-6598-401B-B888-AB4F3B522150}"/>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Sheet1!$A$2:$A$12</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Sheet1!$D$2:$D$12</c:f>
              <c:numCache>
                <c:formatCode>General</c:formatCode>
                <c:ptCount val="11"/>
                <c:pt idx="0">
                  <c:v>271.23717099999999</c:v>
                </c:pt>
                <c:pt idx="1">
                  <c:v>323.11575399999998</c:v>
                </c:pt>
                <c:pt idx="2">
                  <c:v>314.75595900000002</c:v>
                </c:pt>
                <c:pt idx="3">
                  <c:v>300.863452</c:v>
                </c:pt>
                <c:pt idx="4">
                  <c:v>267.56381900000002</c:v>
                </c:pt>
                <c:pt idx="5">
                  <c:v>299.73750000000001</c:v>
                </c:pt>
                <c:pt idx="6">
                  <c:v>303.35587099999998</c:v>
                </c:pt>
                <c:pt idx="7">
                  <c:v>231.06013100000001</c:v>
                </c:pt>
                <c:pt idx="8">
                  <c:v>256.46503999999999</c:v>
                </c:pt>
                <c:pt idx="9">
                  <c:v>249.90664599999999</c:v>
                </c:pt>
              </c:numCache>
            </c:numRef>
          </c:val>
          <c:smooth val="0"/>
          <c:extLst>
            <c:ext xmlns:c16="http://schemas.microsoft.com/office/drawing/2014/chart" uri="{C3380CC4-5D6E-409C-BE32-E72D297353CC}">
              <c16:uniqueId val="{00000002-6598-401B-B888-AB4F3B522150}"/>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Query with</a:t>
            </a:r>
            <a:r>
              <a:rPr lang="en-US" sz="1200" baseline="0"/>
              <a:t> Document register</a:t>
            </a:r>
            <a:br>
              <a:rPr lang="en-US" sz="1200"/>
            </a:br>
            <a:r>
              <a:rPr lang="en-US" sz="1200"/>
              <a:t>(1 Transaction on all Nodes 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1.2407089769999999</c:v>
                </c:pt>
                <c:pt idx="1">
                  <c:v>3.2005928699999999</c:v>
                </c:pt>
                <c:pt idx="2">
                  <c:v>3.1210021879999998</c:v>
                </c:pt>
                <c:pt idx="3">
                  <c:v>1.870272248</c:v>
                </c:pt>
                <c:pt idx="4">
                  <c:v>2.3472671059999999</c:v>
                </c:pt>
                <c:pt idx="5">
                  <c:v>3.2414325640000001</c:v>
                </c:pt>
                <c:pt idx="6">
                  <c:v>3.408615154</c:v>
                </c:pt>
                <c:pt idx="7">
                  <c:v>4.4027974030000001</c:v>
                </c:pt>
                <c:pt idx="8">
                  <c:v>4.6705536209999998</c:v>
                </c:pt>
                <c:pt idx="9">
                  <c:v>2.8874644819999999</c:v>
                </c:pt>
              </c:numCache>
            </c:numRef>
          </c:val>
          <c:smooth val="0"/>
          <c:extLst>
            <c:ext xmlns:c16="http://schemas.microsoft.com/office/drawing/2014/chart" uri="{C3380CC4-5D6E-409C-BE32-E72D297353CC}">
              <c16:uniqueId val="{00000000-D073-4AFB-83A4-9926BC96D42A}"/>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2.868113422</c:v>
                </c:pt>
                <c:pt idx="1">
                  <c:v>2.331941391</c:v>
                </c:pt>
                <c:pt idx="2">
                  <c:v>3.1490421139999998</c:v>
                </c:pt>
                <c:pt idx="3">
                  <c:v>3.79270694</c:v>
                </c:pt>
                <c:pt idx="4">
                  <c:v>3.5888060479999999</c:v>
                </c:pt>
                <c:pt idx="5">
                  <c:v>3.3524309880000001</c:v>
                </c:pt>
                <c:pt idx="6">
                  <c:v>3.7631604429999999</c:v>
                </c:pt>
                <c:pt idx="7">
                  <c:v>1.9803551070000001</c:v>
                </c:pt>
                <c:pt idx="8">
                  <c:v>2.2391909399999999</c:v>
                </c:pt>
                <c:pt idx="9">
                  <c:v>2.3193375299999999</c:v>
                </c:pt>
              </c:numCache>
            </c:numRef>
          </c:val>
          <c:smooth val="0"/>
          <c:extLst>
            <c:ext xmlns:c16="http://schemas.microsoft.com/office/drawing/2014/chart" uri="{C3380CC4-5D6E-409C-BE32-E72D297353CC}">
              <c16:uniqueId val="{00000001-D073-4AFB-83A4-9926BC96D42A}"/>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2.4799432000000001</c:v>
                </c:pt>
                <c:pt idx="1">
                  <c:v>1.3887991310000001</c:v>
                </c:pt>
                <c:pt idx="2">
                  <c:v>1.6233011749999999</c:v>
                </c:pt>
                <c:pt idx="3">
                  <c:v>1.937494235</c:v>
                </c:pt>
                <c:pt idx="4">
                  <c:v>2.3451481940000001</c:v>
                </c:pt>
                <c:pt idx="5">
                  <c:v>2.89857436</c:v>
                </c:pt>
                <c:pt idx="6">
                  <c:v>2.4667324179999999</c:v>
                </c:pt>
                <c:pt idx="7">
                  <c:v>2.7356870130000002</c:v>
                </c:pt>
                <c:pt idx="8">
                  <c:v>1.6248832360000001</c:v>
                </c:pt>
                <c:pt idx="9">
                  <c:v>2.4732305399999999</c:v>
                </c:pt>
              </c:numCache>
            </c:numRef>
          </c:val>
          <c:smooth val="0"/>
          <c:extLst>
            <c:ext xmlns:c16="http://schemas.microsoft.com/office/drawing/2014/chart" uri="{C3380CC4-5D6E-409C-BE32-E72D297353CC}">
              <c16:uniqueId val="{00000002-D073-4AFB-83A4-9926BC96D42A}"/>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Document Query, Single</a:t>
            </a:r>
            <a:r>
              <a:rPr lang="en-US" sz="1200" baseline="0"/>
              <a:t> Node vs Multiple Nodes</a:t>
            </a:r>
            <a:br>
              <a:rPr lang="en-US" sz="1200"/>
            </a:br>
            <a:r>
              <a:rPr lang="en-US" sz="1200"/>
              <a:t>(Averaged)</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298.48726733333336</c:v>
                </c:pt>
                <c:pt idx="1">
                  <c:v>298.50061499999998</c:v>
                </c:pt>
                <c:pt idx="2">
                  <c:v>285.17176233333339</c:v>
                </c:pt>
                <c:pt idx="3">
                  <c:v>299.62848666666667</c:v>
                </c:pt>
                <c:pt idx="4">
                  <c:v>276.8154383333333</c:v>
                </c:pt>
                <c:pt idx="5">
                  <c:v>288.45109066666669</c:v>
                </c:pt>
                <c:pt idx="6">
                  <c:v>270.009187</c:v>
                </c:pt>
                <c:pt idx="7">
                  <c:v>252.26100699999998</c:v>
                </c:pt>
                <c:pt idx="8">
                  <c:v>272.54023133333334</c:v>
                </c:pt>
                <c:pt idx="9">
                  <c:v>269.56825966666668</c:v>
                </c:pt>
              </c:numCache>
            </c:numRef>
          </c:val>
          <c:smooth val="0"/>
          <c:extLst>
            <c:ext xmlns:c16="http://schemas.microsoft.com/office/drawing/2014/chart" uri="{C3380CC4-5D6E-409C-BE32-E72D297353CC}">
              <c16:uniqueId val="{00000000-306F-49E4-A6FE-46E02E8AB0E3}"/>
            </c:ext>
          </c:extLst>
        </c:ser>
        <c:ser>
          <c:idx val="1"/>
          <c:order val="1"/>
          <c:tx>
            <c:strRef>
              <c:f>Sheet1!$C$1</c:f>
              <c:strCache>
                <c:ptCount val="1"/>
                <c:pt idx="0">
                  <c:v>Multiple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2196.2551996666666</c:v>
                </c:pt>
                <c:pt idx="1">
                  <c:v>2307.1111306666667</c:v>
                </c:pt>
                <c:pt idx="2">
                  <c:v>2631.1151589999995</c:v>
                </c:pt>
                <c:pt idx="3">
                  <c:v>2533.491141</c:v>
                </c:pt>
                <c:pt idx="4">
                  <c:v>2760.4071159999999</c:v>
                </c:pt>
                <c:pt idx="5">
                  <c:v>3164.1459706666665</c:v>
                </c:pt>
                <c:pt idx="6">
                  <c:v>3212.8360049999997</c:v>
                </c:pt>
                <c:pt idx="7">
                  <c:v>3039.6131743333331</c:v>
                </c:pt>
                <c:pt idx="8">
                  <c:v>2844.8759323333338</c:v>
                </c:pt>
                <c:pt idx="9">
                  <c:v>2560.0108506666666</c:v>
                </c:pt>
              </c:numCache>
            </c:numRef>
          </c:val>
          <c:smooth val="0"/>
          <c:extLst>
            <c:ext xmlns:c16="http://schemas.microsoft.com/office/drawing/2014/chart" uri="{C3380CC4-5D6E-409C-BE32-E72D297353CC}">
              <c16:uniqueId val="{00000005-306F-49E4-A6FE-46E02E8AB0E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Performance Comparison</a:t>
            </a:r>
          </a:p>
          <a:p>
            <a:pPr>
              <a:defRPr sz="1200"/>
            </a:pPr>
            <a:r>
              <a:rPr lang="en-US" sz="1200"/>
              <a:t>Node Numbers Variant</a:t>
            </a:r>
          </a:p>
          <a:p>
            <a:pPr>
              <a:defRPr sz="1200"/>
            </a:pPr>
            <a:r>
              <a:rPr lang="en-US" sz="1200"/>
              <a:t>Document Register</a:t>
            </a:r>
            <a:br>
              <a:rPr lang="en-US" sz="1200"/>
            </a:br>
            <a:r>
              <a:rPr lang="en-US" sz="1200"/>
              <a:t>(1 Transaction from Single Node without Query)</a:t>
            </a:r>
            <a:br>
              <a:rPr lang="en-US" sz="1200"/>
            </a:br>
            <a:r>
              <a:rPr lang="en-US" sz="1200"/>
              <a:t>(Inspected from 1st Node)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7 Nodes</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3.6049996559999999</c:v>
                </c:pt>
                <c:pt idx="1">
                  <c:v>5.3461563180000002</c:v>
                </c:pt>
                <c:pt idx="2">
                  <c:v>3.7915307559999998</c:v>
                </c:pt>
                <c:pt idx="3">
                  <c:v>4.9901795919999996</c:v>
                </c:pt>
                <c:pt idx="4">
                  <c:v>3.3196998999999998</c:v>
                </c:pt>
                <c:pt idx="5">
                  <c:v>3.4537508859999999</c:v>
                </c:pt>
                <c:pt idx="6">
                  <c:v>5.6619407370000001</c:v>
                </c:pt>
                <c:pt idx="7">
                  <c:v>5.3907101400000004</c:v>
                </c:pt>
                <c:pt idx="8">
                  <c:v>2.4975928120000002</c:v>
                </c:pt>
                <c:pt idx="9">
                  <c:v>5.6585427199999998</c:v>
                </c:pt>
              </c:numCache>
            </c:numRef>
          </c:val>
          <c:smooth val="0"/>
          <c:extLst>
            <c:ext xmlns:c16="http://schemas.microsoft.com/office/drawing/2014/chart" uri="{C3380CC4-5D6E-409C-BE32-E72D297353CC}">
              <c16:uniqueId val="{00000000-8ACA-43EF-BFB6-387453428123}"/>
            </c:ext>
          </c:extLst>
        </c:ser>
        <c:ser>
          <c:idx val="1"/>
          <c:order val="1"/>
          <c:tx>
            <c:strRef>
              <c:f>Sheet1!$C$1</c:f>
              <c:strCache>
                <c:ptCount val="1"/>
                <c:pt idx="0">
                  <c:v>6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2.8285696520000001</c:v>
                </c:pt>
                <c:pt idx="1">
                  <c:v>8.1674286229999993</c:v>
                </c:pt>
                <c:pt idx="2">
                  <c:v>3.6863514749999999</c:v>
                </c:pt>
                <c:pt idx="3">
                  <c:v>4.2497598989999998</c:v>
                </c:pt>
                <c:pt idx="4">
                  <c:v>3.4677509999999998</c:v>
                </c:pt>
                <c:pt idx="5">
                  <c:v>5.0217710000000002</c:v>
                </c:pt>
                <c:pt idx="6">
                  <c:v>6.2167820000000003</c:v>
                </c:pt>
                <c:pt idx="7">
                  <c:v>5.2154549259999996</c:v>
                </c:pt>
                <c:pt idx="8">
                  <c:v>7.9933097000000002</c:v>
                </c:pt>
                <c:pt idx="9">
                  <c:v>2.2869739930000001</c:v>
                </c:pt>
              </c:numCache>
            </c:numRef>
          </c:val>
          <c:smooth val="0"/>
          <c:extLst>
            <c:ext xmlns:c16="http://schemas.microsoft.com/office/drawing/2014/chart" uri="{C3380CC4-5D6E-409C-BE32-E72D297353CC}">
              <c16:uniqueId val="{00000001-8ACA-43EF-BFB6-387453428123}"/>
            </c:ext>
          </c:extLst>
        </c:ser>
        <c:ser>
          <c:idx val="2"/>
          <c:order val="2"/>
          <c:tx>
            <c:strRef>
              <c:f>Sheet1!$D$1</c:f>
              <c:strCache>
                <c:ptCount val="1"/>
                <c:pt idx="0">
                  <c:v>5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4.3265648299999997</c:v>
                </c:pt>
                <c:pt idx="1">
                  <c:v>3.1063218789999998</c:v>
                </c:pt>
                <c:pt idx="2">
                  <c:v>6.4278565179999996</c:v>
                </c:pt>
                <c:pt idx="3">
                  <c:v>6.7720469420000002</c:v>
                </c:pt>
                <c:pt idx="4">
                  <c:v>3.7217726899999999</c:v>
                </c:pt>
                <c:pt idx="5">
                  <c:v>7.4486736120000003</c:v>
                </c:pt>
                <c:pt idx="6">
                  <c:v>3.29705994</c:v>
                </c:pt>
                <c:pt idx="7">
                  <c:v>3.3943824120000001</c:v>
                </c:pt>
                <c:pt idx="8">
                  <c:v>3.85145377</c:v>
                </c:pt>
                <c:pt idx="9">
                  <c:v>5.2674709999999996</c:v>
                </c:pt>
              </c:numCache>
            </c:numRef>
          </c:val>
          <c:smooth val="0"/>
          <c:extLst>
            <c:ext xmlns:c16="http://schemas.microsoft.com/office/drawing/2014/chart" uri="{C3380CC4-5D6E-409C-BE32-E72D297353CC}">
              <c16:uniqueId val="{00000002-8ACA-43EF-BFB6-387453428123}"/>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p>
          <a:p>
            <a:pPr>
              <a:defRPr/>
            </a:pPr>
            <a:r>
              <a:rPr lang="en-US" sz="1200"/>
              <a:t>Document Register </a:t>
            </a:r>
          </a:p>
          <a:p>
            <a:pPr>
              <a:defRPr/>
            </a:pPr>
            <a:r>
              <a:rPr lang="en-US" sz="1200"/>
              <a:t>(1 Transaction from Multiple Node without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7.3299219300000003</c:v>
                </c:pt>
                <c:pt idx="1">
                  <c:v>8.1285299250000005</c:v>
                </c:pt>
                <c:pt idx="2">
                  <c:v>4.6842471149999998</c:v>
                </c:pt>
                <c:pt idx="3">
                  <c:v>7.1784386820000003</c:v>
                </c:pt>
                <c:pt idx="4">
                  <c:v>6.2797169999999998</c:v>
                </c:pt>
                <c:pt idx="5">
                  <c:v>8.6615761280000001</c:v>
                </c:pt>
                <c:pt idx="6">
                  <c:v>3.2382495150000001</c:v>
                </c:pt>
                <c:pt idx="7">
                  <c:v>5.5890513149999999</c:v>
                </c:pt>
                <c:pt idx="8">
                  <c:v>5.5633401549999997</c:v>
                </c:pt>
                <c:pt idx="9">
                  <c:v>7.703480645</c:v>
                </c:pt>
              </c:numCache>
            </c:numRef>
          </c:val>
          <c:smooth val="0"/>
          <c:extLst>
            <c:ext xmlns:c16="http://schemas.microsoft.com/office/drawing/2014/chart" uri="{C3380CC4-5D6E-409C-BE32-E72D297353CC}">
              <c16:uniqueId val="{00000000-87CA-42C6-90E7-572653656A0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7.2787852900000001</c:v>
                </c:pt>
                <c:pt idx="1">
                  <c:v>8.1625939790000004</c:v>
                </c:pt>
                <c:pt idx="2">
                  <c:v>5.5675057099999998</c:v>
                </c:pt>
                <c:pt idx="3">
                  <c:v>6.6657703699999997</c:v>
                </c:pt>
                <c:pt idx="4">
                  <c:v>6.5582444400000002</c:v>
                </c:pt>
                <c:pt idx="5">
                  <c:v>8.5479148649999992</c:v>
                </c:pt>
                <c:pt idx="6">
                  <c:v>3.1043147750000002</c:v>
                </c:pt>
                <c:pt idx="7">
                  <c:v>4.6187401609999998</c:v>
                </c:pt>
                <c:pt idx="8">
                  <c:v>5.5551935930000003</c:v>
                </c:pt>
                <c:pt idx="9">
                  <c:v>7.7207841620000002</c:v>
                </c:pt>
              </c:numCache>
            </c:numRef>
          </c:val>
          <c:smooth val="0"/>
          <c:extLst>
            <c:ext xmlns:c16="http://schemas.microsoft.com/office/drawing/2014/chart" uri="{C3380CC4-5D6E-409C-BE32-E72D297353CC}">
              <c16:uniqueId val="{00000001-87CA-42C6-90E7-572653656A0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6.9397859789999998</c:v>
                </c:pt>
                <c:pt idx="1">
                  <c:v>7.7527329570000001</c:v>
                </c:pt>
                <c:pt idx="2">
                  <c:v>5.6205378579999996</c:v>
                </c:pt>
                <c:pt idx="3">
                  <c:v>7.7622472499999997</c:v>
                </c:pt>
                <c:pt idx="4">
                  <c:v>5.9466725680000003</c:v>
                </c:pt>
                <c:pt idx="5">
                  <c:v>8.5386181410000006</c:v>
                </c:pt>
                <c:pt idx="6">
                  <c:v>8.6048206779999994</c:v>
                </c:pt>
                <c:pt idx="7">
                  <c:v>4.5433523259999999</c:v>
                </c:pt>
                <c:pt idx="8">
                  <c:v>5.3910819070000002</c:v>
                </c:pt>
                <c:pt idx="9">
                  <c:v>7.84724266</c:v>
                </c:pt>
              </c:numCache>
            </c:numRef>
          </c:val>
          <c:smooth val="0"/>
          <c:extLst>
            <c:ext xmlns:c16="http://schemas.microsoft.com/office/drawing/2014/chart" uri="{C3380CC4-5D6E-409C-BE32-E72D297353CC}">
              <c16:uniqueId val="{00000002-87CA-42C6-90E7-572653656A0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6.9484565060000003</c:v>
                </c:pt>
                <c:pt idx="1">
                  <c:v>8.8088234599999993</c:v>
                </c:pt>
                <c:pt idx="2">
                  <c:v>5.6249409110000004</c:v>
                </c:pt>
                <c:pt idx="3">
                  <c:v>7.8533451200000002</c:v>
                </c:pt>
                <c:pt idx="4">
                  <c:v>5.9827284589999996</c:v>
                </c:pt>
                <c:pt idx="5">
                  <c:v>8.36487056</c:v>
                </c:pt>
                <c:pt idx="6">
                  <c:v>8.5710493190000001</c:v>
                </c:pt>
                <c:pt idx="7">
                  <c:v>4.2399481870000004</c:v>
                </c:pt>
                <c:pt idx="8">
                  <c:v>4.9268920920000001</c:v>
                </c:pt>
                <c:pt idx="9">
                  <c:v>7.6606271110000002</c:v>
                </c:pt>
              </c:numCache>
            </c:numRef>
          </c:val>
          <c:smooth val="0"/>
          <c:extLst>
            <c:ext xmlns:c16="http://schemas.microsoft.com/office/drawing/2014/chart" uri="{C3380CC4-5D6E-409C-BE32-E72D297353CC}">
              <c16:uniqueId val="{00000003-87CA-42C6-90E7-572653656A0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6.5771205620000002</c:v>
                </c:pt>
                <c:pt idx="1">
                  <c:v>8.6838049999999996</c:v>
                </c:pt>
                <c:pt idx="2">
                  <c:v>5.5947995160000001</c:v>
                </c:pt>
                <c:pt idx="3">
                  <c:v>7.1261324359999998</c:v>
                </c:pt>
                <c:pt idx="4">
                  <c:v>5.9807050889999998</c:v>
                </c:pt>
                <c:pt idx="5">
                  <c:v>8.5057238309999992</c:v>
                </c:pt>
                <c:pt idx="6">
                  <c:v>8.5247203290000009</c:v>
                </c:pt>
                <c:pt idx="7">
                  <c:v>4.3529451750000003</c:v>
                </c:pt>
                <c:pt idx="8">
                  <c:v>5.4710241640000001</c:v>
                </c:pt>
                <c:pt idx="9">
                  <c:v>7.6559989039999996</c:v>
                </c:pt>
              </c:numCache>
            </c:numRef>
          </c:val>
          <c:smooth val="0"/>
          <c:extLst>
            <c:ext xmlns:c16="http://schemas.microsoft.com/office/drawing/2014/chart" uri="{C3380CC4-5D6E-409C-BE32-E72D297353CC}">
              <c16:uniqueId val="{00000004-87CA-42C6-90E7-572653656A0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6.9227855170000003</c:v>
                </c:pt>
                <c:pt idx="1">
                  <c:v>8.5013979000000006</c:v>
                </c:pt>
                <c:pt idx="2">
                  <c:v>5.525177104</c:v>
                </c:pt>
                <c:pt idx="3">
                  <c:v>6.922529656</c:v>
                </c:pt>
                <c:pt idx="4">
                  <c:v>5.9408696479999996</c:v>
                </c:pt>
                <c:pt idx="5">
                  <c:v>8.4565928689999996</c:v>
                </c:pt>
                <c:pt idx="6">
                  <c:v>8.92282215</c:v>
                </c:pt>
                <c:pt idx="7">
                  <c:v>4.7060159800000001</c:v>
                </c:pt>
                <c:pt idx="8">
                  <c:v>5.3426501399999999</c:v>
                </c:pt>
                <c:pt idx="9">
                  <c:v>7.6024025010000003</c:v>
                </c:pt>
              </c:numCache>
            </c:numRef>
          </c:val>
          <c:smooth val="0"/>
          <c:extLst>
            <c:ext xmlns:c16="http://schemas.microsoft.com/office/drawing/2014/chart" uri="{C3380CC4-5D6E-409C-BE32-E72D297353CC}">
              <c16:uniqueId val="{00000005-87CA-42C6-90E7-572653656A01}"/>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6.8755817099999996</c:v>
                </c:pt>
                <c:pt idx="1">
                  <c:v>8.2076902900000004</c:v>
                </c:pt>
                <c:pt idx="2">
                  <c:v>5.4472003740000003</c:v>
                </c:pt>
                <c:pt idx="3">
                  <c:v>6.9504667600000003</c:v>
                </c:pt>
                <c:pt idx="4">
                  <c:v>5.2676427280000002</c:v>
                </c:pt>
                <c:pt idx="5">
                  <c:v>8.4486101869999999</c:v>
                </c:pt>
                <c:pt idx="6">
                  <c:v>8.4322012589999993</c:v>
                </c:pt>
                <c:pt idx="7">
                  <c:v>4.2022944210000004</c:v>
                </c:pt>
                <c:pt idx="8">
                  <c:v>5.3715640899999997</c:v>
                </c:pt>
                <c:pt idx="9">
                  <c:v>7.5039504380000004</c:v>
                </c:pt>
              </c:numCache>
            </c:numRef>
          </c:val>
          <c:smooth val="0"/>
          <c:extLst>
            <c:ext xmlns:c16="http://schemas.microsoft.com/office/drawing/2014/chart" uri="{C3380CC4-5D6E-409C-BE32-E72D297353CC}">
              <c16:uniqueId val="{00000006-87CA-42C6-90E7-572653656A0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Document</a:t>
            </a:r>
            <a:r>
              <a:rPr lang="en-US" baseline="0"/>
              <a:t> query and search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Minimum Search Keywords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222.266682</c:v>
                </c:pt>
                <c:pt idx="1">
                  <c:v>207.807648</c:v>
                </c:pt>
                <c:pt idx="2">
                  <c:v>225.90287900000001</c:v>
                </c:pt>
                <c:pt idx="3">
                  <c:v>287.82230499999997</c:v>
                </c:pt>
                <c:pt idx="4">
                  <c:v>227.64195699999999</c:v>
                </c:pt>
                <c:pt idx="5">
                  <c:v>206.38665499999999</c:v>
                </c:pt>
                <c:pt idx="6">
                  <c:v>212.41211799999999</c:v>
                </c:pt>
                <c:pt idx="7">
                  <c:v>194.55466200000001</c:v>
                </c:pt>
                <c:pt idx="8">
                  <c:v>210.91390899999999</c:v>
                </c:pt>
                <c:pt idx="9">
                  <c:v>223.128467</c:v>
                </c:pt>
              </c:numCache>
            </c:numRef>
          </c:val>
          <c:smooth val="0"/>
          <c:extLst>
            <c:ext xmlns:c16="http://schemas.microsoft.com/office/drawing/2014/chart" uri="{C3380CC4-5D6E-409C-BE32-E72D297353CC}">
              <c16:uniqueId val="{00000000-365A-4527-BD7F-D54390881141}"/>
            </c:ext>
          </c:extLst>
        </c:ser>
        <c:ser>
          <c:idx val="1"/>
          <c:order val="1"/>
          <c:tx>
            <c:strRef>
              <c:f>Sheet1!$C$1</c:f>
              <c:strCache>
                <c:ptCount val="1"/>
                <c:pt idx="0">
                  <c:v>Maximum Search Keywords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266.82351499999999</c:v>
                </c:pt>
                <c:pt idx="1">
                  <c:v>248.94328899999999</c:v>
                </c:pt>
                <c:pt idx="2">
                  <c:v>253.54937799999999</c:v>
                </c:pt>
                <c:pt idx="3">
                  <c:v>332.29100699999998</c:v>
                </c:pt>
                <c:pt idx="4">
                  <c:v>275.946279</c:v>
                </c:pt>
                <c:pt idx="5">
                  <c:v>241.01785699999999</c:v>
                </c:pt>
                <c:pt idx="6">
                  <c:v>246.923056</c:v>
                </c:pt>
                <c:pt idx="7">
                  <c:v>228.194863</c:v>
                </c:pt>
                <c:pt idx="8">
                  <c:v>253.714179</c:v>
                </c:pt>
                <c:pt idx="9">
                  <c:v>257.39516900000001</c:v>
                </c:pt>
              </c:numCache>
            </c:numRef>
          </c:val>
          <c:smooth val="0"/>
          <c:extLst>
            <c:ext xmlns:c16="http://schemas.microsoft.com/office/drawing/2014/chart" uri="{C3380CC4-5D6E-409C-BE32-E72D297353CC}">
              <c16:uniqueId val="{00000001-365A-4527-BD7F-D54390881141}"/>
            </c:ext>
          </c:extLst>
        </c:ser>
        <c:dLbls>
          <c:showLegendKey val="0"/>
          <c:showVal val="0"/>
          <c:showCatName val="0"/>
          <c:showSerName val="0"/>
          <c:showPercent val="0"/>
          <c:showBubbleSize val="0"/>
        </c:dLbls>
        <c:marker val="1"/>
        <c:smooth val="0"/>
        <c:axId val="783257424"/>
        <c:axId val="783256144"/>
      </c:lineChart>
      <c:catAx>
        <c:axId val="78325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Sample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6144"/>
        <c:crosses val="autoZero"/>
        <c:auto val="1"/>
        <c:lblAlgn val="ctr"/>
        <c:lblOffset val="100"/>
        <c:noMultiLvlLbl val="0"/>
      </c:catAx>
      <c:valAx>
        <c:axId val="783256144"/>
        <c:scaling>
          <c:orientation val="minMax"/>
          <c:max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25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6.9600332969999998</c:v>
                </c:pt>
                <c:pt idx="1">
                  <c:v>7.6814790310000003</c:v>
                </c:pt>
                <c:pt idx="2">
                  <c:v>5.6270872919999997</c:v>
                </c:pt>
                <c:pt idx="3">
                  <c:v>5.1213774770000002</c:v>
                </c:pt>
                <c:pt idx="4">
                  <c:v>9.849792871</c:v>
                </c:pt>
                <c:pt idx="5">
                  <c:v>5.1536448110000004</c:v>
                </c:pt>
                <c:pt idx="6">
                  <c:v>6.4531519380000004</c:v>
                </c:pt>
                <c:pt idx="7">
                  <c:v>8.3651760300000007</c:v>
                </c:pt>
                <c:pt idx="8">
                  <c:v>6.6241547709999997</c:v>
                </c:pt>
                <c:pt idx="9">
                  <c:v>3.8498038499999998</c:v>
                </c:pt>
              </c:numCache>
            </c:numRef>
          </c:val>
          <c:smooth val="0"/>
          <c:extLst>
            <c:ext xmlns:c16="http://schemas.microsoft.com/office/drawing/2014/chart" uri="{C3380CC4-5D6E-409C-BE32-E72D297353CC}">
              <c16:uniqueId val="{00000000-652B-466C-A1B0-E277E4537F84}"/>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6.8628535030000002</c:v>
                </c:pt>
                <c:pt idx="1">
                  <c:v>7.6593634509999999</c:v>
                </c:pt>
                <c:pt idx="2">
                  <c:v>5.5537480800000001</c:v>
                </c:pt>
                <c:pt idx="3">
                  <c:v>5.8484415399999996</c:v>
                </c:pt>
                <c:pt idx="4">
                  <c:v>9.8207094660000003</c:v>
                </c:pt>
                <c:pt idx="5">
                  <c:v>5.1264247129999996</c:v>
                </c:pt>
                <c:pt idx="6">
                  <c:v>6.4589425350000003</c:v>
                </c:pt>
                <c:pt idx="7">
                  <c:v>8.1378457100000006</c:v>
                </c:pt>
                <c:pt idx="8">
                  <c:v>6.5690720970000003</c:v>
                </c:pt>
                <c:pt idx="9">
                  <c:v>3.7865745159999999</c:v>
                </c:pt>
              </c:numCache>
            </c:numRef>
          </c:val>
          <c:smooth val="0"/>
          <c:extLst>
            <c:ext xmlns:c16="http://schemas.microsoft.com/office/drawing/2014/chart" uri="{C3380CC4-5D6E-409C-BE32-E72D297353CC}">
              <c16:uniqueId val="{00000001-652B-466C-A1B0-E277E4537F84}"/>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6.9213210619999996</c:v>
                </c:pt>
                <c:pt idx="1">
                  <c:v>7.5915603029999996</c:v>
                </c:pt>
                <c:pt idx="2">
                  <c:v>5.2739330000000004</c:v>
                </c:pt>
                <c:pt idx="3">
                  <c:v>5.9625194500000003</c:v>
                </c:pt>
                <c:pt idx="4">
                  <c:v>9.7843534030000008</c:v>
                </c:pt>
                <c:pt idx="5">
                  <c:v>5.1884208100000002</c:v>
                </c:pt>
                <c:pt idx="6">
                  <c:v>6.4146529250000004</c:v>
                </c:pt>
                <c:pt idx="7">
                  <c:v>7.9733090769999997</c:v>
                </c:pt>
                <c:pt idx="8">
                  <c:v>6.1957718689999997</c:v>
                </c:pt>
                <c:pt idx="9">
                  <c:v>3.7403994140000001</c:v>
                </c:pt>
              </c:numCache>
            </c:numRef>
          </c:val>
          <c:smooth val="0"/>
          <c:extLst>
            <c:ext xmlns:c16="http://schemas.microsoft.com/office/drawing/2014/chart" uri="{C3380CC4-5D6E-409C-BE32-E72D297353CC}">
              <c16:uniqueId val="{00000002-652B-466C-A1B0-E277E4537F84}"/>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6.8837961419999996</c:v>
                </c:pt>
                <c:pt idx="1">
                  <c:v>7.6200874760000001</c:v>
                </c:pt>
                <c:pt idx="2">
                  <c:v>5.5367151809999999</c:v>
                </c:pt>
                <c:pt idx="3">
                  <c:v>4.7008873979999999</c:v>
                </c:pt>
                <c:pt idx="4">
                  <c:v>9.6622255589999995</c:v>
                </c:pt>
                <c:pt idx="5">
                  <c:v>5.5479574600000001</c:v>
                </c:pt>
                <c:pt idx="6">
                  <c:v>6.6628387099999999</c:v>
                </c:pt>
                <c:pt idx="7">
                  <c:v>7.5368173900000004</c:v>
                </c:pt>
                <c:pt idx="8">
                  <c:v>6.5230857929999999</c:v>
                </c:pt>
                <c:pt idx="9">
                  <c:v>3.7539182809999998</c:v>
                </c:pt>
              </c:numCache>
            </c:numRef>
          </c:val>
          <c:smooth val="0"/>
          <c:extLst>
            <c:ext xmlns:c16="http://schemas.microsoft.com/office/drawing/2014/chart" uri="{C3380CC4-5D6E-409C-BE32-E72D297353CC}">
              <c16:uniqueId val="{00000003-652B-466C-A1B0-E277E4537F84}"/>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7.8559194999999997</c:v>
                </c:pt>
                <c:pt idx="1">
                  <c:v>7.4387808409999998</c:v>
                </c:pt>
                <c:pt idx="2">
                  <c:v>5.6504777820000003</c:v>
                </c:pt>
                <c:pt idx="3">
                  <c:v>5.1232946339999996</c:v>
                </c:pt>
                <c:pt idx="4">
                  <c:v>9.4709404260000003</c:v>
                </c:pt>
                <c:pt idx="5">
                  <c:v>5.1400695570000003</c:v>
                </c:pt>
                <c:pt idx="6">
                  <c:v>6.4743744010000004</c:v>
                </c:pt>
                <c:pt idx="7">
                  <c:v>8.4134241299999992</c:v>
                </c:pt>
                <c:pt idx="8">
                  <c:v>6.6436974969999998</c:v>
                </c:pt>
                <c:pt idx="9">
                  <c:v>3.7748045229999998</c:v>
                </c:pt>
              </c:numCache>
            </c:numRef>
          </c:val>
          <c:smooth val="0"/>
          <c:extLst>
            <c:ext xmlns:c16="http://schemas.microsoft.com/office/drawing/2014/chart" uri="{C3380CC4-5D6E-409C-BE32-E72D297353CC}">
              <c16:uniqueId val="{00000004-652B-466C-A1B0-E277E4537F84}"/>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6.5719488029999997</c:v>
                </c:pt>
                <c:pt idx="1">
                  <c:v>7.6719182369999999</c:v>
                </c:pt>
                <c:pt idx="2">
                  <c:v>5.5559015350000003</c:v>
                </c:pt>
                <c:pt idx="3">
                  <c:v>5.4054934100000001</c:v>
                </c:pt>
                <c:pt idx="4">
                  <c:v>9.7823858270000006</c:v>
                </c:pt>
                <c:pt idx="5">
                  <c:v>4.5310214770000004</c:v>
                </c:pt>
                <c:pt idx="6">
                  <c:v>6.3923745170000004</c:v>
                </c:pt>
                <c:pt idx="7">
                  <c:v>7.9724363130000002</c:v>
                </c:pt>
                <c:pt idx="8">
                  <c:v>6.5798986770000001</c:v>
                </c:pt>
                <c:pt idx="9">
                  <c:v>3.3331036570000001</c:v>
                </c:pt>
              </c:numCache>
            </c:numRef>
          </c:val>
          <c:smooth val="0"/>
          <c:extLst>
            <c:ext xmlns:c16="http://schemas.microsoft.com/office/drawing/2014/chart" uri="{C3380CC4-5D6E-409C-BE32-E72D297353CC}">
              <c16:uniqueId val="{00000005-652B-466C-A1B0-E277E4537F84}"/>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without Query)</a:t>
            </a:r>
          </a:p>
          <a:p>
            <a:pPr>
              <a:defRPr/>
            </a:pPr>
            <a:r>
              <a:rPr lang="en-US" sz="1200"/>
              <a:t>Performance Comparison Inspected from each Node, 5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4.8352717690000002</c:v>
                </c:pt>
                <c:pt idx="1">
                  <c:v>4.1373551639999997</c:v>
                </c:pt>
                <c:pt idx="2">
                  <c:v>4.9509951110000001</c:v>
                </c:pt>
                <c:pt idx="3">
                  <c:v>3.1712255069999999</c:v>
                </c:pt>
                <c:pt idx="4">
                  <c:v>8.6631457259999998</c:v>
                </c:pt>
                <c:pt idx="5">
                  <c:v>8.6294426410000007</c:v>
                </c:pt>
                <c:pt idx="6">
                  <c:v>4.2628150759999999</c:v>
                </c:pt>
                <c:pt idx="7">
                  <c:v>8.2072552909999992</c:v>
                </c:pt>
                <c:pt idx="8">
                  <c:v>9.4349556369999998</c:v>
                </c:pt>
                <c:pt idx="9">
                  <c:v>11.823521703999999</c:v>
                </c:pt>
              </c:numCache>
            </c:numRef>
          </c:val>
          <c:smooth val="0"/>
          <c:extLst>
            <c:ext xmlns:c16="http://schemas.microsoft.com/office/drawing/2014/chart" uri="{C3380CC4-5D6E-409C-BE32-E72D297353CC}">
              <c16:uniqueId val="{00000000-E7D3-4660-8154-1D3918952C19}"/>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4.7232287069999996</c:v>
                </c:pt>
                <c:pt idx="1">
                  <c:v>3.9060947760000002</c:v>
                </c:pt>
                <c:pt idx="2">
                  <c:v>4.9177221109999998</c:v>
                </c:pt>
                <c:pt idx="3">
                  <c:v>3.1339630220000001</c:v>
                </c:pt>
                <c:pt idx="4">
                  <c:v>8.6088963320000005</c:v>
                </c:pt>
                <c:pt idx="5">
                  <c:v>8.5879278509999999</c:v>
                </c:pt>
                <c:pt idx="6">
                  <c:v>4.135802</c:v>
                </c:pt>
                <c:pt idx="7">
                  <c:v>8.1453197110000009</c:v>
                </c:pt>
                <c:pt idx="8">
                  <c:v>9.3807847740000003</c:v>
                </c:pt>
                <c:pt idx="9">
                  <c:v>11.774605836999999</c:v>
                </c:pt>
              </c:numCache>
            </c:numRef>
          </c:val>
          <c:smooth val="0"/>
          <c:extLst>
            <c:ext xmlns:c16="http://schemas.microsoft.com/office/drawing/2014/chart" uri="{C3380CC4-5D6E-409C-BE32-E72D297353CC}">
              <c16:uniqueId val="{00000001-E7D3-4660-8154-1D3918952C19}"/>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4.7232281230000002</c:v>
                </c:pt>
                <c:pt idx="1">
                  <c:v>4.1324424420000003</c:v>
                </c:pt>
                <c:pt idx="2">
                  <c:v>4.7218358790000003</c:v>
                </c:pt>
                <c:pt idx="3">
                  <c:v>2.896517099</c:v>
                </c:pt>
                <c:pt idx="4">
                  <c:v>8.6130169569999993</c:v>
                </c:pt>
                <c:pt idx="5">
                  <c:v>8.5700077500000003</c:v>
                </c:pt>
                <c:pt idx="6">
                  <c:v>4.2095405379999997</c:v>
                </c:pt>
                <c:pt idx="7">
                  <c:v>8.146171099</c:v>
                </c:pt>
                <c:pt idx="8">
                  <c:v>9.392049922</c:v>
                </c:pt>
                <c:pt idx="9">
                  <c:v>11.776908862999999</c:v>
                </c:pt>
              </c:numCache>
            </c:numRef>
          </c:val>
          <c:smooth val="0"/>
          <c:extLst>
            <c:ext xmlns:c16="http://schemas.microsoft.com/office/drawing/2014/chart" uri="{C3380CC4-5D6E-409C-BE32-E72D297353CC}">
              <c16:uniqueId val="{00000002-E7D3-4660-8154-1D3918952C19}"/>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4.55261242</c:v>
                </c:pt>
                <c:pt idx="1">
                  <c:v>4.6801364799999998</c:v>
                </c:pt>
                <c:pt idx="2">
                  <c:v>4.9326826199999996</c:v>
                </c:pt>
                <c:pt idx="3">
                  <c:v>3.1446572750000001</c:v>
                </c:pt>
                <c:pt idx="4">
                  <c:v>8.6041269919999994</c:v>
                </c:pt>
                <c:pt idx="5">
                  <c:v>8.6028747840000008</c:v>
                </c:pt>
                <c:pt idx="6">
                  <c:v>3.8443477540000002</c:v>
                </c:pt>
                <c:pt idx="7">
                  <c:v>7.780452092</c:v>
                </c:pt>
                <c:pt idx="8">
                  <c:v>9.2252669800000007</c:v>
                </c:pt>
                <c:pt idx="9">
                  <c:v>11.480639972000001</c:v>
                </c:pt>
              </c:numCache>
            </c:numRef>
          </c:val>
          <c:smooth val="0"/>
          <c:extLst>
            <c:ext xmlns:c16="http://schemas.microsoft.com/office/drawing/2014/chart" uri="{C3380CC4-5D6E-409C-BE32-E72D297353CC}">
              <c16:uniqueId val="{00000003-E7D3-4660-8154-1D3918952C19}"/>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4.7776114779999999</c:v>
                </c:pt>
                <c:pt idx="1">
                  <c:v>4.7994503000000002</c:v>
                </c:pt>
                <c:pt idx="2">
                  <c:v>4.9405294680000003</c:v>
                </c:pt>
                <c:pt idx="3">
                  <c:v>3.1798591350000001</c:v>
                </c:pt>
                <c:pt idx="4">
                  <c:v>8.4276592939999997</c:v>
                </c:pt>
                <c:pt idx="5">
                  <c:v>8.2895360730000007</c:v>
                </c:pt>
                <c:pt idx="6">
                  <c:v>4.3112892220000001</c:v>
                </c:pt>
                <c:pt idx="7">
                  <c:v>8.1260388300000006</c:v>
                </c:pt>
                <c:pt idx="8">
                  <c:v>9.4294459909999997</c:v>
                </c:pt>
                <c:pt idx="9">
                  <c:v>11.808406476</c:v>
                </c:pt>
              </c:numCache>
            </c:numRef>
          </c:val>
          <c:smooth val="0"/>
          <c:extLst>
            <c:ext xmlns:c16="http://schemas.microsoft.com/office/drawing/2014/chart" uri="{C3380CC4-5D6E-409C-BE32-E72D297353CC}">
              <c16:uniqueId val="{00000004-E7D3-4660-8154-1D3918952C19}"/>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Performance Comparison</a:t>
            </a:r>
            <a:br>
              <a:rPr lang="en-US" sz="1200"/>
            </a:br>
            <a:r>
              <a:rPr lang="en-US" sz="1200"/>
              <a:t>Single Node vs Multiple Node (7,6,5)</a:t>
            </a:r>
            <a:r>
              <a:rPr lang="en-US" sz="1200" baseline="0"/>
              <a:t> </a:t>
            </a:r>
            <a:br>
              <a:rPr lang="en-US" sz="1200" baseline="0"/>
            </a:br>
            <a:r>
              <a:rPr lang="en-US" sz="1200" baseline="0"/>
              <a:t>(Averaged, without Query</a:t>
            </a:r>
            <a:r>
              <a:rPr lang="en-US" sz="1200"/>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Single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3.5867113793333334</c:v>
                </c:pt>
                <c:pt idx="1">
                  <c:v>5.5399689400000005</c:v>
                </c:pt>
                <c:pt idx="2">
                  <c:v>4.6352462496666664</c:v>
                </c:pt>
                <c:pt idx="3">
                  <c:v>5.3373288109999999</c:v>
                </c:pt>
                <c:pt idx="4">
                  <c:v>3.5030745299999997</c:v>
                </c:pt>
                <c:pt idx="5">
                  <c:v>5.3080651659999996</c:v>
                </c:pt>
                <c:pt idx="6">
                  <c:v>5.0585942256666669</c:v>
                </c:pt>
                <c:pt idx="7">
                  <c:v>4.6668491593333332</c:v>
                </c:pt>
                <c:pt idx="8">
                  <c:v>4.7807854273333339</c:v>
                </c:pt>
                <c:pt idx="9">
                  <c:v>4.4043292376666665</c:v>
                </c:pt>
              </c:numCache>
            </c:numRef>
          </c:val>
          <c:smooth val="0"/>
          <c:extLst>
            <c:ext xmlns:c16="http://schemas.microsoft.com/office/drawing/2014/chart" uri="{C3380CC4-5D6E-409C-BE32-E72D297353CC}">
              <c16:uniqueId val="{00000000-DF73-4B4A-AF9D-007255A35E3F}"/>
            </c:ext>
          </c:extLst>
        </c:ser>
        <c:ser>
          <c:idx val="1"/>
          <c:order val="1"/>
          <c:tx>
            <c:strRef>
              <c:f>Sheet1!$C$1</c:f>
              <c:strCache>
                <c:ptCount val="1"/>
                <c:pt idx="0">
                  <c:v>7 Nodes</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6.9817767848571419</c:v>
                </c:pt>
                <c:pt idx="1">
                  <c:v>8.3207962158571434</c:v>
                </c:pt>
                <c:pt idx="2">
                  <c:v>5.4377726554285717</c:v>
                </c:pt>
                <c:pt idx="3">
                  <c:v>7.2084186105714281</c:v>
                </c:pt>
                <c:pt idx="4">
                  <c:v>5.9937971331428566</c:v>
                </c:pt>
                <c:pt idx="5">
                  <c:v>8.5034152258571432</c:v>
                </c:pt>
                <c:pt idx="6">
                  <c:v>7.0568825749999986</c:v>
                </c:pt>
                <c:pt idx="7">
                  <c:v>4.6074782235714284</c:v>
                </c:pt>
                <c:pt idx="8">
                  <c:v>5.3745351629999991</c:v>
                </c:pt>
                <c:pt idx="9">
                  <c:v>7.6706409172857137</c:v>
                </c:pt>
              </c:numCache>
            </c:numRef>
          </c:val>
          <c:smooth val="0"/>
          <c:extLst>
            <c:ext xmlns:c16="http://schemas.microsoft.com/office/drawing/2014/chart" uri="{C3380CC4-5D6E-409C-BE32-E72D297353CC}">
              <c16:uniqueId val="{00000001-DF73-4B4A-AF9D-007255A35E3F}"/>
            </c:ext>
          </c:extLst>
        </c:ser>
        <c:ser>
          <c:idx val="2"/>
          <c:order val="2"/>
          <c:tx>
            <c:strRef>
              <c:f>Sheet1!$D$1</c:f>
              <c:strCache>
                <c:ptCount val="1"/>
                <c:pt idx="0">
                  <c:v>6 Nodes</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7.009312051166666</c:v>
                </c:pt>
                <c:pt idx="1">
                  <c:v>7.6105315564999998</c:v>
                </c:pt>
                <c:pt idx="2">
                  <c:v>5.5329771450000003</c:v>
                </c:pt>
                <c:pt idx="3">
                  <c:v>5.3603356515000007</c:v>
                </c:pt>
                <c:pt idx="4">
                  <c:v>9.7284012586666666</c:v>
                </c:pt>
                <c:pt idx="5">
                  <c:v>5.1145898046666671</c:v>
                </c:pt>
                <c:pt idx="6">
                  <c:v>6.4760558376666673</c:v>
                </c:pt>
                <c:pt idx="7">
                  <c:v>8.0665014416666665</c:v>
                </c:pt>
                <c:pt idx="8">
                  <c:v>6.5226134506666673</c:v>
                </c:pt>
                <c:pt idx="9">
                  <c:v>3.7064340401666662</c:v>
                </c:pt>
              </c:numCache>
            </c:numRef>
          </c:val>
          <c:smooth val="0"/>
          <c:extLst>
            <c:ext xmlns:c16="http://schemas.microsoft.com/office/drawing/2014/chart" uri="{C3380CC4-5D6E-409C-BE32-E72D297353CC}">
              <c16:uniqueId val="{00000008-DF73-4B4A-AF9D-007255A35E3F}"/>
            </c:ext>
          </c:extLst>
        </c:ser>
        <c:ser>
          <c:idx val="3"/>
          <c:order val="3"/>
          <c:tx>
            <c:strRef>
              <c:f>Sheet1!$E$1</c:f>
              <c:strCache>
                <c:ptCount val="1"/>
                <c:pt idx="0">
                  <c:v>5 Nodes</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4.7223904994000003</c:v>
                </c:pt>
                <c:pt idx="1">
                  <c:v>4.3310958324000008</c:v>
                </c:pt>
                <c:pt idx="2">
                  <c:v>4.8927530378000004</c:v>
                </c:pt>
                <c:pt idx="3">
                  <c:v>3.1052444075999999</c:v>
                </c:pt>
                <c:pt idx="4">
                  <c:v>8.5833690602000008</c:v>
                </c:pt>
                <c:pt idx="5">
                  <c:v>8.5359578198000001</c:v>
                </c:pt>
                <c:pt idx="6">
                  <c:v>4.152758918</c:v>
                </c:pt>
                <c:pt idx="7">
                  <c:v>8.0810474045999996</c:v>
                </c:pt>
                <c:pt idx="8">
                  <c:v>9.3725006608000001</c:v>
                </c:pt>
                <c:pt idx="9">
                  <c:v>11.732816570400001</c:v>
                </c:pt>
              </c:numCache>
            </c:numRef>
          </c:val>
          <c:smooth val="0"/>
          <c:extLst>
            <c:ext xmlns:c16="http://schemas.microsoft.com/office/drawing/2014/chart" uri="{C3380CC4-5D6E-409C-BE32-E72D297353CC}">
              <c16:uniqueId val="{00000009-DF73-4B4A-AF9D-007255A35E3F}"/>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7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4.1490104199999998</c:v>
                </c:pt>
                <c:pt idx="1">
                  <c:v>6.7213024069999996</c:v>
                </c:pt>
                <c:pt idx="2">
                  <c:v>5.1377004140000002</c:v>
                </c:pt>
                <c:pt idx="3">
                  <c:v>4.8620489459999998</c:v>
                </c:pt>
                <c:pt idx="4">
                  <c:v>3.8011578259999999</c:v>
                </c:pt>
                <c:pt idx="5">
                  <c:v>5.1301481679999998</c:v>
                </c:pt>
                <c:pt idx="6">
                  <c:v>8.1677970000000002</c:v>
                </c:pt>
                <c:pt idx="7">
                  <c:v>7.3098931460000003</c:v>
                </c:pt>
                <c:pt idx="8">
                  <c:v>7.5504891299999999</c:v>
                </c:pt>
                <c:pt idx="9">
                  <c:v>5.5439516610000004</c:v>
                </c:pt>
              </c:numCache>
            </c:numRef>
          </c:val>
          <c:smooth val="0"/>
          <c:extLst>
            <c:ext xmlns:c16="http://schemas.microsoft.com/office/drawing/2014/chart" uri="{C3380CC4-5D6E-409C-BE32-E72D297353CC}">
              <c16:uniqueId val="{00000000-F952-4814-8574-942D947959CE}"/>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5.7474091769999998</c:v>
                </c:pt>
                <c:pt idx="1">
                  <c:v>7.7430942600000003</c:v>
                </c:pt>
                <c:pt idx="2">
                  <c:v>4.1718713599999999</c:v>
                </c:pt>
                <c:pt idx="3">
                  <c:v>3.3855420270000001</c:v>
                </c:pt>
                <c:pt idx="4">
                  <c:v>5.5926572449999998</c:v>
                </c:pt>
                <c:pt idx="5">
                  <c:v>4.1657219019999996</c:v>
                </c:pt>
                <c:pt idx="6">
                  <c:v>9.2568040620000005</c:v>
                </c:pt>
                <c:pt idx="7">
                  <c:v>5.8721834150000003</c:v>
                </c:pt>
                <c:pt idx="8">
                  <c:v>8.1870135919999996</c:v>
                </c:pt>
                <c:pt idx="9">
                  <c:v>5.5116557110000004</c:v>
                </c:pt>
              </c:numCache>
            </c:numRef>
          </c:val>
          <c:smooth val="0"/>
          <c:extLst>
            <c:ext xmlns:c16="http://schemas.microsoft.com/office/drawing/2014/chart" uri="{C3380CC4-5D6E-409C-BE32-E72D297353CC}">
              <c16:uniqueId val="{00000001-F952-4814-8574-942D947959CE}"/>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5.4287220960000004</c:v>
                </c:pt>
                <c:pt idx="1">
                  <c:v>6.5224024790000001</c:v>
                </c:pt>
                <c:pt idx="2">
                  <c:v>4.5523677420000004</c:v>
                </c:pt>
                <c:pt idx="3">
                  <c:v>4.8467580210000003</c:v>
                </c:pt>
                <c:pt idx="4">
                  <c:v>5.244239307</c:v>
                </c:pt>
                <c:pt idx="5">
                  <c:v>5.7682215100000001</c:v>
                </c:pt>
                <c:pt idx="6">
                  <c:v>9.3670582810000003</c:v>
                </c:pt>
                <c:pt idx="7">
                  <c:v>5.3357954479999998</c:v>
                </c:pt>
                <c:pt idx="8">
                  <c:v>8.2963869629999998</c:v>
                </c:pt>
                <c:pt idx="9">
                  <c:v>5.7202502590000002</c:v>
                </c:pt>
              </c:numCache>
            </c:numRef>
          </c:val>
          <c:smooth val="0"/>
          <c:extLst>
            <c:ext xmlns:c16="http://schemas.microsoft.com/office/drawing/2014/chart" uri="{C3380CC4-5D6E-409C-BE32-E72D297353CC}">
              <c16:uniqueId val="{00000002-F952-4814-8574-942D947959CE}"/>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5.4941914230000002</c:v>
                </c:pt>
                <c:pt idx="1">
                  <c:v>6.2386565599999999</c:v>
                </c:pt>
                <c:pt idx="2">
                  <c:v>5.5032422600000004</c:v>
                </c:pt>
                <c:pt idx="3">
                  <c:v>4.4047238650000002</c:v>
                </c:pt>
                <c:pt idx="4">
                  <c:v>4.3187704340000002</c:v>
                </c:pt>
                <c:pt idx="5">
                  <c:v>4.2087253840000001</c:v>
                </c:pt>
                <c:pt idx="6">
                  <c:v>3.588699187</c:v>
                </c:pt>
                <c:pt idx="7">
                  <c:v>7.8915885030000004</c:v>
                </c:pt>
                <c:pt idx="8">
                  <c:v>5.6791676610000001</c:v>
                </c:pt>
                <c:pt idx="9">
                  <c:v>6.6867231690000004</c:v>
                </c:pt>
              </c:numCache>
            </c:numRef>
          </c:val>
          <c:smooth val="0"/>
          <c:extLst>
            <c:ext xmlns:c16="http://schemas.microsoft.com/office/drawing/2014/chart" uri="{C3380CC4-5D6E-409C-BE32-E72D297353CC}">
              <c16:uniqueId val="{00000003-F952-4814-8574-942D947959CE}"/>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4.5148122300000004</c:v>
                </c:pt>
                <c:pt idx="1">
                  <c:v>7.1577146899999997</c:v>
                </c:pt>
                <c:pt idx="2">
                  <c:v>5.4736999500000003</c:v>
                </c:pt>
                <c:pt idx="3">
                  <c:v>5.3336849050000001</c:v>
                </c:pt>
                <c:pt idx="4">
                  <c:v>5.3118612990000003</c:v>
                </c:pt>
                <c:pt idx="5">
                  <c:v>4.4859920520000003</c:v>
                </c:pt>
                <c:pt idx="6">
                  <c:v>8.964394403</c:v>
                </c:pt>
                <c:pt idx="7">
                  <c:v>6.6377661379999999</c:v>
                </c:pt>
                <c:pt idx="8">
                  <c:v>7.1038584599999997</c:v>
                </c:pt>
                <c:pt idx="9">
                  <c:v>6.5221669340000004</c:v>
                </c:pt>
              </c:numCache>
            </c:numRef>
          </c:val>
          <c:smooth val="0"/>
          <c:extLst>
            <c:ext xmlns:c16="http://schemas.microsoft.com/office/drawing/2014/chart" uri="{C3380CC4-5D6E-409C-BE32-E72D297353CC}">
              <c16:uniqueId val="{00000004-F952-4814-8574-942D947959CE}"/>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5.5099285629999999</c:v>
                </c:pt>
                <c:pt idx="1">
                  <c:v>6.4873130960000003</c:v>
                </c:pt>
                <c:pt idx="2">
                  <c:v>4.9698873460000002</c:v>
                </c:pt>
                <c:pt idx="3">
                  <c:v>4.6492875720000004</c:v>
                </c:pt>
                <c:pt idx="4">
                  <c:v>5.3620355860000002</c:v>
                </c:pt>
                <c:pt idx="5">
                  <c:v>4.2113236150000004</c:v>
                </c:pt>
                <c:pt idx="6">
                  <c:v>8.5662320100000002</c:v>
                </c:pt>
                <c:pt idx="7">
                  <c:v>6.2261001</c:v>
                </c:pt>
                <c:pt idx="8">
                  <c:v>6.8184061680000001</c:v>
                </c:pt>
                <c:pt idx="9">
                  <c:v>5.5121370709999997</c:v>
                </c:pt>
              </c:numCache>
            </c:numRef>
          </c:val>
          <c:smooth val="0"/>
          <c:extLst>
            <c:ext xmlns:c16="http://schemas.microsoft.com/office/drawing/2014/chart" uri="{C3380CC4-5D6E-409C-BE32-E72D297353CC}">
              <c16:uniqueId val="{00000005-F952-4814-8574-942D947959CE}"/>
            </c:ext>
          </c:extLst>
        </c:ser>
        <c:ser>
          <c:idx val="6"/>
          <c:order val="6"/>
          <c:tx>
            <c:strRef>
              <c:f>Sheet1!$H$1</c:f>
              <c:strCache>
                <c:ptCount val="1"/>
                <c:pt idx="0">
                  <c:v>7th Node</c:v>
                </c:pt>
              </c:strCache>
            </c:strRef>
          </c:tx>
          <c:spPr>
            <a:ln w="28575" cap="rnd">
              <a:solidFill>
                <a:schemeClr val="accent1">
                  <a:lumMod val="60000"/>
                </a:schemeClr>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Sheet1!$H$2:$H$11</c:f>
              <c:numCache>
                <c:formatCode>General</c:formatCode>
                <c:ptCount val="10"/>
                <c:pt idx="0">
                  <c:v>4.7682910659999997</c:v>
                </c:pt>
                <c:pt idx="1">
                  <c:v>6.8816351669999998</c:v>
                </c:pt>
                <c:pt idx="2">
                  <c:v>5.8135609600000002</c:v>
                </c:pt>
                <c:pt idx="3">
                  <c:v>5.5394690500000001</c:v>
                </c:pt>
                <c:pt idx="4">
                  <c:v>5.3009515699999996</c:v>
                </c:pt>
                <c:pt idx="5">
                  <c:v>4.2089721640000004</c:v>
                </c:pt>
                <c:pt idx="6">
                  <c:v>8.6033163730000002</c:v>
                </c:pt>
                <c:pt idx="7">
                  <c:v>7.254873516</c:v>
                </c:pt>
                <c:pt idx="8">
                  <c:v>8.1741282609999999</c:v>
                </c:pt>
                <c:pt idx="9">
                  <c:v>5.363365452</c:v>
                </c:pt>
              </c:numCache>
            </c:numRef>
          </c:val>
          <c:smooth val="0"/>
          <c:extLst>
            <c:ext xmlns:c16="http://schemas.microsoft.com/office/drawing/2014/chart" uri="{C3380CC4-5D6E-409C-BE32-E72D297353CC}">
              <c16:uniqueId val="{00000006-F952-4814-8574-942D947959CE}"/>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Experiment Result</a:t>
            </a:r>
            <a:br>
              <a:rPr lang="en-US" sz="1200"/>
            </a:br>
            <a:r>
              <a:rPr lang="en-US" sz="1200"/>
              <a:t>Document Register </a:t>
            </a:r>
          </a:p>
          <a:p>
            <a:pPr>
              <a:defRPr/>
            </a:pPr>
            <a:r>
              <a:rPr lang="en-US" sz="1200"/>
              <a:t>(1 Transaction from Multiple Node with Query)</a:t>
            </a:r>
          </a:p>
          <a:p>
            <a:pPr>
              <a:defRPr/>
            </a:pPr>
            <a:r>
              <a:rPr lang="en-US" sz="1200"/>
              <a:t>Performance Comparison Inspected from each Node, 6 Nodes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1st Node</c:v>
                </c:pt>
              </c:strCache>
            </c:strRef>
          </c:tx>
          <c:spPr>
            <a:ln w="28575" cap="rnd">
              <a:solidFill>
                <a:schemeClr val="accent1"/>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Sheet1!$B$2:$B$11</c:f>
              <c:numCache>
                <c:formatCode>General</c:formatCode>
                <c:ptCount val="10"/>
                <c:pt idx="0">
                  <c:v>6.4229556570000002</c:v>
                </c:pt>
                <c:pt idx="1">
                  <c:v>9.3066258099999999</c:v>
                </c:pt>
                <c:pt idx="2">
                  <c:v>7.9816376230000001</c:v>
                </c:pt>
                <c:pt idx="3">
                  <c:v>7.7914052199999997</c:v>
                </c:pt>
                <c:pt idx="4">
                  <c:v>6.909696898</c:v>
                </c:pt>
                <c:pt idx="5">
                  <c:v>4.1678051900000002</c:v>
                </c:pt>
                <c:pt idx="6">
                  <c:v>5.2045978269999997</c:v>
                </c:pt>
                <c:pt idx="7">
                  <c:v>6.9014433500000001</c:v>
                </c:pt>
                <c:pt idx="8">
                  <c:v>9.3678809669999996</c:v>
                </c:pt>
                <c:pt idx="9">
                  <c:v>7.4176105129999996</c:v>
                </c:pt>
              </c:numCache>
            </c:numRef>
          </c:val>
          <c:smooth val="0"/>
          <c:extLst>
            <c:ext xmlns:c16="http://schemas.microsoft.com/office/drawing/2014/chart" uri="{C3380CC4-5D6E-409C-BE32-E72D297353CC}">
              <c16:uniqueId val="{00000000-DA3C-4389-AE0B-FA43C99C7721}"/>
            </c:ext>
          </c:extLst>
        </c:ser>
        <c:ser>
          <c:idx val="1"/>
          <c:order val="1"/>
          <c:tx>
            <c:strRef>
              <c:f>Sheet1!$C$1</c:f>
              <c:strCache>
                <c:ptCount val="1"/>
                <c:pt idx="0">
                  <c:v>2nd Node</c:v>
                </c:pt>
              </c:strCache>
            </c:strRef>
          </c:tx>
          <c:spPr>
            <a:ln w="28575" cap="rnd">
              <a:solidFill>
                <a:schemeClr val="accent2"/>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Sheet1!$C$2:$C$11</c:f>
              <c:numCache>
                <c:formatCode>General</c:formatCode>
                <c:ptCount val="10"/>
                <c:pt idx="0">
                  <c:v>7.215728436</c:v>
                </c:pt>
                <c:pt idx="1">
                  <c:v>8.9835851059999996</c:v>
                </c:pt>
                <c:pt idx="2">
                  <c:v>7.9857104860000003</c:v>
                </c:pt>
                <c:pt idx="3">
                  <c:v>7.8319881349999996</c:v>
                </c:pt>
                <c:pt idx="4">
                  <c:v>7.7393974749999996</c:v>
                </c:pt>
                <c:pt idx="5">
                  <c:v>4.2202859400000001</c:v>
                </c:pt>
                <c:pt idx="6">
                  <c:v>6.1325865439999996</c:v>
                </c:pt>
                <c:pt idx="7">
                  <c:v>6.9178364410000004</c:v>
                </c:pt>
                <c:pt idx="8">
                  <c:v>9.2828162709999997</c:v>
                </c:pt>
                <c:pt idx="9">
                  <c:v>7.5372814220000004</c:v>
                </c:pt>
              </c:numCache>
            </c:numRef>
          </c:val>
          <c:smooth val="0"/>
          <c:extLst>
            <c:ext xmlns:c16="http://schemas.microsoft.com/office/drawing/2014/chart" uri="{C3380CC4-5D6E-409C-BE32-E72D297353CC}">
              <c16:uniqueId val="{00000001-DA3C-4389-AE0B-FA43C99C7721}"/>
            </c:ext>
          </c:extLst>
        </c:ser>
        <c:ser>
          <c:idx val="2"/>
          <c:order val="2"/>
          <c:tx>
            <c:strRef>
              <c:f>Sheet1!$D$1</c:f>
              <c:strCache>
                <c:ptCount val="1"/>
                <c:pt idx="0">
                  <c:v>3rd Node</c:v>
                </c:pt>
              </c:strCache>
            </c:strRef>
          </c:tx>
          <c:spPr>
            <a:ln w="28575" cap="rnd">
              <a:solidFill>
                <a:schemeClr val="accent3"/>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Sheet1!$D$2:$D$11</c:f>
              <c:numCache>
                <c:formatCode>General</c:formatCode>
                <c:ptCount val="10"/>
                <c:pt idx="0">
                  <c:v>6.3450923100000001</c:v>
                </c:pt>
                <c:pt idx="1">
                  <c:v>8.9564748220000006</c:v>
                </c:pt>
                <c:pt idx="2">
                  <c:v>8.6020098399999991</c:v>
                </c:pt>
                <c:pt idx="3">
                  <c:v>7.9327551349999998</c:v>
                </c:pt>
                <c:pt idx="4">
                  <c:v>7.6757239960000003</c:v>
                </c:pt>
                <c:pt idx="5">
                  <c:v>4.6966020500000001</c:v>
                </c:pt>
                <c:pt idx="6">
                  <c:v>5.2361998840000004</c:v>
                </c:pt>
                <c:pt idx="7">
                  <c:v>7.7640242529999997</c:v>
                </c:pt>
                <c:pt idx="8">
                  <c:v>9.3286305370000004</c:v>
                </c:pt>
                <c:pt idx="9">
                  <c:v>7.4866951520000002</c:v>
                </c:pt>
              </c:numCache>
            </c:numRef>
          </c:val>
          <c:smooth val="0"/>
          <c:extLst>
            <c:ext xmlns:c16="http://schemas.microsoft.com/office/drawing/2014/chart" uri="{C3380CC4-5D6E-409C-BE32-E72D297353CC}">
              <c16:uniqueId val="{00000002-DA3C-4389-AE0B-FA43C99C7721}"/>
            </c:ext>
          </c:extLst>
        </c:ser>
        <c:ser>
          <c:idx val="3"/>
          <c:order val="3"/>
          <c:tx>
            <c:strRef>
              <c:f>Sheet1!$E$1</c:f>
              <c:strCache>
                <c:ptCount val="1"/>
                <c:pt idx="0">
                  <c:v>4th Node</c:v>
                </c:pt>
              </c:strCache>
            </c:strRef>
          </c:tx>
          <c:spPr>
            <a:ln w="28575" cap="rnd">
              <a:solidFill>
                <a:schemeClr val="accent4"/>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Sheet1!$E$2:$E$11</c:f>
              <c:numCache>
                <c:formatCode>General</c:formatCode>
                <c:ptCount val="10"/>
                <c:pt idx="0">
                  <c:v>6.4271497120000003</c:v>
                </c:pt>
                <c:pt idx="1">
                  <c:v>8.9597814899999992</c:v>
                </c:pt>
                <c:pt idx="2">
                  <c:v>8.59272204</c:v>
                </c:pt>
                <c:pt idx="3">
                  <c:v>8.1440034939999997</c:v>
                </c:pt>
                <c:pt idx="4">
                  <c:v>7.7181990760000003</c:v>
                </c:pt>
                <c:pt idx="5">
                  <c:v>4.4060926</c:v>
                </c:pt>
                <c:pt idx="6">
                  <c:v>5.322920839</c:v>
                </c:pt>
                <c:pt idx="7">
                  <c:v>6.5900998409999998</c:v>
                </c:pt>
                <c:pt idx="8">
                  <c:v>9.4041579790000007</c:v>
                </c:pt>
                <c:pt idx="9">
                  <c:v>7.7857861970000002</c:v>
                </c:pt>
              </c:numCache>
            </c:numRef>
          </c:val>
          <c:smooth val="0"/>
          <c:extLst>
            <c:ext xmlns:c16="http://schemas.microsoft.com/office/drawing/2014/chart" uri="{C3380CC4-5D6E-409C-BE32-E72D297353CC}">
              <c16:uniqueId val="{00000003-DA3C-4389-AE0B-FA43C99C7721}"/>
            </c:ext>
          </c:extLst>
        </c:ser>
        <c:ser>
          <c:idx val="4"/>
          <c:order val="4"/>
          <c:tx>
            <c:strRef>
              <c:f>Sheet1!$F$1</c:f>
              <c:strCache>
                <c:ptCount val="1"/>
                <c:pt idx="0">
                  <c:v>5th Node</c:v>
                </c:pt>
              </c:strCache>
            </c:strRef>
          </c:tx>
          <c:spPr>
            <a:ln w="28575" cap="rnd">
              <a:solidFill>
                <a:schemeClr val="accent5"/>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Sheet1!$F$2:$F$11</c:f>
              <c:numCache>
                <c:formatCode>General</c:formatCode>
                <c:ptCount val="10"/>
                <c:pt idx="0">
                  <c:v>6.4927065309999996</c:v>
                </c:pt>
                <c:pt idx="1">
                  <c:v>8.9777571730000005</c:v>
                </c:pt>
                <c:pt idx="2">
                  <c:v>7.6378590229999999</c:v>
                </c:pt>
                <c:pt idx="3">
                  <c:v>8.1881686580000004</c:v>
                </c:pt>
                <c:pt idx="4">
                  <c:v>8.3648079899999992</c:v>
                </c:pt>
                <c:pt idx="5">
                  <c:v>4.1917325200000004</c:v>
                </c:pt>
                <c:pt idx="6">
                  <c:v>5.2834335909999997</c:v>
                </c:pt>
                <c:pt idx="7">
                  <c:v>6.7808117189999999</c:v>
                </c:pt>
                <c:pt idx="8">
                  <c:v>10.158796794000001</c:v>
                </c:pt>
                <c:pt idx="9">
                  <c:v>8.8528927920000005</c:v>
                </c:pt>
              </c:numCache>
            </c:numRef>
          </c:val>
          <c:smooth val="0"/>
          <c:extLst>
            <c:ext xmlns:c16="http://schemas.microsoft.com/office/drawing/2014/chart" uri="{C3380CC4-5D6E-409C-BE32-E72D297353CC}">
              <c16:uniqueId val="{00000004-DA3C-4389-AE0B-FA43C99C7721}"/>
            </c:ext>
          </c:extLst>
        </c:ser>
        <c:ser>
          <c:idx val="5"/>
          <c:order val="5"/>
          <c:tx>
            <c:strRef>
              <c:f>Sheet1!$G$1</c:f>
              <c:strCache>
                <c:ptCount val="1"/>
                <c:pt idx="0">
                  <c:v>6th Node</c:v>
                </c:pt>
              </c:strCache>
            </c:strRef>
          </c:tx>
          <c:spPr>
            <a:ln w="28575" cap="rnd">
              <a:solidFill>
                <a:schemeClr val="accent6"/>
              </a:solidFill>
              <a:round/>
            </a:ln>
            <a:effectLst/>
          </c:spPr>
          <c:marker>
            <c:symbol val="none"/>
          </c:marker>
          <c:cat>
            <c:strRef>
              <c:f>Sheet1!$A$2:$A$11</c:f>
              <c:strCache>
                <c:ptCount val="10"/>
                <c:pt idx="0">
                  <c:v>Tx1</c:v>
                </c:pt>
                <c:pt idx="1">
                  <c:v>Tx2</c:v>
                </c:pt>
                <c:pt idx="2">
                  <c:v>Tx3</c:v>
                </c:pt>
                <c:pt idx="3">
                  <c:v>Tx4</c:v>
                </c:pt>
                <c:pt idx="4">
                  <c:v>Tx5</c:v>
                </c:pt>
                <c:pt idx="5">
                  <c:v>Tx6</c:v>
                </c:pt>
                <c:pt idx="6">
                  <c:v>Tx7</c:v>
                </c:pt>
                <c:pt idx="7">
                  <c:v>Tx8</c:v>
                </c:pt>
                <c:pt idx="8">
                  <c:v>Tx9</c:v>
                </c:pt>
                <c:pt idx="9">
                  <c:v>Tx10</c:v>
                </c:pt>
              </c:strCache>
            </c:strRef>
          </c:cat>
          <c:val>
            <c:numRef>
              <c:f>Sheet1!$G$2:$G$11</c:f>
              <c:numCache>
                <c:formatCode>General</c:formatCode>
                <c:ptCount val="10"/>
                <c:pt idx="0">
                  <c:v>6.5185463930000003</c:v>
                </c:pt>
                <c:pt idx="1">
                  <c:v>8.6372896309999998</c:v>
                </c:pt>
                <c:pt idx="2">
                  <c:v>7.9643436200000002</c:v>
                </c:pt>
                <c:pt idx="3">
                  <c:v>7.9332418369999997</c:v>
                </c:pt>
                <c:pt idx="4">
                  <c:v>7.6767470199999996</c:v>
                </c:pt>
                <c:pt idx="5">
                  <c:v>8.4987160339999992</c:v>
                </c:pt>
                <c:pt idx="6">
                  <c:v>4.9075985060000002</c:v>
                </c:pt>
                <c:pt idx="7">
                  <c:v>5.8868462480000003</c:v>
                </c:pt>
                <c:pt idx="8">
                  <c:v>9.2286682080000002</c:v>
                </c:pt>
                <c:pt idx="9">
                  <c:v>7.3240377079999996</c:v>
                </c:pt>
              </c:numCache>
            </c:numRef>
          </c:val>
          <c:smooth val="0"/>
          <c:extLst>
            <c:ext xmlns:c16="http://schemas.microsoft.com/office/drawing/2014/chart" uri="{C3380CC4-5D6E-409C-BE32-E72D297353CC}">
              <c16:uniqueId val="{00000005-DA3C-4389-AE0B-FA43C99C7721}"/>
            </c:ext>
          </c:extLst>
        </c:ser>
        <c:dLbls>
          <c:showLegendKey val="0"/>
          <c:showVal val="0"/>
          <c:showCatName val="0"/>
          <c:showSerName val="0"/>
          <c:showPercent val="0"/>
          <c:showBubbleSize val="0"/>
        </c:dLbls>
        <c:smooth val="0"/>
        <c:axId val="556776696"/>
        <c:axId val="556778296"/>
      </c:lineChart>
      <c:catAx>
        <c:axId val="556776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 Sample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8296"/>
        <c:crosses val="autoZero"/>
        <c:auto val="1"/>
        <c:lblAlgn val="ctr"/>
        <c:lblOffset val="100"/>
        <c:noMultiLvlLbl val="0"/>
      </c:catAx>
      <c:valAx>
        <c:axId val="556778296"/>
        <c:scaling>
          <c:orientation val="minMax"/>
          <c:max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6776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B1AB88-EF1B-49D1-9254-AE75E3AFE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183</Pages>
  <Words>39002</Words>
  <Characters>222315</Characters>
  <Application>Microsoft Office Word</Application>
  <DocSecurity>0</DocSecurity>
  <Lines>1852</Lines>
  <Paragraphs>521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260796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Petnathean Julled</cp:lastModifiedBy>
  <cp:revision>10</cp:revision>
  <cp:lastPrinted>2021-07-09T14:18:00Z</cp:lastPrinted>
  <dcterms:created xsi:type="dcterms:W3CDTF">2021-07-09T14:18:00Z</dcterms:created>
  <dcterms:modified xsi:type="dcterms:W3CDTF">2021-07-09T14:30:00Z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http://www.zotero.org/styles/sage-vancouver-brackets</vt:lpwstr>
  </property>
  <property fmtid="{D5CDD505-2E9C-101B-9397-08002B2CF9AE}" pid="17" name="Mendeley Recent Style Name 7_1">
    <vt:lpwstr>SAGE - Vancouver (brackets)</vt:lpwstr>
  </property>
  <property fmtid="{D5CDD505-2E9C-101B-9397-08002B2CF9AE}" pid="18" name="Mendeley Recent Style Id 8_1">
    <vt:lpwstr>http://www.zotero.org/styles/springer-vancouver-brackets</vt:lpwstr>
  </property>
  <property fmtid="{D5CDD505-2E9C-101B-9397-08002B2CF9AE}" pid="19" name="Mendeley Recent Style Name 8_1">
    <vt:lpwstr>Springer - Vancouver (brackets)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05e4d2d8-c212-3dcd-9c26-371e1ddf6c1f</vt:lpwstr>
  </property>
  <property fmtid="{D5CDD505-2E9C-101B-9397-08002B2CF9AE}" pid="24" name="Mendeley Citation Style_1">
    <vt:lpwstr>http://www.zotero.org/styles/sage-vancouver-brackets</vt:lpwstr>
  </property>
</Properties>
</file>