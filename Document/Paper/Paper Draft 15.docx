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60EA1" w14:textId="2FC5DDA8" w:rsidR="00D7522C" w:rsidRPr="00F15B10" w:rsidRDefault="00AF2B60" w:rsidP="00F15B10">
      <w:pPr>
        <w:pStyle w:val="papertitle"/>
        <w:spacing w:before="100" w:beforeAutospacing="1" w:after="100" w:afterAutospacing="1"/>
        <w:rPr>
          <w:kern w:val="48"/>
        </w:rPr>
        <w:sectPr w:rsidR="00D7522C" w:rsidRPr="00F15B10" w:rsidSect="00815708">
          <w:footerReference w:type="first" r:id="rId11"/>
          <w:pgSz w:w="11906" w:h="16838" w:code="9"/>
          <w:pgMar w:top="1044" w:right="893" w:bottom="1440" w:left="893" w:header="720" w:footer="720" w:gutter="0"/>
          <w:cols w:space="720"/>
          <w:titlePg/>
          <w:docGrid w:linePitch="360"/>
        </w:sectPr>
      </w:pPr>
      <w:r>
        <w:rPr>
          <w:kern w:val="48"/>
        </w:rPr>
        <w:t>Implementating Cross-Enterprise Document Sharing (XDS</w:t>
      </w:r>
      <w:r w:rsidR="001B62BA">
        <w:rPr>
          <w:kern w:val="48"/>
        </w:rPr>
        <w:t>.b</w:t>
      </w:r>
      <w:r>
        <w:rPr>
          <w:kern w:val="48"/>
        </w:rPr>
        <w:t>) based on Blockchain Technology</w:t>
      </w:r>
    </w:p>
    <w:p w14:paraId="6E44AB5B" w14:textId="3F6C6774" w:rsidR="00EA6834" w:rsidRDefault="00EA6834">
      <w:pPr>
        <w:sectPr w:rsidR="00EA6834" w:rsidSect="003B4E04">
          <w:type w:val="continuous"/>
          <w:pgSz w:w="11906" w:h="16838" w:code="9"/>
          <w:pgMar w:top="450" w:right="893" w:bottom="1440" w:left="893" w:header="720" w:footer="720" w:gutter="0"/>
          <w:cols w:num="3" w:space="720"/>
          <w:docGrid w:linePitch="360"/>
        </w:sectPr>
      </w:pPr>
    </w:p>
    <w:p w14:paraId="5B6EBD8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26A3E29" w14:textId="0C8E36E2" w:rsidR="004D72B5" w:rsidRPr="00E063FE" w:rsidRDefault="00EB4234" w:rsidP="00972203">
      <w:pPr>
        <w:pStyle w:val="Abstract"/>
        <w:rPr>
          <w:i/>
          <w:iCs/>
        </w:rPr>
      </w:pPr>
      <w:r w:rsidRPr="00EB4234">
        <w:t xml:space="preserve"> </w:t>
      </w:r>
      <w:r w:rsidRPr="00EB4234">
        <w:rPr>
          <w:i/>
          <w:iCs/>
          <w:noProof/>
        </w:rPr>
        <w:t>Healthcare information sharing and interoperability between healthcare organizations are important factors to healthcare quality and safety since a patient may require medical services and consultations from different healthcare providers. Many challenges inhibit successful data sharing such as data integrity, security, and privacy. Integrating Healthcare Enterprise (IHE) provides Cross-Enterprise Document Sharing</w:t>
      </w:r>
      <w:r w:rsidR="00933418">
        <w:rPr>
          <w:i/>
          <w:iCs/>
          <w:noProof/>
        </w:rPr>
        <w:t>-b</w:t>
      </w:r>
      <w:r w:rsidRPr="00EB4234">
        <w:rPr>
          <w:i/>
          <w:iCs/>
          <w:noProof/>
        </w:rPr>
        <w:t xml:space="preserve"> (XDS</w:t>
      </w:r>
      <w:r w:rsidR="00933418">
        <w:rPr>
          <w:i/>
          <w:iCs/>
          <w:noProof/>
        </w:rPr>
        <w:t>.b</w:t>
      </w:r>
      <w:r w:rsidRPr="00EB4234">
        <w:rPr>
          <w:i/>
          <w:iCs/>
          <w:noProof/>
        </w:rPr>
        <w:t xml:space="preserve">) profile that allows the adopted organizations to share health documents between </w:t>
      </w:r>
      <w:r w:rsidR="00AF6A33">
        <w:rPr>
          <w:i/>
          <w:iCs/>
          <w:noProof/>
        </w:rPr>
        <w:t>each others</w:t>
      </w:r>
      <w:r w:rsidRPr="00EB4234">
        <w:rPr>
          <w:i/>
          <w:iCs/>
          <w:noProof/>
        </w:rPr>
        <w:t>. No specific security implementations were endorsed</w:t>
      </w:r>
      <w:r w:rsidR="00F72FD8">
        <w:rPr>
          <w:i/>
          <w:iCs/>
          <w:noProof/>
        </w:rPr>
        <w:t xml:space="preserve"> for </w:t>
      </w:r>
      <w:r w:rsidR="0019208E">
        <w:rPr>
          <w:i/>
          <w:iCs/>
          <w:noProof/>
        </w:rPr>
        <w:t>XDS</w:t>
      </w:r>
      <w:r w:rsidR="00933418">
        <w:rPr>
          <w:i/>
          <w:iCs/>
          <w:noProof/>
        </w:rPr>
        <w:t>.b</w:t>
      </w:r>
      <w:r w:rsidRPr="00EB4234">
        <w:rPr>
          <w:i/>
          <w:iCs/>
          <w:noProof/>
        </w:rPr>
        <w:t>,</w:t>
      </w:r>
      <w:r w:rsidR="00273FDA">
        <w:rPr>
          <w:i/>
          <w:iCs/>
          <w:noProof/>
        </w:rPr>
        <w:t xml:space="preserve"> </w:t>
      </w:r>
      <w:r w:rsidRPr="00EB4234">
        <w:rPr>
          <w:i/>
          <w:iCs/>
          <w:noProof/>
        </w:rPr>
        <w:t xml:space="preserve">which allows latest security technologies to be applied. Healthcare domain has become a major target in emerging cyber-security threats. These threats increase difficulty to maintain secure health information sharing network. These cyberthreats can compromise integrity and availability of data and </w:t>
      </w:r>
      <w:r w:rsidR="00EE346E">
        <w:rPr>
          <w:i/>
          <w:iCs/>
          <w:noProof/>
        </w:rPr>
        <w:t>a</w:t>
      </w:r>
      <w:r w:rsidR="00EE346E" w:rsidRPr="00EB4234">
        <w:rPr>
          <w:i/>
          <w:iCs/>
          <w:noProof/>
        </w:rPr>
        <w:t xml:space="preserve">ffect </w:t>
      </w:r>
      <w:r w:rsidRPr="00EB4234">
        <w:rPr>
          <w:i/>
          <w:iCs/>
          <w:noProof/>
        </w:rPr>
        <w:t xml:space="preserve">patient’s life. Blockchain technology can be used to solve health information sharing issues. A novel method using Blockchain technology to ensure health information integrity and availability is implemented, demonstrated and </w:t>
      </w:r>
      <w:r w:rsidRPr="004D50EC">
        <w:rPr>
          <w:i/>
          <w:iCs/>
          <w:noProof/>
        </w:rPr>
        <w:t>freely available,</w:t>
      </w:r>
      <w:r w:rsidRPr="00EB4234">
        <w:rPr>
          <w:i/>
          <w:iCs/>
          <w:noProof/>
        </w:rPr>
        <w:t xml:space="preserve">  allowing health document sharing through decentralized network while addressing cyber-security issues through unique characteristics of Blockchain technology.</w:t>
      </w:r>
    </w:p>
    <w:p w14:paraId="00DF7B5F" w14:textId="46DC2457" w:rsidR="009303D9" w:rsidRPr="004D72B5" w:rsidRDefault="0093118F" w:rsidP="00972203">
      <w:pPr>
        <w:pStyle w:val="Keywords"/>
      </w:pPr>
      <w:r w:rsidRPr="004D72B5">
        <w:t>Keywords—</w:t>
      </w:r>
      <w:r>
        <w:t xml:space="preserve">health information, interoperability, information sharing, information security, blockchain, smart contract, </w:t>
      </w:r>
      <w:proofErr w:type="spellStart"/>
      <w:r>
        <w:t>ihe</w:t>
      </w:r>
      <w:proofErr w:type="spellEnd"/>
      <w:r>
        <w:t xml:space="preserve">, </w:t>
      </w:r>
      <w:proofErr w:type="spellStart"/>
      <w:r w:rsidR="005D58E2">
        <w:t>XDS.b</w:t>
      </w:r>
      <w:proofErr w:type="spellEnd"/>
      <w:r w:rsidRPr="004D72B5" w:rsidDel="0093118F">
        <w:t xml:space="preserve"> </w:t>
      </w:r>
    </w:p>
    <w:p w14:paraId="713CD338" w14:textId="75E75059" w:rsidR="001F0AA6" w:rsidRPr="00682D2B" w:rsidRDefault="009303D9" w:rsidP="00E7596C">
      <w:pPr>
        <w:pStyle w:val="Heading1"/>
      </w:pPr>
      <w:r w:rsidRPr="00D632BE">
        <w:t>Introduction</w:t>
      </w:r>
    </w:p>
    <w:p w14:paraId="2A11EAB3" w14:textId="026FF496" w:rsidR="00442CD0" w:rsidRPr="00E13247" w:rsidRDefault="009005FE" w:rsidP="00E9316E">
      <w:pPr>
        <w:pStyle w:val="BodyText"/>
        <w:tabs>
          <w:tab w:val="left" w:pos="4680"/>
        </w:tabs>
        <w:jc w:val="thaiDistribute"/>
        <w:rPr>
          <w:lang w:val="en-US"/>
        </w:rPr>
      </w:pPr>
      <w:r w:rsidRPr="009005FE">
        <w:rPr>
          <w:lang w:val="en-US"/>
        </w:rPr>
        <w:t xml:space="preserve">The increasing demand for more secure and high-quality healthcare services, as well as operational efficiency, all have a significant impact on patient care and economic outcomes. </w:t>
      </w:r>
      <w:r w:rsidR="00E7226F" w:rsidRPr="00E7226F">
        <w:rPr>
          <w:lang w:val="en-US"/>
        </w:rPr>
        <w:t>Healthcare information sharing and interoperability among healthcare organizations are two critical components to improving the quality of healthcare services.</w:t>
      </w:r>
      <w:r w:rsidR="00E7226F" w:rsidRPr="00E7226F" w:rsidDel="00E7226F">
        <w:rPr>
          <w:lang w:val="en-US"/>
        </w:rPr>
        <w:t xml:space="preserve"> </w:t>
      </w:r>
      <w:r w:rsidR="002D3C43">
        <w:rPr>
          <w:lang w:val="en-US"/>
        </w:rPr>
        <w:t>Generally, p</w:t>
      </w:r>
      <w:r w:rsidRPr="009005FE">
        <w:rPr>
          <w:lang w:val="en-US"/>
        </w:rPr>
        <w:t xml:space="preserve">atients' health records </w:t>
      </w:r>
      <w:r w:rsidR="002D3C43">
        <w:rPr>
          <w:lang w:val="en-US"/>
        </w:rPr>
        <w:t xml:space="preserve">of an individual </w:t>
      </w:r>
      <w:r w:rsidRPr="009005FE">
        <w:rPr>
          <w:lang w:val="en-US"/>
        </w:rPr>
        <w:t xml:space="preserve">are scattered across multiple healthcare organizations, which may be </w:t>
      </w:r>
      <w:proofErr w:type="gramStart"/>
      <w:r w:rsidRPr="009005FE">
        <w:rPr>
          <w:lang w:val="en-US"/>
        </w:rPr>
        <w:t>due to the fact that</w:t>
      </w:r>
      <w:proofErr w:type="gramEnd"/>
      <w:r w:rsidRPr="009005FE">
        <w:rPr>
          <w:lang w:val="en-US"/>
        </w:rPr>
        <w:t xml:space="preserve"> various medical services are offered by various providers. Each healthcare provider's methods, processes, and workflow are unique in how they manage healthcare information. This complicates interoperability between health information systems. </w:t>
      </w:r>
      <w:r w:rsidR="003705FD" w:rsidRPr="003705FD">
        <w:rPr>
          <w:lang w:val="en-US"/>
        </w:rPr>
        <w:t>Sharing health information with third parties who do not adhere to security standards and practices could expose patients, businesses, and organizations to risk.</w:t>
      </w:r>
      <w:r w:rsidRPr="009005FE">
        <w:rPr>
          <w:lang w:val="en-US"/>
        </w:rPr>
        <w:t xml:space="preserve"> The </w:t>
      </w:r>
      <w:r w:rsidRPr="00FF7A21">
        <w:rPr>
          <w:lang w:val="en-US"/>
        </w:rPr>
        <w:t>risk-reward ratio associated</w:t>
      </w:r>
      <w:r w:rsidRPr="009005FE">
        <w:rPr>
          <w:lang w:val="en-US"/>
        </w:rPr>
        <w:t xml:space="preserve"> with sharing patient information between healthcare institutions may be unfavorable if done incorrectly. </w:t>
      </w:r>
      <w:r w:rsidR="008C631F" w:rsidRPr="008C631F">
        <w:rPr>
          <w:lang w:val="en-US"/>
        </w:rPr>
        <w:t xml:space="preserve">These interoperation problems cause a huge decrease in efficiency in healthcare operations and result in a lower quality of healthcare service </w:t>
      </w:r>
      <w:r w:rsidR="007D1814">
        <w:rPr>
          <w:lang w:val="en-US"/>
        </w:rPr>
        <w:fldChar w:fldCharType="begin" w:fldLock="1"/>
      </w:r>
      <w:r w:rsidR="00A87402">
        <w:rPr>
          <w:lang w:val="en-US"/>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Have","type":"webpage"},"uris":["http://www.mendeley.com/documents/?uuid=92594bd6-3ac9-3886-8dd6-e997230ea861"]},{"id":"ITEM-3","itemData":{"author":[{"dropping-particle":"","family":"Carestream Health","given":"","non-dropping-particle":"","parse-names":false,"suffix":""}],"id":"ITEM-3","issued":{"date-parts":[["2015"]]},"page":"1-9","title":"Interoperability : Connecting the Healthcare Enterprise to Deliver Responsive Patient Care","type":"article-journal"},"uris":["http://www.mendeley.com/documents/?uuid=90c8fa3d-3af7-49e5-b1bf-73694a0dc7e0"]},{"id":"ITEM-4","itemData":{"URL":"https://orionhealth.com/global/knowledge-hub/blogs/why-is-interoperability-so-important-for-healthcare-organisations/","accessed":{"date-parts":[["2019","4","27"]]},"author":[{"dropping-particle":"","family":"Dr.David Hay","given":"","non-dropping-particle":"","parse-names":false,"suffix":""}],"id":"ITEM-4","issued":{"date-parts":[["0"]]},"title":"Why is interoperability so important for healthcare organisations? | Orion Health","type":"webpage"},"uris":["http://www.mendeley.com/documents/?uuid=139aa58e-e84b-3110-9abc-c639c2e98cea"]},{"id":"ITEM-5","itemData":{"URL":"https://www.redoxengine.com/blog/why-healthcare-interoperability-matters/","accessed":{"date-parts":[["2019","4","27"]]},"author":[{"dropping-particle":"","family":"Paige Goodhew","given":"","non-dropping-particle":"","parse-names":false,"suffix":""}],"id":"ITEM-5","issued":{"date-parts":[["0"]]},"title":"Why Healthcare Interoperability Matters | Redox","type":"webpage"},"uris":["http://www.mendeley.com/documents/?uuid=a8eb55b3-ece9-38d6-8a6c-c3b792143319"]},{"id":"ITEM-6","itemData":{"author":[{"dropping-particle":"","family":"Oracle","given":"","non-dropping-particle":"","parse-names":false,"suffix":""}],"container-title":"Solutions","id":"ITEM-6","issue":"November","issued":{"date-parts":[["2010"]]},"title":"Interoperability : A Key to Meaningful Use","type":"article-journal"},"uris":["http://www.mendeley.com/documents/?uuid=87a55203-0514-4c8f-a7aa-d26836c99a6b"]},{"id":"ITEM-7","itemData":{"URL":"https://www.himss.org/library/interoperability-standards/what-is-interoperability","accessed":{"date-parts":[["2019","4","27"]]},"author":[{"dropping-particle":"","family":"HIMSS","given":"","non-dropping-particle":"","parse-names":false,"suffix":""}],"id":"ITEM-7","issued":{"date-parts":[["0"]]},"title":"What is Interoperability?","type":"webpage"},"uris":["http://www.mendeley.com/documents/?uuid=0e85866d-afaa-314b-8fc8-be6b5e4a7307"]},{"id":"ITEM-8","itemData":{"abstract":"Oficial definition of interoperability","author":[{"dropping-particle":"","family":"Healthcare Information and Management Systems Society","given":"","non-dropping-particle":"","parse-names":false,"suffix":""}],"container-title":"Himss","id":"ITEM-8","issued":{"date-parts":[["2013"]]},"page":"2013","title":"Definition of Interoperability","type":"article-journal"},"uris":["http://www.mendeley.com/documents/?uuid=c8258935-056e-4e6b-81d2-473a6413c2de"]}],"mendeley":{"formattedCitation":"[1]–[8]","manualFormatting":"[1–8]","plainTextFormattedCitation":"[1]–[8]","previouslyFormattedCitation":"[1]–[8]"},"properties":{"noteIndex":0},"schema":"https://github.com/citation-style-language/schema/raw/master/csl-citation.json"}</w:instrText>
      </w:r>
      <w:r w:rsidR="007D1814">
        <w:rPr>
          <w:lang w:val="en-US"/>
        </w:rPr>
        <w:fldChar w:fldCharType="separate"/>
      </w:r>
      <w:r w:rsidR="007D1814" w:rsidRPr="007D1814">
        <w:rPr>
          <w:noProof/>
          <w:lang w:val="en-US"/>
        </w:rPr>
        <w:t>[1–8]</w:t>
      </w:r>
      <w:r w:rsidR="007D1814">
        <w:rPr>
          <w:lang w:val="en-US"/>
        </w:rPr>
        <w:fldChar w:fldCharType="end"/>
      </w:r>
      <w:r w:rsidR="008C631F" w:rsidRPr="008C631F">
        <w:rPr>
          <w:lang w:val="en-US"/>
        </w:rPr>
        <w:t>.</w:t>
      </w:r>
      <w:r w:rsidR="008C631F">
        <w:rPr>
          <w:lang w:val="en-US"/>
        </w:rPr>
        <w:t xml:space="preserve"> </w:t>
      </w:r>
    </w:p>
    <w:p w14:paraId="5A5AFD5A" w14:textId="4169C54C" w:rsidR="00E9707B" w:rsidRDefault="0028747B" w:rsidP="00814639">
      <w:pPr>
        <w:pStyle w:val="BodyText"/>
        <w:tabs>
          <w:tab w:val="left" w:pos="4680"/>
        </w:tabs>
        <w:spacing w:after="0"/>
        <w:jc w:val="thaiDistribute"/>
        <w:rPr>
          <w:color w:val="FF0000"/>
          <w:lang w:val="en-US"/>
        </w:rPr>
      </w:pPr>
      <w:r>
        <w:rPr>
          <w:lang w:val="en-US"/>
        </w:rPr>
        <w:t>To</w:t>
      </w:r>
      <w:r w:rsidR="00976CD3" w:rsidRPr="00E13247">
        <w:rPr>
          <w:lang w:val="en-US"/>
        </w:rPr>
        <w:t xml:space="preserve"> address these mentioned issues, there are many initiatives </w:t>
      </w:r>
      <w:r w:rsidR="004E139F">
        <w:rPr>
          <w:lang w:val="en-US"/>
        </w:rPr>
        <w:fldChar w:fldCharType="begin" w:fldLock="1"/>
      </w:r>
      <w:r w:rsidR="004E139F">
        <w:rPr>
          <w:lang w:val="en-US"/>
        </w:rPr>
        <w:instrText>ADDIN CSL_CITATION {"citationItems":[{"id":"ITEM-1","itemData":{"DOI":"10.1007/978-0-387-21721-5_6","ISBN":"9780387217215","abstract":"Ever since Eli Whitney developed interchangeable parts for rifle assembly, standards have been created and used to make things or processes work more easily and economically—or, sometimes, to work at all. A standard can be defined in many physical forms, but essentially it comprises a set of rules and definitions that specify how to carry out a process or produce a product. Sometimes, a standard is useful because it provides a way to solve a problem that other people can use without having to start from scratch. Generally, though, a standard is useful because it permits two or more disassociated people to work in some cooperative way. Every time you screw in a light bulb or play a music cassette, you are taking advantage of a standard. Some standards evolve over time1; others are developed deliberately.","author":[{"dropping-particle":"","family":"Hammond","given":"W. Edward","non-dropping-particle":"","parse-names":false,"suffix":""},{"dropping-particle":"","family":"Cimino","given":"James J.","non-dropping-particle":"","parse-names":false,"suffix":""}],"id":"ITEM-1","issue":"December","issued":{"date-parts":[["2001"]]},"number-of-pages":"212-256","title":"Standards in Medical Informatics","type":"book"},"uris":["http://www.mendeley.com/documents/?uuid=31665180-97f1-4b84-a6fe-1114c92319eb"]}],"mendeley":{"formattedCitation":"[9]","plainTextFormattedCitation":"[9]","previouslyFormattedCitation":"[9]"},"properties":{"noteIndex":0},"schema":"https://github.com/citation-style-language/schema/raw/master/csl-citation.json"}</w:instrText>
      </w:r>
      <w:r w:rsidR="004E139F">
        <w:rPr>
          <w:lang w:val="en-US"/>
        </w:rPr>
        <w:fldChar w:fldCharType="separate"/>
      </w:r>
      <w:r w:rsidR="004E139F" w:rsidRPr="004E139F">
        <w:rPr>
          <w:noProof/>
          <w:lang w:val="en-US"/>
        </w:rPr>
        <w:t>[9]</w:t>
      </w:r>
      <w:r w:rsidR="004E139F">
        <w:rPr>
          <w:lang w:val="en-US"/>
        </w:rPr>
        <w:fldChar w:fldCharType="end"/>
      </w:r>
      <w:r w:rsidR="004E139F">
        <w:rPr>
          <w:lang w:val="en-US"/>
        </w:rPr>
        <w:t xml:space="preserve"> like DICOM </w:t>
      </w:r>
      <w:r w:rsidR="004E139F">
        <w:rPr>
          <w:lang w:val="en-US"/>
        </w:rPr>
        <w:fldChar w:fldCharType="begin" w:fldLock="1"/>
      </w:r>
      <w:r w:rsidR="004E139F">
        <w:rPr>
          <w:lang w:val="en-US"/>
        </w:rPr>
        <w:instrText>ADDIN CSL_CITATION {"citationItems":[{"id":"ITEM-1","itemData":{"author":[{"dropping-particle":"","family":"Rosslyn","given":"Street","non-dropping-particle":"","parse-names":false,"suffix":""}],"container-title":"DICOM Standard","id":"ITEM-1","issued":{"date-parts":[["2011"]]},"title":"DICOM PS 3.15 Security and System Management Profiles","type":"article-journal"},"uris":["http://www.mendeley.com/documents/?uuid=fb81d46f-4d5d-4955-ae45-b80a155e9e9f"]},{"id":"ITEM-2","itemData":{"URL":"https://www.dicomlibrary.com/dicom/sop/","accessed":{"date-parts":[["2018","10","22"]]},"author":[{"dropping-particle":"","family":"DICOM Library","given":"","non-dropping-particle":"","parse-names":false,"suffix":""}],"id":"ITEM-2","issued":{"date-parts":[["0"]]},"title":"About DICOM SOPs","type":"webpage"},"uris":["http://www.mendeley.com/documents/?uuid=99bb95e9-9c25-3443-a1b5-aee9a0efb9da"]}],"mendeley":{"formattedCitation":"[10], [11]","manualFormatting":"[10–11]","plainTextFormattedCitation":"[10], [11]","previouslyFormattedCitation":"[10], [11]"},"properties":{"noteIndex":0},"schema":"https://github.com/citation-style-language/schema/raw/master/csl-citation.json"}</w:instrText>
      </w:r>
      <w:r w:rsidR="004E139F">
        <w:rPr>
          <w:lang w:val="en-US"/>
        </w:rPr>
        <w:fldChar w:fldCharType="separate"/>
      </w:r>
      <w:r w:rsidR="004E139F" w:rsidRPr="004E139F">
        <w:rPr>
          <w:noProof/>
          <w:lang w:val="en-US"/>
        </w:rPr>
        <w:t>[10–11]</w:t>
      </w:r>
      <w:r w:rsidR="004E139F">
        <w:rPr>
          <w:lang w:val="en-US"/>
        </w:rPr>
        <w:fldChar w:fldCharType="end"/>
      </w:r>
      <w:r w:rsidR="004E139F">
        <w:rPr>
          <w:lang w:val="en-US"/>
        </w:rPr>
        <w:t xml:space="preserve">, HL7 </w:t>
      </w:r>
      <w:r w:rsidR="004E139F">
        <w:rPr>
          <w:lang w:val="en-US"/>
        </w:rPr>
        <w:fldChar w:fldCharType="begin" w:fldLock="1"/>
      </w:r>
      <w:r w:rsidR="004E139F">
        <w:rPr>
          <w:lang w:val="en-US"/>
        </w:rPr>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4E139F">
        <w:rPr>
          <w:lang w:val="en-US"/>
        </w:rPr>
        <w:fldChar w:fldCharType="separate"/>
      </w:r>
      <w:r w:rsidR="004E139F" w:rsidRPr="004E139F">
        <w:rPr>
          <w:noProof/>
          <w:lang w:val="en-US"/>
        </w:rPr>
        <w:t>[12]</w:t>
      </w:r>
      <w:r w:rsidR="004E139F">
        <w:rPr>
          <w:lang w:val="en-US"/>
        </w:rPr>
        <w:fldChar w:fldCharType="end"/>
      </w:r>
      <w:r w:rsidR="004E139F">
        <w:rPr>
          <w:lang w:val="en-US"/>
        </w:rPr>
        <w:t xml:space="preserve">, FHIR </w:t>
      </w:r>
      <w:r w:rsidR="004E139F">
        <w:rPr>
          <w:lang w:val="en-US"/>
        </w:rPr>
        <w:fldChar w:fldCharType="begin" w:fldLock="1"/>
      </w:r>
      <w:r w:rsidR="00550F62">
        <w:rPr>
          <w:lang w:val="en-US"/>
        </w:rPr>
        <w:instrText>ADDIN CSL_CITATION {"citationItems":[{"id":"ITEM-1","itemData":{"URL":"https://www.hl7.org/fhir/","accessed":{"date-parts":[["2020","10","13"]]},"id":"ITEM-1","issued":{"date-parts":[["0"]]},"title":"FHIR v4.0.1","type":"webpage"},"uris":["http://www.mendeley.com/documents/?uuid=e4f332da-8036-47a5-839c-648a80945bd7"]}],"mendeley":{"formattedCitation":"[13]","plainTextFormattedCitation":"[13]","previouslyFormattedCitation":"[13]"},"properties":{"noteIndex":0},"schema":"https://github.com/citation-style-language/schema/raw/master/csl-citation.json"}</w:instrText>
      </w:r>
      <w:r w:rsidR="004E139F">
        <w:rPr>
          <w:lang w:val="en-US"/>
        </w:rPr>
        <w:fldChar w:fldCharType="separate"/>
      </w:r>
      <w:r w:rsidR="004E139F" w:rsidRPr="004E139F">
        <w:rPr>
          <w:noProof/>
          <w:lang w:val="en-US"/>
        </w:rPr>
        <w:t>[13]</w:t>
      </w:r>
      <w:r w:rsidR="004E139F">
        <w:rPr>
          <w:lang w:val="en-US"/>
        </w:rPr>
        <w:fldChar w:fldCharType="end"/>
      </w:r>
      <w:r w:rsidR="004B4709">
        <w:rPr>
          <w:lang w:val="en-US"/>
        </w:rPr>
        <w:t xml:space="preserve">, and IHE </w:t>
      </w:r>
      <w:r w:rsidR="004B4709">
        <w:rPr>
          <w:lang w:val="en-US"/>
        </w:rPr>
        <w:fldChar w:fldCharType="begin" w:fldLock="1"/>
      </w:r>
      <w:r w:rsidR="00F938D1">
        <w:rPr>
          <w:lang w:val="en-US"/>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4B4709">
        <w:rPr>
          <w:lang w:val="en-US"/>
        </w:rPr>
        <w:fldChar w:fldCharType="separate"/>
      </w:r>
      <w:r w:rsidR="004B4709" w:rsidRPr="004B4709">
        <w:rPr>
          <w:noProof/>
          <w:lang w:val="en-US"/>
        </w:rPr>
        <w:t>[14]</w:t>
      </w:r>
      <w:r w:rsidR="004B4709">
        <w:rPr>
          <w:lang w:val="en-US"/>
        </w:rPr>
        <w:fldChar w:fldCharType="end"/>
      </w:r>
      <w:r w:rsidR="004E139F">
        <w:rPr>
          <w:lang w:val="en-US"/>
        </w:rPr>
        <w:t xml:space="preserve"> </w:t>
      </w:r>
      <w:r w:rsidR="00976CD3" w:rsidRPr="00E13247">
        <w:rPr>
          <w:lang w:val="en-US"/>
        </w:rPr>
        <w:t xml:space="preserve">to standardize healthcare information technology with the goal of allowing healthcare organizations to be able to exchange patients' information with one another. Amongst them, the Integrating Healthcare Enterprise (IHE) </w:t>
      </w:r>
      <w:r w:rsidR="00550F62">
        <w:rPr>
          <w:lang w:val="en-US"/>
        </w:rPr>
        <w:fldChar w:fldCharType="begin" w:fldLock="1"/>
      </w:r>
      <w:r w:rsidR="007B76AB">
        <w:rPr>
          <w:lang w:val="en-US"/>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550F62">
        <w:rPr>
          <w:lang w:val="en-US"/>
        </w:rPr>
        <w:fldChar w:fldCharType="separate"/>
      </w:r>
      <w:r w:rsidR="00550F62" w:rsidRPr="00550F62">
        <w:rPr>
          <w:noProof/>
          <w:lang w:val="en-US"/>
        </w:rPr>
        <w:t>[14]</w:t>
      </w:r>
      <w:r w:rsidR="00550F62">
        <w:rPr>
          <w:lang w:val="en-US"/>
        </w:rPr>
        <w:fldChar w:fldCharType="end"/>
      </w:r>
      <w:r>
        <w:rPr>
          <w:lang w:val="en-US"/>
        </w:rPr>
        <w:t xml:space="preserve"> </w:t>
      </w:r>
      <w:r w:rsidR="00976CD3" w:rsidRPr="00E13247">
        <w:rPr>
          <w:lang w:val="en-US"/>
        </w:rPr>
        <w:t xml:space="preserve">is an initiative that provides a standardized framework that emphasizes enabling interoperability between each unit of healthcare services workflow. To address the issue of health </w:t>
      </w:r>
      <w:r w:rsidR="00976CD3" w:rsidRPr="00E13247">
        <w:rPr>
          <w:lang w:val="en-US"/>
        </w:rPr>
        <w:t>information sharing between multiple organizations, IHE has provided the Cross-Enterprise Document Sharing Profile</w:t>
      </w:r>
      <w:r w:rsidR="00C5705C">
        <w:rPr>
          <w:lang w:val="en-US"/>
        </w:rPr>
        <w:t xml:space="preserve"> (</w:t>
      </w:r>
      <w:proofErr w:type="spellStart"/>
      <w:r w:rsidR="00C5705C">
        <w:rPr>
          <w:lang w:val="en-US"/>
        </w:rPr>
        <w:t>XDS.b</w:t>
      </w:r>
      <w:proofErr w:type="spellEnd"/>
      <w:r w:rsidR="00C5705C">
        <w:rPr>
          <w:lang w:val="en-US"/>
        </w:rPr>
        <w:t xml:space="preserve"> Profile)</w:t>
      </w:r>
      <w:r>
        <w:rPr>
          <w:lang w:val="en-US"/>
        </w:rPr>
        <w:t xml:space="preserve"> </w:t>
      </w:r>
      <w:r w:rsidR="007B76AB">
        <w:rPr>
          <w:lang w:val="en-US"/>
        </w:rPr>
        <w:fldChar w:fldCharType="begin" w:fldLock="1"/>
      </w:r>
      <w:r w:rsidR="00CA04D8">
        <w:rPr>
          <w:lang w:val="en-US"/>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7B76AB">
        <w:rPr>
          <w:lang w:val="en-US"/>
        </w:rPr>
        <w:fldChar w:fldCharType="separate"/>
      </w:r>
      <w:r w:rsidR="007B76AB" w:rsidRPr="007B76AB">
        <w:rPr>
          <w:noProof/>
          <w:lang w:val="en-US"/>
        </w:rPr>
        <w:t>[15]</w:t>
      </w:r>
      <w:r w:rsidR="007B76AB">
        <w:rPr>
          <w:lang w:val="en-US"/>
        </w:rPr>
        <w:fldChar w:fldCharType="end"/>
      </w:r>
      <w:r w:rsidR="00976CD3" w:rsidRPr="00E13247">
        <w:rPr>
          <w:lang w:val="en-US"/>
        </w:rPr>
        <w:t>. Th</w:t>
      </w:r>
      <w:r w:rsidR="001950D1">
        <w:rPr>
          <w:lang w:val="en-US"/>
        </w:rPr>
        <w:t>is</w:t>
      </w:r>
      <w:r w:rsidR="00976CD3" w:rsidRPr="00E13247">
        <w:rPr>
          <w:lang w:val="en-US"/>
        </w:rPr>
        <w:t xml:space="preserve"> </w:t>
      </w:r>
      <w:r w:rsidR="001950D1">
        <w:rPr>
          <w:lang w:val="en-US"/>
        </w:rPr>
        <w:t>p</w:t>
      </w:r>
      <w:r w:rsidR="00976CD3" w:rsidRPr="00E13247">
        <w:rPr>
          <w:lang w:val="en-US"/>
        </w:rPr>
        <w:t xml:space="preserve">rofile offers a detailed framework for software developers and system architects about how different enterprises share their health documents with each other. The </w:t>
      </w:r>
      <w:r w:rsidR="001950D1">
        <w:rPr>
          <w:lang w:val="en-US"/>
        </w:rPr>
        <w:t>p</w:t>
      </w:r>
      <w:r w:rsidR="00976CD3" w:rsidRPr="00E13247">
        <w:rPr>
          <w:lang w:val="en-US"/>
        </w:rPr>
        <w:t>rofile also acts as a guideline, providing essential protocols for system implementers to follow.</w:t>
      </w:r>
      <w:r w:rsidR="00264EAE" w:rsidRPr="00E13247">
        <w:rPr>
          <w:lang w:val="en-US"/>
        </w:rPr>
        <w:t xml:space="preserve"> </w:t>
      </w:r>
    </w:p>
    <w:p w14:paraId="1C95098C" w14:textId="104F726F" w:rsidR="00BA6D7F" w:rsidRPr="00AC5B74" w:rsidRDefault="00802965" w:rsidP="00AC5B74">
      <w:pPr>
        <w:jc w:val="thaiDistribute"/>
        <w:rPr>
          <w:rFonts w:cs="Angsana New"/>
          <w:szCs w:val="25"/>
          <w:cs/>
          <w:lang w:bidi="th-TH"/>
        </w:rPr>
      </w:pPr>
      <w:r>
        <w:rPr>
          <w:rFonts w:cs="Angsana New"/>
          <w:color w:val="FF0000"/>
          <w:szCs w:val="25"/>
          <w:lang w:bidi="th-TH"/>
        </w:rPr>
        <w:t xml:space="preserve">      </w:t>
      </w:r>
      <w:r w:rsidR="00D11DCC">
        <w:rPr>
          <w:rFonts w:cs="Angsana New"/>
          <w:szCs w:val="25"/>
          <w:lang w:bidi="th-TH"/>
        </w:rPr>
        <w:t>Besides</w:t>
      </w:r>
      <w:r w:rsidR="00753FC3" w:rsidRPr="00E13247">
        <w:rPr>
          <w:rFonts w:cs="Angsana New"/>
          <w:szCs w:val="25"/>
          <w:lang w:bidi="th-TH"/>
        </w:rPr>
        <w:t xml:space="preserve"> the issue regarding health information sharing between different enterprises, cyber-security threats </w:t>
      </w:r>
      <w:r w:rsidR="00D11DCC">
        <w:rPr>
          <w:rFonts w:cs="Angsana New"/>
          <w:szCs w:val="25"/>
          <w:lang w:bidi="th-TH"/>
        </w:rPr>
        <w:t>have been an important</w:t>
      </w:r>
      <w:r w:rsidR="00753FC3" w:rsidRPr="00E13247">
        <w:rPr>
          <w:rFonts w:cs="Angsana New"/>
          <w:szCs w:val="25"/>
          <w:lang w:bidi="th-TH"/>
        </w:rPr>
        <w:t xml:space="preserve"> issue threatening the healthcare domain.</w:t>
      </w:r>
      <w:r w:rsidR="009F4B0C">
        <w:rPr>
          <w:rFonts w:cs="Angsana New"/>
          <w:szCs w:val="25"/>
          <w:lang w:bidi="th-TH"/>
        </w:rPr>
        <w:t xml:space="preserve"> </w:t>
      </w:r>
      <w:r w:rsidR="00753FC3" w:rsidRPr="00E13247">
        <w:rPr>
          <w:rFonts w:cs="Angsana New"/>
          <w:szCs w:val="25"/>
          <w:lang w:bidi="th-TH"/>
        </w:rPr>
        <w:t xml:space="preserve">Since 1989 </w:t>
      </w:r>
      <w:r w:rsidR="00123B02">
        <w:rPr>
          <w:rFonts w:cs="Angsana New"/>
          <w:szCs w:val="25"/>
          <w:lang w:bidi="th-TH"/>
        </w:rPr>
        <w:fldChar w:fldCharType="begin" w:fldLock="1"/>
      </w:r>
      <w:r w:rsidR="00C027B0">
        <w:rPr>
          <w:rFonts w:cs="Angsana New"/>
          <w:szCs w:val="25"/>
          <w:lang w:bidi="th-TH"/>
        </w:rPr>
        <w:instrText>ADDIN CSL_CITATION {"citationItems":[{"id":"ITEM-1","itemData":{"URL":"https://www.beckershospitalreview.com/healthcare-information-technology/first-known-ransomware-attack-in-1989-also-targeted-healthcare.html","accessed":{"date-parts":[["2021","10","29"]]},"id":"ITEM-1","issued":{"date-parts":[["0"]]},"title":"First known ransomware attack in 1989 also targeted healthcare","type":"webpage"},"uris":["http://www.mendeley.com/documents/?uuid=8625fc82-9532-30e5-a28d-7e07d179adaa"]}],"mendeley":{"formattedCitation":"[16]","plainTextFormattedCitation":"[16]","previouslyFormattedCitation":"[16]"},"properties":{"noteIndex":0},"schema":"https://github.com/citation-style-language/schema/raw/master/csl-citation.json"}</w:instrText>
      </w:r>
      <w:r w:rsidR="00123B02">
        <w:rPr>
          <w:rFonts w:cs="Angsana New"/>
          <w:szCs w:val="25"/>
          <w:lang w:bidi="th-TH"/>
        </w:rPr>
        <w:fldChar w:fldCharType="separate"/>
      </w:r>
      <w:r w:rsidR="00805270" w:rsidRPr="00805270">
        <w:rPr>
          <w:rFonts w:cs="Angsana New"/>
          <w:noProof/>
          <w:szCs w:val="25"/>
          <w:lang w:bidi="th-TH"/>
        </w:rPr>
        <w:t>[16]</w:t>
      </w:r>
      <w:r w:rsidR="00123B02">
        <w:rPr>
          <w:rFonts w:cs="Angsana New"/>
          <w:szCs w:val="25"/>
          <w:lang w:bidi="th-TH"/>
        </w:rPr>
        <w:fldChar w:fldCharType="end"/>
      </w:r>
      <w:r w:rsidR="00753FC3" w:rsidRPr="00E13247">
        <w:rPr>
          <w:rFonts w:cs="Angsana New"/>
          <w:szCs w:val="25"/>
          <w:lang w:bidi="th-TH"/>
        </w:rPr>
        <w:t xml:space="preserve">, </w:t>
      </w:r>
      <w:r w:rsidR="003F6492" w:rsidRPr="003F6492">
        <w:rPr>
          <w:rFonts w:cs="Angsana New"/>
          <w:szCs w:val="25"/>
          <w:lang w:bidi="th-TH"/>
        </w:rPr>
        <w:t>hospitals have been hit by ransomware denying the availability of healthcare information</w:t>
      </w:r>
      <w:r w:rsidR="00753FC3" w:rsidRPr="00E13247">
        <w:rPr>
          <w:rFonts w:cs="Angsana New"/>
          <w:szCs w:val="25"/>
          <w:lang w:bidi="th-TH"/>
        </w:rPr>
        <w:t xml:space="preserve">, and it </w:t>
      </w:r>
      <w:r w:rsidR="00753FC3" w:rsidRPr="00AC5B74">
        <w:rPr>
          <w:rFonts w:cs="Angsana New"/>
          <w:szCs w:val="25"/>
          <w:lang w:bidi="th-TH"/>
        </w:rPr>
        <w:t>has interrupted medical operations and severely disrupted healthcare services</w:t>
      </w:r>
      <w:r w:rsidR="00753FC3" w:rsidRPr="00D902C0">
        <w:rPr>
          <w:rFonts w:cs="Angsana New"/>
          <w:szCs w:val="25"/>
          <w:lang w:bidi="th-TH"/>
        </w:rPr>
        <w:t>.</w:t>
      </w:r>
      <w:r w:rsidR="00753FC3" w:rsidRPr="00E13247">
        <w:rPr>
          <w:rFonts w:cs="Angsana New"/>
          <w:szCs w:val="25"/>
          <w:lang w:bidi="th-TH"/>
        </w:rPr>
        <w:t xml:space="preserve"> </w:t>
      </w:r>
      <w:r w:rsidR="00305576">
        <w:rPr>
          <w:rFonts w:cs="Angsana New"/>
          <w:szCs w:val="25"/>
          <w:lang w:bidi="th-TH"/>
        </w:rPr>
        <w:t>In addition, t</w:t>
      </w:r>
      <w:r w:rsidR="00753FC3" w:rsidRPr="00E13247">
        <w:rPr>
          <w:rFonts w:cs="Angsana New"/>
          <w:szCs w:val="25"/>
          <w:lang w:bidi="th-TH"/>
        </w:rPr>
        <w:t xml:space="preserve">he number of </w:t>
      </w:r>
      <w:r w:rsidR="006C73BE">
        <w:rPr>
          <w:rFonts w:cs="Angsana New"/>
          <w:szCs w:val="25"/>
          <w:lang w:bidi="th-TH"/>
        </w:rPr>
        <w:t>data</w:t>
      </w:r>
      <w:r w:rsidR="00753FC3" w:rsidRPr="00E13247">
        <w:rPr>
          <w:rFonts w:cs="Angsana New"/>
          <w:szCs w:val="25"/>
          <w:lang w:bidi="th-TH"/>
        </w:rPr>
        <w:t xml:space="preserve"> breache</w:t>
      </w:r>
      <w:r w:rsidR="00D11DCC">
        <w:rPr>
          <w:rFonts w:cs="Angsana New"/>
          <w:szCs w:val="25"/>
          <w:lang w:bidi="th-TH"/>
        </w:rPr>
        <w:t>s</w:t>
      </w:r>
      <w:r w:rsidR="003C4ADB">
        <w:rPr>
          <w:rFonts w:cs="Angsana New"/>
          <w:szCs w:val="25"/>
          <w:lang w:bidi="th-TH"/>
        </w:rPr>
        <w:t xml:space="preserve"> in healthcare domain</w:t>
      </w:r>
      <w:r w:rsidR="00753FC3" w:rsidRPr="00E13247">
        <w:rPr>
          <w:rFonts w:cs="Angsana New"/>
          <w:szCs w:val="25"/>
          <w:lang w:bidi="th-TH"/>
        </w:rPr>
        <w:t xml:space="preserve"> has been increasing every year from 2012 to 2020 </w:t>
      </w:r>
      <w:r w:rsidR="00D56014">
        <w:rPr>
          <w:rFonts w:cs="Angsana New"/>
          <w:szCs w:val="25"/>
          <w:lang w:bidi="th-TH"/>
        </w:rPr>
        <w:fldChar w:fldCharType="begin" w:fldLock="1"/>
      </w:r>
      <w:r w:rsidR="00C027B0">
        <w:rPr>
          <w:rFonts w:cs="Angsana New"/>
          <w:szCs w:val="25"/>
          <w:lang w:bidi="th-TH"/>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ealthcareitnews.com/projects/biggest-healthcare-data-breaches-2018-so-far","accessed":{"date-parts":[["2019","4","27"]]},"author":[{"dropping-particle":"","family":"Healthcare IT News","given":"","non-dropping-particle":"","parse-names":false,"suffix":""}],"id":"ITEM-2","issued":{"date-parts":[["0"]]},"title":"The biggest healthcare data breaches of 2018 (so far)","type":"webpage"},"uris":["http://www.mendeley.com/documents/?uuid=995e648c-3530-30fd-b427-97ea30f00796"]},{"id":"ITEM-3","itemData":{"URL":"https://www.hipaajournal.com/largest-healthcare-data-breaches-of-2018/","accessed":{"date-parts":[["2019","4","27"]]},"author":[{"dropping-particle":"","family":"HIPAA Journal","given":"","non-dropping-particle":"","parse-names":false,"suffix":""}],"id":"ITEM-3","issued":{"date-parts":[["0"]]},"title":"Largest Healthcare Data Breaches of 2018","type":"webpage"},"uris":["http://www.mendeley.com/documents/?uuid=c4276a2e-f53b-3290-829f-165b4f0e6201"]},{"id":"ITEM-4","itemData":{"URL":"https://healthitsecurity.com/news/the-10-biggest-healthcare-data-breaches-of-2019-so-far","accessed":{"date-parts":[["2021","3","4"]]},"id":"ITEM-4","issued":{"date-parts":[["0"]]},"title":"The 10 Biggest Healthcare Data Breaches of 2019, So Far","type":"webpage"},"uris":["http://www.mendeley.com/documents/?uuid=586e9a0d-89a6-3bec-be32-aa5adc452902"]},{"id":"ITEM-5","itemData":{"URL":"https://healthitsecurity.com/news/the-10-biggest-healthcare-data-breaches-of-2020","accessed":{"date-parts":[["2021","3","4"]]},"id":"ITEM-5","issued":{"date-parts":[["0"]]},"title":"UPDATE: The 10 Biggest Healthcare Data Breaches of 2020","type":"webpage"},"uris":["http://www.mendeley.com/documents/?uuid=c4965e34-0a2e-35fb-833e-88f9f8af56f4"]}],"mendeley":{"formattedCitation":"[17]–[21]","manualFormatting":"[16–20]","plainTextFormattedCitation":"[17]–[21]","previouslyFormattedCitation":"[17]–[21]"},"properties":{"noteIndex":0},"schema":"https://github.com/citation-style-language/schema/raw/master/csl-citation.json"}</w:instrText>
      </w:r>
      <w:r w:rsidR="00D56014">
        <w:rPr>
          <w:rFonts w:cs="Angsana New"/>
          <w:szCs w:val="25"/>
          <w:lang w:bidi="th-TH"/>
        </w:rPr>
        <w:fldChar w:fldCharType="separate"/>
      </w:r>
      <w:r w:rsidR="00D56014" w:rsidRPr="00D56014">
        <w:rPr>
          <w:rFonts w:cs="Angsana New"/>
          <w:noProof/>
          <w:szCs w:val="25"/>
          <w:lang w:bidi="th-TH"/>
        </w:rPr>
        <w:t>[16–20]</w:t>
      </w:r>
      <w:r w:rsidR="00D56014">
        <w:rPr>
          <w:rFonts w:cs="Angsana New"/>
          <w:szCs w:val="25"/>
          <w:lang w:bidi="th-TH"/>
        </w:rPr>
        <w:fldChar w:fldCharType="end"/>
      </w:r>
      <w:r w:rsidR="00CD7786" w:rsidRPr="00753FC3">
        <w:rPr>
          <w:rFonts w:cs="Angsana New"/>
          <w:szCs w:val="25"/>
          <w:lang w:bidi="th-TH"/>
        </w:rPr>
        <w:t>.</w:t>
      </w:r>
      <w:r w:rsidR="006A12BA">
        <w:rPr>
          <w:rFonts w:cs="Angsana New"/>
          <w:szCs w:val="25"/>
          <w:lang w:bidi="th-TH"/>
        </w:rPr>
        <w:t xml:space="preserve"> </w:t>
      </w:r>
      <w:r w:rsidR="006A12BA" w:rsidRPr="006A12BA">
        <w:rPr>
          <w:rFonts w:cs="Angsana New"/>
          <w:spacing w:val="-1"/>
          <w:szCs w:val="25"/>
          <w:lang w:eastAsia="x-none" w:bidi="th-TH"/>
        </w:rPr>
        <w:t xml:space="preserve">The breaches raise a concern about the integrity of data being used for healthcare operations </w:t>
      </w:r>
      <w:r w:rsidR="004338AF">
        <w:rPr>
          <w:rFonts w:cs="Angsana New"/>
          <w:spacing w:val="-1"/>
          <w:szCs w:val="25"/>
          <w:lang w:eastAsia="x-none" w:bidi="th-TH"/>
        </w:rPr>
        <w:t>requiring accurate data.</w:t>
      </w:r>
      <w:r w:rsidR="006A12BA">
        <w:rPr>
          <w:rFonts w:cs="Angsana New"/>
          <w:spacing w:val="-1"/>
          <w:szCs w:val="25"/>
          <w:lang w:eastAsia="x-none" w:bidi="th-TH"/>
        </w:rPr>
        <w:t xml:space="preserve"> </w:t>
      </w:r>
      <w:r w:rsidR="00E61065">
        <w:rPr>
          <w:rFonts w:cs="Angsana New"/>
          <w:spacing w:val="-1"/>
          <w:szCs w:val="25"/>
          <w:lang w:eastAsia="x-none" w:bidi="th-TH"/>
        </w:rPr>
        <w:t xml:space="preserve">Moreover, </w:t>
      </w:r>
      <w:r w:rsidR="00E61065">
        <w:rPr>
          <w:rFonts w:cs="Angsana New"/>
          <w:szCs w:val="25"/>
          <w:lang w:bidi="th-TH"/>
        </w:rPr>
        <w:t>a</w:t>
      </w:r>
      <w:r w:rsidR="00F2721A" w:rsidRPr="002E6116">
        <w:rPr>
          <w:rFonts w:cs="Angsana New"/>
          <w:szCs w:val="25"/>
          <w:lang w:bidi="th-TH"/>
        </w:rPr>
        <w:t xml:space="preserve">s traditional healthcare information infrastructure was separately developed as a centralized system, when one system goes down, </w:t>
      </w:r>
      <w:proofErr w:type="gramStart"/>
      <w:r w:rsidR="00F2721A" w:rsidRPr="002E6116">
        <w:rPr>
          <w:rFonts w:cs="Angsana New"/>
          <w:szCs w:val="25"/>
          <w:lang w:bidi="th-TH"/>
        </w:rPr>
        <w:t>all of</w:t>
      </w:r>
      <w:proofErr w:type="gramEnd"/>
      <w:r w:rsidR="00F2721A" w:rsidRPr="002E6116">
        <w:rPr>
          <w:rFonts w:cs="Angsana New"/>
          <w:szCs w:val="25"/>
          <w:lang w:bidi="th-TH"/>
        </w:rPr>
        <w:t xml:space="preserve"> the connected systems are also affected</w:t>
      </w:r>
      <w:r w:rsidR="00E60424">
        <w:rPr>
          <w:rFonts w:cs="Angsana New"/>
          <w:szCs w:val="25"/>
          <w:lang w:bidi="th-TH"/>
        </w:rPr>
        <w:t>.</w:t>
      </w:r>
      <w:r w:rsidR="00F2721A" w:rsidRPr="002E6116">
        <w:rPr>
          <w:rFonts w:cs="Angsana New"/>
          <w:szCs w:val="25"/>
          <w:lang w:bidi="th-TH"/>
        </w:rPr>
        <w:t xml:space="preserve"> </w:t>
      </w:r>
      <w:r w:rsidR="00073DF9" w:rsidRPr="00073DF9">
        <w:rPr>
          <w:rFonts w:cs="Angsana New"/>
          <w:szCs w:val="25"/>
          <w:lang w:bidi="th-TH"/>
        </w:rPr>
        <w:t>Thus, they become "The Single Point of Failure" (SPOF)</w:t>
      </w:r>
      <w:r w:rsidR="00315877">
        <w:rPr>
          <w:rFonts w:cs="Angsana New"/>
          <w:szCs w:val="25"/>
          <w:lang w:bidi="th-TH"/>
        </w:rPr>
        <w:t xml:space="preserve"> </w:t>
      </w:r>
      <w:r w:rsidR="00F2721A">
        <w:rPr>
          <w:rFonts w:cs="Angsana New"/>
          <w:szCs w:val="25"/>
          <w:lang w:bidi="th-TH"/>
        </w:rPr>
        <w:fldChar w:fldCharType="begin" w:fldLock="1"/>
      </w:r>
      <w:r w:rsidR="00C027B0">
        <w:rPr>
          <w:rFonts w:cs="Angsana New"/>
          <w:szCs w:val="25"/>
          <w:lang w:bidi="th-TH"/>
        </w:rPr>
        <w:instrText>ADDIN CSL_CITATION {"citationItems":[{"id":"ITEM-1","itemData":{"DOI":"10.1002/ETT.4245","ISSN":"2161-3915","abstract":"Remote patient monitoring and data management have gained much popularity in recent years because of their enhanced access to low-cost healthcare services. A cloud-based healthcare system provides numerous solutions for collecting patient data and offers on-demand well-managed reports to patients and healthcare providers. However, it equally suffers from single-point failure, security, privacy, and non-transparency issues with the data, impacting the continuity of the system. To resolve such concerns, this article proposes an artificial intelligence (AI)-enabled decentralized healthcare framework that accesses and authenticates Internet of Things (IoT) devices and create trust and transparency in patient healthcare records (PHR). The mechanism is based on the AI-enabled smart contracts and the conceptualization of the public blockchain network. Alongside this, the framework identifies the malicious IoT nodes in the system. The experimental analyses are performed on the real-time test environment, and significant improvements are suggested in terms of device energy consumption, data request time, throughput, average latency, and transaction fee.","author":[{"dropping-particle":"","family":"Puri","given":"Vikram","non-dropping-particle":"","parse-names":false,"suffix":""},{"dropping-particle":"","family":"Kataria","given":"Aman","non-dropping-particle":"","parse-names":false,"suffix":""},{"dropping-particle":"","family":"Sharma","given":"Vishal","non-dropping-particle":"","parse-names":false,"suffix":""}],"container-title":"Transactions on Emerging Telecommunications Technologies","id":"ITEM-1","issued":{"date-parts":[["2021"]]},"page":"e4245","publisher":"John Wiley &amp; Sons, Ltd","title":"Artificial intelligence-powered decentralized framework for Internet of Things in Healthcare 4.0","type":"article-journal"},"uris":["http://www.mendeley.com/documents/?uuid=5c8d7690-77b9-3a2e-8ae6-c626eccc1d91"]}],"mendeley":{"formattedCitation":"[22]","plainTextFormattedCitation":"[22]","previouslyFormattedCitation":"[22]"},"properties":{"noteIndex":0},"schema":"https://github.com/citation-style-language/schema/raw/master/csl-citation.json"}</w:instrText>
      </w:r>
      <w:r w:rsidR="00F2721A">
        <w:rPr>
          <w:rFonts w:cs="Angsana New"/>
          <w:szCs w:val="25"/>
          <w:lang w:bidi="th-TH"/>
        </w:rPr>
        <w:fldChar w:fldCharType="separate"/>
      </w:r>
      <w:r w:rsidR="00805270" w:rsidRPr="00805270">
        <w:rPr>
          <w:rFonts w:cs="Angsana New"/>
          <w:noProof/>
          <w:szCs w:val="25"/>
          <w:lang w:bidi="th-TH"/>
        </w:rPr>
        <w:t>[22]</w:t>
      </w:r>
      <w:r w:rsidR="00F2721A">
        <w:rPr>
          <w:rFonts w:cs="Angsana New"/>
          <w:szCs w:val="25"/>
          <w:lang w:bidi="th-TH"/>
        </w:rPr>
        <w:fldChar w:fldCharType="end"/>
      </w:r>
      <w:r w:rsidR="00F2721A" w:rsidRPr="002E6116">
        <w:rPr>
          <w:rFonts w:cs="Angsana New"/>
          <w:szCs w:val="25"/>
          <w:lang w:bidi="th-TH"/>
        </w:rPr>
        <w:t>.</w:t>
      </w:r>
      <w:r w:rsidR="00CD7786" w:rsidRPr="00753FC3">
        <w:rPr>
          <w:rFonts w:cs="Angsana New"/>
          <w:szCs w:val="25"/>
          <w:lang w:bidi="th-TH"/>
        </w:rPr>
        <w:t xml:space="preserve"> </w:t>
      </w:r>
      <w:r w:rsidR="005F5302" w:rsidRPr="005F5302">
        <w:rPr>
          <w:rFonts w:cs="Angsana New"/>
          <w:szCs w:val="25"/>
          <w:lang w:bidi="th-TH"/>
        </w:rPr>
        <w:t>The case of the Czech hospital hit by a cyberattack during a COVID-19 outbreak</w:t>
      </w:r>
      <w:r w:rsidR="00CD7786" w:rsidRPr="00CD7786">
        <w:rPr>
          <w:rFonts w:cs="Angsana New"/>
          <w:szCs w:val="25"/>
          <w:lang w:bidi="th-TH"/>
        </w:rPr>
        <w:t xml:space="preserve"> </w:t>
      </w:r>
      <w:r w:rsidR="0032719D">
        <w:rPr>
          <w:rFonts w:cs="Angsana New"/>
          <w:szCs w:val="25"/>
          <w:lang w:bidi="th-TH"/>
        </w:rPr>
        <w:fldChar w:fldCharType="begin" w:fldLock="1"/>
      </w:r>
      <w:r w:rsidR="00805270">
        <w:rPr>
          <w:rFonts w:cs="Angsana New"/>
          <w:szCs w:val="25"/>
          <w:lang w:bidi="th-TH"/>
        </w:rPr>
        <w:instrText>ADDIN CSL_CITATION {"citationItems":[{"id":"ITEM-1","itemData":{"URL":"https://www.zdnet.com/article/czech-hospital-hit-by-cyber-attack-while-in-the-midst-of-a-covid-19-outbreak/","accessed":{"date-parts":[["2021","3","4"]]},"id":"ITEM-1","issued":{"date-parts":[["0"]]},"title":"Czech hospital hit by cyberattack while in the midst of a COVID-19 outbreak | ZDNet","type":"webpage"},"uris":["http://www.mendeley.com/documents/?uuid=4ebfcb0f-ac13-3f07-8f12-35fd25b30844"]}],"mendeley":{"formattedCitation":"[23]","plainTextFormattedCitation":"[23]","previouslyFormattedCitation":"[23]"},"properties":{"noteIndex":0},"schema":"https://github.com/citation-style-language/schema/raw/master/csl-citation.json"}</w:instrText>
      </w:r>
      <w:r w:rsidR="0032719D">
        <w:rPr>
          <w:rFonts w:cs="Angsana New"/>
          <w:szCs w:val="25"/>
          <w:lang w:bidi="th-TH"/>
        </w:rPr>
        <w:fldChar w:fldCharType="separate"/>
      </w:r>
      <w:r w:rsidR="00CA04D8" w:rsidRPr="00CA04D8">
        <w:rPr>
          <w:rFonts w:cs="Angsana New"/>
          <w:noProof/>
          <w:szCs w:val="25"/>
          <w:lang w:bidi="th-TH"/>
        </w:rPr>
        <w:t>[23]</w:t>
      </w:r>
      <w:r w:rsidR="0032719D">
        <w:rPr>
          <w:rFonts w:cs="Angsana New"/>
          <w:szCs w:val="25"/>
          <w:lang w:bidi="th-TH"/>
        </w:rPr>
        <w:fldChar w:fldCharType="end"/>
      </w:r>
      <w:r w:rsidR="00CD7786" w:rsidRPr="00CD7786">
        <w:rPr>
          <w:rFonts w:cs="Angsana New"/>
          <w:szCs w:val="25"/>
          <w:lang w:bidi="th-TH"/>
        </w:rPr>
        <w:t xml:space="preserve"> </w:t>
      </w:r>
      <w:r w:rsidR="00B23BEF" w:rsidRPr="00B23BEF">
        <w:rPr>
          <w:rFonts w:cs="Angsana New"/>
          <w:szCs w:val="25"/>
          <w:lang w:bidi="th-TH"/>
        </w:rPr>
        <w:t>demonstrates that failing to secure the integrity and availability of healthcare information combined with SPOF can causes a significant disruption in the continuity of medical operations.</w:t>
      </w:r>
      <w:r w:rsidR="005F5302" w:rsidRPr="005F5302">
        <w:rPr>
          <w:rFonts w:cs="Angsana New"/>
          <w:szCs w:val="25"/>
          <w:lang w:bidi="th-TH"/>
        </w:rPr>
        <w:t xml:space="preserve"> </w:t>
      </w:r>
    </w:p>
    <w:p w14:paraId="095E566C" w14:textId="12CF8A41" w:rsidR="003158AD" w:rsidRDefault="0012630D" w:rsidP="00814639">
      <w:pPr>
        <w:pStyle w:val="BodyText"/>
        <w:spacing w:after="0"/>
        <w:rPr>
          <w:rFonts w:cs="Angsana New"/>
          <w:szCs w:val="25"/>
          <w:lang w:val="en-US" w:bidi="th-TH"/>
        </w:rPr>
      </w:pPr>
      <w:r w:rsidRPr="0012630D">
        <w:rPr>
          <w:rFonts w:cs="Angsana New"/>
          <w:szCs w:val="25"/>
          <w:lang w:val="en-US" w:bidi="th-TH"/>
        </w:rPr>
        <w:t xml:space="preserve">To </w:t>
      </w:r>
      <w:r w:rsidR="00282687">
        <w:rPr>
          <w:rFonts w:cs="Angsana New"/>
          <w:szCs w:val="25"/>
          <w:lang w:val="en-US" w:bidi="th-TH"/>
        </w:rPr>
        <w:t>solve</w:t>
      </w:r>
      <w:r w:rsidR="00282687" w:rsidRPr="0012630D">
        <w:rPr>
          <w:rFonts w:cs="Angsana New"/>
          <w:szCs w:val="25"/>
          <w:lang w:val="en-US" w:bidi="th-TH"/>
        </w:rPr>
        <w:t xml:space="preserve"> </w:t>
      </w:r>
      <w:r w:rsidRPr="0012630D">
        <w:rPr>
          <w:rFonts w:cs="Angsana New"/>
          <w:szCs w:val="25"/>
          <w:lang w:val="en-US" w:bidi="th-TH"/>
        </w:rPr>
        <w:t>the</w:t>
      </w:r>
      <w:r w:rsidR="003C4ADB">
        <w:rPr>
          <w:rFonts w:cs="Angsana New"/>
          <w:szCs w:val="25"/>
          <w:lang w:val="en-US" w:bidi="th-TH"/>
        </w:rPr>
        <w:t xml:space="preserve"> above</w:t>
      </w:r>
      <w:r w:rsidRPr="0012630D">
        <w:rPr>
          <w:rFonts w:cs="Angsana New"/>
          <w:szCs w:val="25"/>
          <w:lang w:val="en-US" w:bidi="th-TH"/>
        </w:rPr>
        <w:t xml:space="preserve"> </w:t>
      </w:r>
      <w:r w:rsidR="006150AD">
        <w:rPr>
          <w:rFonts w:cs="Angsana New"/>
          <w:szCs w:val="25"/>
          <w:lang w:val="en-US" w:bidi="th-TH"/>
        </w:rPr>
        <w:t>issues</w:t>
      </w:r>
      <w:r w:rsidRPr="0012630D">
        <w:rPr>
          <w:rFonts w:cs="Angsana New"/>
          <w:szCs w:val="25"/>
          <w:lang w:val="en-US" w:bidi="th-TH"/>
        </w:rPr>
        <w:t>, the concept of decentralization was introduced.</w:t>
      </w:r>
      <w:r w:rsidR="00906D7F">
        <w:rPr>
          <w:rFonts w:cs="Angsana New"/>
          <w:szCs w:val="25"/>
          <w:lang w:val="en-US" w:bidi="th-TH"/>
        </w:rPr>
        <w:t xml:space="preserve"> </w:t>
      </w:r>
      <w:r w:rsidR="00906D7F" w:rsidRPr="00906D7F">
        <w:rPr>
          <w:rFonts w:cs="Angsana New"/>
          <w:szCs w:val="25"/>
          <w:lang w:val="en-US" w:bidi="th-TH"/>
        </w:rPr>
        <w:t xml:space="preserve">Decentralization eliminates the need for a centralized mediator for one system to operate. </w:t>
      </w:r>
      <w:r w:rsidR="008466B9" w:rsidRPr="008466B9">
        <w:rPr>
          <w:rFonts w:cs="Angsana New"/>
          <w:szCs w:val="25"/>
          <w:lang w:val="en-US" w:bidi="th-TH"/>
        </w:rPr>
        <w:t xml:space="preserve">That means if one system amongst the decentralized network goes down, the connected system will remain and withstand the failure. </w:t>
      </w:r>
      <w:proofErr w:type="gramStart"/>
      <w:r w:rsidR="008466B9" w:rsidRPr="008466B9">
        <w:rPr>
          <w:rFonts w:cs="Angsana New"/>
          <w:szCs w:val="25"/>
          <w:lang w:val="en-US" w:bidi="th-TH"/>
        </w:rPr>
        <w:t>In order to</w:t>
      </w:r>
      <w:proofErr w:type="gramEnd"/>
      <w:r w:rsidR="008466B9" w:rsidRPr="008466B9">
        <w:rPr>
          <w:rFonts w:cs="Angsana New"/>
          <w:szCs w:val="25"/>
          <w:lang w:val="en-US" w:bidi="th-TH"/>
        </w:rPr>
        <w:t xml:space="preserve"> achieve decentralization, blockchain technology was then introduced as its base technology</w:t>
      </w:r>
      <w:r w:rsidR="008466B9" w:rsidRPr="00D130B0">
        <w:rPr>
          <w:rFonts w:cs="Angsana New"/>
          <w:szCs w:val="25"/>
          <w:lang w:val="en-US" w:bidi="th-TH"/>
        </w:rPr>
        <w:t>.</w:t>
      </w:r>
      <w:r w:rsidRPr="00D130B0">
        <w:rPr>
          <w:rFonts w:cs="Angsana New"/>
          <w:szCs w:val="25"/>
          <w:lang w:val="en-US" w:bidi="th-TH"/>
        </w:rPr>
        <w:t xml:space="preserve"> The immutable characteristics of blockchain's cryptographic components and consensus mechanism will ensure the integrity of the information, while decentralization of published data will help ensure its availability</w:t>
      </w:r>
      <w:r w:rsidR="00B87F6F" w:rsidRPr="00D130B0">
        <w:rPr>
          <w:rFonts w:cs="Angsana New"/>
          <w:szCs w:val="25"/>
          <w:lang w:val="en-US" w:bidi="th-TH"/>
        </w:rPr>
        <w:t xml:space="preserve"> </w:t>
      </w:r>
      <w:r w:rsidR="003A1BEE" w:rsidRPr="00D130B0">
        <w:rPr>
          <w:rFonts w:cs="Angsana New"/>
          <w:szCs w:val="25"/>
          <w:lang w:val="en-US" w:bidi="th-TH"/>
        </w:rPr>
        <w:fldChar w:fldCharType="begin" w:fldLock="1"/>
      </w:r>
      <w:r w:rsidR="00CA04D8" w:rsidRPr="00D130B0">
        <w:rPr>
          <w:rFonts w:cs="Angsana New"/>
          <w:szCs w:val="25"/>
          <w:lang w:val="en-US" w:bidi="th-TH"/>
        </w:rPr>
        <w:instrText>ADDIN CSL_CITATION {"citationItems":[{"id":"ITEM-1","itemData":{"URL":"https://dev.to/damcosset/the-4-characteristics-of-a-blockchain-2c55","accessed":{"date-parts":[["2018","10","29"]]},"author":[{"dropping-particle":"","family":"Cosset","given":"Damien","non-dropping-particle":"","parse-names":false,"suffix":""}],"id":"ITEM-1","issued":{"date-parts":[["0"]]},"title":"The 4 characteristics of a blockchain - DEV Community","type":"webpage"},"uris":["http://www.mendeley.com/documents/?uuid=9bc2d4bc-ae61-3828-a5d1-5d678c2fece4"]},{"id":"ITEM-2","itemData":{"author":[{"dropping-particle":"","family":"Deloitte","given":"","non-dropping-particle":"","parse-names":false,"suffix":""}],"id":"ITEM-2","issued":{"date-parts":[["0"]]},"title":"Key Characteristics of the Blockchain","type":"article-journal"},"uris":["http://www.mendeley.com/documents/?uuid=1ce51707-be74-35b2-8bae-1f88e2b21969"]},{"id":"ITEM-3","itemData":{"URL":"https://data-flair.training/blogs/features-of-blockchain/","accessed":{"date-parts":[["2018","10","29"]]},"author":[{"dropping-particle":"","family":"Data Flair","given":"","non-dropping-particle":"","parse-names":false,"suffix":""}],"id":"ITEM-3","issued":{"date-parts":[["0"]]},"title":"6 Major Features Of Blockchain | Why Blockchain is Popular?","type":"webpage"},"uris":["http://www.mendeley.com/documents/?uuid=a6849ba2-b1c3-3031-8005-437b59831a02"]},{"id":"ITEM-4","itemData":{"URL":"https://medium.com/techracers/4-key-features-of-blockchain-5a4aff025d38","accessed":{"date-parts":[["2018","10","29"]]},"author":[{"dropping-particle":"","family":"Techracer-Medium","given":"","non-dropping-particle":"","parse-names":false,"suffix":""}],"id":"ITEM-4","issued":{"date-parts":[["0"]]},"title":"4 Key Features of Blockchain – Techracers – Medium","type":"webpage"},"uris":["http://www.mendeley.com/documents/?uuid=2af257c1-f496-334a-b645-621a2c9137a2"]}],"mendeley":{"formattedCitation":"[24]–[27]","manualFormatting":"[23–26]","plainTextFormattedCitation":"[24]–[27]","previouslyFormattedCitation":"[24]–[27]"},"properties":{"noteIndex":0},"schema":"https://github.com/citation-style-language/schema/raw/master/csl-citation.json"}</w:instrText>
      </w:r>
      <w:r w:rsidR="003A1BEE" w:rsidRPr="00D130B0">
        <w:rPr>
          <w:rFonts w:cs="Angsana New"/>
          <w:szCs w:val="25"/>
          <w:lang w:val="en-US" w:bidi="th-TH"/>
        </w:rPr>
        <w:fldChar w:fldCharType="separate"/>
      </w:r>
      <w:r w:rsidR="003A1BEE" w:rsidRPr="00D130B0">
        <w:rPr>
          <w:rFonts w:cs="Angsana New"/>
          <w:noProof/>
          <w:szCs w:val="25"/>
          <w:lang w:val="en-US" w:bidi="th-TH"/>
        </w:rPr>
        <w:t>[23</w:t>
      </w:r>
      <w:bookmarkStart w:id="0" w:name="_Hlk87590889"/>
      <w:r w:rsidR="003A1BEE" w:rsidRPr="00D130B0">
        <w:rPr>
          <w:rFonts w:cs="Angsana New"/>
          <w:noProof/>
          <w:szCs w:val="25"/>
          <w:lang w:val="en-US" w:bidi="th-TH"/>
        </w:rPr>
        <w:t>–</w:t>
      </w:r>
      <w:bookmarkEnd w:id="0"/>
      <w:r w:rsidR="003A1BEE" w:rsidRPr="00D130B0">
        <w:rPr>
          <w:rFonts w:cs="Angsana New"/>
          <w:noProof/>
          <w:szCs w:val="25"/>
          <w:lang w:val="en-US" w:bidi="th-TH"/>
        </w:rPr>
        <w:t>26]</w:t>
      </w:r>
      <w:r w:rsidR="003A1BEE" w:rsidRPr="00D130B0">
        <w:rPr>
          <w:rFonts w:cs="Angsana New"/>
          <w:szCs w:val="25"/>
          <w:lang w:val="en-US" w:bidi="th-TH"/>
        </w:rPr>
        <w:fldChar w:fldCharType="end"/>
      </w:r>
      <w:r w:rsidR="00B87F6F" w:rsidRPr="00D130B0">
        <w:rPr>
          <w:rFonts w:cs="Angsana New"/>
          <w:szCs w:val="25"/>
          <w:lang w:val="en-US" w:bidi="th-TH"/>
        </w:rPr>
        <w:t>.</w:t>
      </w:r>
      <w:r w:rsidR="00374AD6">
        <w:rPr>
          <w:rFonts w:cs="Angsana New"/>
          <w:szCs w:val="25"/>
          <w:lang w:val="en-US" w:bidi="th-TH"/>
        </w:rPr>
        <w:t xml:space="preserve"> </w:t>
      </w:r>
    </w:p>
    <w:p w14:paraId="24D0DE35" w14:textId="7534F0E5" w:rsidR="000E73B3" w:rsidRDefault="00185000" w:rsidP="00814639">
      <w:pPr>
        <w:pStyle w:val="BodyText"/>
        <w:spacing w:after="0"/>
        <w:rPr>
          <w:rFonts w:cstheme="minorBidi"/>
          <w:szCs w:val="25"/>
          <w:lang w:val="en-US" w:bidi="th-TH"/>
        </w:rPr>
      </w:pPr>
      <w:r>
        <w:rPr>
          <w:lang w:val="en-US"/>
        </w:rPr>
        <w:t xml:space="preserve">Some research work </w:t>
      </w:r>
      <w:r>
        <w:rPr>
          <w:lang w:val="en-US"/>
        </w:rPr>
        <w:fldChar w:fldCharType="begin" w:fldLock="1"/>
      </w:r>
      <w:r w:rsidR="00CD692C">
        <w:rPr>
          <w:lang w:val="en-U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manualFormatting":"[28-30]","plainTextFormattedCitation":"[28]","previouslyFormattedCitation":"[28]"},"properties":{"noteIndex":0},"schema":"https://github.com/citation-style-language/schema/raw/master/csl-citation.json"}</w:instrText>
      </w:r>
      <w:r>
        <w:rPr>
          <w:lang w:val="en-US"/>
        </w:rPr>
        <w:fldChar w:fldCharType="separate"/>
      </w:r>
      <w:r w:rsidRPr="007B76AB">
        <w:rPr>
          <w:noProof/>
          <w:lang w:val="en-US"/>
        </w:rPr>
        <w:t>[28</w:t>
      </w:r>
      <w:r w:rsidR="00D96593">
        <w:rPr>
          <w:rFonts w:cstheme="minorBidi"/>
          <w:noProof/>
          <w:szCs w:val="25"/>
          <w:lang w:val="en-US" w:bidi="th-TH"/>
        </w:rPr>
        <w:t>-</w:t>
      </w:r>
      <w:r w:rsidR="00795B27">
        <w:rPr>
          <w:rFonts w:cstheme="minorBidi"/>
          <w:noProof/>
          <w:szCs w:val="25"/>
          <w:lang w:val="en-US" w:bidi="th-TH"/>
        </w:rPr>
        <w:t>30</w:t>
      </w:r>
      <w:r w:rsidRPr="007B76AB">
        <w:rPr>
          <w:noProof/>
          <w:lang w:val="en-US"/>
        </w:rPr>
        <w:t>]</w:t>
      </w:r>
      <w:r>
        <w:rPr>
          <w:lang w:val="en-US"/>
        </w:rPr>
        <w:fldChar w:fldCharType="end"/>
      </w:r>
      <w:r>
        <w:rPr>
          <w:lang w:val="en-US"/>
        </w:rPr>
        <w:t xml:space="preserve"> proposed to use Blockchain to </w:t>
      </w:r>
      <w:r w:rsidR="004124E5" w:rsidRPr="004124E5">
        <w:rPr>
          <w:lang w:val="en-US"/>
        </w:rPr>
        <w:t xml:space="preserve">address issues regarding health information sharing between different enterprises . </w:t>
      </w:r>
      <w:r w:rsidR="00795B27">
        <w:rPr>
          <w:lang w:val="en-US"/>
        </w:rPr>
        <w:t xml:space="preserve">The first two </w:t>
      </w:r>
      <w:r w:rsidR="00972599">
        <w:rPr>
          <w:lang w:val="en-US"/>
        </w:rPr>
        <w:t xml:space="preserve">work </w:t>
      </w:r>
      <w:r w:rsidR="004124E5" w:rsidRPr="00314725">
        <w:rPr>
          <w:lang w:val="en-US"/>
        </w:rPr>
        <w:t>introduce</w:t>
      </w:r>
      <w:r w:rsidR="004124E5" w:rsidRPr="004124E5">
        <w:rPr>
          <w:lang w:val="en-US"/>
        </w:rPr>
        <w:t xml:space="preserve"> an effective way to utilize Blockchain technology for information sharing in a healthcare enterprise environment. </w:t>
      </w:r>
      <w:r w:rsidR="008D2BD3" w:rsidRPr="008D2BD3">
        <w:rPr>
          <w:lang w:val="en-US"/>
        </w:rPr>
        <w:t>They have given a demonstration of how the decentralization offered by Blockchain can resolve trust issues where each enterprise requires "trust" before beginning to share their information with others.</w:t>
      </w:r>
      <w:r w:rsidR="004124E5" w:rsidRPr="004124E5">
        <w:rPr>
          <w:lang w:val="en-US"/>
        </w:rPr>
        <w:t xml:space="preserve"> </w:t>
      </w:r>
      <w:r w:rsidR="00972599">
        <w:rPr>
          <w:lang w:val="en-US"/>
        </w:rPr>
        <w:t xml:space="preserve">The last </w:t>
      </w:r>
      <w:r w:rsidR="004124E5" w:rsidRPr="004124E5">
        <w:rPr>
          <w:lang w:val="en-US"/>
        </w:rPr>
        <w:t>work proposed by Sudeep Tanwar et.al.</w:t>
      </w:r>
      <w:r w:rsidR="004124E5">
        <w:rPr>
          <w:lang w:val="en-US"/>
        </w:rPr>
        <w:t xml:space="preserve"> </w:t>
      </w:r>
      <w:r w:rsidR="004124E5">
        <w:rPr>
          <w:lang w:val="en-US"/>
        </w:rPr>
        <w:fldChar w:fldCharType="begin" w:fldLock="1"/>
      </w:r>
      <w:r w:rsidR="00F938D1">
        <w:rPr>
          <w:lang w:val="en-U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instrText>
      </w:r>
      <w:r w:rsidR="004124E5">
        <w:rPr>
          <w:lang w:val="en-US"/>
        </w:rPr>
        <w:fldChar w:fldCharType="separate"/>
      </w:r>
      <w:r w:rsidR="00F938D1" w:rsidRPr="00F938D1">
        <w:rPr>
          <w:noProof/>
          <w:lang w:val="en-US"/>
        </w:rPr>
        <w:t>[30]</w:t>
      </w:r>
      <w:r w:rsidR="004124E5">
        <w:rPr>
          <w:lang w:val="en-US"/>
        </w:rPr>
        <w:fldChar w:fldCharType="end"/>
      </w:r>
      <w:r w:rsidR="004124E5" w:rsidRPr="004124E5">
        <w:rPr>
          <w:lang w:val="en-US"/>
        </w:rPr>
        <w:t xml:space="preserve"> </w:t>
      </w:r>
      <w:r w:rsidR="00A116AA" w:rsidRPr="00A116AA">
        <w:rPr>
          <w:lang w:val="en-US"/>
        </w:rPr>
        <w:t>surveyed all the proposed healthcare blockchain concepts and summarizes the situation in the field of research. They also proposed the concept of using blockchain to act as an access control system for health information. Their contributions mark a current point of progression for research that wants to use Blockchain for healthcare information.</w:t>
      </w:r>
      <w:r w:rsidR="00FC0FE5">
        <w:rPr>
          <w:lang w:val="en-US"/>
        </w:rPr>
        <w:t xml:space="preserve"> </w:t>
      </w:r>
      <w:r w:rsidR="00E129CF" w:rsidRPr="00E129CF">
        <w:rPr>
          <w:lang w:val="en-US"/>
        </w:rPr>
        <w:t xml:space="preserve">In this work, we propose an implementation that combines the IHE </w:t>
      </w:r>
      <w:proofErr w:type="spellStart"/>
      <w:r w:rsidR="00E129CF" w:rsidRPr="00E129CF">
        <w:rPr>
          <w:lang w:val="en-US"/>
        </w:rPr>
        <w:t>XDS.b</w:t>
      </w:r>
      <w:proofErr w:type="spellEnd"/>
      <w:r w:rsidR="00E129CF" w:rsidRPr="00E129CF">
        <w:rPr>
          <w:lang w:val="en-US"/>
        </w:rPr>
        <w:t xml:space="preserve"> profile with Blockchain technology. Enable cross-enterprise health </w:t>
      </w:r>
      <w:r w:rsidR="00E129CF" w:rsidRPr="00E129CF">
        <w:rPr>
          <w:lang w:val="en-US"/>
        </w:rPr>
        <w:lastRenderedPageBreak/>
        <w:t>document sharing that can sustain SPOF problems and appreciate the sharing of health information among healthcare enterprises without the need for a new information interoperability standard.</w:t>
      </w:r>
    </w:p>
    <w:p w14:paraId="3DAFA502" w14:textId="549E2539" w:rsidR="00606D7F" w:rsidRPr="008C6257" w:rsidRDefault="00FB51F7" w:rsidP="00791F24">
      <w:pPr>
        <w:pStyle w:val="BodyText"/>
        <w:rPr>
          <w:rFonts w:cstheme="minorBidi"/>
          <w:szCs w:val="25"/>
          <w:lang w:val="en-US" w:bidi="th-TH"/>
        </w:rPr>
      </w:pPr>
      <w:r>
        <w:rPr>
          <w:rFonts w:cstheme="minorBidi"/>
          <w:szCs w:val="25"/>
          <w:lang w:val="en-US" w:bidi="th-TH"/>
        </w:rPr>
        <w:t>The next section provides</w:t>
      </w:r>
      <w:r w:rsidR="00EA50E2">
        <w:rPr>
          <w:rFonts w:cstheme="minorBidi"/>
          <w:szCs w:val="25"/>
          <w:lang w:val="en-US" w:bidi="th-TH"/>
        </w:rPr>
        <w:t xml:space="preserve"> information about </w:t>
      </w:r>
      <w:r w:rsidR="008729CD">
        <w:rPr>
          <w:rFonts w:cstheme="minorBidi"/>
          <w:szCs w:val="25"/>
          <w:lang w:val="en-US" w:bidi="th-TH"/>
        </w:rPr>
        <w:t>relevant</w:t>
      </w:r>
      <w:r w:rsidR="00606D7F">
        <w:rPr>
          <w:rFonts w:cstheme="minorBidi"/>
          <w:szCs w:val="25"/>
          <w:lang w:val="en-US" w:bidi="th-TH"/>
        </w:rPr>
        <w:t xml:space="preserve"> work</w:t>
      </w:r>
      <w:r w:rsidR="002A148D">
        <w:rPr>
          <w:rFonts w:cstheme="minorBidi"/>
          <w:szCs w:val="25"/>
          <w:lang w:val="en-US" w:bidi="th-TH"/>
        </w:rPr>
        <w:t>s</w:t>
      </w:r>
      <w:r w:rsidR="00606D7F">
        <w:rPr>
          <w:rFonts w:cstheme="minorBidi"/>
          <w:szCs w:val="25"/>
          <w:lang w:val="en-US" w:bidi="th-TH"/>
        </w:rPr>
        <w:t xml:space="preserve"> that inspire our design</w:t>
      </w:r>
      <w:r w:rsidR="002127FB">
        <w:rPr>
          <w:rFonts w:cstheme="minorBidi"/>
          <w:szCs w:val="25"/>
          <w:lang w:val="en-US" w:bidi="th-TH"/>
        </w:rPr>
        <w:t>, following with background knowledge which our work is based on</w:t>
      </w:r>
      <w:r w:rsidR="00F47450">
        <w:rPr>
          <w:rFonts w:cstheme="minorBidi"/>
          <w:szCs w:val="25"/>
          <w:lang w:val="en-US" w:bidi="th-TH"/>
        </w:rPr>
        <w:t xml:space="preserve"> in </w:t>
      </w:r>
      <w:r w:rsidR="00D305BE">
        <w:rPr>
          <w:rFonts w:cstheme="minorBidi"/>
          <w:szCs w:val="25"/>
          <w:lang w:val="en-US" w:bidi="th-TH"/>
        </w:rPr>
        <w:t>S</w:t>
      </w:r>
      <w:r w:rsidR="00F47450">
        <w:rPr>
          <w:rFonts w:cstheme="minorBidi"/>
          <w:szCs w:val="25"/>
          <w:lang w:val="en-US" w:bidi="th-TH"/>
        </w:rPr>
        <w:t>ection III</w:t>
      </w:r>
      <w:r w:rsidR="002127FB">
        <w:rPr>
          <w:rFonts w:cstheme="minorBidi"/>
          <w:szCs w:val="25"/>
          <w:lang w:val="en-US" w:bidi="th-TH"/>
        </w:rPr>
        <w:t>. Then</w:t>
      </w:r>
      <w:r w:rsidR="002A148D">
        <w:rPr>
          <w:rFonts w:cstheme="minorBidi"/>
          <w:szCs w:val="25"/>
          <w:lang w:val="en-US" w:bidi="th-TH"/>
        </w:rPr>
        <w:t>,</w:t>
      </w:r>
      <w:r w:rsidR="002127FB">
        <w:rPr>
          <w:rFonts w:cstheme="minorBidi"/>
          <w:szCs w:val="25"/>
          <w:lang w:val="en-US" w:bidi="th-TH"/>
        </w:rPr>
        <w:t xml:space="preserve"> </w:t>
      </w:r>
      <w:r w:rsidR="0021269E">
        <w:rPr>
          <w:rFonts w:cstheme="minorBidi"/>
          <w:szCs w:val="25"/>
          <w:lang w:val="en-US" w:bidi="th-TH"/>
        </w:rPr>
        <w:t xml:space="preserve">we move into the detail of design </w:t>
      </w:r>
      <w:r w:rsidR="002A70B2">
        <w:rPr>
          <w:rFonts w:cstheme="minorBidi"/>
          <w:szCs w:val="25"/>
          <w:lang w:val="en-US" w:bidi="th-TH"/>
        </w:rPr>
        <w:t>method</w:t>
      </w:r>
      <w:r w:rsidR="00DA7F60">
        <w:rPr>
          <w:rFonts w:cstheme="minorBidi"/>
          <w:szCs w:val="25"/>
          <w:lang w:val="en-US" w:bidi="th-TH"/>
        </w:rPr>
        <w:t xml:space="preserve"> in </w:t>
      </w:r>
      <w:r w:rsidR="00D305BE">
        <w:rPr>
          <w:rFonts w:cstheme="minorBidi"/>
          <w:szCs w:val="25"/>
          <w:lang w:val="en-US" w:bidi="th-TH"/>
        </w:rPr>
        <w:t>S</w:t>
      </w:r>
      <w:r w:rsidR="00DA7F60">
        <w:rPr>
          <w:rFonts w:cstheme="minorBidi"/>
          <w:szCs w:val="25"/>
          <w:lang w:val="en-US" w:bidi="th-TH"/>
        </w:rPr>
        <w:t>ection IV</w:t>
      </w:r>
      <w:r w:rsidR="002A70B2">
        <w:rPr>
          <w:rFonts w:cstheme="minorBidi"/>
          <w:szCs w:val="25"/>
          <w:lang w:val="en-US" w:bidi="th-TH"/>
        </w:rPr>
        <w:t xml:space="preserve"> before</w:t>
      </w:r>
      <w:r w:rsidR="0021269E">
        <w:rPr>
          <w:rFonts w:cstheme="minorBidi"/>
          <w:szCs w:val="25"/>
          <w:lang w:val="en-US" w:bidi="th-TH"/>
        </w:rPr>
        <w:t xml:space="preserve"> dive into implementation techni</w:t>
      </w:r>
      <w:r w:rsidR="00B15EE2">
        <w:rPr>
          <w:rFonts w:cstheme="minorBidi"/>
          <w:szCs w:val="25"/>
          <w:lang w:val="en-US" w:bidi="th-TH"/>
        </w:rPr>
        <w:t>que</w:t>
      </w:r>
      <w:r w:rsidR="004A7987">
        <w:rPr>
          <w:rFonts w:cstheme="minorBidi"/>
          <w:szCs w:val="25"/>
          <w:lang w:val="en-US" w:bidi="th-TH"/>
        </w:rPr>
        <w:t>s</w:t>
      </w:r>
      <w:r w:rsidR="00306C9A">
        <w:rPr>
          <w:rFonts w:cstheme="minorBidi"/>
          <w:szCs w:val="25"/>
          <w:lang w:val="en-US" w:bidi="th-TH"/>
        </w:rPr>
        <w:t xml:space="preserve"> </w:t>
      </w:r>
      <w:r w:rsidR="00BC3C84">
        <w:rPr>
          <w:rFonts w:cstheme="minorBidi"/>
          <w:szCs w:val="25"/>
          <w:lang w:val="en-US" w:bidi="th-TH"/>
        </w:rPr>
        <w:t xml:space="preserve">in </w:t>
      </w:r>
      <w:r w:rsidR="00D305BE">
        <w:rPr>
          <w:rFonts w:cstheme="minorBidi"/>
          <w:szCs w:val="25"/>
          <w:lang w:val="en-US" w:bidi="th-TH"/>
        </w:rPr>
        <w:t>S</w:t>
      </w:r>
      <w:r w:rsidR="00BC3C84">
        <w:rPr>
          <w:rFonts w:cstheme="minorBidi"/>
          <w:szCs w:val="25"/>
          <w:lang w:val="en-US" w:bidi="th-TH"/>
        </w:rPr>
        <w:t>ection V</w:t>
      </w:r>
      <w:r w:rsidR="0021269E">
        <w:rPr>
          <w:rFonts w:cstheme="minorBidi"/>
          <w:szCs w:val="25"/>
          <w:lang w:val="en-US" w:bidi="th-TH"/>
        </w:rPr>
        <w:t>.</w:t>
      </w:r>
      <w:r w:rsidR="008A72F6">
        <w:rPr>
          <w:rFonts w:cstheme="minorBidi"/>
          <w:szCs w:val="25"/>
          <w:lang w:val="en-US" w:bidi="th-TH"/>
        </w:rPr>
        <w:t xml:space="preserve"> </w:t>
      </w:r>
      <w:r w:rsidR="007230F9">
        <w:rPr>
          <w:rFonts w:cstheme="minorBidi"/>
          <w:szCs w:val="25"/>
          <w:lang w:val="en-US" w:bidi="th-TH"/>
        </w:rPr>
        <w:t>At last,</w:t>
      </w:r>
      <w:r w:rsidR="0021595C">
        <w:rPr>
          <w:rFonts w:cstheme="minorBidi"/>
          <w:szCs w:val="25"/>
          <w:lang w:val="en-US" w:bidi="th-TH"/>
        </w:rPr>
        <w:t xml:space="preserve"> we</w:t>
      </w:r>
      <w:r w:rsidR="007230F9">
        <w:rPr>
          <w:rFonts w:cstheme="minorBidi"/>
          <w:szCs w:val="25"/>
          <w:lang w:val="en-US" w:bidi="th-TH"/>
        </w:rPr>
        <w:t xml:space="preserve"> </w:t>
      </w:r>
      <w:r w:rsidR="003C1D01">
        <w:rPr>
          <w:rFonts w:cstheme="minorBidi"/>
          <w:szCs w:val="25"/>
          <w:lang w:val="en-US" w:bidi="th-TH"/>
        </w:rPr>
        <w:t>discussed about</w:t>
      </w:r>
      <w:r w:rsidR="007230F9">
        <w:rPr>
          <w:rFonts w:cstheme="minorBidi"/>
          <w:szCs w:val="25"/>
          <w:lang w:val="en-US" w:bidi="th-TH"/>
        </w:rPr>
        <w:t xml:space="preserve"> the </w:t>
      </w:r>
      <w:r w:rsidR="000864FC">
        <w:rPr>
          <w:rFonts w:cstheme="minorBidi"/>
          <w:szCs w:val="25"/>
          <w:lang w:val="en-US" w:bidi="th-TH"/>
        </w:rPr>
        <w:t xml:space="preserve">proposed </w:t>
      </w:r>
      <w:r w:rsidR="007230F9">
        <w:rPr>
          <w:rFonts w:cstheme="minorBidi"/>
          <w:szCs w:val="25"/>
          <w:lang w:val="en-US" w:bidi="th-TH"/>
        </w:rPr>
        <w:t>concept in</w:t>
      </w:r>
      <w:r w:rsidR="00D21A46">
        <w:rPr>
          <w:rFonts w:cstheme="minorBidi"/>
          <w:szCs w:val="25"/>
          <w:lang w:val="en-US" w:bidi="th-TH"/>
        </w:rPr>
        <w:t xml:space="preserve"> </w:t>
      </w:r>
      <w:r w:rsidR="00D305BE">
        <w:rPr>
          <w:rFonts w:cstheme="minorBidi"/>
          <w:szCs w:val="25"/>
          <w:lang w:val="en-US" w:bidi="th-TH"/>
        </w:rPr>
        <w:t>S</w:t>
      </w:r>
      <w:r w:rsidR="00D21A46">
        <w:rPr>
          <w:rFonts w:cstheme="minorBidi"/>
          <w:szCs w:val="25"/>
          <w:lang w:val="en-US" w:bidi="th-TH"/>
        </w:rPr>
        <w:t>ection VI</w:t>
      </w:r>
      <w:r w:rsidR="007230F9">
        <w:rPr>
          <w:rFonts w:cstheme="minorBidi"/>
          <w:szCs w:val="25"/>
          <w:lang w:val="en-US" w:bidi="th-TH"/>
        </w:rPr>
        <w:t xml:space="preserve"> and end with </w:t>
      </w:r>
      <w:r w:rsidR="003C1D01">
        <w:rPr>
          <w:rFonts w:cstheme="minorBidi"/>
          <w:szCs w:val="25"/>
          <w:lang w:val="en-US" w:bidi="th-TH"/>
        </w:rPr>
        <w:t>conclusion</w:t>
      </w:r>
      <w:r w:rsidR="007230F9">
        <w:rPr>
          <w:rFonts w:cstheme="minorBidi"/>
          <w:szCs w:val="25"/>
          <w:lang w:val="en-US" w:bidi="th-TH"/>
        </w:rPr>
        <w:t xml:space="preserve"> </w:t>
      </w:r>
      <w:r w:rsidR="002A69F3">
        <w:rPr>
          <w:rFonts w:cstheme="minorBidi"/>
          <w:szCs w:val="25"/>
          <w:lang w:val="en-US" w:bidi="th-TH"/>
        </w:rPr>
        <w:t xml:space="preserve">of </w:t>
      </w:r>
      <w:r w:rsidR="007230F9">
        <w:rPr>
          <w:rFonts w:cstheme="minorBidi"/>
          <w:szCs w:val="25"/>
          <w:lang w:val="en-US" w:bidi="th-TH"/>
        </w:rPr>
        <w:t>this work</w:t>
      </w:r>
      <w:r w:rsidR="00DB5F00">
        <w:rPr>
          <w:rFonts w:cstheme="minorBidi"/>
          <w:szCs w:val="25"/>
          <w:lang w:val="en-US" w:bidi="th-TH"/>
        </w:rPr>
        <w:t xml:space="preserve"> in </w:t>
      </w:r>
      <w:r w:rsidR="00D305BE">
        <w:rPr>
          <w:rFonts w:cstheme="minorBidi"/>
          <w:szCs w:val="25"/>
          <w:lang w:val="en-US" w:bidi="th-TH"/>
        </w:rPr>
        <w:t>S</w:t>
      </w:r>
      <w:r w:rsidR="00DB5F00">
        <w:rPr>
          <w:rFonts w:cstheme="minorBidi"/>
          <w:szCs w:val="25"/>
          <w:lang w:val="en-US" w:bidi="th-TH"/>
        </w:rPr>
        <w:t>ection VII</w:t>
      </w:r>
      <w:r w:rsidR="007230F9">
        <w:rPr>
          <w:rFonts w:cstheme="minorBidi"/>
          <w:szCs w:val="25"/>
          <w:lang w:val="en-US" w:bidi="th-TH"/>
        </w:rPr>
        <w:t>.</w:t>
      </w:r>
    </w:p>
    <w:p w14:paraId="14EE956E" w14:textId="4F09A956" w:rsidR="009303D9" w:rsidRDefault="00E225DF" w:rsidP="006B6B66">
      <w:pPr>
        <w:pStyle w:val="Heading1"/>
        <w:rPr>
          <w:rFonts w:cs="Angsana New"/>
          <w:szCs w:val="25"/>
          <w:lang w:bidi="th-TH"/>
        </w:rPr>
      </w:pPr>
      <w:r>
        <w:rPr>
          <w:rFonts w:cs="Angsana New"/>
          <w:szCs w:val="25"/>
          <w:lang w:bidi="th-TH"/>
        </w:rPr>
        <w:t>RELATED WORK</w:t>
      </w:r>
    </w:p>
    <w:p w14:paraId="40B21784" w14:textId="4D98A28E" w:rsidR="00972012" w:rsidRPr="00710B9C" w:rsidRDefault="0008666B" w:rsidP="00710B9C">
      <w:pPr>
        <w:jc w:val="both"/>
        <w:rPr>
          <w:lang w:bidi="th-TH"/>
        </w:rPr>
      </w:pPr>
      <w:r>
        <w:t xml:space="preserve">      There are several related works proposed about the concept of implementing Blockchain technology</w:t>
      </w:r>
      <w:r w:rsidR="008D0218">
        <w:t xml:space="preserve"> described in the following subsections.</w:t>
      </w:r>
    </w:p>
    <w:p w14:paraId="290229D7" w14:textId="104228FC" w:rsidR="0084491D" w:rsidRPr="00710B9C" w:rsidRDefault="0084491D" w:rsidP="00814639">
      <w:pPr>
        <w:pStyle w:val="Heading2"/>
        <w:spacing w:after="0"/>
        <w:rPr>
          <w:rFonts w:cs="Angsana New"/>
          <w:color w:val="FF0000"/>
          <w:szCs w:val="25"/>
          <w:lang w:bidi="th-TH"/>
        </w:rPr>
      </w:pPr>
      <w:r>
        <w:rPr>
          <w:rFonts w:cs="Angsana New"/>
          <w:szCs w:val="25"/>
          <w:lang w:bidi="th-TH"/>
        </w:rPr>
        <w:t xml:space="preserve">A Blockchain-Based Approach to Health Information Exchange Networks </w:t>
      </w:r>
    </w:p>
    <w:p w14:paraId="75535101" w14:textId="72CFE17D" w:rsidR="00972599" w:rsidRDefault="00A66C53" w:rsidP="00F665BB">
      <w:pPr>
        <w:ind w:firstLine="270"/>
        <w:jc w:val="both"/>
        <w:rPr>
          <w:rFonts w:cstheme="minorBidi"/>
          <w:szCs w:val="25"/>
          <w:lang w:bidi="th-TH"/>
        </w:rPr>
      </w:pPr>
      <w:r>
        <w:t xml:space="preserve">Kevin Peterson et </w:t>
      </w:r>
      <w:r w:rsidR="00D57C22">
        <w:t>al</w:t>
      </w:r>
      <w:r>
        <w:t>.</w:t>
      </w:r>
      <w:r w:rsidR="00AA40FE">
        <w:t xml:space="preserve"> </w:t>
      </w:r>
      <w:r w:rsidR="00D304C5" w:rsidRPr="00E13247">
        <w:rPr>
          <w:rFonts w:cs="Angsana New"/>
          <w:szCs w:val="25"/>
          <w:lang w:bidi="th-TH"/>
        </w:rPr>
        <w:fldChar w:fldCharType="begin" w:fldLock="1"/>
      </w:r>
      <w:r w:rsidR="00CA04D8">
        <w:rPr>
          <w:rFonts w:cs="Angsana New"/>
          <w:szCs w:val="25"/>
          <w:lang w:bidi="th-TH"/>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plainTextFormattedCitation":"[28]","previouslyFormattedCitation":"[28]"},"properties":{"noteIndex":0},"schema":"https://github.com/citation-style-language/schema/raw/master/csl-citation.json"}</w:instrText>
      </w:r>
      <w:r w:rsidR="00D304C5" w:rsidRPr="00E13247">
        <w:rPr>
          <w:rFonts w:cs="Angsana New"/>
          <w:szCs w:val="25"/>
          <w:lang w:bidi="th-TH"/>
        </w:rPr>
        <w:fldChar w:fldCharType="separate"/>
      </w:r>
      <w:r w:rsidR="007B76AB" w:rsidRPr="007B76AB">
        <w:rPr>
          <w:rFonts w:cs="Angsana New"/>
          <w:noProof/>
          <w:szCs w:val="25"/>
          <w:lang w:bidi="th-TH"/>
        </w:rPr>
        <w:t>[28]</w:t>
      </w:r>
      <w:r w:rsidR="00D304C5" w:rsidRPr="00E13247">
        <w:rPr>
          <w:rFonts w:cs="Angsana New"/>
          <w:szCs w:val="25"/>
          <w:lang w:bidi="th-TH"/>
        </w:rPr>
        <w:fldChar w:fldCharType="end"/>
      </w:r>
      <w:r w:rsidRPr="00A64CFD">
        <w:t xml:space="preserve"> </w:t>
      </w:r>
      <w:r>
        <w:t xml:space="preserve">from </w:t>
      </w:r>
      <w:r w:rsidR="00F24C54">
        <w:rPr>
          <w:rFonts w:cstheme="minorBidi"/>
          <w:szCs w:val="25"/>
          <w:lang w:bidi="th-TH"/>
        </w:rPr>
        <w:t>Mayo Clinic proposed the concept using Blockchain as a medium for health information exchange network. The work utilizes Fast Healthcare Interoperability Resources (FHIR) protocol as a gateway</w:t>
      </w:r>
      <w:r w:rsidR="00C24501">
        <w:rPr>
          <w:rFonts w:cstheme="minorBidi"/>
          <w:szCs w:val="25"/>
          <w:lang w:bidi="th-TH"/>
        </w:rPr>
        <w:t xml:space="preserve"> </w:t>
      </w:r>
      <w:r w:rsidR="00F24C54">
        <w:rPr>
          <w:rFonts w:cstheme="minorBidi"/>
          <w:szCs w:val="25"/>
          <w:lang w:bidi="th-TH"/>
        </w:rPr>
        <w:t>which allow</w:t>
      </w:r>
      <w:r w:rsidR="006C1B51">
        <w:rPr>
          <w:rFonts w:cstheme="minorBidi"/>
          <w:szCs w:val="25"/>
          <w:lang w:bidi="th-TH"/>
        </w:rPr>
        <w:t>s</w:t>
      </w:r>
      <w:r w:rsidR="00F24C54">
        <w:rPr>
          <w:rFonts w:cstheme="minorBidi"/>
          <w:szCs w:val="25"/>
          <w:lang w:bidi="th-TH"/>
        </w:rPr>
        <w:t xml:space="preserve"> members of the network to access health information from </w:t>
      </w:r>
      <w:r w:rsidR="00D95EC4">
        <w:rPr>
          <w:rFonts w:cstheme="minorBidi"/>
          <w:szCs w:val="25"/>
          <w:lang w:bidi="th-TH"/>
        </w:rPr>
        <w:t>e</w:t>
      </w:r>
      <w:r w:rsidR="00F24C54">
        <w:rPr>
          <w:rFonts w:cstheme="minorBidi"/>
          <w:szCs w:val="25"/>
          <w:lang w:bidi="th-TH"/>
        </w:rPr>
        <w:t>ach other</w:t>
      </w:r>
      <w:r w:rsidR="00C24501">
        <w:rPr>
          <w:rFonts w:cstheme="minorBidi"/>
          <w:szCs w:val="25"/>
          <w:lang w:bidi="th-TH"/>
        </w:rPr>
        <w:t>, while ensure distribution of accessibility within the network by publish</w:t>
      </w:r>
      <w:r w:rsidR="00CF1D6C">
        <w:rPr>
          <w:rFonts w:cstheme="minorBidi"/>
          <w:szCs w:val="25"/>
          <w:lang w:bidi="th-TH"/>
        </w:rPr>
        <w:t>ing</w:t>
      </w:r>
      <w:r w:rsidR="00C24501">
        <w:rPr>
          <w:rFonts w:cstheme="minorBidi"/>
          <w:szCs w:val="25"/>
          <w:lang w:bidi="th-TH"/>
        </w:rPr>
        <w:t xml:space="preserve"> </w:t>
      </w:r>
      <w:r w:rsidR="00F06690">
        <w:rPr>
          <w:rFonts w:cstheme="minorBidi"/>
          <w:szCs w:val="25"/>
          <w:lang w:bidi="th-TH"/>
        </w:rPr>
        <w:t>those gateways</w:t>
      </w:r>
      <w:r w:rsidR="00C24501">
        <w:rPr>
          <w:rFonts w:cstheme="minorBidi"/>
          <w:szCs w:val="25"/>
          <w:lang w:bidi="th-TH"/>
        </w:rPr>
        <w:t xml:space="preserve"> to Blockchain</w:t>
      </w:r>
      <w:r w:rsidR="00F24C54">
        <w:rPr>
          <w:rFonts w:cstheme="minorBidi"/>
          <w:szCs w:val="25"/>
          <w:lang w:bidi="th-TH"/>
        </w:rPr>
        <w:t>.</w:t>
      </w:r>
      <w:r w:rsidR="003128C7">
        <w:rPr>
          <w:rFonts w:cstheme="minorBidi"/>
          <w:szCs w:val="25"/>
          <w:lang w:bidi="th-TH"/>
        </w:rPr>
        <w:t xml:space="preserve"> Every activity on the network will be recorded on the Blockchain providing </w:t>
      </w:r>
      <w:r w:rsidR="00AE394E">
        <w:rPr>
          <w:rFonts w:cstheme="minorBidi"/>
          <w:szCs w:val="25"/>
          <w:lang w:bidi="th-TH"/>
        </w:rPr>
        <w:t>audit</w:t>
      </w:r>
      <w:r w:rsidR="003128C7">
        <w:rPr>
          <w:rFonts w:cstheme="minorBidi"/>
          <w:szCs w:val="25"/>
          <w:lang w:bidi="th-TH"/>
        </w:rPr>
        <w:t xml:space="preserve"> trail for the network.</w:t>
      </w:r>
      <w:r w:rsidR="00F06690">
        <w:rPr>
          <w:rFonts w:cstheme="minorBidi"/>
          <w:szCs w:val="25"/>
          <w:lang w:bidi="th-TH"/>
        </w:rPr>
        <w:t xml:space="preserve"> </w:t>
      </w:r>
      <w:r w:rsidR="00A57FDE" w:rsidRPr="00A57FDE">
        <w:rPr>
          <w:rFonts w:cstheme="minorBidi"/>
          <w:szCs w:val="25"/>
          <w:lang w:bidi="th-TH"/>
        </w:rPr>
        <w:t>They also suggest several conceptual ideas that would enable blockchain technology to have a more meaningful way to contribute to the healthcare environment.</w:t>
      </w:r>
      <w:r w:rsidR="0017360F" w:rsidRPr="0017360F">
        <w:rPr>
          <w:rFonts w:cstheme="minorBidi"/>
          <w:szCs w:val="25"/>
          <w:lang w:bidi="th-TH"/>
        </w:rPr>
        <w:t xml:space="preserve"> Especially, the idea of "Proof of Interoperability", as opposed to current consensus mechanisms like Proof of Work, which are cost-inefficient.</w:t>
      </w:r>
      <w:r>
        <w:rPr>
          <w:rFonts w:cstheme="minorBidi"/>
          <w:szCs w:val="25"/>
          <w:lang w:bidi="th-TH"/>
        </w:rPr>
        <w:t xml:space="preserve"> </w:t>
      </w:r>
      <w:r w:rsidR="00AA1F3A" w:rsidRPr="00AA1F3A">
        <w:rPr>
          <w:rFonts w:cstheme="minorBidi"/>
          <w:szCs w:val="25"/>
          <w:lang w:bidi="th-TH"/>
        </w:rPr>
        <w:t>Moreover, the proposed concept of "Secure Index" and using FHIR Profile for data discovery in the blockchain network also pave the way for the following research to avoid publishing healthcare information directly into the blockchain while making health information sharing possible.</w:t>
      </w:r>
      <w:r w:rsidR="007D3EA3">
        <w:rPr>
          <w:rFonts w:cstheme="minorBidi"/>
          <w:szCs w:val="25"/>
          <w:lang w:bidi="th-TH"/>
        </w:rPr>
        <w:t xml:space="preserve"> </w:t>
      </w:r>
      <w:r w:rsidR="007D3EA3" w:rsidRPr="007D3EA3">
        <w:rPr>
          <w:rFonts w:cstheme="minorBidi"/>
          <w:szCs w:val="25"/>
          <w:lang w:bidi="th-TH"/>
        </w:rPr>
        <w:t>This reduces the risk of Blockchain being used for health information sharing backfiring due to its persistence.</w:t>
      </w:r>
      <w:r w:rsidR="00AA1F3A">
        <w:rPr>
          <w:rFonts w:cstheme="minorBidi"/>
          <w:szCs w:val="25"/>
          <w:lang w:bidi="th-TH"/>
        </w:rPr>
        <w:t xml:space="preserve"> </w:t>
      </w:r>
      <w:r w:rsidR="00BE4BCB" w:rsidRPr="000071C5">
        <w:rPr>
          <w:rFonts w:cstheme="minorBidi"/>
          <w:szCs w:val="25"/>
          <w:lang w:bidi="th-TH"/>
        </w:rPr>
        <w:t>However, the work did not</w:t>
      </w:r>
      <w:r w:rsidR="00844FB0">
        <w:rPr>
          <w:rFonts w:cstheme="minorBidi"/>
          <w:szCs w:val="25"/>
          <w:lang w:bidi="th-TH"/>
        </w:rPr>
        <w:t xml:space="preserve"> directly</w:t>
      </w:r>
      <w:r w:rsidR="00BE4BCB" w:rsidRPr="000071C5">
        <w:rPr>
          <w:rFonts w:cstheme="minorBidi"/>
          <w:szCs w:val="25"/>
          <w:lang w:bidi="th-TH"/>
        </w:rPr>
        <w:t xml:space="preserve"> mention about how Blockchain technology can be beneficial for health information sharing in term of cybersecurity.</w:t>
      </w:r>
      <w:r w:rsidR="00ED3398">
        <w:rPr>
          <w:rFonts w:cstheme="minorBidi"/>
          <w:szCs w:val="25"/>
          <w:lang w:bidi="th-TH"/>
        </w:rPr>
        <w:t xml:space="preserve"> </w:t>
      </w:r>
    </w:p>
    <w:p w14:paraId="4595451B" w14:textId="2A562551" w:rsidR="0084491D" w:rsidRPr="00F24C54" w:rsidRDefault="0090324D" w:rsidP="00A540DB">
      <w:pPr>
        <w:ind w:firstLine="284"/>
        <w:jc w:val="both"/>
        <w:rPr>
          <w:rFonts w:cstheme="minorBidi"/>
          <w:szCs w:val="25"/>
          <w:lang w:bidi="th-TH"/>
        </w:rPr>
      </w:pPr>
      <w:r w:rsidRPr="0090324D">
        <w:rPr>
          <w:rFonts w:cstheme="minorBidi"/>
          <w:szCs w:val="25"/>
          <w:lang w:bidi="th-TH"/>
        </w:rPr>
        <w:t>From this work, we adopted the idea of using Blockchain as a medium for health information exchange networks. Additionally, several suggestions provided in the work also act as guidelines for our Blockchain design, which enables compatibility with the healthcare information environment.</w:t>
      </w:r>
      <w:r w:rsidR="00D1070A">
        <w:rPr>
          <w:rFonts w:cstheme="minorBidi"/>
          <w:szCs w:val="25"/>
          <w:lang w:bidi="th-TH"/>
        </w:rPr>
        <w:t xml:space="preserve"> </w:t>
      </w:r>
    </w:p>
    <w:p w14:paraId="530BE842" w14:textId="5B2A70FB" w:rsidR="0084491D" w:rsidRDefault="0023645E" w:rsidP="00814639">
      <w:pPr>
        <w:pStyle w:val="Heading2"/>
        <w:spacing w:after="0"/>
      </w:pPr>
      <w:r>
        <w:t>“MedRec” prototype for electronic health records and medical research data</w:t>
      </w:r>
      <w:r w:rsidR="00224898">
        <w:t xml:space="preserve"> </w:t>
      </w:r>
    </w:p>
    <w:p w14:paraId="3E88AF03" w14:textId="6F562ECB" w:rsidR="00972599" w:rsidRDefault="00F434A4" w:rsidP="00F665BB">
      <w:pPr>
        <w:ind w:firstLine="270"/>
        <w:jc w:val="both"/>
      </w:pPr>
      <w:proofErr w:type="spellStart"/>
      <w:r>
        <w:t>MedRec</w:t>
      </w:r>
      <w:proofErr w:type="spellEnd"/>
      <w:r>
        <w:t xml:space="preserve"> </w:t>
      </w:r>
      <w:r w:rsidR="00CD692C">
        <w:fldChar w:fldCharType="begin" w:fldLock="1"/>
      </w:r>
      <w:r w:rsidR="00F938D1">
        <w:instrText>ADDIN CSL_CITATION {"citationItems":[{"id":"ITEM-1","itemData":{"author":[{"dropping-particle":"","family":"Ekblaw","given":"Ariel","non-dropping-particle":"","parse-names":false,"suffix":""},{"dropping-particle":"","family":"Azaria","given":"Asaf","non-dropping-particle":"","parse-names":false,"suffix":""}],"id":"ITEM-1","issued":{"date-parts":[["0"]]},"title":"MedRec: Medical Data Management on the Blockchain","type":"article-journal"},"uris":["http://www.mendeley.com/documents/?uuid=671111d1-6b6c-3e84-a2f2-bcbad2b9b045"]}],"mendeley":{"formattedCitation":"[31]","plainTextFormattedCitation":"[31]","previouslyFormattedCitation":"[30]"},"properties":{"noteIndex":0},"schema":"https://github.com/citation-style-language/schema/raw/master/csl-citation.json"}</w:instrText>
      </w:r>
      <w:r w:rsidR="00CD692C">
        <w:fldChar w:fldCharType="separate"/>
      </w:r>
      <w:r w:rsidR="00F938D1" w:rsidRPr="00F938D1">
        <w:rPr>
          <w:noProof/>
        </w:rPr>
        <w:t>[31]</w:t>
      </w:r>
      <w:r w:rsidR="00CD692C">
        <w:fldChar w:fldCharType="end"/>
      </w:r>
      <w:r w:rsidR="00D63428">
        <w:t xml:space="preserve"> </w:t>
      </w:r>
      <w:r w:rsidR="004E1D55" w:rsidRPr="004E1D55">
        <w:t xml:space="preserve">was proposed as a prototype for electronic health records by utilizing Ethereum’s </w:t>
      </w:r>
      <w:del w:id="1" w:author="Petnathean Julled" w:date="2021-11-27T05:53:00Z">
        <w:r w:rsidR="004E1D55" w:rsidRPr="004E1D55" w:rsidDel="00165A59">
          <w:delText>smartcontract</w:delText>
        </w:r>
      </w:del>
      <w:proofErr w:type="spellStart"/>
      <w:ins w:id="2" w:author="Petnathean Julled" w:date="2021-11-27T05:53:00Z">
        <w:r w:rsidR="00165A59">
          <w:t>Smartcontract</w:t>
        </w:r>
      </w:ins>
      <w:proofErr w:type="spellEnd"/>
      <w:r w:rsidR="004E1D55" w:rsidRPr="004E1D55">
        <w:t xml:space="preserve"> to store metadata about the record ownership, permissions, and data integrity representing existing medical records that are kept in individual nodes on the network. The concept helps reduce barriers to effective data sharing by addressing interoperability issues caused by economic incentives that encourage "health information blocking"</w:t>
      </w:r>
      <w:r w:rsidR="00916486">
        <w:t xml:space="preserve"> </w:t>
      </w:r>
      <w:r w:rsidR="00DF352E">
        <w:fldChar w:fldCharType="begin" w:fldLock="1"/>
      </w:r>
      <w:r w:rsidR="00F938D1">
        <w:instrText>ADDIN CSL_CITATION {"citationItems":[{"id":"ITEM-1","itemData":{"abstract":"Information blocking (info blocking) can occur in many forms. Physicians can experience info blocking when trying to access patient records from other providers, connecting their electronic health record (EHR) systems to local health information exchanges (HIEs), migrating from one EHR to another, and linking their EHRs with a clinical data registry. Patients can also experience info blocking when trying to access their medical records or when sending their records to another provider. AMA policy supports legislative and regulatory prohibitions on info blocking and is a longstanding advocate of eliminating major contributors to info blocking by EHR vendors. These include: • Restrictive and unfair contractual limitations on physicians' use and exchange of medical information; • Excessive fees charged to create EHR interfaces or connections with other health information technology (health IT); and • Technical or non-standard methods of implementing EHRs and other health IT that block the access, exchange, or use of medical information. Reflecting longstanding concerns raised by the AMA, patients, and health care community stakeholders, the 21st Century Cures Act (Cures) is a landmark bipartisan health care innovation law enacted in December 2016. Cures includes provisions to promote health information interoperability and prohibit info blocking by \"Actors, \" which are health information networks, HIEs, health information technology developers of certified health IT, and health care providers. Key terms in the information blocking rules and regulations Cures defines info blocking as business, technical, and organizational practices that prevent or materially discourage the access, exchange or use of electronic health information (EHI) when an Actor knows, or (for some Actors like EHR vendors) should know, that these practices are likely to interfere with access, exchange, or use of EHI. If conducted by a health care provider, there must also be knowledge that such practice is unreasonable and likely to interfere with, prevent, or materially discourage access, exchange, or use of EHI.","author":[{"dropping-particle":"","family":"Medical Association","given":"American","non-dropping-particle":"","parse-names":false,"suffix":""}],"id":"ITEM-1","issued":{"date-parts":[["0"]]},"title":"What is Information Blocking? Part 1","type":"article-journal"},"uris":["http://www.mendeley.com/documents/?uuid=58b75a4d-eee8-3df5-a827-8e90b03effa8"]}],"mendeley":{"formattedCitation":"[32]","plainTextFormattedCitation":"[32]","previouslyFormattedCitation":"[31]"},"properties":{"noteIndex":0},"schema":"https://github.com/citation-style-language/schema/raw/master/csl-citation.json"}</w:instrText>
      </w:r>
      <w:r w:rsidR="00DF352E">
        <w:fldChar w:fldCharType="separate"/>
      </w:r>
      <w:r w:rsidR="00F938D1" w:rsidRPr="00F938D1">
        <w:rPr>
          <w:noProof/>
        </w:rPr>
        <w:t>[32]</w:t>
      </w:r>
      <w:r w:rsidR="00DF352E">
        <w:fldChar w:fldCharType="end"/>
      </w:r>
      <w:r w:rsidR="004F515D">
        <w:t>.</w:t>
      </w:r>
      <w:r w:rsidR="005E1F98">
        <w:t xml:space="preserve"> </w:t>
      </w:r>
      <w:r w:rsidR="006D0B54" w:rsidRPr="006D0B54">
        <w:t xml:space="preserve">At the same time, their proposal also benefits as the source of medical research data by providing anonymized healthcare data to research institutions in the form of a Blockchain participation reward. Their Blockchain implementation focuses on </w:t>
      </w:r>
      <w:r w:rsidR="006D0B54" w:rsidRPr="006D0B54">
        <w:t>addressing four major issues for health information exchange, including fragmented data, which also slows access to medical data, system interoperability, patient agency, and improved data quality and quantity for medical research.</w:t>
      </w:r>
      <w:r w:rsidR="00FF09F4">
        <w:t xml:space="preserve"> </w:t>
      </w:r>
      <w:r w:rsidR="00016C54" w:rsidRPr="00016C54">
        <w:t xml:space="preserve">Additionally, as </w:t>
      </w:r>
      <w:proofErr w:type="spellStart"/>
      <w:r w:rsidR="00016C54" w:rsidRPr="00016C54">
        <w:t>MedRec</w:t>
      </w:r>
      <w:proofErr w:type="spellEnd"/>
      <w:r w:rsidR="00016C54" w:rsidRPr="00016C54">
        <w:t xml:space="preserve"> was built on the work of </w:t>
      </w:r>
      <w:proofErr w:type="spellStart"/>
      <w:r w:rsidR="00016C54" w:rsidRPr="00016C54">
        <w:t>Zyskind</w:t>
      </w:r>
      <w:proofErr w:type="spellEnd"/>
      <w:r w:rsidR="00016C54" w:rsidRPr="00016C54">
        <w:t xml:space="preserve"> et al.</w:t>
      </w:r>
      <w:r w:rsidR="00016C54">
        <w:t xml:space="preserve"> </w:t>
      </w:r>
      <w:r w:rsidR="006B618D">
        <w:fldChar w:fldCharType="begin" w:fldLock="1"/>
      </w:r>
      <w:r w:rsidR="00F938D1">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[33]","plainTextFormattedCitation":"[33]","previouslyFormattedCitation":"[32]"},"properties":{"noteIndex":0},"schema":"https://github.com/citation-style-language/schema/raw/master/csl-citation.json"}</w:instrText>
      </w:r>
      <w:r w:rsidR="006B618D">
        <w:fldChar w:fldCharType="separate"/>
      </w:r>
      <w:r w:rsidR="00F938D1" w:rsidRPr="00F938D1">
        <w:rPr>
          <w:noProof/>
        </w:rPr>
        <w:t>[33]</w:t>
      </w:r>
      <w:r w:rsidR="006B618D">
        <w:fldChar w:fldCharType="end"/>
      </w:r>
      <w:r w:rsidR="00016C54" w:rsidRPr="00016C54">
        <w:t>, they utilized some cryptographical characteristics of Blockchain to provide an accessible "bread crumb trail" that allows data users to trace back medical history to improve operational efficiency. </w:t>
      </w:r>
    </w:p>
    <w:p w14:paraId="7E94AEC8" w14:textId="584E23E5" w:rsidR="0084491D" w:rsidRDefault="004C2902" w:rsidP="00A540DB">
      <w:pPr>
        <w:ind w:firstLine="284"/>
        <w:jc w:val="both"/>
      </w:pPr>
      <w:r w:rsidRPr="004C2902">
        <w:t xml:space="preserve">From </w:t>
      </w:r>
      <w:proofErr w:type="spellStart"/>
      <w:r w:rsidRPr="004C2902">
        <w:t>MedRec</w:t>
      </w:r>
      <w:proofErr w:type="spellEnd"/>
      <w:r w:rsidRPr="004C2902">
        <w:t xml:space="preserve">, we adopt the concept of using Ethereum’s </w:t>
      </w:r>
      <w:del w:id="3" w:author="Petnathean Julled" w:date="2021-11-27T05:53:00Z">
        <w:r w:rsidRPr="004C2902" w:rsidDel="00165A59">
          <w:delText>smartcontract</w:delText>
        </w:r>
      </w:del>
      <w:proofErr w:type="spellStart"/>
      <w:ins w:id="4" w:author="Petnathean Julled" w:date="2021-11-27T05:53:00Z">
        <w:r w:rsidR="00165A59">
          <w:t>Smartcontract</w:t>
        </w:r>
      </w:ins>
      <w:proofErr w:type="spellEnd"/>
      <w:r w:rsidRPr="004C2902">
        <w:t xml:space="preserve"> to add a mechanism to the Blockchain, enabling its usage with healthcare information. </w:t>
      </w:r>
    </w:p>
    <w:p w14:paraId="46B07AA9" w14:textId="3B8BC691" w:rsidR="00E046BC" w:rsidRDefault="00E046BC" w:rsidP="00C618CB">
      <w:pPr>
        <w:jc w:val="both"/>
      </w:pPr>
    </w:p>
    <w:p w14:paraId="72F935D4" w14:textId="4EB224C5" w:rsidR="00E046BC" w:rsidRPr="00E13247" w:rsidRDefault="00E046BC" w:rsidP="00E046BC">
      <w:pPr>
        <w:jc w:val="both"/>
        <w:rPr>
          <w:rFonts w:cs="Angsana New"/>
          <w:szCs w:val="25"/>
          <w:lang w:bidi="th-TH"/>
        </w:rPr>
      </w:pPr>
      <w:r w:rsidRPr="00E13247">
        <w:rPr>
          <w:rFonts w:cs="Angsana New"/>
          <w:szCs w:val="25"/>
          <w:lang w:bidi="th-TH"/>
        </w:rPr>
        <w:t>C. Blockchain-based electronic healthcare record system for healthcare 4.0 applications</w:t>
      </w:r>
    </w:p>
    <w:p w14:paraId="44D9E0BA" w14:textId="48C3F5A9" w:rsidR="00E567D2" w:rsidRPr="00716F8D" w:rsidRDefault="00794584" w:rsidP="003C3493">
      <w:pPr>
        <w:ind w:firstLine="270"/>
        <w:jc w:val="both"/>
      </w:pPr>
      <w:r w:rsidRPr="00794584">
        <w:t xml:space="preserve">Sudeep Tanwar et al. </w:t>
      </w:r>
      <w:r w:rsidR="005133A5">
        <w:fldChar w:fldCharType="begin" w:fldLock="1"/>
      </w:r>
      <w:r w:rsidR="00F938D1">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instrText>
      </w:r>
      <w:r w:rsidR="005133A5">
        <w:fldChar w:fldCharType="separate"/>
      </w:r>
      <w:r w:rsidR="00F938D1" w:rsidRPr="00F938D1">
        <w:rPr>
          <w:noProof/>
        </w:rPr>
        <w:t>[30]</w:t>
      </w:r>
      <w:r w:rsidR="005133A5">
        <w:fldChar w:fldCharType="end"/>
      </w:r>
      <w:r w:rsidR="00315564" w:rsidRPr="00315564">
        <w:t xml:space="preserve"> surveyed proposed healthcare blockchain concepts from 2016 to 2019 that would benefit the healthcare industry by enhancing the capabilities of electronic health records.</w:t>
      </w:r>
      <w:r w:rsidR="009417BB" w:rsidRPr="009417BB">
        <w:t xml:space="preserve"> </w:t>
      </w:r>
      <w:r w:rsidR="00AD747E" w:rsidRPr="00AD747E">
        <w:t>The work has effectively explained the overall concept of incorporating Blockchain technology into electronic health records that have evolved over time.</w:t>
      </w:r>
      <w:r w:rsidR="009417BB" w:rsidRPr="009417BB">
        <w:t xml:space="preserve"> </w:t>
      </w:r>
      <w:r w:rsidR="006E1E65" w:rsidRPr="006E1E65">
        <w:t>They also proposed a blockchain-based access control system for electronic health records by using IBM Hyperledger fabric as a medium for health information exchange within organizations.</w:t>
      </w:r>
      <w:r w:rsidR="009417BB" w:rsidRPr="009417BB">
        <w:t xml:space="preserve"> Similar to </w:t>
      </w:r>
      <w:proofErr w:type="spellStart"/>
      <w:r w:rsidR="009417BB" w:rsidRPr="009417BB">
        <w:t>MedRec</w:t>
      </w:r>
      <w:proofErr w:type="spellEnd"/>
      <w:r w:rsidR="009417BB" w:rsidRPr="009417BB">
        <w:t xml:space="preserve">, their concept emphasizes improving access control and audit trail over information exchange between each unit of the healthcare service workflow. The work sets another example of effectively implementing blockchain </w:t>
      </w:r>
      <w:del w:id="5" w:author="Petnathean Julled" w:date="2021-11-27T05:53:00Z">
        <w:r w:rsidR="009417BB" w:rsidRPr="009417BB" w:rsidDel="00165A59">
          <w:delText>smartcontract</w:delText>
        </w:r>
      </w:del>
      <w:proofErr w:type="spellStart"/>
      <w:ins w:id="6" w:author="Petnathean Julled" w:date="2021-11-27T05:53:00Z">
        <w:r w:rsidR="00165A59">
          <w:t>Smartcontract</w:t>
        </w:r>
      </w:ins>
      <w:r w:rsidR="009417BB" w:rsidRPr="009417BB">
        <w:t>s</w:t>
      </w:r>
      <w:proofErr w:type="spellEnd"/>
      <w:r w:rsidR="009417BB" w:rsidRPr="009417BB">
        <w:t xml:space="preserve"> for the possibility of </w:t>
      </w:r>
      <w:r w:rsidR="009417BB" w:rsidRPr="00716F8D">
        <w:t xml:space="preserve">healthcare blockchain. </w:t>
      </w:r>
      <w:r w:rsidR="00B72828" w:rsidRPr="00716F8D">
        <w:fldChar w:fldCharType="begin" w:fldLock="1"/>
      </w:r>
      <w:r w:rsidR="00F938D1" w:rsidRPr="00716F8D">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instrText>
      </w:r>
      <w:r w:rsidR="00B72828" w:rsidRPr="00716F8D">
        <w:fldChar w:fldCharType="separate"/>
      </w:r>
      <w:r w:rsidR="00F938D1" w:rsidRPr="00716F8D">
        <w:rPr>
          <w:noProof/>
        </w:rPr>
        <w:t>[30]</w:t>
      </w:r>
      <w:r w:rsidR="00B72828" w:rsidRPr="00716F8D">
        <w:fldChar w:fldCharType="end"/>
      </w:r>
      <w:r w:rsidR="00E567D2" w:rsidRPr="00716F8D">
        <w:t>.</w:t>
      </w:r>
    </w:p>
    <w:p w14:paraId="54524F9C" w14:textId="462CC33A" w:rsidR="00716F8D" w:rsidRPr="00F665BB" w:rsidRDefault="00716F8D" w:rsidP="00507BF0">
      <w:pPr>
        <w:ind w:firstLine="270"/>
        <w:jc w:val="both"/>
        <w:rPr>
          <w:rFonts w:cs="Angsana New"/>
          <w:szCs w:val="25"/>
          <w:lang w:bidi="th-TH"/>
        </w:rPr>
      </w:pPr>
      <w:r w:rsidRPr="00507BF0">
        <w:rPr>
          <w:rFonts w:cs="Angsana New"/>
          <w:szCs w:val="25"/>
          <w:lang w:bidi="th-TH"/>
        </w:rPr>
        <w:t>The work rounds up the proposed healthcare information-based blockchain concepts and sets a current reference point for the following research in the same field.</w:t>
      </w:r>
    </w:p>
    <w:p w14:paraId="675D6717" w14:textId="386F6CF1" w:rsidR="0016198E" w:rsidRDefault="0016198E" w:rsidP="006B6B66">
      <w:pPr>
        <w:pStyle w:val="Heading1"/>
      </w:pPr>
      <w:r>
        <w:t>BACKGROUND KNOWLEDGE</w:t>
      </w:r>
    </w:p>
    <w:p w14:paraId="1687F1B4" w14:textId="3D894C82" w:rsidR="00233150" w:rsidRPr="000070D0" w:rsidRDefault="00724BB1" w:rsidP="00F665BB">
      <w:pPr>
        <w:ind w:firstLine="270"/>
        <w:jc w:val="both"/>
        <w:rPr>
          <w:lang w:bidi="th-TH"/>
        </w:rPr>
      </w:pPr>
      <w:r w:rsidRPr="000070D0">
        <w:rPr>
          <w:rFonts w:cstheme="minorBidi"/>
          <w:szCs w:val="25"/>
          <w:lang w:bidi="th-TH"/>
        </w:rPr>
        <w:t xml:space="preserve">This section provides essential background knowledge for the reader to understand </w:t>
      </w:r>
      <w:r w:rsidR="00D5437D" w:rsidRPr="000070D0">
        <w:rPr>
          <w:rFonts w:cstheme="minorBidi"/>
          <w:szCs w:val="25"/>
          <w:lang w:bidi="th-TH"/>
        </w:rPr>
        <w:t>this</w:t>
      </w:r>
      <w:r w:rsidRPr="000070D0">
        <w:rPr>
          <w:rFonts w:cstheme="minorBidi"/>
          <w:szCs w:val="25"/>
          <w:lang w:bidi="th-TH"/>
        </w:rPr>
        <w:t xml:space="preserve"> work. Subsection A provides background regarding IHE and their </w:t>
      </w:r>
      <w:proofErr w:type="spellStart"/>
      <w:r w:rsidRPr="000070D0">
        <w:rPr>
          <w:rFonts w:cstheme="minorBidi"/>
          <w:szCs w:val="25"/>
          <w:lang w:bidi="th-TH"/>
        </w:rPr>
        <w:t>XDS.b</w:t>
      </w:r>
      <w:proofErr w:type="spellEnd"/>
      <w:r w:rsidRPr="000070D0">
        <w:rPr>
          <w:rFonts w:cstheme="minorBidi"/>
          <w:szCs w:val="25"/>
          <w:lang w:bidi="th-TH"/>
        </w:rPr>
        <w:t xml:space="preserve"> Profile. </w:t>
      </w:r>
      <w:r w:rsidR="00F32863" w:rsidRPr="000070D0">
        <w:rPr>
          <w:rFonts w:cstheme="minorBidi"/>
          <w:szCs w:val="25"/>
          <w:lang w:bidi="th-TH"/>
        </w:rPr>
        <w:t>This subsection can be skipped if the reader is already familiar with the initiative and its framework.</w:t>
      </w:r>
      <w:r w:rsidRPr="000070D0">
        <w:rPr>
          <w:rFonts w:cstheme="minorBidi"/>
          <w:szCs w:val="25"/>
          <w:lang w:bidi="th-TH"/>
        </w:rPr>
        <w:t xml:space="preserve"> Subsection B provides the core general concept of blockchain technology and its components. </w:t>
      </w:r>
      <w:r w:rsidR="00F32863" w:rsidRPr="000070D0">
        <w:rPr>
          <w:rFonts w:cstheme="minorBidi"/>
          <w:szCs w:val="25"/>
          <w:lang w:bidi="th-TH"/>
        </w:rPr>
        <w:t>The reader may skip this subsection if they already have full knowledge of the blockchain concept.</w:t>
      </w:r>
      <w:r w:rsidRPr="000070D0">
        <w:rPr>
          <w:rFonts w:cstheme="minorBidi"/>
          <w:szCs w:val="25"/>
          <w:lang w:bidi="th-TH"/>
        </w:rPr>
        <w:t xml:space="preserve"> </w:t>
      </w:r>
      <w:r w:rsidR="00F84569" w:rsidRPr="000070D0">
        <w:rPr>
          <w:rFonts w:cstheme="minorBidi"/>
          <w:szCs w:val="25"/>
          <w:lang w:bidi="th-TH"/>
        </w:rPr>
        <w:t xml:space="preserve">After that, the last subsection is about Ethereum and its </w:t>
      </w:r>
      <w:del w:id="7" w:author="Petnathean Julled" w:date="2021-11-27T05:53:00Z">
        <w:r w:rsidR="00F84569" w:rsidRPr="000070D0" w:rsidDel="00165A59">
          <w:rPr>
            <w:rFonts w:cstheme="minorBidi"/>
            <w:szCs w:val="25"/>
            <w:lang w:bidi="th-TH"/>
          </w:rPr>
          <w:delText>smartcontract</w:delText>
        </w:r>
      </w:del>
      <w:proofErr w:type="spellStart"/>
      <w:ins w:id="8" w:author="Petnathean Julled" w:date="2021-11-27T05:53:00Z">
        <w:r w:rsidR="00165A59">
          <w:rPr>
            <w:rFonts w:cstheme="minorBidi"/>
            <w:szCs w:val="25"/>
            <w:lang w:bidi="th-TH"/>
          </w:rPr>
          <w:t>Smartcontract</w:t>
        </w:r>
      </w:ins>
      <w:proofErr w:type="spellEnd"/>
      <w:r w:rsidR="00F84569" w:rsidRPr="000070D0">
        <w:rPr>
          <w:rFonts w:cstheme="minorBidi"/>
          <w:szCs w:val="25"/>
          <w:lang w:bidi="th-TH"/>
        </w:rPr>
        <w:t xml:space="preserve"> which we adopt for the implementation of this work. It is recommended for the reader to at least understand the concept of Blockchain </w:t>
      </w:r>
      <w:del w:id="9" w:author="Petnathean Julled" w:date="2021-11-27T05:53:00Z">
        <w:r w:rsidR="00F84569" w:rsidRPr="000070D0" w:rsidDel="00165A59">
          <w:rPr>
            <w:rFonts w:cstheme="minorBidi"/>
            <w:szCs w:val="25"/>
            <w:lang w:bidi="th-TH"/>
          </w:rPr>
          <w:delText>smartcontract</w:delText>
        </w:r>
      </w:del>
      <w:proofErr w:type="spellStart"/>
      <w:ins w:id="10" w:author="Petnathean Julled" w:date="2021-11-27T05:53:00Z">
        <w:r w:rsidR="00165A59">
          <w:rPr>
            <w:rFonts w:cstheme="minorBidi"/>
            <w:szCs w:val="25"/>
            <w:lang w:bidi="th-TH"/>
          </w:rPr>
          <w:t>Smartcontract</w:t>
        </w:r>
      </w:ins>
      <w:proofErr w:type="spellEnd"/>
      <w:r w:rsidR="00F84569" w:rsidRPr="000070D0">
        <w:rPr>
          <w:rFonts w:cstheme="minorBidi"/>
          <w:szCs w:val="25"/>
          <w:lang w:bidi="th-TH"/>
        </w:rPr>
        <w:t xml:space="preserve"> before proceeding to the next section.</w:t>
      </w:r>
    </w:p>
    <w:p w14:paraId="0376383E" w14:textId="09649F6C" w:rsidR="00C54F4D" w:rsidRDefault="00C54F4D" w:rsidP="00C54F4D">
      <w:pPr>
        <w:pStyle w:val="Heading2"/>
      </w:pPr>
      <w:r w:rsidRPr="004906FE">
        <w:t>Cross-Enterprise Document Sharing</w:t>
      </w:r>
      <w:r w:rsidR="00BB0142">
        <w:t>-b</w:t>
      </w:r>
      <w:r w:rsidRPr="004906FE">
        <w:t xml:space="preserve"> (XDS</w:t>
      </w:r>
      <w:r>
        <w:t>.b</w:t>
      </w:r>
      <w:r w:rsidRPr="004906FE">
        <w:t>) Profile</w:t>
      </w:r>
      <w:r w:rsidR="00F836E6">
        <w:t xml:space="preserve"> from Integrating Healthcare Enterprise initiative (IHE)</w:t>
      </w:r>
    </w:p>
    <w:p w14:paraId="00300050" w14:textId="7298CBAB" w:rsidR="00131450" w:rsidRDefault="00131450" w:rsidP="00C975F5">
      <w:pPr>
        <w:jc w:val="both"/>
      </w:pPr>
      <w:r w:rsidRPr="00BA4BDE">
        <w:t xml:space="preserve">      Modern </w:t>
      </w:r>
      <w:r w:rsidR="005B74F9">
        <w:t>healthcare</w:t>
      </w:r>
      <w:r w:rsidR="005B74F9" w:rsidRPr="00BA4BDE">
        <w:t xml:space="preserve"> </w:t>
      </w:r>
      <w:r w:rsidRPr="00BA4BDE">
        <w:t>operation</w:t>
      </w:r>
      <w:r w:rsidR="005B74F9">
        <w:t>s</w:t>
      </w:r>
      <w:r w:rsidRPr="00BA4BDE">
        <w:t xml:space="preserve"> ha</w:t>
      </w:r>
      <w:r w:rsidR="005B74F9">
        <w:t>ve</w:t>
      </w:r>
      <w:r w:rsidRPr="00BA4BDE">
        <w:t xml:space="preserve"> large amount of healthcare information flow </w:t>
      </w:r>
      <w:r w:rsidR="00AD4550">
        <w:t>between multiple</w:t>
      </w:r>
      <w:r w:rsidRPr="00BA4BDE">
        <w:t xml:space="preserve"> system</w:t>
      </w:r>
      <w:r w:rsidR="005B74F9">
        <w:t>s</w:t>
      </w:r>
      <w:r w:rsidRPr="00BA4BDE">
        <w:t xml:space="preserve">. Throughout the age, many medical </w:t>
      </w:r>
      <w:r w:rsidR="001509B0">
        <w:t xml:space="preserve">service </w:t>
      </w:r>
      <w:r w:rsidRPr="00BA4BDE">
        <w:t>provider</w:t>
      </w:r>
      <w:r w:rsidR="001509B0">
        <w:t>s</w:t>
      </w:r>
      <w:r w:rsidRPr="00BA4BDE">
        <w:t xml:space="preserve"> and organizations have developed their own health information system</w:t>
      </w:r>
      <w:r w:rsidR="00DD7F84">
        <w:t>s</w:t>
      </w:r>
      <w:r w:rsidRPr="00BA4BDE">
        <w:t xml:space="preserve"> and database</w:t>
      </w:r>
      <w:r w:rsidR="00DD7F84">
        <w:t>s</w:t>
      </w:r>
      <w:r w:rsidRPr="00BA4BDE">
        <w:t xml:space="preserve"> to increase efficiency of operation</w:t>
      </w:r>
      <w:r w:rsidR="00DD7F84">
        <w:t>s</w:t>
      </w:r>
      <w:r w:rsidRPr="00BA4BDE">
        <w:t xml:space="preserve"> in their medical services. As the time past, information of individual patients has scattered amongst different systems. This become</w:t>
      </w:r>
      <w:r w:rsidR="00183AB6">
        <w:t>s</w:t>
      </w:r>
      <w:r w:rsidR="008E4614">
        <w:t xml:space="preserve"> a</w:t>
      </w:r>
      <w:r w:rsidRPr="00BA4BDE">
        <w:t xml:space="preserve"> new challenge for healthcare enterprise to further enhance their medical service efficiency by sharing health information with other systems within healthcare industry</w:t>
      </w:r>
      <w:r w:rsidR="00E22D96">
        <w:t>.</w:t>
      </w:r>
    </w:p>
    <w:p w14:paraId="1B336C6F" w14:textId="73135D4D" w:rsidR="00341727" w:rsidRDefault="00651E68" w:rsidP="00C975F5">
      <w:pPr>
        <w:jc w:val="both"/>
        <w:rPr>
          <w:rFonts w:cstheme="minorBidi"/>
          <w:szCs w:val="25"/>
          <w:lang w:bidi="th-TH"/>
        </w:rPr>
      </w:pPr>
      <w:r>
        <w:rPr>
          <w:rFonts w:cstheme="minorBidi"/>
          <w:noProof/>
          <w:szCs w:val="25"/>
          <w:lang w:bidi="th-TH"/>
        </w:rPr>
        <w:lastRenderedPageBreak/>
        <mc:AlternateContent>
          <mc:Choice Requires="wpg">
            <w:drawing>
              <wp:anchor distT="0" distB="0" distL="114300" distR="114300" simplePos="0" relativeHeight="251652608" behindDoc="0" locked="0" layoutInCell="1" allowOverlap="1" wp14:anchorId="3C9FBDD2" wp14:editId="4181B260">
                <wp:simplePos x="0" y="0"/>
                <wp:positionH relativeFrom="margin">
                  <wp:align>center</wp:align>
                </wp:positionH>
                <wp:positionV relativeFrom="paragraph">
                  <wp:posOffset>412</wp:posOffset>
                </wp:positionV>
                <wp:extent cx="4535805" cy="2832100"/>
                <wp:effectExtent l="0" t="0" r="0" b="6350"/>
                <wp:wrapTopAndBottom/>
                <wp:docPr id="13" name="Group 13"/>
                <wp:cNvGraphicFramePr/>
                <a:graphic xmlns:a="http://schemas.openxmlformats.org/drawingml/2006/main">
                  <a:graphicData uri="http://schemas.microsoft.com/office/word/2010/wordprocessingGroup">
                    <wpg:wgp>
                      <wpg:cNvGrpSpPr/>
                      <wpg:grpSpPr>
                        <a:xfrm>
                          <a:off x="0" y="0"/>
                          <a:ext cx="4535805" cy="2832100"/>
                          <a:chOff x="28575" y="0"/>
                          <a:chExt cx="4543425" cy="2877820"/>
                        </a:xfrm>
                      </wpg:grpSpPr>
                      <pic:pic xmlns:pic="http://schemas.openxmlformats.org/drawingml/2006/picture">
                        <pic:nvPicPr>
                          <pic:cNvPr id="1" name="Picture 1"/>
                          <pic:cNvPicPr>
                            <a:picLocks noChangeAspect="1"/>
                          </pic:cNvPicPr>
                        </pic:nvPicPr>
                        <pic:blipFill>
                          <a:blip r:embed="rId12"/>
                          <a:srcRect/>
                          <a:stretch/>
                        </pic:blipFill>
                        <pic:spPr bwMode="auto">
                          <a:xfrm>
                            <a:off x="66640" y="0"/>
                            <a:ext cx="4476819" cy="259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28575" y="2619375"/>
                            <a:ext cx="4543425" cy="258445"/>
                          </a:xfrm>
                          <a:prstGeom prst="rect">
                            <a:avLst/>
                          </a:prstGeom>
                          <a:solidFill>
                            <a:prstClr val="white"/>
                          </a:solidFill>
                          <a:ln>
                            <a:noFill/>
                          </a:ln>
                        </wps:spPr>
                        <wps:txbx>
                          <w:txbxContent>
                            <w:p w14:paraId="77C1E2D4" w14:textId="7D3BCD16" w:rsidR="0082708C" w:rsidRPr="00CB209B" w:rsidRDefault="0082708C" w:rsidP="00C618CB">
                              <w:pPr>
                                <w:pStyle w:val="Caption"/>
                                <w:rPr>
                                  <w:szCs w:val="25"/>
                                </w:rPr>
                              </w:pPr>
                              <w:bookmarkStart w:id="11"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11"/>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Pr="007B76AB">
                                <w:rPr>
                                  <w:i w:val="0"/>
                                  <w:noProof/>
                                  <w:color w:val="auto"/>
                                </w:rPr>
                                <w:t>[15]</w:t>
                              </w:r>
                              <w:r w:rsidRPr="00C618CB">
                                <w:rPr>
                                  <w:color w:val="auto"/>
                                </w:rPr>
                                <w:fldChar w:fldCharType="end"/>
                              </w:r>
                              <w:r>
                                <w:rPr>
                                  <w:color w:val="auto"/>
                                </w:rPr>
                                <w:br/>
                                <w:t>(Red-dash line) The scope of XDS essential for understanding this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9FBDD2" id="Group 13" o:spid="_x0000_s1026" style="position:absolute;left:0;text-align:left;margin-left:0;margin-top:.05pt;width:357.15pt;height:223pt;z-index:251652608;mso-position-horizontal:center;mso-position-horizontal-relative:margin;mso-width-relative:margin;mso-height-relative:margin" coordorigin="285" coordsize="4543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666;width:44768;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">
                  <v:imagedata r:id="rId13" o:title=""/>
                </v:shape>
                <v:shapetype id="_x0000_t202" coordsize="21600,21600" o:spt="202" path="m,l,21600r21600,l21600,xe">
                  <v:stroke joinstyle="miter"/>
                  <v:path gradientshapeok="t" o:connecttype="rect"/>
                </v:shapetype>
                <v:shape id="Text Box 2" o:spid="_x0000_s1028" type="#_x0000_t202" style="position:absolute;left:285;top:26193;width:454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7C1E2D4" w14:textId="7D3BCD16" w:rsidR="0082708C" w:rsidRPr="00CB209B" w:rsidRDefault="0082708C" w:rsidP="00C618CB">
                        <w:pPr>
                          <w:pStyle w:val="Caption"/>
                          <w:rPr>
                            <w:szCs w:val="25"/>
                          </w:rPr>
                        </w:pPr>
                        <w:bookmarkStart w:id="12"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12"/>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Pr="007B76AB">
                          <w:rPr>
                            <w:i w:val="0"/>
                            <w:noProof/>
                            <w:color w:val="auto"/>
                          </w:rPr>
                          <w:t>[15]</w:t>
                        </w:r>
                        <w:r w:rsidRPr="00C618CB">
                          <w:rPr>
                            <w:color w:val="auto"/>
                          </w:rPr>
                          <w:fldChar w:fldCharType="end"/>
                        </w:r>
                        <w:r>
                          <w:rPr>
                            <w:color w:val="auto"/>
                          </w:rPr>
                          <w:br/>
                          <w:t>(Red-dash line) The scope of XDS essential for understanding this work</w:t>
                        </w:r>
                      </w:p>
                    </w:txbxContent>
                  </v:textbox>
                </v:shape>
                <w10:wrap type="topAndBottom" anchorx="margin"/>
              </v:group>
            </w:pict>
          </mc:Fallback>
        </mc:AlternateContent>
      </w:r>
      <w:r w:rsidR="00C975F5">
        <w:t xml:space="preserve">      </w:t>
      </w:r>
      <w:r w:rsidR="00C975F5" w:rsidRPr="004906FE">
        <w:t>IHE is</w:t>
      </w:r>
      <w:r w:rsidR="00BB16FA">
        <w:t xml:space="preserve"> significant</w:t>
      </w:r>
      <w:r w:rsidR="00C975F5" w:rsidRPr="004906FE">
        <w:t xml:space="preserve"> initiative by healthcare</w:t>
      </w:r>
      <w:r w:rsidR="000373A3">
        <w:t xml:space="preserve"> </w:t>
      </w:r>
      <w:r w:rsidR="000373A3" w:rsidRPr="004906FE">
        <w:t>professionals</w:t>
      </w:r>
      <w:r w:rsidR="001048D8">
        <w:t>, organizations, and</w:t>
      </w:r>
      <w:r w:rsidR="00C975F5" w:rsidRPr="004906FE">
        <w:t xml:space="preserve"> industry to </w:t>
      </w:r>
      <w:r w:rsidR="00FA53C7">
        <w:t>enhance</w:t>
      </w:r>
      <w:r w:rsidR="00FA53C7" w:rsidRPr="004906FE">
        <w:t xml:space="preserve"> </w:t>
      </w:r>
      <w:r w:rsidR="00C975F5" w:rsidRPr="004906FE">
        <w:t xml:space="preserve">the way </w:t>
      </w:r>
      <w:r w:rsidR="00C975F5">
        <w:t>health information</w:t>
      </w:r>
      <w:r w:rsidR="00C975F5" w:rsidRPr="004906FE">
        <w:t xml:space="preserve"> systems in healthcare</w:t>
      </w:r>
      <w:r w:rsidR="008E4614">
        <w:t xml:space="preserve"> integrate and</w:t>
      </w:r>
      <w:r w:rsidR="00C975F5" w:rsidRPr="004906FE">
        <w:t xml:space="preserve"> share information. </w:t>
      </w:r>
      <w:r w:rsidR="00FC04B4">
        <w:t>It</w:t>
      </w:r>
      <w:r w:rsidR="00FC04B4" w:rsidRPr="004906FE">
        <w:t xml:space="preserve"> </w:t>
      </w:r>
      <w:r w:rsidR="00C975F5" w:rsidRPr="004906FE">
        <w:t xml:space="preserve">promotes the coordinated use of established standards such as </w:t>
      </w:r>
      <w:r w:rsidR="00790641">
        <w:t xml:space="preserve">information technology standards, </w:t>
      </w:r>
      <w:r w:rsidR="00C975F5" w:rsidRPr="004906FE">
        <w:t>HL7 and DICOM</w:t>
      </w:r>
      <w:r w:rsidR="0049757A">
        <w:t xml:space="preserve"> </w:t>
      </w:r>
      <w:r w:rsidR="003A397A">
        <w:fldChar w:fldCharType="begin" w:fldLock="1"/>
      </w:r>
      <w:r w:rsidR="004E139F">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3A397A">
        <w:fldChar w:fldCharType="separate"/>
      </w:r>
      <w:r w:rsidR="004E139F" w:rsidRPr="004E139F">
        <w:rPr>
          <w:noProof/>
        </w:rPr>
        <w:t>[12]</w:t>
      </w:r>
      <w:r w:rsidR="003A397A">
        <w:fldChar w:fldCharType="end"/>
      </w:r>
      <w:r w:rsidR="00C975F5" w:rsidRPr="004906FE" w:rsidDel="00787F49">
        <w:t xml:space="preserve"> </w:t>
      </w:r>
      <w:r w:rsidR="00C975F5" w:rsidRPr="004906FE">
        <w:t xml:space="preserve">to address specific clinical needs in support of </w:t>
      </w:r>
      <w:r w:rsidR="0065209E">
        <w:t xml:space="preserve">information system integrations and </w:t>
      </w:r>
      <w:r w:rsidR="00C975F5" w:rsidRPr="004906FE">
        <w:t xml:space="preserve">optimal patient care. </w:t>
      </w:r>
      <w:r w:rsidR="001F4552" w:rsidRPr="004906FE">
        <w:t>This help</w:t>
      </w:r>
      <w:r w:rsidR="001F4552">
        <w:t>s</w:t>
      </w:r>
      <w:r w:rsidR="001F4552" w:rsidRPr="004906FE">
        <w:t xml:space="preserve"> </w:t>
      </w:r>
      <w:r w:rsidR="001F4552" w:rsidRPr="005909FD">
        <w:t xml:space="preserve">enable seamless health </w:t>
      </w:r>
      <w:r w:rsidR="001F4552" w:rsidRPr="004906FE">
        <w:t>information</w:t>
      </w:r>
      <w:r w:rsidR="001F4552">
        <w:t xml:space="preserve"> exchange</w:t>
      </w:r>
      <w:r w:rsidR="001F4552" w:rsidRPr="004906FE">
        <w:t xml:space="preserve"> that is usable whenever and wherever needed.</w:t>
      </w:r>
      <w:r w:rsidR="001F4552">
        <w:t xml:space="preserve"> Health information s</w:t>
      </w:r>
      <w:r w:rsidR="00C975F5" w:rsidRPr="004906FE">
        <w:t xml:space="preserve">ystems developed in accordance with IHE </w:t>
      </w:r>
      <w:r w:rsidR="0064778D">
        <w:t xml:space="preserve">integrate and </w:t>
      </w:r>
      <w:r w:rsidR="00624021">
        <w:t>exchange information</w:t>
      </w:r>
      <w:r w:rsidR="00624021" w:rsidRPr="004906FE">
        <w:t xml:space="preserve"> </w:t>
      </w:r>
      <w:r w:rsidR="00C975F5" w:rsidRPr="004906FE">
        <w:t xml:space="preserve">with one another better, are easier to implement, and enable </w:t>
      </w:r>
      <w:r w:rsidR="0064778D">
        <w:t>health</w:t>
      </w:r>
      <w:r w:rsidR="00C975F5" w:rsidRPr="004906FE">
        <w:t xml:space="preserve">care providers to use information more effectively. </w:t>
      </w:r>
      <w:r w:rsidR="00C975F5">
        <w:t xml:space="preserve">An </w:t>
      </w:r>
      <w:r w:rsidR="00C975F5" w:rsidRPr="004906FE">
        <w:t xml:space="preserve">IHE </w:t>
      </w:r>
      <w:r w:rsidR="00C975F5">
        <w:t xml:space="preserve">profile </w:t>
      </w:r>
      <w:r w:rsidR="00C975F5" w:rsidRPr="004906FE">
        <w:t>provid</w:t>
      </w:r>
      <w:r w:rsidR="00C975F5">
        <w:t>es</w:t>
      </w:r>
      <w:r w:rsidR="00C975F5" w:rsidRPr="004906FE">
        <w:t xml:space="preserve"> </w:t>
      </w:r>
      <w:r w:rsidR="00C975F5">
        <w:t xml:space="preserve">use of existing standards, </w:t>
      </w:r>
      <w:r w:rsidR="00C975F5" w:rsidRPr="004906FE">
        <w:t xml:space="preserve">specifications, tools, and services for interoperability. </w:t>
      </w:r>
      <w:r w:rsidR="00B25ED4" w:rsidRPr="004906FE">
        <w:t>I</w:t>
      </w:r>
      <w:r w:rsidR="00B25ED4">
        <w:t>t</w:t>
      </w:r>
      <w:r w:rsidR="00B25ED4" w:rsidRPr="004906FE">
        <w:t xml:space="preserve"> </w:t>
      </w:r>
      <w:r w:rsidR="00C975F5" w:rsidRPr="004906FE">
        <w:t xml:space="preserve">also engages </w:t>
      </w:r>
      <w:r w:rsidR="00F70A1B">
        <w:t xml:space="preserve">healthcare institutions, </w:t>
      </w:r>
      <w:r w:rsidR="00C975F5" w:rsidRPr="004906FE">
        <w:t>clinicians, health authorities, industr</w:t>
      </w:r>
      <w:r w:rsidR="00C975F5">
        <w:t>ies</w:t>
      </w:r>
      <w:r w:rsidR="00C975F5" w:rsidRPr="004906FE">
        <w:t>, and users to develop, test, and implement standards-based solutions to vital health information needs</w:t>
      </w:r>
      <w:r w:rsidR="006D7539">
        <w:t xml:space="preserve"> </w:t>
      </w:r>
      <w:r w:rsidR="006D7539">
        <w:fldChar w:fldCharType="begin" w:fldLock="1"/>
      </w:r>
      <w:r w:rsidR="007B76AB">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6D7539">
        <w:fldChar w:fldCharType="separate"/>
      </w:r>
      <w:r w:rsidR="00550F62" w:rsidRPr="00550F62">
        <w:rPr>
          <w:noProof/>
        </w:rPr>
        <w:t>[14]</w:t>
      </w:r>
      <w:r w:rsidR="006D7539">
        <w:fldChar w:fldCharType="end"/>
      </w:r>
      <w:r w:rsidR="00C975F5" w:rsidRPr="004906FE">
        <w:t>. IHE provide</w:t>
      </w:r>
      <w:r w:rsidR="00C975F5">
        <w:t>s</w:t>
      </w:r>
      <w:r w:rsidR="00C975F5" w:rsidRPr="004906FE">
        <w:t xml:space="preserve"> convenient and reliable way of specifying a level of compliance to standards </w:t>
      </w:r>
      <w:r w:rsidR="00C975F5">
        <w:t>enough</w:t>
      </w:r>
      <w:r w:rsidR="00C975F5" w:rsidRPr="004906FE">
        <w:t xml:space="preserve"> to </w:t>
      </w:r>
      <w:r w:rsidR="00C975F5">
        <w:t>successfully reach efficient</w:t>
      </w:r>
      <w:r w:rsidR="00C975F5" w:rsidRPr="004906FE">
        <w:t xml:space="preserve"> interoperability.</w:t>
      </w:r>
      <w:r w:rsidR="005D329C">
        <w:rPr>
          <w:rFonts w:cstheme="minorBidi" w:hint="cs"/>
          <w:szCs w:val="25"/>
          <w:cs/>
          <w:lang w:bidi="th-TH"/>
        </w:rPr>
        <w:t xml:space="preserve"> </w:t>
      </w:r>
    </w:p>
    <w:p w14:paraId="7F81AF6A" w14:textId="21AD3688" w:rsidR="00A467AF" w:rsidRDefault="00341727" w:rsidP="00CE6B77">
      <w:pPr>
        <w:jc w:val="both"/>
      </w:pPr>
      <w:r>
        <w:rPr>
          <w:rFonts w:cstheme="minorBidi"/>
          <w:szCs w:val="25"/>
          <w:lang w:bidi="th-TH"/>
        </w:rPr>
        <w:t xml:space="preserve">      </w:t>
      </w:r>
      <w:r w:rsidR="00D26E17" w:rsidRPr="00D26E17">
        <w:rPr>
          <w:rFonts w:cstheme="minorBidi"/>
          <w:szCs w:val="25"/>
          <w:lang w:bidi="th-TH"/>
        </w:rPr>
        <w:t>Amongst many profiles created by IHE, there is one profile that serves to improve efficiency of health information sharing between different enterprises called "Cross-Enterprise Document Sharing Profile-b (</w:t>
      </w:r>
      <w:proofErr w:type="spellStart"/>
      <w:r w:rsidR="00D26E17" w:rsidRPr="00D26E17">
        <w:rPr>
          <w:rFonts w:cstheme="minorBidi"/>
          <w:szCs w:val="25"/>
          <w:lang w:bidi="th-TH"/>
        </w:rPr>
        <w:t>XDS.b</w:t>
      </w:r>
      <w:proofErr w:type="spellEnd"/>
      <w:r w:rsidR="00D26E17" w:rsidRPr="00D26E17">
        <w:rPr>
          <w:rFonts w:cstheme="minorBidi"/>
          <w:szCs w:val="25"/>
          <w:lang w:bidi="th-TH"/>
        </w:rPr>
        <w:t>)"</w:t>
      </w:r>
      <w:r w:rsidR="00B824D2">
        <w:rPr>
          <w:rFonts w:cstheme="minorBidi"/>
          <w:szCs w:val="25"/>
          <w:lang w:bidi="th-TH"/>
        </w:rPr>
        <w:t xml:space="preserve"> </w:t>
      </w:r>
      <w:r w:rsidR="00B824D2">
        <w:rPr>
          <w:rFonts w:cstheme="minorBidi"/>
          <w:szCs w:val="25"/>
          <w:lang w:bidi="th-TH"/>
        </w:rPr>
        <w:fldChar w:fldCharType="begin" w:fldLock="1"/>
      </w:r>
      <w:r w:rsidR="00CA04D8">
        <w:rPr>
          <w:rFonts w:cstheme="minorBidi"/>
          <w:szCs w:val="25"/>
          <w:lang w:bidi="th-TH"/>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B824D2">
        <w:rPr>
          <w:rFonts w:cstheme="minorBidi"/>
          <w:szCs w:val="25"/>
          <w:lang w:bidi="th-TH"/>
        </w:rPr>
        <w:fldChar w:fldCharType="separate"/>
      </w:r>
      <w:r w:rsidR="007B76AB" w:rsidRPr="007B76AB">
        <w:rPr>
          <w:rFonts w:cstheme="minorBidi"/>
          <w:noProof/>
          <w:szCs w:val="25"/>
          <w:lang w:bidi="th-TH"/>
        </w:rPr>
        <w:t>[15]</w:t>
      </w:r>
      <w:r w:rsidR="00B824D2">
        <w:rPr>
          <w:rFonts w:cstheme="minorBidi"/>
          <w:szCs w:val="25"/>
          <w:lang w:bidi="th-TH"/>
        </w:rPr>
        <w:fldChar w:fldCharType="end"/>
      </w:r>
      <w:r w:rsidR="00223B76">
        <w:rPr>
          <w:rFonts w:cstheme="minorBidi"/>
          <w:szCs w:val="25"/>
          <w:lang w:bidi="th-TH"/>
        </w:rPr>
        <w:t>.</w:t>
      </w:r>
      <w:r>
        <w:rPr>
          <w:rFonts w:cstheme="minorBidi"/>
          <w:szCs w:val="25"/>
          <w:lang w:bidi="th-TH"/>
        </w:rPr>
        <w:t xml:space="preserve"> </w:t>
      </w:r>
      <w:r w:rsidR="00D26E17" w:rsidRPr="00D26E17">
        <w:rPr>
          <w:rFonts w:cstheme="minorBidi"/>
          <w:szCs w:val="25"/>
          <w:lang w:bidi="th-TH"/>
        </w:rPr>
        <w:t xml:space="preserve">The main goal of the </w:t>
      </w:r>
      <w:proofErr w:type="spellStart"/>
      <w:r w:rsidR="00D26E17" w:rsidRPr="00D26E17">
        <w:rPr>
          <w:rFonts w:cstheme="minorBidi"/>
          <w:szCs w:val="25"/>
          <w:lang w:bidi="th-TH"/>
        </w:rPr>
        <w:t>XDS.b</w:t>
      </w:r>
      <w:proofErr w:type="spellEnd"/>
      <w:r w:rsidR="00D26E17" w:rsidRPr="00D26E17">
        <w:rPr>
          <w:rFonts w:cstheme="minorBidi"/>
          <w:szCs w:val="25"/>
          <w:lang w:bidi="th-TH"/>
        </w:rPr>
        <w:t xml:space="preserve"> profile is to allow enterprises that are members of a health document sharing network (called "XDS Affinity Domain") to discover shared health documents stored in the document repositories of other institutions using a central registry.</w:t>
      </w:r>
      <w:r w:rsidR="00160F61" w:rsidRPr="00BA4BDE">
        <w:t xml:space="preserve"> </w:t>
      </w:r>
      <w:r w:rsidR="009E2CE2" w:rsidRPr="009E2CE2">
        <w:t>This central registry stores a set of metadata attributes that represent health documents kept within their source repository. These sets of metadata attributes act as an index which allows health XDS Affinity Domain members to discover health documents in the network. Once the preferred health document is discovered, then the XDS Affinity Domain member can systematically request access to the document from its source repository.</w:t>
      </w:r>
    </w:p>
    <w:p w14:paraId="023A98AF" w14:textId="482C5D7D" w:rsidR="0021567C" w:rsidRDefault="0021567C" w:rsidP="00D04BCA">
      <w:pPr>
        <w:jc w:val="both"/>
      </w:pPr>
      <w:r>
        <w:t xml:space="preserve">      </w:t>
      </w:r>
      <w:r w:rsidR="00B35D7D" w:rsidRPr="00B35D7D">
        <w:t xml:space="preserve">In the </w:t>
      </w:r>
      <w:proofErr w:type="spellStart"/>
      <w:r w:rsidR="00B35D7D" w:rsidRPr="00B35D7D">
        <w:t>XDS.b</w:t>
      </w:r>
      <w:proofErr w:type="spellEnd"/>
      <w:r w:rsidR="00B35D7D" w:rsidRPr="00B35D7D">
        <w:t xml:space="preserve"> Profile, each system, server, and machine are </w:t>
      </w:r>
      <w:r w:rsidR="003A3ABA">
        <w:rPr>
          <w:rFonts w:cs="Angsana New"/>
          <w:szCs w:val="25"/>
          <w:lang w:bidi="th-TH"/>
        </w:rPr>
        <w:t xml:space="preserve">logically </w:t>
      </w:r>
      <w:r w:rsidR="00B35D7D" w:rsidRPr="00B35D7D">
        <w:t xml:space="preserve">labeled as "XDS Actors". </w:t>
      </w:r>
      <w:r w:rsidR="00B6711F">
        <w:fldChar w:fldCharType="begin"/>
      </w:r>
      <w:r w:rsidR="00B6711F">
        <w:instrText xml:space="preserve"> REF _Ref50953823 \h </w:instrText>
      </w:r>
      <w:r w:rsidR="00B6711F">
        <w:fldChar w:fldCharType="separate"/>
      </w:r>
      <w:r w:rsidR="00B6711F" w:rsidRPr="00C618CB">
        <w:t xml:space="preserve">Figure </w:t>
      </w:r>
      <w:r w:rsidR="00B6711F">
        <w:rPr>
          <w:noProof/>
        </w:rPr>
        <w:t>1</w:t>
      </w:r>
      <w:r w:rsidR="00B6711F">
        <w:fldChar w:fldCharType="end"/>
      </w:r>
      <w:r w:rsidR="00B6711F">
        <w:t xml:space="preserve"> </w:t>
      </w:r>
      <w:r w:rsidR="00B35D7D" w:rsidRPr="00B35D7D">
        <w:t>shows all the XDS actors involved in the profile and the sequence of how they interact with each other to enable cross-enterprise document sharing. Each actor has their own role in the framework</w:t>
      </w:r>
      <w:r w:rsidR="00B6711F">
        <w:t xml:space="preserve"> as shown in </w:t>
      </w:r>
      <w:r w:rsidR="00B6711F">
        <w:fldChar w:fldCharType="begin"/>
      </w:r>
      <w:r w:rsidR="00B6711F">
        <w:instrText xml:space="preserve"> REF _Ref86984959 \h </w:instrText>
      </w:r>
      <w:r w:rsidR="00B6711F">
        <w:fldChar w:fldCharType="separate"/>
      </w:r>
      <w:r w:rsidR="00B6711F" w:rsidRPr="00B6711F">
        <w:t xml:space="preserve">Table </w:t>
      </w:r>
      <w:r w:rsidR="00B6711F" w:rsidRPr="00B6711F">
        <w:rPr>
          <w:noProof/>
        </w:rPr>
        <w:t>1</w:t>
      </w:r>
      <w:r w:rsidR="00B6711F">
        <w:fldChar w:fldCharType="end"/>
      </w:r>
      <w:r w:rsidR="00B35D7D" w:rsidRPr="00B35D7D">
        <w:t xml:space="preserve">. </w:t>
      </w:r>
    </w:p>
    <w:p w14:paraId="15370DD6" w14:textId="7D97F9B0" w:rsidR="004D44BA" w:rsidRDefault="004D44BA" w:rsidP="00D04BCA">
      <w:pPr>
        <w:jc w:val="both"/>
      </w:pPr>
    </w:p>
    <w:p w14:paraId="4A52CB40" w14:textId="77777777" w:rsidR="00DA6D79" w:rsidRDefault="00DA6D79" w:rsidP="00D04BCA">
      <w:pPr>
        <w:jc w:val="both"/>
      </w:pPr>
    </w:p>
    <w:p w14:paraId="571FBE6D" w14:textId="390C8A0F" w:rsidR="00B6711F" w:rsidRPr="00DD27CE" w:rsidRDefault="00B6711F" w:rsidP="000070D0">
      <w:pPr>
        <w:pStyle w:val="Caption"/>
        <w:keepNext/>
        <w:spacing w:after="0"/>
      </w:pPr>
      <w:bookmarkStart w:id="13" w:name="_Ref86984959"/>
      <w:r w:rsidRPr="000070D0">
        <w:rPr>
          <w:color w:val="auto"/>
        </w:rPr>
        <w:t xml:space="preserve">Table </w:t>
      </w:r>
      <w:r w:rsidRPr="000070D0">
        <w:rPr>
          <w:color w:val="auto"/>
        </w:rPr>
        <w:fldChar w:fldCharType="begin"/>
      </w:r>
      <w:r w:rsidRPr="000070D0">
        <w:rPr>
          <w:color w:val="auto"/>
        </w:rPr>
        <w:instrText xml:space="preserve"> SEQ Table \* ARABIC </w:instrText>
      </w:r>
      <w:r w:rsidRPr="000070D0">
        <w:rPr>
          <w:color w:val="auto"/>
        </w:rPr>
        <w:fldChar w:fldCharType="separate"/>
      </w:r>
      <w:r w:rsidR="00013395">
        <w:rPr>
          <w:noProof/>
          <w:color w:val="auto"/>
        </w:rPr>
        <w:t>1</w:t>
      </w:r>
      <w:r w:rsidRPr="000070D0">
        <w:rPr>
          <w:color w:val="auto"/>
        </w:rPr>
        <w:fldChar w:fldCharType="end"/>
      </w:r>
      <w:bookmarkEnd w:id="13"/>
      <w:r w:rsidRPr="000070D0">
        <w:rPr>
          <w:color w:val="auto"/>
        </w:rPr>
        <w:t xml:space="preserve"> XDS Actors and its role in </w:t>
      </w:r>
      <w:proofErr w:type="spellStart"/>
      <w:r w:rsidRPr="000070D0">
        <w:rPr>
          <w:color w:val="auto"/>
        </w:rPr>
        <w:t>XDS.b</w:t>
      </w:r>
      <w:proofErr w:type="spellEnd"/>
      <w:r w:rsidRPr="000070D0">
        <w:rPr>
          <w:color w:val="auto"/>
        </w:rPr>
        <w:t xml:space="preserve"> Profile framework</w:t>
      </w:r>
    </w:p>
    <w:tbl>
      <w:tblPr>
        <w:tblStyle w:val="TableGrid"/>
        <w:tblW w:w="0" w:type="auto"/>
        <w:tblLook w:val="04A0" w:firstRow="1" w:lastRow="0" w:firstColumn="1" w:lastColumn="0" w:noHBand="0" w:noVBand="1"/>
      </w:tblPr>
      <w:tblGrid>
        <w:gridCol w:w="1582"/>
        <w:gridCol w:w="3274"/>
      </w:tblGrid>
      <w:tr w:rsidR="00E8197F" w:rsidRPr="00E8197F" w14:paraId="6159024F" w14:textId="77777777" w:rsidTr="000070D0">
        <w:tc>
          <w:tcPr>
            <w:tcW w:w="1638" w:type="dxa"/>
            <w:shd w:val="clear" w:color="auto" w:fill="D9D9D9" w:themeFill="background1" w:themeFillShade="D9"/>
          </w:tcPr>
          <w:p w14:paraId="2F699362" w14:textId="0A8B9331" w:rsidR="00E8197F" w:rsidRPr="000070D0" w:rsidRDefault="00E8197F" w:rsidP="000070D0">
            <w:pPr>
              <w:rPr>
                <w:sz w:val="16"/>
                <w:szCs w:val="16"/>
              </w:rPr>
            </w:pPr>
            <w:r w:rsidRPr="000070D0">
              <w:rPr>
                <w:sz w:val="16"/>
                <w:szCs w:val="16"/>
              </w:rPr>
              <w:t>XDS Actors</w:t>
            </w:r>
          </w:p>
        </w:tc>
        <w:tc>
          <w:tcPr>
            <w:tcW w:w="3444" w:type="dxa"/>
            <w:shd w:val="clear" w:color="auto" w:fill="D9D9D9" w:themeFill="background1" w:themeFillShade="D9"/>
          </w:tcPr>
          <w:p w14:paraId="0047E641" w14:textId="2903B254" w:rsidR="00E8197F" w:rsidRPr="000070D0" w:rsidRDefault="00455353" w:rsidP="000070D0">
            <w:pPr>
              <w:rPr>
                <w:sz w:val="16"/>
                <w:szCs w:val="16"/>
              </w:rPr>
            </w:pPr>
            <w:r>
              <w:rPr>
                <w:sz w:val="16"/>
                <w:szCs w:val="16"/>
              </w:rPr>
              <w:t>Role Description</w:t>
            </w:r>
          </w:p>
        </w:tc>
      </w:tr>
      <w:tr w:rsidR="00E8197F" w:rsidRPr="00E8197F" w14:paraId="28228EF1" w14:textId="77777777" w:rsidTr="000070D0">
        <w:tc>
          <w:tcPr>
            <w:tcW w:w="1638" w:type="dxa"/>
          </w:tcPr>
          <w:p w14:paraId="2EBA8178" w14:textId="1023141B" w:rsidR="00E8197F" w:rsidRPr="000070D0" w:rsidRDefault="00E8197F" w:rsidP="000070D0">
            <w:pPr>
              <w:jc w:val="left"/>
              <w:rPr>
                <w:sz w:val="16"/>
                <w:szCs w:val="16"/>
              </w:rPr>
            </w:pPr>
            <w:r>
              <w:rPr>
                <w:sz w:val="16"/>
                <w:szCs w:val="16"/>
              </w:rPr>
              <w:t xml:space="preserve">Document Source </w:t>
            </w:r>
          </w:p>
        </w:tc>
        <w:tc>
          <w:tcPr>
            <w:tcW w:w="3444" w:type="dxa"/>
          </w:tcPr>
          <w:p w14:paraId="7B539891" w14:textId="115B5D70" w:rsidR="00E8197F" w:rsidRDefault="00E8348F" w:rsidP="00E8197F">
            <w:pPr>
              <w:jc w:val="left"/>
              <w:rPr>
                <w:sz w:val="16"/>
                <w:szCs w:val="16"/>
              </w:rPr>
            </w:pPr>
            <w:r>
              <w:rPr>
                <w:sz w:val="16"/>
                <w:szCs w:val="16"/>
              </w:rPr>
              <w:t xml:space="preserve">- </w:t>
            </w:r>
            <w:r w:rsidR="00455353">
              <w:rPr>
                <w:sz w:val="16"/>
                <w:szCs w:val="16"/>
              </w:rPr>
              <w:t>Create/Generate health document</w:t>
            </w:r>
            <w:r>
              <w:rPr>
                <w:sz w:val="16"/>
                <w:szCs w:val="16"/>
              </w:rPr>
              <w:t>.</w:t>
            </w:r>
            <w:r w:rsidR="00455353">
              <w:rPr>
                <w:sz w:val="16"/>
                <w:szCs w:val="16"/>
              </w:rPr>
              <w:br/>
              <w:t xml:space="preserve">i.e., Physician </w:t>
            </w:r>
            <w:r w:rsidR="00875FA0">
              <w:rPr>
                <w:sz w:val="16"/>
                <w:szCs w:val="16"/>
              </w:rPr>
              <w:t>S</w:t>
            </w:r>
            <w:r w:rsidR="00455353">
              <w:rPr>
                <w:sz w:val="16"/>
                <w:szCs w:val="16"/>
              </w:rPr>
              <w:t>tation</w:t>
            </w:r>
            <w:r w:rsidR="00875FA0">
              <w:rPr>
                <w:sz w:val="16"/>
                <w:szCs w:val="16"/>
              </w:rPr>
              <w:t xml:space="preserve"> (input)</w:t>
            </w:r>
            <w:r w:rsidR="00455353">
              <w:rPr>
                <w:sz w:val="16"/>
                <w:szCs w:val="16"/>
              </w:rPr>
              <w:t xml:space="preserve"> or X-ray Scanner</w:t>
            </w:r>
            <w:r>
              <w:rPr>
                <w:sz w:val="16"/>
                <w:szCs w:val="16"/>
              </w:rPr>
              <w:t>.</w:t>
            </w:r>
          </w:p>
          <w:p w14:paraId="75E6CD24" w14:textId="40A71AB6" w:rsidR="00E8348F" w:rsidRDefault="00E8348F" w:rsidP="00E8197F">
            <w:pPr>
              <w:jc w:val="left"/>
              <w:rPr>
                <w:sz w:val="16"/>
                <w:szCs w:val="16"/>
              </w:rPr>
            </w:pPr>
            <w:r>
              <w:rPr>
                <w:sz w:val="16"/>
                <w:szCs w:val="16"/>
              </w:rPr>
              <w:t xml:space="preserve">- </w:t>
            </w:r>
            <w:r w:rsidRPr="00E8348F">
              <w:rPr>
                <w:sz w:val="16"/>
                <w:szCs w:val="16"/>
              </w:rPr>
              <w:t>Health documents generated by this actor are categorized as "</w:t>
            </w:r>
            <w:r w:rsidR="00F43B82">
              <w:rPr>
                <w:sz w:val="16"/>
                <w:szCs w:val="16"/>
              </w:rPr>
              <w:t>s</w:t>
            </w:r>
            <w:r w:rsidRPr="00E8348F">
              <w:rPr>
                <w:sz w:val="16"/>
                <w:szCs w:val="16"/>
              </w:rPr>
              <w:t>table</w:t>
            </w:r>
            <w:r w:rsidR="00F63B0C">
              <w:rPr>
                <w:sz w:val="16"/>
                <w:szCs w:val="16"/>
              </w:rPr>
              <w:t>”</w:t>
            </w:r>
            <w:r w:rsidRPr="00E8348F">
              <w:rPr>
                <w:sz w:val="16"/>
                <w:szCs w:val="16"/>
              </w:rPr>
              <w:t xml:space="preserve"> </w:t>
            </w:r>
            <w:r w:rsidR="00F63B0C">
              <w:rPr>
                <w:sz w:val="16"/>
                <w:szCs w:val="16"/>
              </w:rPr>
              <w:t>d</w:t>
            </w:r>
            <w:r w:rsidRPr="00E8348F">
              <w:rPr>
                <w:sz w:val="16"/>
                <w:szCs w:val="16"/>
              </w:rPr>
              <w:t>ocuments which will not be changed in the future.</w:t>
            </w:r>
          </w:p>
          <w:p w14:paraId="4405A89E" w14:textId="22096719" w:rsidR="00E8348F" w:rsidRPr="000070D0" w:rsidRDefault="00E8348F" w:rsidP="000070D0">
            <w:pPr>
              <w:jc w:val="left"/>
              <w:rPr>
                <w:sz w:val="16"/>
                <w:szCs w:val="16"/>
              </w:rPr>
            </w:pPr>
            <w:r>
              <w:rPr>
                <w:sz w:val="16"/>
                <w:szCs w:val="16"/>
              </w:rPr>
              <w:t xml:space="preserve">i.e., </w:t>
            </w:r>
            <w:r w:rsidRPr="00E8348F">
              <w:rPr>
                <w:sz w:val="16"/>
                <w:szCs w:val="16"/>
              </w:rPr>
              <w:t>A record of events that have already happened in the past.</w:t>
            </w:r>
          </w:p>
        </w:tc>
      </w:tr>
      <w:tr w:rsidR="00E8197F" w:rsidRPr="00E8197F" w14:paraId="7CD76EFA" w14:textId="77777777" w:rsidTr="000070D0">
        <w:tc>
          <w:tcPr>
            <w:tcW w:w="1638" w:type="dxa"/>
          </w:tcPr>
          <w:p w14:paraId="50D26959" w14:textId="73BDF51D" w:rsidR="00E8197F" w:rsidRPr="000070D0" w:rsidRDefault="00E8197F" w:rsidP="000070D0">
            <w:pPr>
              <w:jc w:val="left"/>
              <w:rPr>
                <w:sz w:val="16"/>
                <w:szCs w:val="16"/>
              </w:rPr>
            </w:pPr>
            <w:r>
              <w:rPr>
                <w:sz w:val="16"/>
                <w:szCs w:val="16"/>
              </w:rPr>
              <w:t>Document Repository</w:t>
            </w:r>
          </w:p>
        </w:tc>
        <w:tc>
          <w:tcPr>
            <w:tcW w:w="3444" w:type="dxa"/>
          </w:tcPr>
          <w:p w14:paraId="33206535" w14:textId="23A804F7" w:rsidR="00E8197F" w:rsidRPr="000070D0" w:rsidRDefault="007524FE" w:rsidP="000070D0">
            <w:pPr>
              <w:jc w:val="left"/>
              <w:rPr>
                <w:rFonts w:cstheme="minorBidi"/>
                <w:sz w:val="16"/>
                <w:lang w:bidi="th-TH"/>
              </w:rPr>
            </w:pPr>
            <w:r>
              <w:rPr>
                <w:sz w:val="16"/>
                <w:szCs w:val="16"/>
              </w:rPr>
              <w:t>Store health document generated from Source</w:t>
            </w:r>
            <w:r>
              <w:rPr>
                <w:sz w:val="16"/>
                <w:szCs w:val="16"/>
              </w:rPr>
              <w:br/>
              <w:t>i.e.,</w:t>
            </w:r>
            <w:r w:rsidR="00797C9A">
              <w:rPr>
                <w:rFonts w:cstheme="minorBidi" w:hint="cs"/>
                <w:sz w:val="16"/>
                <w:cs/>
                <w:lang w:bidi="th-TH"/>
              </w:rPr>
              <w:t xml:space="preserve"> </w:t>
            </w:r>
            <w:r w:rsidR="00797C9A">
              <w:rPr>
                <w:rFonts w:cstheme="minorBidi"/>
                <w:sz w:val="16"/>
                <w:lang w:bidi="th-TH"/>
              </w:rPr>
              <w:t>Health document repository</w:t>
            </w:r>
            <w:r w:rsidR="008E0267">
              <w:rPr>
                <w:rFonts w:cstheme="minorBidi"/>
                <w:sz w:val="16"/>
                <w:lang w:bidi="th-TH"/>
              </w:rPr>
              <w:t>.</w:t>
            </w:r>
          </w:p>
        </w:tc>
      </w:tr>
      <w:tr w:rsidR="00E8197F" w:rsidRPr="00E8197F" w14:paraId="45F57488" w14:textId="77777777" w:rsidTr="000070D0">
        <w:tc>
          <w:tcPr>
            <w:tcW w:w="1638" w:type="dxa"/>
          </w:tcPr>
          <w:p w14:paraId="6FC96D05" w14:textId="6BF16807" w:rsidR="00E8197F" w:rsidRPr="000070D0" w:rsidRDefault="00E8197F" w:rsidP="000070D0">
            <w:pPr>
              <w:jc w:val="left"/>
              <w:rPr>
                <w:sz w:val="16"/>
                <w:szCs w:val="16"/>
              </w:rPr>
            </w:pPr>
            <w:r>
              <w:rPr>
                <w:sz w:val="16"/>
                <w:szCs w:val="16"/>
              </w:rPr>
              <w:t>Document Registry</w:t>
            </w:r>
          </w:p>
        </w:tc>
        <w:tc>
          <w:tcPr>
            <w:tcW w:w="3444" w:type="dxa"/>
          </w:tcPr>
          <w:p w14:paraId="1D6850EE" w14:textId="2D7D3F7E" w:rsidR="00E8197F" w:rsidRPr="000070D0" w:rsidRDefault="00C30324" w:rsidP="000070D0">
            <w:pPr>
              <w:jc w:val="left"/>
              <w:rPr>
                <w:sz w:val="16"/>
                <w:szCs w:val="16"/>
              </w:rPr>
            </w:pPr>
            <w:r w:rsidRPr="00C30324">
              <w:rPr>
                <w:sz w:val="16"/>
                <w:szCs w:val="16"/>
              </w:rPr>
              <w:t>Register an index of health documents from repositories which allows them to be discoverable by members of the XDS network</w:t>
            </w:r>
            <w:r w:rsidR="008E0267">
              <w:rPr>
                <w:sz w:val="16"/>
                <w:szCs w:val="16"/>
              </w:rPr>
              <w:t>.</w:t>
            </w:r>
          </w:p>
        </w:tc>
      </w:tr>
      <w:tr w:rsidR="00E8197F" w:rsidRPr="00E8197F" w14:paraId="70E77334" w14:textId="77777777" w:rsidTr="000070D0">
        <w:tc>
          <w:tcPr>
            <w:tcW w:w="1638" w:type="dxa"/>
          </w:tcPr>
          <w:p w14:paraId="7484567A" w14:textId="5B0A572A" w:rsidR="00E8197F" w:rsidRPr="000070D0" w:rsidRDefault="00E8197F" w:rsidP="000070D0">
            <w:pPr>
              <w:jc w:val="left"/>
              <w:rPr>
                <w:sz w:val="16"/>
                <w:szCs w:val="16"/>
              </w:rPr>
            </w:pPr>
            <w:r>
              <w:rPr>
                <w:sz w:val="16"/>
                <w:szCs w:val="16"/>
              </w:rPr>
              <w:t>Document Consumer</w:t>
            </w:r>
          </w:p>
        </w:tc>
        <w:tc>
          <w:tcPr>
            <w:tcW w:w="3444" w:type="dxa"/>
          </w:tcPr>
          <w:p w14:paraId="13F674B1" w14:textId="3FD78E94" w:rsidR="00E8197F" w:rsidRPr="000070D0" w:rsidRDefault="00A6492D" w:rsidP="000070D0">
            <w:pPr>
              <w:jc w:val="left"/>
              <w:rPr>
                <w:sz w:val="16"/>
                <w:szCs w:val="16"/>
              </w:rPr>
            </w:pPr>
            <w:r w:rsidRPr="00A6492D">
              <w:rPr>
                <w:sz w:val="16"/>
                <w:szCs w:val="16"/>
              </w:rPr>
              <w:t>An interface for health document users or a system which acts as a health document user by itself</w:t>
            </w:r>
            <w:r w:rsidR="008E0267">
              <w:rPr>
                <w:sz w:val="16"/>
                <w:szCs w:val="16"/>
              </w:rPr>
              <w:t>.</w:t>
            </w:r>
            <w:r w:rsidR="00875FA0">
              <w:rPr>
                <w:sz w:val="16"/>
                <w:szCs w:val="16"/>
              </w:rPr>
              <w:br/>
              <w:t>i.e., Physician Station (output) or Data Analytic</w:t>
            </w:r>
          </w:p>
        </w:tc>
      </w:tr>
      <w:tr w:rsidR="00E8197F" w:rsidRPr="00E8197F" w14:paraId="1A3C228E" w14:textId="77777777" w:rsidTr="000070D0">
        <w:tc>
          <w:tcPr>
            <w:tcW w:w="1638" w:type="dxa"/>
          </w:tcPr>
          <w:p w14:paraId="7A3B87F9" w14:textId="024BFAAA" w:rsidR="00E8197F" w:rsidRPr="000070D0" w:rsidRDefault="00E8197F" w:rsidP="000070D0">
            <w:pPr>
              <w:jc w:val="left"/>
              <w:rPr>
                <w:sz w:val="16"/>
                <w:szCs w:val="16"/>
              </w:rPr>
            </w:pPr>
            <w:r>
              <w:rPr>
                <w:sz w:val="16"/>
                <w:szCs w:val="16"/>
              </w:rPr>
              <w:t>On</w:t>
            </w:r>
            <w:r w:rsidR="00455353">
              <w:rPr>
                <w:sz w:val="16"/>
                <w:szCs w:val="16"/>
              </w:rPr>
              <w:t>-Demand Document Source</w:t>
            </w:r>
          </w:p>
        </w:tc>
        <w:tc>
          <w:tcPr>
            <w:tcW w:w="3444" w:type="dxa"/>
          </w:tcPr>
          <w:p w14:paraId="58DC65D9" w14:textId="356E5270" w:rsidR="00E8197F" w:rsidRPr="000070D0" w:rsidRDefault="008E0267" w:rsidP="000070D0">
            <w:pPr>
              <w:jc w:val="left"/>
              <w:rPr>
                <w:sz w:val="16"/>
                <w:szCs w:val="16"/>
              </w:rPr>
            </w:pPr>
            <w:r w:rsidRPr="008E0267">
              <w:rPr>
                <w:sz w:val="16"/>
                <w:szCs w:val="16"/>
              </w:rPr>
              <w:t>Create or generate "on-demand" health documents (as opposed to "stable" documents) that always update for the current state of the document when called</w:t>
            </w:r>
            <w:r>
              <w:rPr>
                <w:sz w:val="16"/>
                <w:szCs w:val="16"/>
              </w:rPr>
              <w:t>.</w:t>
            </w:r>
            <w:r>
              <w:rPr>
                <w:sz w:val="16"/>
                <w:szCs w:val="16"/>
              </w:rPr>
              <w:br/>
              <w:t>i.e., Bedside monitoring</w:t>
            </w:r>
            <w:r w:rsidR="00FC5A96">
              <w:rPr>
                <w:sz w:val="16"/>
                <w:szCs w:val="16"/>
              </w:rPr>
              <w:t>, Patient vital-sign</w:t>
            </w:r>
          </w:p>
        </w:tc>
      </w:tr>
      <w:tr w:rsidR="00455353" w:rsidRPr="00455353" w14:paraId="390002D2" w14:textId="77777777" w:rsidTr="00455353">
        <w:tc>
          <w:tcPr>
            <w:tcW w:w="1638" w:type="dxa"/>
          </w:tcPr>
          <w:p w14:paraId="1D59033E" w14:textId="52DE1E6D" w:rsidR="00455353" w:rsidRDefault="00455353" w:rsidP="00E8197F">
            <w:pPr>
              <w:jc w:val="left"/>
              <w:rPr>
                <w:sz w:val="16"/>
                <w:szCs w:val="16"/>
              </w:rPr>
            </w:pPr>
            <w:r>
              <w:rPr>
                <w:sz w:val="16"/>
                <w:szCs w:val="16"/>
              </w:rPr>
              <w:t>Patient Identity Feed</w:t>
            </w:r>
          </w:p>
        </w:tc>
        <w:tc>
          <w:tcPr>
            <w:tcW w:w="3444" w:type="dxa"/>
          </w:tcPr>
          <w:p w14:paraId="7ADE30B8" w14:textId="5085A9DE" w:rsidR="00455353" w:rsidRPr="00455353" w:rsidRDefault="00E12E55" w:rsidP="00E8197F">
            <w:pPr>
              <w:jc w:val="left"/>
              <w:rPr>
                <w:sz w:val="16"/>
                <w:szCs w:val="16"/>
              </w:rPr>
            </w:pPr>
            <w:r w:rsidRPr="00E12E55">
              <w:rPr>
                <w:sz w:val="16"/>
                <w:szCs w:val="16"/>
              </w:rPr>
              <w:t>Coordinate patient identities as defined by each XDS affinity domain member.</w:t>
            </w:r>
            <w:r w:rsidR="00E13283">
              <w:rPr>
                <w:sz w:val="16"/>
                <w:szCs w:val="16"/>
              </w:rPr>
              <w:br/>
              <w:t>i.e., John defined as patient #123 in hospital A while defined as patient #321 in hospital B, both hospitals can refer to the same John using this XDS actor.</w:t>
            </w:r>
          </w:p>
        </w:tc>
      </w:tr>
    </w:tbl>
    <w:p w14:paraId="6F028651" w14:textId="5CDD7154" w:rsidR="00E8197F" w:rsidRDefault="00E8197F" w:rsidP="00D04BCA">
      <w:pPr>
        <w:jc w:val="both"/>
      </w:pPr>
    </w:p>
    <w:p w14:paraId="7B7971C0" w14:textId="0FB86233" w:rsidR="00F45902" w:rsidRDefault="00082610" w:rsidP="00D04BCA">
      <w:pPr>
        <w:jc w:val="both"/>
      </w:pPr>
      <w:r>
        <w:t xml:space="preserve">      </w:t>
      </w:r>
      <w:r w:rsidR="003B2F6E" w:rsidRPr="003B2F6E">
        <w:t>Each XDS actor has their own set of "transaction" formats to commun</w:t>
      </w:r>
      <w:r w:rsidR="002E56D3">
        <w:t>i</w:t>
      </w:r>
      <w:r w:rsidR="003B2F6E" w:rsidRPr="003B2F6E">
        <w:t xml:space="preserve">cate with one another. XDS transactions act as a medium for the transition between XDS actors. </w:t>
      </w:r>
      <w:r w:rsidR="00067921" w:rsidRPr="00067921">
        <w:t>These transactions have content that refers to the actual health document. The content can be a set of metadata attributes for document registering or a set of search keywords matching the metadata attribute values of the preferred document.</w:t>
      </w:r>
      <w:r w:rsidR="00067921" w:rsidRPr="00067921" w:rsidDel="00067921">
        <w:t xml:space="preserve"> </w:t>
      </w:r>
      <w:r w:rsidR="00536F4D">
        <w:fldChar w:fldCharType="begin"/>
      </w:r>
      <w:r w:rsidR="00536F4D">
        <w:instrText xml:space="preserve"> REF _Ref86988318 \h </w:instrText>
      </w:r>
      <w:r w:rsidR="00536F4D">
        <w:fldChar w:fldCharType="separate"/>
      </w:r>
      <w:r w:rsidR="00536F4D" w:rsidRPr="00536F4D">
        <w:t xml:space="preserve">Table </w:t>
      </w:r>
      <w:r w:rsidR="00536F4D" w:rsidRPr="00536F4D">
        <w:rPr>
          <w:noProof/>
        </w:rPr>
        <w:t>2</w:t>
      </w:r>
      <w:r w:rsidR="00536F4D">
        <w:fldChar w:fldCharType="end"/>
      </w:r>
      <w:r w:rsidR="00013395" w:rsidRPr="00013395">
        <w:t xml:space="preserve"> shows the XDS transactions and their descriptions essential for understanding this work</w:t>
      </w:r>
      <w:r w:rsidR="00536F4D">
        <w:t>.</w:t>
      </w:r>
    </w:p>
    <w:p w14:paraId="2F9BF081" w14:textId="169B058C" w:rsidR="00613662" w:rsidRDefault="00613662" w:rsidP="00D04BCA">
      <w:pPr>
        <w:jc w:val="both"/>
      </w:pPr>
    </w:p>
    <w:p w14:paraId="6CF05043" w14:textId="77777777" w:rsidR="00613662" w:rsidRDefault="00613662" w:rsidP="00D04BCA">
      <w:pPr>
        <w:jc w:val="both"/>
      </w:pPr>
    </w:p>
    <w:p w14:paraId="4AAE7B52" w14:textId="066A1AEA" w:rsidR="00013395" w:rsidRPr="00DD27CE" w:rsidRDefault="00013395" w:rsidP="000070D0">
      <w:pPr>
        <w:pStyle w:val="Caption"/>
        <w:keepNext/>
        <w:spacing w:before="240" w:after="0"/>
      </w:pPr>
      <w:bookmarkStart w:id="14" w:name="_Ref86988318"/>
      <w:r w:rsidRPr="000070D0">
        <w:rPr>
          <w:color w:val="auto"/>
        </w:rPr>
        <w:lastRenderedPageBreak/>
        <w:t xml:space="preserve">Table </w:t>
      </w:r>
      <w:r w:rsidRPr="000070D0">
        <w:rPr>
          <w:color w:val="auto"/>
        </w:rPr>
        <w:fldChar w:fldCharType="begin"/>
      </w:r>
      <w:r w:rsidRPr="000070D0">
        <w:rPr>
          <w:color w:val="auto"/>
        </w:rPr>
        <w:instrText xml:space="preserve"> SEQ Table \* ARABIC </w:instrText>
      </w:r>
      <w:r w:rsidRPr="000070D0">
        <w:rPr>
          <w:color w:val="auto"/>
        </w:rPr>
        <w:fldChar w:fldCharType="separate"/>
      </w:r>
      <w:r w:rsidRPr="000070D0">
        <w:rPr>
          <w:noProof/>
          <w:color w:val="auto"/>
        </w:rPr>
        <w:t>2</w:t>
      </w:r>
      <w:r w:rsidRPr="000070D0">
        <w:rPr>
          <w:color w:val="auto"/>
        </w:rPr>
        <w:fldChar w:fldCharType="end"/>
      </w:r>
      <w:bookmarkEnd w:id="14"/>
      <w:r w:rsidRPr="000070D0">
        <w:rPr>
          <w:color w:val="auto"/>
        </w:rPr>
        <w:t xml:space="preserve"> XDS Transactions and its description</w:t>
      </w:r>
    </w:p>
    <w:tbl>
      <w:tblPr>
        <w:tblStyle w:val="TableGrid"/>
        <w:tblW w:w="0" w:type="auto"/>
        <w:tblLook w:val="04A0" w:firstRow="1" w:lastRow="0" w:firstColumn="1" w:lastColumn="0" w:noHBand="0" w:noVBand="1"/>
      </w:tblPr>
      <w:tblGrid>
        <w:gridCol w:w="1590"/>
        <w:gridCol w:w="3266"/>
      </w:tblGrid>
      <w:tr w:rsidR="003B2F6E" w:rsidRPr="00401EDF" w14:paraId="678D9284" w14:textId="77777777" w:rsidTr="000070D0">
        <w:trPr>
          <w:tblHeader/>
        </w:trPr>
        <w:tc>
          <w:tcPr>
            <w:tcW w:w="1638" w:type="dxa"/>
            <w:shd w:val="clear" w:color="auto" w:fill="D9D9D9" w:themeFill="background1" w:themeFillShade="D9"/>
          </w:tcPr>
          <w:p w14:paraId="164D76AB" w14:textId="2C108C25" w:rsidR="003B2F6E" w:rsidRPr="00401EDF" w:rsidRDefault="003B2F6E" w:rsidP="000070D0">
            <w:pPr>
              <w:rPr>
                <w:sz w:val="16"/>
                <w:szCs w:val="16"/>
              </w:rPr>
            </w:pPr>
            <w:r>
              <w:rPr>
                <w:sz w:val="16"/>
                <w:szCs w:val="16"/>
              </w:rPr>
              <w:t>XDS Transaction</w:t>
            </w:r>
          </w:p>
        </w:tc>
        <w:tc>
          <w:tcPr>
            <w:tcW w:w="3444" w:type="dxa"/>
            <w:shd w:val="clear" w:color="auto" w:fill="D9D9D9" w:themeFill="background1" w:themeFillShade="D9"/>
          </w:tcPr>
          <w:p w14:paraId="34CE4082" w14:textId="061C9B13" w:rsidR="003B2F6E" w:rsidRPr="00401EDF" w:rsidRDefault="003B2F6E" w:rsidP="00105EDB">
            <w:pPr>
              <w:rPr>
                <w:sz w:val="16"/>
                <w:szCs w:val="16"/>
              </w:rPr>
            </w:pPr>
            <w:r>
              <w:rPr>
                <w:sz w:val="16"/>
                <w:szCs w:val="16"/>
              </w:rPr>
              <w:t>Transaction Description</w:t>
            </w:r>
          </w:p>
        </w:tc>
      </w:tr>
      <w:tr w:rsidR="003B2F6E" w:rsidRPr="00401EDF" w14:paraId="39E08EED" w14:textId="77777777" w:rsidTr="000070D0">
        <w:tc>
          <w:tcPr>
            <w:tcW w:w="1638" w:type="dxa"/>
          </w:tcPr>
          <w:p w14:paraId="3D3AC33F" w14:textId="4CB494EC" w:rsidR="003B2F6E" w:rsidRPr="00401EDF" w:rsidRDefault="003B2F6E" w:rsidP="00105EDB">
            <w:pPr>
              <w:jc w:val="left"/>
              <w:rPr>
                <w:sz w:val="16"/>
                <w:szCs w:val="16"/>
              </w:rPr>
            </w:pPr>
            <w:r>
              <w:rPr>
                <w:sz w:val="16"/>
                <w:szCs w:val="16"/>
              </w:rPr>
              <w:t>ITI-42</w:t>
            </w:r>
            <w:r>
              <w:rPr>
                <w:sz w:val="16"/>
                <w:szCs w:val="16"/>
              </w:rPr>
              <w:br/>
              <w:t>Register Document Set-b</w:t>
            </w:r>
          </w:p>
        </w:tc>
        <w:tc>
          <w:tcPr>
            <w:tcW w:w="3444" w:type="dxa"/>
          </w:tcPr>
          <w:p w14:paraId="05952ECE" w14:textId="77777777" w:rsidR="003B2F6E" w:rsidRDefault="003B2F6E" w:rsidP="003B2F6E">
            <w:pPr>
              <w:jc w:val="left"/>
              <w:rPr>
                <w:sz w:val="16"/>
                <w:szCs w:val="16"/>
              </w:rPr>
            </w:pPr>
            <w:r>
              <w:rPr>
                <w:sz w:val="16"/>
                <w:szCs w:val="16"/>
              </w:rPr>
              <w:t xml:space="preserve">- </w:t>
            </w:r>
            <w:r w:rsidR="003D5DCC" w:rsidRPr="003D5DCC">
              <w:rPr>
                <w:sz w:val="16"/>
                <w:szCs w:val="16"/>
              </w:rPr>
              <w:t>Register a set of metadata attributes into the Document Registry.</w:t>
            </w:r>
          </w:p>
          <w:p w14:paraId="1CAD5D10" w14:textId="77777777" w:rsidR="003D5DCC" w:rsidRDefault="003D5DCC" w:rsidP="003B2F6E">
            <w:pPr>
              <w:jc w:val="left"/>
              <w:rPr>
                <w:sz w:val="16"/>
                <w:szCs w:val="16"/>
              </w:rPr>
            </w:pPr>
            <w:r>
              <w:rPr>
                <w:sz w:val="16"/>
                <w:szCs w:val="16"/>
              </w:rPr>
              <w:t xml:space="preserve">- </w:t>
            </w:r>
            <w:r w:rsidRPr="003D5DCC">
              <w:rPr>
                <w:sz w:val="16"/>
                <w:szCs w:val="16"/>
              </w:rPr>
              <w:t>When newly generated health documents are saved in the Document Repository, this event is triggered.</w:t>
            </w:r>
          </w:p>
          <w:p w14:paraId="03283E09" w14:textId="3C80AE58" w:rsidR="003D5DCC" w:rsidRPr="00401EDF" w:rsidRDefault="003D5DCC" w:rsidP="003B2F6E">
            <w:pPr>
              <w:jc w:val="left"/>
              <w:rPr>
                <w:sz w:val="16"/>
                <w:szCs w:val="16"/>
              </w:rPr>
            </w:pPr>
            <w:r>
              <w:rPr>
                <w:sz w:val="16"/>
                <w:szCs w:val="16"/>
              </w:rPr>
              <w:t xml:space="preserve">- </w:t>
            </w:r>
            <w:r w:rsidR="00AB5B21" w:rsidRPr="00AB5B21">
              <w:rPr>
                <w:sz w:val="16"/>
                <w:szCs w:val="16"/>
              </w:rPr>
              <w:t>The Metadata attributes set directly represent each health document stored within the Document Repository.</w:t>
            </w:r>
          </w:p>
        </w:tc>
      </w:tr>
      <w:tr w:rsidR="003B2F6E" w:rsidRPr="00401EDF" w14:paraId="2CE0CF5D" w14:textId="77777777" w:rsidTr="000070D0">
        <w:tc>
          <w:tcPr>
            <w:tcW w:w="1638" w:type="dxa"/>
          </w:tcPr>
          <w:p w14:paraId="76D7E1A7" w14:textId="01E42306" w:rsidR="003B2F6E" w:rsidRPr="00401EDF" w:rsidRDefault="003B2F6E" w:rsidP="00105EDB">
            <w:pPr>
              <w:jc w:val="left"/>
              <w:rPr>
                <w:sz w:val="16"/>
                <w:szCs w:val="16"/>
              </w:rPr>
            </w:pPr>
            <w:r>
              <w:rPr>
                <w:sz w:val="16"/>
                <w:szCs w:val="16"/>
              </w:rPr>
              <w:t xml:space="preserve">ITI-18 </w:t>
            </w:r>
            <w:r>
              <w:rPr>
                <w:sz w:val="16"/>
                <w:szCs w:val="16"/>
              </w:rPr>
              <w:br/>
              <w:t>Registry Stored Query</w:t>
            </w:r>
          </w:p>
        </w:tc>
        <w:tc>
          <w:tcPr>
            <w:tcW w:w="3444" w:type="dxa"/>
          </w:tcPr>
          <w:p w14:paraId="3EAB4E79" w14:textId="77777777" w:rsidR="003B2F6E" w:rsidRDefault="00214ABF" w:rsidP="00105EDB">
            <w:pPr>
              <w:jc w:val="left"/>
              <w:rPr>
                <w:rFonts w:cstheme="minorBidi"/>
                <w:sz w:val="16"/>
                <w:lang w:bidi="th-TH"/>
              </w:rPr>
            </w:pPr>
            <w:r>
              <w:rPr>
                <w:rFonts w:cstheme="minorBidi"/>
                <w:sz w:val="16"/>
                <w:lang w:bidi="th-TH"/>
              </w:rPr>
              <w:t xml:space="preserve">- </w:t>
            </w:r>
            <w:r w:rsidRPr="00214ABF">
              <w:rPr>
                <w:rFonts w:cstheme="minorBidi"/>
                <w:sz w:val="16"/>
                <w:lang w:bidi="th-TH"/>
              </w:rPr>
              <w:t>Query for a set of metadata attributes registered within the Document Registry.</w:t>
            </w:r>
          </w:p>
          <w:p w14:paraId="52F8C66B" w14:textId="746DE669" w:rsidR="00C5589F" w:rsidRPr="00401EDF" w:rsidRDefault="00C5589F" w:rsidP="00105EDB">
            <w:pPr>
              <w:jc w:val="left"/>
              <w:rPr>
                <w:rFonts w:cstheme="minorBidi"/>
                <w:sz w:val="16"/>
                <w:lang w:bidi="th-TH"/>
              </w:rPr>
            </w:pPr>
            <w:r>
              <w:rPr>
                <w:rFonts w:cstheme="minorBidi"/>
                <w:sz w:val="16"/>
                <w:lang w:bidi="th-TH"/>
              </w:rPr>
              <w:t xml:space="preserve">- </w:t>
            </w:r>
            <w:r w:rsidRPr="00C5589F">
              <w:rPr>
                <w:rFonts w:cstheme="minorBidi"/>
                <w:sz w:val="16"/>
                <w:lang w:bidi="th-TH"/>
              </w:rPr>
              <w:t>The Document Consumers provide a set of keywords expected to be matched with metadata attribute values that represent the health document they need.</w:t>
            </w:r>
          </w:p>
        </w:tc>
      </w:tr>
      <w:tr w:rsidR="003B2F6E" w:rsidRPr="00401EDF" w14:paraId="2C43DB82" w14:textId="77777777" w:rsidTr="000070D0">
        <w:tc>
          <w:tcPr>
            <w:tcW w:w="1638" w:type="dxa"/>
          </w:tcPr>
          <w:p w14:paraId="477FEA1E" w14:textId="160E420B" w:rsidR="003B2F6E" w:rsidRPr="00401EDF" w:rsidRDefault="003B2F6E" w:rsidP="00105EDB">
            <w:pPr>
              <w:jc w:val="left"/>
              <w:rPr>
                <w:sz w:val="16"/>
                <w:szCs w:val="16"/>
              </w:rPr>
            </w:pPr>
            <w:r>
              <w:rPr>
                <w:sz w:val="16"/>
                <w:szCs w:val="16"/>
              </w:rPr>
              <w:t>ITI-43</w:t>
            </w:r>
            <w:r>
              <w:rPr>
                <w:sz w:val="16"/>
                <w:szCs w:val="16"/>
              </w:rPr>
              <w:br/>
              <w:t>Retrieved Document Set</w:t>
            </w:r>
          </w:p>
        </w:tc>
        <w:tc>
          <w:tcPr>
            <w:tcW w:w="3444" w:type="dxa"/>
          </w:tcPr>
          <w:p w14:paraId="10D0B259" w14:textId="77777777" w:rsidR="003B2F6E" w:rsidRDefault="004941A3" w:rsidP="00105EDB">
            <w:pPr>
              <w:jc w:val="left"/>
              <w:rPr>
                <w:sz w:val="16"/>
                <w:szCs w:val="16"/>
              </w:rPr>
            </w:pPr>
            <w:r>
              <w:rPr>
                <w:sz w:val="16"/>
                <w:szCs w:val="16"/>
              </w:rPr>
              <w:t xml:space="preserve">- </w:t>
            </w:r>
            <w:r w:rsidRPr="004941A3">
              <w:rPr>
                <w:sz w:val="16"/>
                <w:szCs w:val="16"/>
              </w:rPr>
              <w:t>Request for a health document from its source repository</w:t>
            </w:r>
            <w:r>
              <w:rPr>
                <w:sz w:val="16"/>
                <w:szCs w:val="16"/>
              </w:rPr>
              <w:t>.</w:t>
            </w:r>
          </w:p>
          <w:p w14:paraId="114557BE" w14:textId="1465658F" w:rsidR="004941A3" w:rsidRPr="00401EDF" w:rsidRDefault="004941A3" w:rsidP="00105EDB">
            <w:pPr>
              <w:jc w:val="left"/>
              <w:rPr>
                <w:sz w:val="16"/>
                <w:szCs w:val="16"/>
              </w:rPr>
            </w:pPr>
            <w:r>
              <w:rPr>
                <w:sz w:val="16"/>
                <w:szCs w:val="16"/>
              </w:rPr>
              <w:t xml:space="preserve">- </w:t>
            </w:r>
            <w:r w:rsidRPr="004941A3">
              <w:rPr>
                <w:sz w:val="16"/>
                <w:szCs w:val="16"/>
              </w:rPr>
              <w:t>The Document Consumer uses information provided in metadata attributes retrieved from ITI-18 transactions to access the Document Repository.</w:t>
            </w:r>
          </w:p>
        </w:tc>
      </w:tr>
    </w:tbl>
    <w:p w14:paraId="3B9E9A18" w14:textId="07F68A82" w:rsidR="003B2F6E" w:rsidRDefault="003B2F6E" w:rsidP="00D04BCA">
      <w:pPr>
        <w:jc w:val="both"/>
      </w:pPr>
    </w:p>
    <w:p w14:paraId="40D32453" w14:textId="69B7E994" w:rsidR="006F7E75" w:rsidRDefault="007F2DB5" w:rsidP="00D04BCA">
      <w:pPr>
        <w:jc w:val="both"/>
      </w:pPr>
      <w:r>
        <w:t xml:space="preserve">      </w:t>
      </w:r>
      <w:r w:rsidRPr="007F2DB5">
        <w:t xml:space="preserve">The main process of </w:t>
      </w:r>
      <w:proofErr w:type="spellStart"/>
      <w:r w:rsidRPr="007F2DB5">
        <w:t>XDS.b</w:t>
      </w:r>
      <w:proofErr w:type="spellEnd"/>
      <w:r w:rsidRPr="007F2DB5">
        <w:t xml:space="preserve"> Profile compose</w:t>
      </w:r>
      <w:r w:rsidR="003A3ABA">
        <w:rPr>
          <w:rFonts w:cs="Angsana New"/>
          <w:szCs w:val="25"/>
          <w:lang w:bidi="th-TH"/>
        </w:rPr>
        <w:t>s</w:t>
      </w:r>
      <w:r w:rsidRPr="007F2DB5">
        <w:t xml:space="preserve"> of two main functions: document regist</w:t>
      </w:r>
      <w:r w:rsidR="00D04ACD">
        <w:t>ration</w:t>
      </w:r>
      <w:r w:rsidRPr="007F2DB5">
        <w:t xml:space="preserve"> and document query. For explanation, we </w:t>
      </w:r>
      <w:proofErr w:type="gramStart"/>
      <w:r w:rsidRPr="007F2DB5">
        <w:t>take a look</w:t>
      </w:r>
      <w:proofErr w:type="gramEnd"/>
      <w:r w:rsidRPr="007F2DB5">
        <w:t xml:space="preserve"> at the common workflow of </w:t>
      </w:r>
      <w:proofErr w:type="spellStart"/>
      <w:r w:rsidRPr="007F2DB5">
        <w:t>XDS.b</w:t>
      </w:r>
      <w:proofErr w:type="spellEnd"/>
      <w:r w:rsidRPr="007F2DB5">
        <w:t xml:space="preserve"> where a document is generated into the system.</w:t>
      </w:r>
      <w:r w:rsidR="004E076F">
        <w:t xml:space="preserve"> </w:t>
      </w:r>
      <w:r w:rsidR="004E076F" w:rsidRPr="004E076F">
        <w:t xml:space="preserve">Following </w:t>
      </w:r>
      <w:r w:rsidR="004E076F">
        <w:fldChar w:fldCharType="begin"/>
      </w:r>
      <w:r w:rsidR="004E076F">
        <w:instrText xml:space="preserve"> REF _Ref50953823 \h </w:instrText>
      </w:r>
      <w:r w:rsidR="004E076F">
        <w:fldChar w:fldCharType="separate"/>
      </w:r>
      <w:r w:rsidR="004E076F" w:rsidRPr="00C618CB">
        <w:t xml:space="preserve">Figure </w:t>
      </w:r>
      <w:r w:rsidR="004E076F">
        <w:rPr>
          <w:noProof/>
        </w:rPr>
        <w:t>1</w:t>
      </w:r>
      <w:r w:rsidR="004E076F">
        <w:fldChar w:fldCharType="end"/>
      </w:r>
      <w:r w:rsidR="004E076F" w:rsidRPr="004E076F">
        <w:t>, a health document is first generated from an XDS Document Source actor. The generated document will take the format of an ITI-41 transaction before being sent to the XDS Document Repository actor. Upon receiving the document via ITI-41 transaction, the XDS Document Repository actor extracts a metadata attribute set from the document. The actual document itself will be kept within the XDS Document Repository actor while an extracted metadata attributes set will be used for the document regis</w:t>
      </w:r>
      <w:r w:rsidR="00D04ACD">
        <w:t>tration</w:t>
      </w:r>
      <w:r w:rsidR="004E076F" w:rsidRPr="004E076F">
        <w:t>.</w:t>
      </w:r>
      <w:r w:rsidR="008B4086">
        <w:t xml:space="preserve"> </w:t>
      </w:r>
    </w:p>
    <w:p w14:paraId="182C4FF5" w14:textId="49E52162" w:rsidR="003B4A7E" w:rsidRDefault="008B4086" w:rsidP="00A540DB">
      <w:pPr>
        <w:ind w:firstLine="284"/>
        <w:jc w:val="both"/>
      </w:pPr>
      <w:r w:rsidRPr="008B4086">
        <w:t xml:space="preserve">The document registration begins with the XDS Document Repository assorting the extracted metadata attributes set into the ITI-42 transaction format. Then, the transaction was sent to the XDS Document Registry actor. The XDS Document Registry then interprets the transaction and extracts the metadata attributes set. After that, the metadata attributes set will be registered in the XDS Document Registry database. </w:t>
      </w:r>
      <w:r w:rsidR="006F7E75">
        <w:rPr>
          <w:rFonts w:cs="Angsana New"/>
          <w:szCs w:val="25"/>
          <w:lang w:bidi="th-TH"/>
        </w:rPr>
        <w:t>T</w:t>
      </w:r>
      <w:r w:rsidR="00D73115" w:rsidRPr="00D73115">
        <w:t>he document can now be discovered by all members of the XDS affinity domain and is ready for document query.</w:t>
      </w:r>
    </w:p>
    <w:p w14:paraId="2674B272" w14:textId="47467E22" w:rsidR="001F1A19" w:rsidRDefault="001F1A19" w:rsidP="00D04BCA">
      <w:pPr>
        <w:jc w:val="both"/>
      </w:pPr>
      <w:r>
        <w:t xml:space="preserve">      </w:t>
      </w:r>
      <w:r w:rsidRPr="001F1A19">
        <w:t xml:space="preserve">A document query begins after the health document user </w:t>
      </w:r>
      <w:r w:rsidR="006F7E75" w:rsidRPr="001F1A19">
        <w:t>needs</w:t>
      </w:r>
      <w:r w:rsidRPr="001F1A19">
        <w:t xml:space="preserve"> a document for healthcare service following their role. The document user will use a user interface provided by the XDS Document Consumer actor to start a document query. The XDS Document Consumer actor will prompt the user for an essential set of search keywords that refer to the health document they are seeking. This can be a patient's name, the type of healthcare service provided, the time, or a unique identifier</w:t>
      </w:r>
      <w:r w:rsidR="006F7E75">
        <w:t>, etc</w:t>
      </w:r>
      <w:r w:rsidRPr="001F1A19">
        <w:t xml:space="preserve">. </w:t>
      </w:r>
      <w:proofErr w:type="gramStart"/>
      <w:r w:rsidRPr="001F1A19">
        <w:t>All of</w:t>
      </w:r>
      <w:proofErr w:type="gramEnd"/>
      <w:r w:rsidRPr="001F1A19">
        <w:t xml:space="preserve"> these keywords must </w:t>
      </w:r>
      <w:r w:rsidR="006F7E75">
        <w:t>match</w:t>
      </w:r>
      <w:r w:rsidRPr="001F1A19">
        <w:t xml:space="preserve"> </w:t>
      </w:r>
      <w:r w:rsidR="006F7E75">
        <w:t xml:space="preserve">with </w:t>
      </w:r>
      <w:r w:rsidRPr="001F1A19">
        <w:t>metadata attribute values that represent the document. The XDS Document Consumer also specifies a query type appropriate to the expected query result. With both search keywords and query type specified, the XDS Document Consumer then proceeds to create a transaction for the query using the ITI-18 transaction format.</w:t>
      </w:r>
      <w:r w:rsidR="00AD024A" w:rsidRPr="00AD024A">
        <w:t xml:space="preserve"> The transaction is then sent to the XDS Document Registry actor. The XDS Document Registry actor will extract search keywords from the transaction and use them to search the registry for a document with a matched metadata attribute value. The XDS Document Registry then proceeds to return the result to the </w:t>
      </w:r>
      <w:r w:rsidR="00AD024A" w:rsidRPr="00AD024A">
        <w:t>XDS Document Consumer using the ITI-18 transaction format. The document user then uses the information provided in the search result to locate and access the actual health document from its source repository. Document access will be done using the ITI-43 transaction format.</w:t>
      </w:r>
      <w:r w:rsidR="00AD024A">
        <w:t xml:space="preserve"> </w:t>
      </w:r>
    </w:p>
    <w:p w14:paraId="7CFB451E" w14:textId="3915A6F2" w:rsidR="00C54F4D" w:rsidRPr="005B520E" w:rsidRDefault="00C54F4D" w:rsidP="00C54F4D">
      <w:pPr>
        <w:pStyle w:val="Heading2"/>
        <w:jc w:val="both"/>
      </w:pPr>
      <w:commentRangeStart w:id="15"/>
      <w:r>
        <w:t>Blockchain Technology</w:t>
      </w:r>
      <w:commentRangeEnd w:id="15"/>
      <w:r w:rsidR="00F72C26">
        <w:rPr>
          <w:rStyle w:val="CommentReference"/>
          <w:i w:val="0"/>
          <w:iCs w:val="0"/>
          <w:noProof w:val="0"/>
        </w:rPr>
        <w:commentReference w:id="15"/>
      </w:r>
    </w:p>
    <w:p w14:paraId="16799461" w14:textId="0E9C03B7" w:rsidR="00A241C2" w:rsidRDefault="005E5966">
      <w:pPr>
        <w:pStyle w:val="BodyText"/>
        <w:jc w:val="thaiDistribute"/>
        <w:rPr>
          <w:rFonts w:cstheme="minorBidi"/>
          <w:szCs w:val="25"/>
          <w:lang w:val="en-US" w:bidi="th-TH"/>
        </w:rPr>
      </w:pPr>
      <w:r w:rsidRPr="0012630D">
        <w:rPr>
          <w:rFonts w:cstheme="minorBidi"/>
          <w:szCs w:val="25"/>
          <w:lang w:val="en-US" w:bidi="th-TH"/>
        </w:rPr>
        <w:t>Blockchain is generally described as a distributed digital ledger of cryptographically signed transactions grouped into blocks</w:t>
      </w:r>
      <w:r w:rsidRPr="006C07A5">
        <w:rPr>
          <w:lang w:val="en-US"/>
        </w:rPr>
        <w:t>.</w:t>
      </w:r>
      <w:r>
        <w:rPr>
          <w:lang w:val="en-US"/>
        </w:rPr>
        <w:t xml:space="preserve"> </w:t>
      </w:r>
      <w:r>
        <w:rPr>
          <w:rFonts w:cstheme="minorBidi"/>
          <w:szCs w:val="25"/>
          <w:lang w:val="en-US" w:bidi="th-TH"/>
        </w:rPr>
        <w:t>The</w:t>
      </w:r>
      <w:r w:rsidR="00706B5F" w:rsidRPr="008C6257">
        <w:rPr>
          <w:rFonts w:cstheme="minorBidi"/>
          <w:szCs w:val="25"/>
          <w:lang w:val="en-US" w:bidi="th-TH"/>
        </w:rPr>
        <w:t xml:space="preserve"> technology</w:t>
      </w:r>
      <w:r w:rsidR="00706B5F">
        <w:rPr>
          <w:rFonts w:cstheme="minorBidi"/>
          <w:szCs w:val="25"/>
          <w:lang w:val="en-US" w:bidi="th-TH"/>
        </w:rPr>
        <w:t xml:space="preserve"> is a method that applied </w:t>
      </w:r>
      <w:r w:rsidR="004C19C1" w:rsidRPr="004C19C1">
        <w:rPr>
          <w:rFonts w:cstheme="minorBidi"/>
          <w:szCs w:val="25"/>
          <w:lang w:val="en-US" w:bidi="th-TH"/>
        </w:rPr>
        <w:t>cryptographic techniques</w:t>
      </w:r>
      <w:r w:rsidR="004C19C1" w:rsidRPr="004C19C1" w:rsidDel="004C19C1">
        <w:rPr>
          <w:rFonts w:cstheme="minorBidi"/>
          <w:szCs w:val="25"/>
          <w:lang w:val="en-US" w:bidi="th-TH"/>
        </w:rPr>
        <w:t xml:space="preserve"> </w:t>
      </w:r>
      <w:r w:rsidR="00706B5F">
        <w:rPr>
          <w:rFonts w:cstheme="minorBidi"/>
          <w:szCs w:val="25"/>
          <w:lang w:val="en-US" w:bidi="th-TH"/>
        </w:rPr>
        <w:t>to locally ensure integrity of data while rely on decentralization and consensus mechanism to ensure integrity and availability of all data existing in the network</w:t>
      </w:r>
      <w:r w:rsidR="008E160E">
        <w:rPr>
          <w:rFonts w:cstheme="minorBidi"/>
          <w:szCs w:val="25"/>
          <w:lang w:val="en-US" w:bidi="th-TH"/>
        </w:rPr>
        <w:t xml:space="preserve"> </w:t>
      </w:r>
      <w:r w:rsidR="008E160E">
        <w:rPr>
          <w:rFonts w:cstheme="minorBidi"/>
          <w:szCs w:val="25"/>
          <w:lang w:val="en-US" w:bidi="th-TH"/>
        </w:rPr>
        <w:fldChar w:fldCharType="begin" w:fldLock="1"/>
      </w:r>
      <w:r w:rsidR="00F938D1">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[34]","plainTextFormattedCitation":"[34]","previouslyFormattedCitation":"[33]"},"properties":{"noteIndex":0},"schema":"https://github.com/citation-style-language/schema/raw/master/csl-citation.json"}</w:instrText>
      </w:r>
      <w:r w:rsidR="008E160E">
        <w:rPr>
          <w:rFonts w:cstheme="minorBidi"/>
          <w:szCs w:val="25"/>
          <w:lang w:val="en-US" w:bidi="th-TH"/>
        </w:rPr>
        <w:fldChar w:fldCharType="separate"/>
      </w:r>
      <w:r w:rsidR="00F938D1" w:rsidRPr="00F938D1">
        <w:rPr>
          <w:rFonts w:cstheme="minorBidi"/>
          <w:noProof/>
          <w:szCs w:val="25"/>
          <w:lang w:val="en-US" w:bidi="th-TH"/>
        </w:rPr>
        <w:t>[34]</w:t>
      </w:r>
      <w:r w:rsidR="008E160E">
        <w:rPr>
          <w:rFonts w:cstheme="minorBidi"/>
          <w:szCs w:val="25"/>
          <w:lang w:val="en-US" w:bidi="th-TH"/>
        </w:rPr>
        <w:fldChar w:fldCharType="end"/>
      </w:r>
      <w:r w:rsidR="00706B5F">
        <w:rPr>
          <w:rFonts w:cstheme="minorBidi"/>
          <w:szCs w:val="25"/>
          <w:lang w:val="en-US" w:bidi="th-TH"/>
        </w:rPr>
        <w:t>.</w:t>
      </w:r>
      <w:r w:rsidR="00706B5F">
        <w:rPr>
          <w:rFonts w:cstheme="minorBidi" w:hint="cs"/>
          <w:szCs w:val="25"/>
          <w:cs/>
          <w:lang w:val="en-US" w:bidi="th-TH"/>
        </w:rPr>
        <w:t xml:space="preserve"> </w:t>
      </w:r>
      <w:r w:rsidR="00706B5F">
        <w:rPr>
          <w:rFonts w:cstheme="minorBidi"/>
          <w:szCs w:val="25"/>
          <w:lang w:val="en-US" w:bidi="th-TH"/>
        </w:rPr>
        <w:t>These cryptographical techni</w:t>
      </w:r>
      <w:r w:rsidR="001F1D32">
        <w:rPr>
          <w:rFonts w:cstheme="minorBidi"/>
          <w:szCs w:val="25"/>
          <w:lang w:val="en-US" w:bidi="th-TH"/>
        </w:rPr>
        <w:t>ques</w:t>
      </w:r>
      <w:r w:rsidR="00706B5F">
        <w:rPr>
          <w:rFonts w:cstheme="minorBidi"/>
          <w:szCs w:val="25"/>
          <w:lang w:val="en-US" w:bidi="th-TH"/>
        </w:rPr>
        <w:t xml:space="preserve"> </w:t>
      </w:r>
      <w:r w:rsidR="00192A3F">
        <w:rPr>
          <w:rFonts w:cstheme="minorBidi"/>
          <w:szCs w:val="25"/>
          <w:lang w:val="en-US" w:bidi="th-TH"/>
        </w:rPr>
        <w:t>include</w:t>
      </w:r>
      <w:r w:rsidR="00706B5F">
        <w:rPr>
          <w:rFonts w:cstheme="minorBidi"/>
          <w:szCs w:val="25"/>
          <w:lang w:val="en-US" w:bidi="th-TH"/>
        </w:rPr>
        <w:t xml:space="preserve"> the one that form </w:t>
      </w:r>
      <w:r w:rsidR="00F46298">
        <w:rPr>
          <w:rFonts w:cstheme="minorBidi"/>
          <w:szCs w:val="25"/>
          <w:lang w:val="en-US" w:bidi="th-TH"/>
        </w:rPr>
        <w:t>“</w:t>
      </w:r>
      <w:r w:rsidR="00706B5F">
        <w:rPr>
          <w:rFonts w:cstheme="minorBidi"/>
          <w:szCs w:val="25"/>
          <w:lang w:val="en-US" w:bidi="th-TH"/>
        </w:rPr>
        <w:t>Block</w:t>
      </w:r>
      <w:r w:rsidR="00F46298">
        <w:rPr>
          <w:rFonts w:cstheme="minorBidi"/>
          <w:szCs w:val="25"/>
          <w:lang w:val="en-US" w:bidi="th-TH"/>
        </w:rPr>
        <w:t>”</w:t>
      </w:r>
      <w:r w:rsidR="00706B5F">
        <w:rPr>
          <w:rFonts w:cstheme="minorBidi"/>
          <w:szCs w:val="25"/>
          <w:lang w:val="en-US" w:bidi="th-TH"/>
        </w:rPr>
        <w:t xml:space="preserve"> and another one that form </w:t>
      </w:r>
      <w:r w:rsidR="00F46298">
        <w:rPr>
          <w:rFonts w:cstheme="minorBidi"/>
          <w:szCs w:val="25"/>
          <w:lang w:val="en-US" w:bidi="th-TH"/>
        </w:rPr>
        <w:t>“</w:t>
      </w:r>
      <w:r w:rsidR="00706B5F">
        <w:rPr>
          <w:rFonts w:cstheme="minorBidi"/>
          <w:szCs w:val="25"/>
          <w:lang w:val="en-US" w:bidi="th-TH"/>
        </w:rPr>
        <w:t>Chain</w:t>
      </w:r>
      <w:r w:rsidR="00F46298">
        <w:rPr>
          <w:rFonts w:cstheme="minorBidi"/>
          <w:szCs w:val="25"/>
          <w:lang w:val="en-US" w:bidi="th-TH"/>
        </w:rPr>
        <w:t>”</w:t>
      </w:r>
      <w:r w:rsidR="00706B5F">
        <w:rPr>
          <w:rFonts w:cstheme="minorBidi"/>
          <w:szCs w:val="25"/>
          <w:lang w:val="en-US" w:bidi="th-TH"/>
        </w:rPr>
        <w:t xml:space="preserve">. </w:t>
      </w:r>
    </w:p>
    <w:p w14:paraId="4C8FA440" w14:textId="7661C899" w:rsidR="00A241C2" w:rsidRDefault="00706B5F" w:rsidP="00A241C2">
      <w:pPr>
        <w:pStyle w:val="BodyText"/>
        <w:jc w:val="thaiDistribute"/>
        <w:rPr>
          <w:rFonts w:cstheme="minorBidi"/>
          <w:szCs w:val="25"/>
          <w:lang w:val="en-US" w:bidi="th-TH"/>
        </w:rPr>
      </w:pPr>
      <w:r>
        <w:rPr>
          <w:rFonts w:cstheme="minorBidi"/>
          <w:szCs w:val="25"/>
          <w:lang w:val="en-US" w:bidi="th-TH"/>
        </w:rPr>
        <w:t>In Blockchain, those data being published are small fragment of information that represent</w:t>
      </w:r>
      <w:r w:rsidR="00B7211D">
        <w:rPr>
          <w:rFonts w:cstheme="minorBidi"/>
          <w:szCs w:val="25"/>
          <w:lang w:val="en-US" w:bidi="th-TH"/>
        </w:rPr>
        <w:t>s</w:t>
      </w:r>
      <w:r>
        <w:rPr>
          <w:rFonts w:cstheme="minorBidi"/>
          <w:szCs w:val="25"/>
          <w:lang w:val="en-US" w:bidi="th-TH"/>
        </w:rPr>
        <w:t xml:space="preserve"> proof of action in its own application.</w:t>
      </w:r>
      <w:r w:rsidR="00AF2D06">
        <w:rPr>
          <w:rFonts w:cstheme="minorBidi"/>
          <w:szCs w:val="25"/>
          <w:lang w:val="en-US" w:bidi="th-TH"/>
        </w:rPr>
        <w:t xml:space="preserve"> </w:t>
      </w:r>
      <w:r>
        <w:rPr>
          <w:rFonts w:cstheme="minorBidi"/>
          <w:szCs w:val="25"/>
          <w:lang w:val="en-US" w:bidi="th-TH"/>
        </w:rPr>
        <w:t xml:space="preserve">Therefore, it </w:t>
      </w:r>
      <w:r w:rsidR="008126B5">
        <w:rPr>
          <w:rFonts w:cstheme="minorBidi"/>
          <w:szCs w:val="25"/>
          <w:lang w:val="en-US" w:bidi="th-TH"/>
        </w:rPr>
        <w:t xml:space="preserve">calls a </w:t>
      </w:r>
      <w:r w:rsidR="00F46298">
        <w:rPr>
          <w:rFonts w:cstheme="minorBidi"/>
          <w:szCs w:val="25"/>
          <w:lang w:val="en-US" w:bidi="th-TH"/>
        </w:rPr>
        <w:t>“</w:t>
      </w:r>
      <w:r>
        <w:rPr>
          <w:rFonts w:cstheme="minorBidi"/>
          <w:szCs w:val="25"/>
          <w:lang w:val="en-US" w:bidi="th-TH"/>
        </w:rPr>
        <w:t>transaction</w:t>
      </w:r>
      <w:r w:rsidR="00F46298">
        <w:rPr>
          <w:rFonts w:cstheme="minorBidi"/>
          <w:szCs w:val="25"/>
          <w:lang w:val="en-US" w:bidi="th-TH"/>
        </w:rPr>
        <w:t>”</w:t>
      </w:r>
      <w:r>
        <w:rPr>
          <w:rFonts w:cstheme="minorBidi"/>
          <w:szCs w:val="25"/>
          <w:lang w:val="en-US" w:bidi="th-TH"/>
        </w:rPr>
        <w:t>. A set of transactions approach Blockchain network at the same period will be hashed together</w:t>
      </w:r>
      <w:r w:rsidR="00423CC4">
        <w:rPr>
          <w:rFonts w:cstheme="minorBidi"/>
          <w:szCs w:val="25"/>
          <w:lang w:val="en-US" w:bidi="th-TH"/>
        </w:rPr>
        <w:t>,</w:t>
      </w:r>
      <w:r>
        <w:rPr>
          <w:rFonts w:cstheme="minorBidi"/>
          <w:szCs w:val="25"/>
          <w:lang w:val="en-US" w:bidi="th-TH"/>
        </w:rPr>
        <w:t xml:space="preserve"> imagine like put these transactions into the same box and </w:t>
      </w:r>
      <w:r w:rsidR="00615172">
        <w:rPr>
          <w:rFonts w:cstheme="minorBidi"/>
          <w:szCs w:val="25"/>
          <w:lang w:val="en-US" w:bidi="th-TH"/>
        </w:rPr>
        <w:t>label</w:t>
      </w:r>
      <w:r>
        <w:rPr>
          <w:rFonts w:cstheme="minorBidi"/>
          <w:szCs w:val="25"/>
          <w:lang w:val="en-US" w:bidi="th-TH"/>
        </w:rPr>
        <w:t xml:space="preserve"> it with its hash value, formed a </w:t>
      </w:r>
      <w:r w:rsidR="000F7BE4">
        <w:rPr>
          <w:rFonts w:cstheme="minorBidi"/>
          <w:szCs w:val="25"/>
          <w:lang w:val="en-US" w:bidi="th-TH"/>
        </w:rPr>
        <w:t>“</w:t>
      </w:r>
      <w:r>
        <w:rPr>
          <w:rFonts w:cstheme="minorBidi"/>
          <w:szCs w:val="25"/>
          <w:lang w:val="en-US" w:bidi="th-TH"/>
        </w:rPr>
        <w:t>Block</w:t>
      </w:r>
      <w:r w:rsidR="000F7BE4">
        <w:rPr>
          <w:rFonts w:cstheme="minorBidi"/>
          <w:szCs w:val="25"/>
          <w:lang w:val="en-US" w:bidi="th-TH"/>
        </w:rPr>
        <w:t>”</w:t>
      </w:r>
      <w:r>
        <w:rPr>
          <w:rFonts w:cstheme="minorBidi"/>
          <w:szCs w:val="25"/>
          <w:lang w:val="en-US" w:bidi="th-TH"/>
        </w:rPr>
        <w:t>. Additionally, the hash value of each block also includes hash value of previously generated block caus</w:t>
      </w:r>
      <w:r w:rsidR="00A241C2">
        <w:rPr>
          <w:rFonts w:cstheme="minorBidi"/>
          <w:szCs w:val="25"/>
          <w:lang w:val="en-US" w:bidi="th-TH"/>
        </w:rPr>
        <w:t>ing</w:t>
      </w:r>
      <w:r>
        <w:rPr>
          <w:rFonts w:cstheme="minorBidi"/>
          <w:szCs w:val="25"/>
          <w:lang w:val="en-US" w:bidi="th-TH"/>
        </w:rPr>
        <w:t xml:space="preserve"> formation of a </w:t>
      </w:r>
      <w:r w:rsidR="000F7BE4">
        <w:rPr>
          <w:rFonts w:cstheme="minorBidi"/>
          <w:szCs w:val="25"/>
          <w:lang w:val="en-US" w:bidi="th-TH"/>
        </w:rPr>
        <w:t>“</w:t>
      </w:r>
      <w:r>
        <w:rPr>
          <w:rFonts w:cstheme="minorBidi"/>
          <w:szCs w:val="25"/>
          <w:lang w:val="en-US" w:bidi="th-TH"/>
        </w:rPr>
        <w:t>Chain</w:t>
      </w:r>
      <w:r w:rsidR="000F7BE4">
        <w:rPr>
          <w:rFonts w:cstheme="minorBidi"/>
          <w:szCs w:val="25"/>
          <w:lang w:val="en-US" w:bidi="th-TH"/>
        </w:rPr>
        <w:t>”</w:t>
      </w:r>
      <w:r>
        <w:rPr>
          <w:rFonts w:cstheme="minorBidi"/>
          <w:szCs w:val="25"/>
          <w:lang w:val="en-US" w:bidi="th-TH"/>
        </w:rPr>
        <w:t xml:space="preserve">. Any attempt to modify content of published block will cause change in hash value of entire chain </w:t>
      </w:r>
      <w:r w:rsidR="00915ABA">
        <w:rPr>
          <w:rFonts w:cstheme="minorBidi"/>
          <w:szCs w:val="25"/>
          <w:lang w:val="en-US" w:bidi="th-TH"/>
        </w:rPr>
        <w:t xml:space="preserve">which </w:t>
      </w:r>
      <w:r>
        <w:rPr>
          <w:rFonts w:cstheme="minorBidi"/>
          <w:szCs w:val="25"/>
          <w:lang w:val="en-US" w:bidi="th-TH"/>
        </w:rPr>
        <w:t>trigger rejection from the network.</w:t>
      </w:r>
      <w:r w:rsidR="00A241C2">
        <w:rPr>
          <w:rFonts w:cstheme="minorBidi"/>
          <w:szCs w:val="25"/>
          <w:lang w:val="en-US" w:bidi="th-TH"/>
        </w:rPr>
        <w:t xml:space="preserve"> </w:t>
      </w:r>
    </w:p>
    <w:p w14:paraId="33DA0020" w14:textId="6FF20A6C" w:rsidR="00521BC4" w:rsidRDefault="00A241C2" w:rsidP="00A241C2">
      <w:pPr>
        <w:pStyle w:val="BodyText"/>
        <w:jc w:val="thaiDistribute"/>
        <w:rPr>
          <w:rFonts w:cstheme="minorBidi"/>
          <w:szCs w:val="25"/>
          <w:lang w:val="en-US" w:bidi="th-TH"/>
        </w:rPr>
      </w:pPr>
      <w:r>
        <w:rPr>
          <w:rFonts w:cstheme="minorBidi"/>
          <w:szCs w:val="25"/>
          <w:lang w:val="en-US" w:bidi="th-TH"/>
        </w:rPr>
        <w:t>Tog</w:t>
      </w:r>
      <w:r w:rsidR="001D6252">
        <w:rPr>
          <w:rFonts w:cstheme="minorBidi"/>
          <w:szCs w:val="25"/>
          <w:lang w:val="en-US" w:bidi="th-TH"/>
        </w:rPr>
        <w:t xml:space="preserve">ether with hash </w:t>
      </w:r>
      <w:r w:rsidR="000F7BE4">
        <w:rPr>
          <w:rFonts w:cstheme="minorBidi"/>
          <w:szCs w:val="25"/>
          <w:lang w:val="en-US" w:bidi="th-TH"/>
        </w:rPr>
        <w:t>“</w:t>
      </w:r>
      <w:r w:rsidR="001D6252">
        <w:rPr>
          <w:rFonts w:cstheme="minorBidi"/>
          <w:szCs w:val="25"/>
          <w:lang w:val="en-US" w:bidi="th-TH"/>
        </w:rPr>
        <w:t>chain</w:t>
      </w:r>
      <w:r w:rsidR="000F7BE4">
        <w:rPr>
          <w:rFonts w:cstheme="minorBidi"/>
          <w:szCs w:val="25"/>
          <w:lang w:val="en-US" w:bidi="th-TH"/>
        </w:rPr>
        <w:t>”</w:t>
      </w:r>
      <w:r w:rsidR="001D6252">
        <w:rPr>
          <w:rFonts w:cstheme="minorBidi"/>
          <w:szCs w:val="25"/>
          <w:lang w:val="en-US" w:bidi="th-TH"/>
        </w:rPr>
        <w:t>,</w:t>
      </w:r>
      <w:r w:rsidR="00B769D2" w:rsidRPr="00B769D2">
        <w:rPr>
          <w:rFonts w:cstheme="minorBidi"/>
          <w:szCs w:val="25"/>
          <w:lang w:val="en-US" w:bidi="th-TH"/>
        </w:rPr>
        <w:t xml:space="preserve"> </w:t>
      </w:r>
      <w:r w:rsidR="00415FB4">
        <w:rPr>
          <w:rFonts w:cstheme="minorBidi"/>
          <w:szCs w:val="25"/>
          <w:lang w:val="en-US" w:bidi="th-TH"/>
        </w:rPr>
        <w:t xml:space="preserve">the concept also </w:t>
      </w:r>
      <w:r w:rsidR="0048517F">
        <w:rPr>
          <w:rFonts w:cstheme="minorBidi"/>
          <w:szCs w:val="25"/>
          <w:lang w:val="en-US" w:bidi="th-TH"/>
        </w:rPr>
        <w:t>relies</w:t>
      </w:r>
      <w:r w:rsidR="00415FB4">
        <w:rPr>
          <w:rFonts w:cstheme="minorBidi"/>
          <w:szCs w:val="25"/>
          <w:lang w:val="en-US" w:bidi="th-TH"/>
        </w:rPr>
        <w:t xml:space="preserve"> on</w:t>
      </w:r>
      <w:r w:rsidR="002D0403">
        <w:rPr>
          <w:rFonts w:cstheme="minorBidi"/>
          <w:szCs w:val="25"/>
          <w:lang w:val="en-US" w:bidi="th-TH"/>
        </w:rPr>
        <w:t xml:space="preserve"> </w:t>
      </w:r>
      <w:r w:rsidR="000F7BE4">
        <w:rPr>
          <w:rFonts w:cstheme="minorBidi"/>
          <w:szCs w:val="25"/>
          <w:lang w:val="en-US" w:bidi="th-TH"/>
        </w:rPr>
        <w:t>“</w:t>
      </w:r>
      <w:r w:rsidR="00B769D2" w:rsidRPr="00B769D2">
        <w:rPr>
          <w:rFonts w:cstheme="minorBidi"/>
          <w:szCs w:val="25"/>
          <w:lang w:val="en-US" w:bidi="th-TH"/>
        </w:rPr>
        <w:t>decentralization</w:t>
      </w:r>
      <w:r w:rsidR="000F7BE4">
        <w:rPr>
          <w:rFonts w:cstheme="minorBidi"/>
          <w:szCs w:val="25"/>
          <w:lang w:val="en-US" w:bidi="th-TH"/>
        </w:rPr>
        <w:t>”</w:t>
      </w:r>
      <w:r w:rsidR="00B769D2" w:rsidRPr="00B769D2">
        <w:rPr>
          <w:rFonts w:cstheme="minorBidi"/>
          <w:szCs w:val="25"/>
          <w:lang w:val="en-US" w:bidi="th-TH"/>
        </w:rPr>
        <w:t xml:space="preserve"> of data where copy of entire chain was kept by many participants of the network called </w:t>
      </w:r>
      <w:r w:rsidR="00D27326">
        <w:rPr>
          <w:rFonts w:cstheme="minorBidi"/>
          <w:szCs w:val="25"/>
          <w:lang w:val="en-US" w:bidi="th-TH"/>
        </w:rPr>
        <w:t>“</w:t>
      </w:r>
      <w:r w:rsidR="00B769D2" w:rsidRPr="00B769D2">
        <w:rPr>
          <w:rFonts w:cstheme="minorBidi"/>
          <w:szCs w:val="25"/>
          <w:lang w:val="en-US" w:bidi="th-TH"/>
        </w:rPr>
        <w:t>node</w:t>
      </w:r>
      <w:r w:rsidR="00D27326">
        <w:rPr>
          <w:rFonts w:cstheme="minorBidi"/>
          <w:szCs w:val="25"/>
          <w:lang w:val="en-US" w:bidi="th-TH"/>
        </w:rPr>
        <w:t>”</w:t>
      </w:r>
      <w:r w:rsidR="00B769D2" w:rsidRPr="00B769D2">
        <w:rPr>
          <w:rFonts w:cstheme="minorBidi"/>
          <w:szCs w:val="25"/>
          <w:lang w:val="en-US" w:bidi="th-TH"/>
        </w:rPr>
        <w:t xml:space="preserve">. Any node with </w:t>
      </w:r>
      <w:r w:rsidR="00315E3D">
        <w:rPr>
          <w:rFonts w:cstheme="minorBidi"/>
          <w:szCs w:val="25"/>
          <w:lang w:val="en-US" w:bidi="th-TH"/>
        </w:rPr>
        <w:t xml:space="preserve">the </w:t>
      </w:r>
      <w:r w:rsidR="00EF5636">
        <w:rPr>
          <w:rFonts w:cstheme="minorBidi"/>
          <w:szCs w:val="25"/>
          <w:lang w:val="en-US" w:bidi="th-TH"/>
        </w:rPr>
        <w:t>version of chain</w:t>
      </w:r>
      <w:r w:rsidR="00B769D2" w:rsidRPr="00B769D2">
        <w:rPr>
          <w:rFonts w:cstheme="minorBidi"/>
          <w:szCs w:val="25"/>
          <w:lang w:val="en-US" w:bidi="th-TH"/>
        </w:rPr>
        <w:t xml:space="preserve"> that </w:t>
      </w:r>
      <w:r w:rsidR="00454531" w:rsidRPr="00B769D2">
        <w:rPr>
          <w:rFonts w:cstheme="minorBidi"/>
          <w:szCs w:val="25"/>
          <w:lang w:val="en-US" w:bidi="th-TH"/>
        </w:rPr>
        <w:t>ha</w:t>
      </w:r>
      <w:r w:rsidR="00454531">
        <w:rPr>
          <w:rFonts w:cstheme="minorBidi"/>
          <w:szCs w:val="25"/>
          <w:lang w:val="en-US" w:bidi="th-TH"/>
        </w:rPr>
        <w:t>s</w:t>
      </w:r>
      <w:r w:rsidR="00454531" w:rsidRPr="00B769D2">
        <w:rPr>
          <w:rFonts w:cstheme="minorBidi"/>
          <w:szCs w:val="25"/>
          <w:lang w:val="en-US" w:bidi="th-TH"/>
        </w:rPr>
        <w:t xml:space="preserve"> </w:t>
      </w:r>
      <w:r w:rsidR="00B769D2" w:rsidRPr="00B769D2">
        <w:rPr>
          <w:rFonts w:cstheme="minorBidi"/>
          <w:szCs w:val="25"/>
          <w:lang w:val="en-US" w:bidi="th-TH"/>
        </w:rPr>
        <w:t xml:space="preserve">even a bit different from the majority in the network will be rejected and the node will be forced to adopt the version </w:t>
      </w:r>
      <w:r w:rsidR="005A5A6C">
        <w:rPr>
          <w:rFonts w:cstheme="minorBidi"/>
          <w:szCs w:val="25"/>
          <w:lang w:val="en-US" w:bidi="th-TH"/>
        </w:rPr>
        <w:t>adopted by the</w:t>
      </w:r>
      <w:r w:rsidR="00B769D2" w:rsidRPr="00B769D2">
        <w:rPr>
          <w:rFonts w:cstheme="minorBidi"/>
          <w:szCs w:val="25"/>
          <w:lang w:val="en-US" w:bidi="th-TH"/>
        </w:rPr>
        <w:t xml:space="preserve"> majority.</w:t>
      </w:r>
      <w:r w:rsidR="00A55075">
        <w:rPr>
          <w:rFonts w:cstheme="minorBidi"/>
          <w:szCs w:val="25"/>
          <w:lang w:val="en-US" w:bidi="th-TH"/>
        </w:rPr>
        <w:t xml:space="preserve"> </w:t>
      </w:r>
      <w:r w:rsidR="00706B5F">
        <w:rPr>
          <w:rFonts w:cstheme="minorBidi"/>
          <w:szCs w:val="25"/>
          <w:lang w:val="en-US" w:bidi="th-TH"/>
        </w:rPr>
        <w:t xml:space="preserve">These two </w:t>
      </w:r>
      <w:r w:rsidR="004C19C1" w:rsidRPr="004C19C1">
        <w:rPr>
          <w:rFonts w:cstheme="minorBidi"/>
          <w:szCs w:val="25"/>
          <w:lang w:val="en-US" w:bidi="th-TH"/>
        </w:rPr>
        <w:t>techniques</w:t>
      </w:r>
      <w:r w:rsidR="004C19C1" w:rsidRPr="004C19C1" w:rsidDel="004C19C1">
        <w:rPr>
          <w:rFonts w:cstheme="minorBidi"/>
          <w:szCs w:val="25"/>
          <w:lang w:val="en-US" w:bidi="th-TH"/>
        </w:rPr>
        <w:t xml:space="preserve"> </w:t>
      </w:r>
      <w:r w:rsidR="00706B5F">
        <w:rPr>
          <w:rFonts w:cstheme="minorBidi"/>
          <w:szCs w:val="25"/>
          <w:lang w:val="en-US" w:bidi="th-TH"/>
        </w:rPr>
        <w:t xml:space="preserve">form together to become </w:t>
      </w:r>
      <w:r w:rsidR="00D27326">
        <w:rPr>
          <w:rFonts w:cstheme="minorBidi"/>
          <w:szCs w:val="25"/>
          <w:lang w:val="en-US" w:bidi="th-TH"/>
        </w:rPr>
        <w:t>“</w:t>
      </w:r>
      <w:r w:rsidR="00706B5F">
        <w:rPr>
          <w:rFonts w:cstheme="minorBidi"/>
          <w:szCs w:val="25"/>
          <w:lang w:val="en-US" w:bidi="th-TH"/>
        </w:rPr>
        <w:t>Blockchain</w:t>
      </w:r>
      <w:r w:rsidR="00D27326">
        <w:rPr>
          <w:rFonts w:cstheme="minorBidi"/>
          <w:szCs w:val="25"/>
          <w:lang w:val="en-US" w:bidi="th-TH"/>
        </w:rPr>
        <w:t>”</w:t>
      </w:r>
      <w:r w:rsidR="00706B5F">
        <w:rPr>
          <w:rFonts w:cstheme="minorBidi"/>
          <w:szCs w:val="25"/>
          <w:lang w:val="en-US" w:bidi="th-TH"/>
        </w:rPr>
        <w:t xml:space="preserve"> which prevent</w:t>
      </w:r>
      <w:r w:rsidR="00975E48">
        <w:rPr>
          <w:rFonts w:cstheme="minorBidi"/>
          <w:szCs w:val="25"/>
          <w:lang w:val="en-US" w:bidi="th-TH"/>
        </w:rPr>
        <w:t>s</w:t>
      </w:r>
      <w:r w:rsidR="00706B5F">
        <w:rPr>
          <w:rFonts w:cstheme="minorBidi"/>
          <w:szCs w:val="25"/>
          <w:lang w:val="en-US" w:bidi="th-TH"/>
        </w:rPr>
        <w:t xml:space="preserve"> modification of published content and ensure</w:t>
      </w:r>
      <w:r w:rsidR="00931C3E">
        <w:rPr>
          <w:rFonts w:cstheme="minorBidi"/>
          <w:szCs w:val="25"/>
          <w:lang w:val="en-US" w:bidi="th-TH"/>
        </w:rPr>
        <w:t>s</w:t>
      </w:r>
      <w:r w:rsidR="00706B5F">
        <w:rPr>
          <w:rFonts w:cstheme="minorBidi"/>
          <w:szCs w:val="25"/>
          <w:lang w:val="en-US" w:bidi="th-TH"/>
        </w:rPr>
        <w:t xml:space="preserve"> integrity of data. </w:t>
      </w:r>
      <w:r w:rsidR="00482CF5">
        <w:rPr>
          <w:rFonts w:cstheme="minorBidi"/>
          <w:szCs w:val="25"/>
          <w:lang w:val="en-US" w:bidi="th-TH"/>
        </w:rPr>
        <w:t>This concept guarantee that no one can ever be able to modify any data existing in Blockchain.</w:t>
      </w:r>
      <w:r w:rsidR="0088358F">
        <w:rPr>
          <w:rFonts w:cstheme="minorBidi"/>
          <w:szCs w:val="25"/>
          <w:lang w:val="en-US" w:bidi="th-TH"/>
        </w:rPr>
        <w:t xml:space="preserve"> </w:t>
      </w:r>
      <w:r w:rsidR="00F24EDE" w:rsidRPr="00F24EDE">
        <w:rPr>
          <w:rFonts w:cstheme="minorBidi"/>
          <w:szCs w:val="25"/>
          <w:lang w:val="en-US" w:bidi="th-TH"/>
        </w:rPr>
        <w:t>However, there still need for a way to add more blocks into the chain. This can be done by the utilization of the consensus mechanism</w:t>
      </w:r>
      <w:r w:rsidR="00F24EDE" w:rsidRPr="00F24EDE" w:rsidDel="00F24EDE">
        <w:rPr>
          <w:rFonts w:cstheme="minorBidi"/>
          <w:szCs w:val="25"/>
          <w:lang w:val="en-US" w:bidi="th-TH"/>
        </w:rPr>
        <w:t xml:space="preserve"> </w:t>
      </w:r>
      <w:r w:rsidR="00365522">
        <w:rPr>
          <w:rFonts w:cstheme="minorBidi"/>
          <w:szCs w:val="25"/>
          <w:lang w:val="en-US" w:bidi="th-TH"/>
        </w:rPr>
        <w:fldChar w:fldCharType="begin" w:fldLock="1"/>
      </w:r>
      <w:r w:rsidR="00F938D1">
        <w:rPr>
          <w:rFonts w:cstheme="minorBidi"/>
          <w:szCs w:val="25"/>
          <w:lang w:val="en-US" w:bidi="th-TH"/>
        </w:rPr>
        <w:instrText>ADDIN CSL_CITATION {"citationItems":[{"id":"ITEM-1","itemData":{"URL":"https://blockgeeks.com/guides/blockchain-consensus/","accessed":{"date-parts":[["2020","10","13"]]},"id":"ITEM-1","issued":{"date-parts":[["0"]]},"title":"Blockchain Consensus: A Simple Explanation Anyone Can Understand","type":"webpage"},"uris":["http://www.mendeley.com/documents/?uuid=7dc2673e-db4a-384d-a371-cdfdc0461bd8"]}],"mendeley":{"formattedCitation":"[35]","plainTextFormattedCitation":"[35]","previouslyFormattedCitation":"[34]"},"properties":{"noteIndex":0},"schema":"https://github.com/citation-style-language/schema/raw/master/csl-citation.json"}</w:instrText>
      </w:r>
      <w:r w:rsidR="00365522">
        <w:rPr>
          <w:rFonts w:cstheme="minorBidi"/>
          <w:szCs w:val="25"/>
          <w:lang w:val="en-US" w:bidi="th-TH"/>
        </w:rPr>
        <w:fldChar w:fldCharType="separate"/>
      </w:r>
      <w:r w:rsidR="00F938D1" w:rsidRPr="00F938D1">
        <w:rPr>
          <w:rFonts w:cstheme="minorBidi"/>
          <w:noProof/>
          <w:szCs w:val="25"/>
          <w:lang w:val="en-US" w:bidi="th-TH"/>
        </w:rPr>
        <w:t>[35]</w:t>
      </w:r>
      <w:r w:rsidR="00365522">
        <w:rPr>
          <w:rFonts w:cstheme="minorBidi"/>
          <w:szCs w:val="25"/>
          <w:lang w:val="en-US" w:bidi="th-TH"/>
        </w:rPr>
        <w:fldChar w:fldCharType="end"/>
      </w:r>
      <w:r w:rsidR="001A1A6D">
        <w:rPr>
          <w:rFonts w:cstheme="minorBidi"/>
          <w:szCs w:val="25"/>
          <w:lang w:val="en-US" w:bidi="th-TH"/>
        </w:rPr>
        <w:t>.</w:t>
      </w:r>
      <w:r w:rsidR="00494EAC">
        <w:rPr>
          <w:rFonts w:cstheme="minorBidi"/>
          <w:szCs w:val="25"/>
          <w:lang w:val="en-US" w:bidi="th-TH"/>
        </w:rPr>
        <w:t xml:space="preserve"> </w:t>
      </w:r>
    </w:p>
    <w:p w14:paraId="36B553F0" w14:textId="358C4340" w:rsidR="001D7060" w:rsidRDefault="001D7060" w:rsidP="00710B9C">
      <w:pPr>
        <w:pStyle w:val="BodyText"/>
        <w:jc w:val="thaiDistribute"/>
        <w:rPr>
          <w:rFonts w:cstheme="minorBidi"/>
          <w:szCs w:val="25"/>
          <w:lang w:val="en-US" w:bidi="th-TH"/>
        </w:rPr>
      </w:pPr>
      <w:commentRangeStart w:id="16"/>
      <w:r>
        <w:rPr>
          <w:rFonts w:cstheme="minorBidi"/>
          <w:szCs w:val="25"/>
          <w:lang w:val="en-US" w:bidi="th-TH"/>
        </w:rPr>
        <w:t xml:space="preserve">According to </w:t>
      </w:r>
      <w:r>
        <w:rPr>
          <w:rFonts w:cstheme="minorBidi"/>
          <w:szCs w:val="25"/>
          <w:lang w:bidi="th-TH"/>
        </w:rPr>
        <w:fldChar w:fldCharType="begin" w:fldLock="1"/>
      </w:r>
      <w:r w:rsidR="00F938D1">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[34]","plainTextFormattedCitation":"[34]","previouslyFormattedCitation":"[33]"},"properties":{"noteIndex":0},"schema":"https://github.com/citation-style-language/schema/raw/master/csl-citation.json"}</w:instrText>
      </w:r>
      <w:r>
        <w:rPr>
          <w:rFonts w:cstheme="minorBidi"/>
          <w:szCs w:val="25"/>
          <w:lang w:bidi="th-TH"/>
        </w:rPr>
        <w:fldChar w:fldCharType="separate"/>
      </w:r>
      <w:r w:rsidR="00F938D1" w:rsidRPr="00F938D1">
        <w:rPr>
          <w:rFonts w:cstheme="minorBidi"/>
          <w:noProof/>
          <w:szCs w:val="25"/>
          <w:lang w:val="en-US" w:bidi="th-TH"/>
        </w:rPr>
        <w:t>[34]</w:t>
      </w:r>
      <w:r>
        <w:rPr>
          <w:rFonts w:cstheme="minorBidi"/>
          <w:szCs w:val="25"/>
          <w:lang w:bidi="th-TH"/>
        </w:rPr>
        <w:fldChar w:fldCharType="end"/>
      </w:r>
      <w:r>
        <w:rPr>
          <w:rFonts w:cstheme="minorBidi"/>
          <w:szCs w:val="25"/>
          <w:lang w:val="en-US" w:bidi="th-TH"/>
        </w:rPr>
        <w:t>, Blockchain can be categorized into two main types</w:t>
      </w:r>
      <w:r w:rsidR="00B06E0F">
        <w:rPr>
          <w:rFonts w:cstheme="minorBidi"/>
          <w:szCs w:val="25"/>
          <w:lang w:val="en-US" w:bidi="th-TH"/>
        </w:rPr>
        <w:t xml:space="preserve"> that are </w:t>
      </w:r>
      <w:proofErr w:type="spellStart"/>
      <w:r w:rsidR="00B06E0F">
        <w:rPr>
          <w:rFonts w:cstheme="minorBidi"/>
          <w:szCs w:val="25"/>
          <w:lang w:val="en-US" w:bidi="th-TH"/>
        </w:rPr>
        <w:t>xxxxx</w:t>
      </w:r>
      <w:proofErr w:type="spellEnd"/>
      <w:r>
        <w:rPr>
          <w:rFonts w:cstheme="minorBidi"/>
          <w:szCs w:val="25"/>
          <w:lang w:val="en-US" w:bidi="th-TH"/>
        </w:rPr>
        <w:t xml:space="preserve"> based on its permission model which determines who can maintain blockchain ledger (i.e. publish block). Permissionless blockchain networks provide simplicity in scalability of the network by allowing anyone in the network to maintain blockchain ledger. At the same time, permissioned chain allows only selected member to maintain or even just to participate in the network which allows accountability and auditability of the network in exchange for simplicity in scalability. Permissioned blockchain networks may also be used by organizations that wish to work together but may not fully trust one another. They can establish a permissioned blockchain network and invite business partners to record their transactions on a shared distributed ledger. The transparency provides by Blockchain and consensus with suitable permission model then create a passive “trust” amongst the network as no one in the network have absolute right to rules and manipulate the network and its content at their own will </w:t>
      </w:r>
      <w:r>
        <w:rPr>
          <w:rFonts w:cstheme="minorBidi"/>
          <w:szCs w:val="25"/>
          <w:lang w:bidi="th-TH"/>
        </w:rPr>
        <w:fldChar w:fldCharType="begin" w:fldLock="1"/>
      </w:r>
      <w:r w:rsidR="00F938D1">
        <w:rPr>
          <w:rFonts w:cstheme="minorBidi"/>
          <w:szCs w:val="25"/>
          <w:lang w:val="en-US" w:bidi="th-TH"/>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[36]","plainTextFormattedCitation":"[36]","previouslyFormattedCitation":"[35]"},"properties":{"noteIndex":0},"schema":"https://github.com/citation-style-language/schema/raw/master/csl-citation.json"}</w:instrText>
      </w:r>
      <w:r>
        <w:rPr>
          <w:rFonts w:cstheme="minorBidi"/>
          <w:szCs w:val="25"/>
          <w:lang w:bidi="th-TH"/>
        </w:rPr>
        <w:fldChar w:fldCharType="separate"/>
      </w:r>
      <w:r w:rsidR="00F938D1" w:rsidRPr="00F938D1">
        <w:rPr>
          <w:rFonts w:cstheme="minorBidi"/>
          <w:noProof/>
          <w:szCs w:val="25"/>
          <w:lang w:val="en-US" w:bidi="th-TH"/>
        </w:rPr>
        <w:t>[36]</w:t>
      </w:r>
      <w:r>
        <w:rPr>
          <w:rFonts w:cstheme="minorBidi"/>
          <w:szCs w:val="25"/>
          <w:lang w:bidi="th-TH"/>
        </w:rPr>
        <w:fldChar w:fldCharType="end"/>
      </w:r>
      <w:r>
        <w:rPr>
          <w:rFonts w:cstheme="minorBidi"/>
          <w:szCs w:val="25"/>
          <w:lang w:val="en-US" w:bidi="th-TH"/>
        </w:rPr>
        <w:t xml:space="preserve">. </w:t>
      </w:r>
      <w:commentRangeEnd w:id="16"/>
      <w:r w:rsidR="00216E3B">
        <w:rPr>
          <w:rStyle w:val="CommentReference"/>
          <w:spacing w:val="0"/>
          <w:lang w:val="en-US" w:eastAsia="en-US"/>
        </w:rPr>
        <w:commentReference w:id="16"/>
      </w:r>
    </w:p>
    <w:p w14:paraId="6DA0B746" w14:textId="00DF27F8" w:rsidR="001D7060" w:rsidRDefault="00F15211">
      <w:pPr>
        <w:pStyle w:val="BodyText"/>
        <w:jc w:val="thaiDistribute"/>
        <w:rPr>
          <w:rFonts w:cstheme="minorBidi"/>
          <w:szCs w:val="25"/>
          <w:lang w:val="en-US" w:bidi="th-TH"/>
        </w:rPr>
      </w:pPr>
      <w:r>
        <w:rPr>
          <w:rFonts w:cstheme="minorBidi"/>
          <w:szCs w:val="25"/>
          <w:lang w:val="en-US" w:bidi="th-TH"/>
        </w:rPr>
        <w:t>Consensus</w:t>
      </w:r>
      <w:r w:rsidR="00C64F0C">
        <w:rPr>
          <w:rFonts w:cstheme="minorBidi"/>
          <w:szCs w:val="25"/>
          <w:lang w:val="en-US" w:bidi="th-TH"/>
        </w:rPr>
        <w:t xml:space="preserve"> </w:t>
      </w:r>
      <w:r w:rsidR="002B0990">
        <w:rPr>
          <w:rFonts w:cstheme="minorBidi"/>
          <w:szCs w:val="25"/>
          <w:lang w:val="en-US" w:bidi="th-TH"/>
        </w:rPr>
        <w:t xml:space="preserve">mechanism </w:t>
      </w:r>
      <w:r w:rsidR="00E72E9B">
        <w:rPr>
          <w:rFonts w:cstheme="minorBidi"/>
          <w:szCs w:val="25"/>
          <w:lang w:val="en-US" w:bidi="th-TH"/>
        </w:rPr>
        <w:t xml:space="preserve">was </w:t>
      </w:r>
      <w:r w:rsidR="002B0990">
        <w:rPr>
          <w:rFonts w:cstheme="minorBidi"/>
          <w:szCs w:val="25"/>
          <w:lang w:val="en-US" w:bidi="th-TH"/>
        </w:rPr>
        <w:t>invented</w:t>
      </w:r>
      <w:r w:rsidR="00C64F0C">
        <w:rPr>
          <w:rFonts w:cstheme="minorBidi"/>
          <w:szCs w:val="25"/>
          <w:lang w:val="en-US" w:bidi="th-TH"/>
        </w:rPr>
        <w:t xml:space="preserve"> to</w:t>
      </w:r>
      <w:r w:rsidR="00706B5F">
        <w:rPr>
          <w:rFonts w:cstheme="minorBidi"/>
          <w:szCs w:val="25"/>
          <w:lang w:val="en-US" w:bidi="th-TH"/>
        </w:rPr>
        <w:t xml:space="preserve"> ensure that no one </w:t>
      </w:r>
      <w:r w:rsidR="00C64F0C">
        <w:rPr>
          <w:rFonts w:cstheme="minorBidi"/>
          <w:szCs w:val="25"/>
          <w:lang w:val="en-US" w:bidi="th-TH"/>
        </w:rPr>
        <w:t xml:space="preserve">in the network </w:t>
      </w:r>
      <w:r w:rsidR="00706B5F">
        <w:rPr>
          <w:rFonts w:cstheme="minorBidi"/>
          <w:szCs w:val="25"/>
          <w:lang w:val="en-US" w:bidi="th-TH"/>
        </w:rPr>
        <w:t>can freely attempt to modify content</w:t>
      </w:r>
      <w:r w:rsidR="002B0990">
        <w:rPr>
          <w:rFonts w:cstheme="minorBidi"/>
          <w:szCs w:val="25"/>
          <w:lang w:val="en-US" w:bidi="th-TH"/>
        </w:rPr>
        <w:t xml:space="preserve"> of transaction before it being</w:t>
      </w:r>
      <w:r w:rsidR="00706B5F">
        <w:rPr>
          <w:rFonts w:cstheme="minorBidi"/>
          <w:szCs w:val="25"/>
          <w:lang w:val="en-US" w:bidi="th-TH"/>
        </w:rPr>
        <w:t xml:space="preserve"> published inside Blockchain</w:t>
      </w:r>
      <w:r w:rsidR="002B0990">
        <w:rPr>
          <w:rFonts w:cstheme="minorBidi"/>
          <w:szCs w:val="25"/>
          <w:lang w:val="en-US" w:bidi="th-TH"/>
        </w:rPr>
        <w:t>,</w:t>
      </w:r>
      <w:r w:rsidR="00C64F0C">
        <w:rPr>
          <w:rFonts w:cstheme="minorBidi"/>
          <w:szCs w:val="25"/>
          <w:lang w:val="en-US" w:bidi="th-TH"/>
        </w:rPr>
        <w:t xml:space="preserve"> wh</w:t>
      </w:r>
      <w:r w:rsidR="002B0990">
        <w:rPr>
          <w:rFonts w:cstheme="minorBidi"/>
          <w:szCs w:val="25"/>
          <w:lang w:val="en-US" w:bidi="th-TH"/>
        </w:rPr>
        <w:t>ether by</w:t>
      </w:r>
      <w:r w:rsidR="00C64F0C">
        <w:rPr>
          <w:rFonts w:cstheme="minorBidi"/>
          <w:szCs w:val="25"/>
          <w:lang w:val="en-US" w:bidi="th-TH"/>
        </w:rPr>
        <w:t xml:space="preserve"> select a trustable node who will verify certain Block being publish</w:t>
      </w:r>
      <w:r w:rsidR="00E72E9B">
        <w:rPr>
          <w:rFonts w:cstheme="minorBidi"/>
          <w:szCs w:val="25"/>
          <w:lang w:val="en-US" w:bidi="th-TH"/>
        </w:rPr>
        <w:t>ed</w:t>
      </w:r>
      <w:r w:rsidR="00C64F0C">
        <w:rPr>
          <w:rFonts w:cstheme="minorBidi"/>
          <w:szCs w:val="25"/>
          <w:lang w:val="en-US" w:bidi="th-TH"/>
        </w:rPr>
        <w:t xml:space="preserve"> to the </w:t>
      </w:r>
      <w:r w:rsidR="00F96E2A">
        <w:rPr>
          <w:rFonts w:cstheme="minorBidi"/>
          <w:szCs w:val="25"/>
          <w:lang w:val="en-US" w:bidi="th-TH"/>
        </w:rPr>
        <w:t>c</w:t>
      </w:r>
      <w:r w:rsidR="00C64F0C">
        <w:rPr>
          <w:rFonts w:cstheme="minorBidi"/>
          <w:szCs w:val="25"/>
          <w:lang w:val="en-US" w:bidi="th-TH"/>
        </w:rPr>
        <w:t>hain</w:t>
      </w:r>
      <w:r w:rsidR="002B0990">
        <w:rPr>
          <w:rFonts w:cstheme="minorBidi"/>
          <w:szCs w:val="25"/>
          <w:lang w:val="en-US" w:bidi="th-TH"/>
        </w:rPr>
        <w:t xml:space="preserve"> or have majority of reliable </w:t>
      </w:r>
      <w:r w:rsidR="002B0990">
        <w:rPr>
          <w:rFonts w:cstheme="minorBidi"/>
          <w:szCs w:val="25"/>
          <w:lang w:val="en-US" w:bidi="th-TH"/>
        </w:rPr>
        <w:lastRenderedPageBreak/>
        <w:t>node approve authenticity of new</w:t>
      </w:r>
      <w:r w:rsidR="006F4FDF">
        <w:rPr>
          <w:rFonts w:cstheme="minorBidi"/>
          <w:szCs w:val="25"/>
          <w:lang w:val="en-US" w:bidi="th-TH"/>
        </w:rPr>
        <w:t>ly</w:t>
      </w:r>
      <w:r w:rsidR="002B0990">
        <w:rPr>
          <w:rFonts w:cstheme="minorBidi"/>
          <w:szCs w:val="25"/>
          <w:lang w:val="en-US" w:bidi="th-TH"/>
        </w:rPr>
        <w:t xml:space="preserve"> form</w:t>
      </w:r>
      <w:r w:rsidR="006F4FDF">
        <w:rPr>
          <w:rFonts w:cstheme="minorBidi"/>
          <w:szCs w:val="25"/>
          <w:lang w:val="en-US" w:bidi="th-TH"/>
        </w:rPr>
        <w:t>ed</w:t>
      </w:r>
      <w:r w:rsidR="002B0990">
        <w:rPr>
          <w:rFonts w:cstheme="minorBidi"/>
          <w:szCs w:val="25"/>
          <w:lang w:val="en-US" w:bidi="th-TH"/>
        </w:rPr>
        <w:t xml:space="preserve"> </w:t>
      </w:r>
      <w:r w:rsidR="00254605">
        <w:rPr>
          <w:rFonts w:cstheme="minorBidi"/>
          <w:szCs w:val="25"/>
          <w:lang w:val="en-US" w:bidi="th-TH"/>
        </w:rPr>
        <w:t>B</w:t>
      </w:r>
      <w:r w:rsidR="002B0990">
        <w:rPr>
          <w:rFonts w:cstheme="minorBidi"/>
          <w:szCs w:val="25"/>
          <w:lang w:val="en-US" w:bidi="th-TH"/>
        </w:rPr>
        <w:t>lock</w:t>
      </w:r>
      <w:r w:rsidR="005718D8">
        <w:rPr>
          <w:rFonts w:cstheme="minorBidi"/>
          <w:szCs w:val="25"/>
          <w:lang w:val="en-US" w:bidi="th-TH"/>
        </w:rPr>
        <w:t xml:space="preserve"> </w:t>
      </w:r>
      <w:r w:rsidR="005718D8">
        <w:rPr>
          <w:rFonts w:cstheme="minorBidi"/>
          <w:szCs w:val="25"/>
          <w:lang w:val="en-US" w:bidi="th-TH"/>
        </w:rPr>
        <w:fldChar w:fldCharType="begin" w:fldLock="1"/>
      </w:r>
      <w:r w:rsidR="00F938D1">
        <w:rPr>
          <w:rFonts w:cstheme="minorBidi"/>
          <w:szCs w:val="25"/>
          <w:lang w:val="en-US" w:bidi="th-TH"/>
        </w:rPr>
        <w:instrText>ADDIN CSL_CITATION {"citationItems":[{"id":"ITEM-1","itemData":{"DOI":"10.1109/SMC.2017.8123011","ISBN":"9781538616451","abstract":"—Blockchain is the basic technology of bitcoin. With the value appreciation and stable operation of bitcoin, blockchain is attracting more and more attention in many areas. Blockchain has the characteristics of decentralization, stability, security, and non-modifiability. It has the potential to change the network architecture. The consensus algorithm plays a crucial role in maintaining the safety and efficiency of blockchain. Using a right algorithm may bring a significant increase to the performance of blockchain application. In this paper, we reviewed the basic principles and characteristics of the consensus algorithms and analyzed the performance and application scenarios of different consensus mechanisms. We also gave a technical guidance of selecting a suitable consensus algorithm and summarized the limitations and future development of blockchain technology.","author":[{"dropping-particle":"","family":"Mingxiao","given":"Du","non-dropping-particle":"","parse-names":false,"suffix":""},{"dropping-particle":"","family":"Xiaofeng","given":"Ma","non-dropping-particle":"","parse-names":false,"suffix":""},{"dropping-particle":"","family":"Zhe","given":"Zhang","non-dropping-particle":"","parse-names":false,"suffix":""},{"dropping-particle":"","family":"Xiangwei","given":"Wang","non-dropping-particle":"","parse-names":false,"suffix":""},{"dropping-particle":"","family":"Qijun","given":"Chen","non-dropping-particle":"","parse-names":false,"suffix":""}],"container-title":"2017 IEEE International Conference on Systems, Man, and Cybernetics, SMC 2017","id":"ITEM-1","issued":{"date-parts":[["2017"]]},"page":"2567-2572","title":"A review on consensus algorithm of blockchain","type":"article-journal","volume":"2017-Janua"},"uris":["http://www.mendeley.com/documents/?uuid=07f8be19-83c5-4559-8f1a-4f3c0b0b4d09"]}],"mendeley":{"formattedCitation":"[37]","plainTextFormattedCitation":"[37]","previouslyFormattedCitation":"[36]"},"properties":{"noteIndex":0},"schema":"https://github.com/citation-style-language/schema/raw/master/csl-citation.json"}</w:instrText>
      </w:r>
      <w:r w:rsidR="005718D8">
        <w:rPr>
          <w:rFonts w:cstheme="minorBidi"/>
          <w:szCs w:val="25"/>
          <w:lang w:val="en-US" w:bidi="th-TH"/>
        </w:rPr>
        <w:fldChar w:fldCharType="separate"/>
      </w:r>
      <w:r w:rsidR="00F938D1" w:rsidRPr="00F938D1">
        <w:rPr>
          <w:rFonts w:cstheme="minorBidi"/>
          <w:noProof/>
          <w:szCs w:val="25"/>
          <w:lang w:val="en-US" w:bidi="th-TH"/>
        </w:rPr>
        <w:t>[37]</w:t>
      </w:r>
      <w:r w:rsidR="005718D8">
        <w:rPr>
          <w:rFonts w:cstheme="minorBidi"/>
          <w:szCs w:val="25"/>
          <w:lang w:val="en-US" w:bidi="th-TH"/>
        </w:rPr>
        <w:fldChar w:fldCharType="end"/>
      </w:r>
      <w:r w:rsidR="00706B5F">
        <w:rPr>
          <w:rFonts w:cstheme="minorBidi"/>
          <w:szCs w:val="25"/>
          <w:lang w:val="en-US" w:bidi="th-TH"/>
        </w:rPr>
        <w:t>.</w:t>
      </w:r>
      <w:r w:rsidR="00D17419">
        <w:rPr>
          <w:rFonts w:cstheme="minorBidi"/>
          <w:szCs w:val="25"/>
          <w:lang w:val="en-US" w:bidi="th-TH"/>
        </w:rPr>
        <w:t xml:space="preserve"> Some </w:t>
      </w:r>
      <w:r w:rsidR="00192A3F">
        <w:rPr>
          <w:rFonts w:cstheme="minorBidi"/>
          <w:szCs w:val="25"/>
          <w:lang w:val="en-US" w:bidi="th-TH"/>
        </w:rPr>
        <w:t>consensuses</w:t>
      </w:r>
      <w:r w:rsidR="003218D8">
        <w:rPr>
          <w:rFonts w:cstheme="minorBidi"/>
          <w:szCs w:val="25"/>
          <w:lang w:val="en-US" w:bidi="th-TH"/>
        </w:rPr>
        <w:t>,</w:t>
      </w:r>
      <w:r w:rsidR="00D17419">
        <w:rPr>
          <w:rFonts w:cstheme="minorBidi"/>
          <w:szCs w:val="25"/>
          <w:lang w:val="en-US" w:bidi="th-TH"/>
        </w:rPr>
        <w:t xml:space="preserve"> like Proof of Work</w:t>
      </w:r>
      <w:r w:rsidR="00E9142E">
        <w:rPr>
          <w:rFonts w:cstheme="minorBidi"/>
          <w:szCs w:val="25"/>
          <w:lang w:val="en-US" w:bidi="th-TH"/>
        </w:rPr>
        <w:t xml:space="preserve"> (</w:t>
      </w:r>
      <w:proofErr w:type="spellStart"/>
      <w:r w:rsidR="00E9142E">
        <w:rPr>
          <w:rFonts w:cstheme="minorBidi"/>
          <w:szCs w:val="25"/>
          <w:lang w:val="en-US" w:bidi="th-TH"/>
        </w:rPr>
        <w:t>PoW</w:t>
      </w:r>
      <w:proofErr w:type="spellEnd"/>
      <w:r w:rsidR="00E9142E">
        <w:rPr>
          <w:rFonts w:cstheme="minorBidi"/>
          <w:szCs w:val="25"/>
          <w:lang w:val="en-US" w:bidi="th-TH"/>
        </w:rPr>
        <w:t>)</w:t>
      </w:r>
      <w:r w:rsidR="00D17419">
        <w:rPr>
          <w:rFonts w:cstheme="minorBidi"/>
          <w:szCs w:val="25"/>
          <w:lang w:val="en-US" w:bidi="th-TH"/>
        </w:rPr>
        <w:t>, require participant nodes</w:t>
      </w:r>
      <w:r w:rsidR="000F6C48">
        <w:rPr>
          <w:rFonts w:cstheme="minorBidi"/>
          <w:szCs w:val="25"/>
          <w:lang w:val="en-US" w:bidi="th-TH"/>
        </w:rPr>
        <w:t xml:space="preserve"> (called </w:t>
      </w:r>
      <w:r w:rsidR="00A37B19">
        <w:rPr>
          <w:rFonts w:cstheme="minorBidi"/>
          <w:szCs w:val="25"/>
          <w:lang w:val="en-US" w:bidi="th-TH"/>
        </w:rPr>
        <w:t>“</w:t>
      </w:r>
      <w:r w:rsidR="000F6C48">
        <w:rPr>
          <w:rFonts w:cstheme="minorBidi"/>
          <w:szCs w:val="25"/>
          <w:lang w:val="en-US" w:bidi="th-TH"/>
        </w:rPr>
        <w:t>miner</w:t>
      </w:r>
      <w:r w:rsidR="00A37B19">
        <w:rPr>
          <w:rFonts w:cstheme="minorBidi"/>
          <w:szCs w:val="25"/>
          <w:lang w:val="en-US" w:bidi="th-TH"/>
        </w:rPr>
        <w:t>”</w:t>
      </w:r>
      <w:r w:rsidR="000F6C48">
        <w:rPr>
          <w:rFonts w:cstheme="minorBidi"/>
          <w:szCs w:val="25"/>
          <w:lang w:val="en-US" w:bidi="th-TH"/>
        </w:rPr>
        <w:t>)</w:t>
      </w:r>
      <w:r w:rsidR="00D17419">
        <w:rPr>
          <w:rFonts w:cstheme="minorBidi"/>
          <w:szCs w:val="25"/>
          <w:lang w:val="en-US" w:bidi="th-TH"/>
        </w:rPr>
        <w:t xml:space="preserve"> who want</w:t>
      </w:r>
      <w:r w:rsidR="005447AD">
        <w:rPr>
          <w:rFonts w:cstheme="minorBidi"/>
          <w:szCs w:val="25"/>
          <w:lang w:val="en-US" w:bidi="th-TH"/>
        </w:rPr>
        <w:t>s</w:t>
      </w:r>
      <w:r w:rsidR="00D17419">
        <w:rPr>
          <w:rFonts w:cstheme="minorBidi"/>
          <w:szCs w:val="25"/>
          <w:lang w:val="en-US" w:bidi="th-TH"/>
        </w:rPr>
        <w:t xml:space="preserve"> to verify a Block to </w:t>
      </w:r>
      <w:r w:rsidR="0097683C">
        <w:rPr>
          <w:rFonts w:cstheme="minorBidi"/>
          <w:szCs w:val="25"/>
          <w:lang w:val="en-US" w:bidi="th-TH"/>
        </w:rPr>
        <w:t>compete</w:t>
      </w:r>
      <w:r w:rsidR="00D17419">
        <w:rPr>
          <w:rFonts w:cstheme="minorBidi"/>
          <w:szCs w:val="25"/>
          <w:lang w:val="en-US" w:bidi="th-TH"/>
        </w:rPr>
        <w:t xml:space="preserve"> to solve mathematic puzzle. The winner will be able to verify </w:t>
      </w:r>
      <w:r w:rsidR="005447AD">
        <w:rPr>
          <w:rFonts w:cstheme="minorBidi"/>
          <w:szCs w:val="25"/>
          <w:lang w:val="en-US" w:bidi="th-TH"/>
        </w:rPr>
        <w:t xml:space="preserve">the </w:t>
      </w:r>
      <w:r w:rsidR="00D17419">
        <w:rPr>
          <w:rFonts w:cstheme="minorBidi"/>
          <w:szCs w:val="25"/>
          <w:lang w:val="en-US" w:bidi="th-TH"/>
        </w:rPr>
        <w:t>Block and get reward based on each network</w:t>
      </w:r>
      <w:r w:rsidR="00F9746E">
        <w:rPr>
          <w:rFonts w:cstheme="minorBidi"/>
          <w:szCs w:val="25"/>
          <w:lang w:val="en-US" w:bidi="th-TH"/>
        </w:rPr>
        <w:t xml:space="preserve"> policy</w:t>
      </w:r>
      <w:commentRangeStart w:id="17"/>
      <w:r w:rsidR="00D17419">
        <w:rPr>
          <w:rFonts w:cstheme="minorBidi"/>
          <w:szCs w:val="25"/>
          <w:lang w:val="en-US" w:bidi="th-TH"/>
        </w:rPr>
        <w:t>.</w:t>
      </w:r>
      <w:r w:rsidR="0097683C">
        <w:rPr>
          <w:rFonts w:cstheme="minorBidi"/>
          <w:szCs w:val="25"/>
          <w:lang w:val="en-US" w:bidi="th-TH"/>
        </w:rPr>
        <w:t xml:space="preserve"> As the puzzle require</w:t>
      </w:r>
      <w:r w:rsidR="005447AD">
        <w:rPr>
          <w:rFonts w:cstheme="minorBidi"/>
          <w:szCs w:val="25"/>
          <w:lang w:val="en-US" w:bidi="th-TH"/>
        </w:rPr>
        <w:t>s</w:t>
      </w:r>
      <w:r w:rsidR="0097683C">
        <w:rPr>
          <w:rFonts w:cstheme="minorBidi"/>
          <w:szCs w:val="25"/>
          <w:lang w:val="en-US" w:bidi="th-TH"/>
        </w:rPr>
        <w:t xml:space="preserve"> each node to spend huge amount of computational resource, give</w:t>
      </w:r>
      <w:r w:rsidR="005447AD">
        <w:rPr>
          <w:rFonts w:cstheme="minorBidi"/>
          <w:szCs w:val="25"/>
          <w:lang w:val="en-US" w:bidi="th-TH"/>
        </w:rPr>
        <w:t>n</w:t>
      </w:r>
      <w:r w:rsidR="0097683C">
        <w:rPr>
          <w:rFonts w:cstheme="minorBidi"/>
          <w:szCs w:val="25"/>
          <w:lang w:val="en-US" w:bidi="th-TH"/>
        </w:rPr>
        <w:t xml:space="preserve"> randomness which make it nearly impossible for miner node to</w:t>
      </w:r>
      <w:r w:rsidR="00D929AA">
        <w:rPr>
          <w:rFonts w:cstheme="minorBidi"/>
          <w:szCs w:val="25"/>
          <w:lang w:val="en-US" w:bidi="th-TH"/>
        </w:rPr>
        <w:t xml:space="preserve"> be able to get a hand on</w:t>
      </w:r>
      <w:r w:rsidR="0097683C">
        <w:rPr>
          <w:rFonts w:cstheme="minorBidi"/>
          <w:szCs w:val="25"/>
          <w:lang w:val="en-US" w:bidi="th-TH"/>
        </w:rPr>
        <w:t xml:space="preserve"> prefer Block</w:t>
      </w:r>
      <w:r w:rsidR="00D929AA">
        <w:rPr>
          <w:rFonts w:cstheme="minorBidi"/>
          <w:szCs w:val="25"/>
          <w:lang w:val="en-US" w:bidi="th-TH"/>
        </w:rPr>
        <w:t xml:space="preserve"> and attempt suspicious activity during verification process</w:t>
      </w:r>
      <w:r w:rsidR="0051379D">
        <w:rPr>
          <w:rFonts w:cstheme="minorBidi"/>
          <w:szCs w:val="25"/>
          <w:lang w:val="en-US" w:bidi="th-TH"/>
        </w:rPr>
        <w:t xml:space="preserve"> </w:t>
      </w:r>
      <w:r w:rsidR="0051379D">
        <w:rPr>
          <w:rFonts w:cstheme="minorBidi"/>
          <w:szCs w:val="25"/>
          <w:lang w:val="en-US" w:bidi="th-TH"/>
        </w:rPr>
        <w:fldChar w:fldCharType="begin" w:fldLock="1"/>
      </w:r>
      <w:r w:rsidR="00F938D1">
        <w:rPr>
          <w:rFonts w:cstheme="minorBidi"/>
          <w:szCs w:val="25"/>
          <w:lang w:val="en-US" w:bidi="th-TH"/>
        </w:rPr>
        <w:instrText>ADDIN CSL_CITATION {"citationItems":[{"id":"ITEM-1","itemData":{"URL":"https://cointelegraph.com/explained/proof-of-work-explained","accessed":{"date-parts":[["2020","10","13"]]},"id":"ITEM-1","issued":{"date-parts":[["0"]]},"title":"Proof-of-Work, Explained","type":"webpage"},"uris":["http://www.mendeley.com/documents/?uuid=8a8e84cc-a6c4-3f10-9972-9c1c2fc85a1c"]}],"mendeley":{"formattedCitation":"[38]","plainTextFormattedCitation":"[38]","previouslyFormattedCitation":"[37]"},"properties":{"noteIndex":0},"schema":"https://github.com/citation-style-language/schema/raw/master/csl-citation.json"}</w:instrText>
      </w:r>
      <w:r w:rsidR="0051379D">
        <w:rPr>
          <w:rFonts w:cstheme="minorBidi"/>
          <w:szCs w:val="25"/>
          <w:lang w:val="en-US" w:bidi="th-TH"/>
        </w:rPr>
        <w:fldChar w:fldCharType="separate"/>
      </w:r>
      <w:r w:rsidR="00F938D1" w:rsidRPr="00F938D1">
        <w:rPr>
          <w:rFonts w:cstheme="minorBidi"/>
          <w:noProof/>
          <w:szCs w:val="25"/>
          <w:lang w:val="en-US" w:bidi="th-TH"/>
        </w:rPr>
        <w:t>[38]</w:t>
      </w:r>
      <w:r w:rsidR="0051379D">
        <w:rPr>
          <w:rFonts w:cstheme="minorBidi"/>
          <w:szCs w:val="25"/>
          <w:lang w:val="en-US" w:bidi="th-TH"/>
        </w:rPr>
        <w:fldChar w:fldCharType="end"/>
      </w:r>
      <w:commentRangeEnd w:id="17"/>
      <w:r w:rsidR="00E72E9B">
        <w:rPr>
          <w:rStyle w:val="CommentReference"/>
          <w:spacing w:val="0"/>
          <w:lang w:val="en-US" w:eastAsia="en-US"/>
        </w:rPr>
        <w:commentReference w:id="17"/>
      </w:r>
      <w:r w:rsidR="0097683C">
        <w:rPr>
          <w:rFonts w:cstheme="minorBidi"/>
          <w:szCs w:val="25"/>
          <w:lang w:val="en-US" w:bidi="th-TH"/>
        </w:rPr>
        <w:t>.</w:t>
      </w:r>
      <w:r w:rsidR="00022876">
        <w:rPr>
          <w:rFonts w:cstheme="minorBidi"/>
          <w:szCs w:val="25"/>
          <w:lang w:val="en-US" w:bidi="th-TH"/>
        </w:rPr>
        <w:t xml:space="preserve"> </w:t>
      </w:r>
      <w:r w:rsidR="0097683C">
        <w:rPr>
          <w:rFonts w:cstheme="minorBidi"/>
          <w:szCs w:val="25"/>
          <w:lang w:val="en-US" w:bidi="th-TH"/>
        </w:rPr>
        <w:t>On the other hand, some consensus mechanism</w:t>
      </w:r>
      <w:r w:rsidR="006F673A">
        <w:rPr>
          <w:rFonts w:cstheme="minorBidi"/>
          <w:szCs w:val="25"/>
          <w:lang w:val="en-US" w:bidi="th-TH"/>
        </w:rPr>
        <w:t>s</w:t>
      </w:r>
      <w:r w:rsidR="0097683C">
        <w:rPr>
          <w:rFonts w:cstheme="minorBidi"/>
          <w:szCs w:val="25"/>
          <w:lang w:val="en-US" w:bidi="th-TH"/>
        </w:rPr>
        <w:t xml:space="preserve"> like Practical-Byzantine False Tolerance</w:t>
      </w:r>
      <w:r w:rsidR="00E9142E">
        <w:rPr>
          <w:rFonts w:cstheme="minorBidi"/>
          <w:szCs w:val="25"/>
          <w:lang w:val="en-US" w:bidi="th-TH"/>
        </w:rPr>
        <w:t xml:space="preserve"> (PBFT)</w:t>
      </w:r>
      <w:r w:rsidR="0097683C">
        <w:rPr>
          <w:rFonts w:cstheme="minorBidi"/>
          <w:szCs w:val="25"/>
          <w:lang w:val="en-US" w:bidi="th-TH"/>
        </w:rPr>
        <w:t xml:space="preserve">, invented to allow Blockchain network with limited computational resource to select trustable validator. </w:t>
      </w:r>
      <w:r w:rsidR="00B54FBF">
        <w:rPr>
          <w:rFonts w:cstheme="minorBidi"/>
          <w:szCs w:val="25"/>
          <w:lang w:val="en-US" w:bidi="th-TH"/>
        </w:rPr>
        <w:t>T</w:t>
      </w:r>
      <w:r w:rsidR="0097683C">
        <w:rPr>
          <w:rFonts w:cstheme="minorBidi"/>
          <w:szCs w:val="25"/>
          <w:lang w:val="en-US" w:bidi="th-TH"/>
        </w:rPr>
        <w:t>his kind of consensus use</w:t>
      </w:r>
      <w:r w:rsidR="00807F26">
        <w:rPr>
          <w:rFonts w:cstheme="minorBidi"/>
          <w:szCs w:val="25"/>
          <w:lang w:val="en-US" w:bidi="th-TH"/>
        </w:rPr>
        <w:t>s</w:t>
      </w:r>
      <w:r w:rsidR="0097683C">
        <w:rPr>
          <w:rFonts w:cstheme="minorBidi"/>
          <w:szCs w:val="25"/>
          <w:lang w:val="en-US" w:bidi="th-TH"/>
        </w:rPr>
        <w:t xml:space="preserve"> voting mechanism which sacrifice</w:t>
      </w:r>
      <w:r w:rsidR="009F79FE">
        <w:rPr>
          <w:rFonts w:cstheme="minorBidi"/>
          <w:szCs w:val="25"/>
          <w:lang w:val="en-US" w:bidi="th-TH"/>
        </w:rPr>
        <w:t>s</w:t>
      </w:r>
      <w:r w:rsidR="00946365">
        <w:rPr>
          <w:rFonts w:cstheme="minorBidi"/>
          <w:szCs w:val="25"/>
          <w:lang w:val="en-US" w:bidi="th-TH"/>
        </w:rPr>
        <w:t xml:space="preserve"> ability to welcome anonymous node</w:t>
      </w:r>
      <w:r w:rsidR="00B54FBF">
        <w:rPr>
          <w:rFonts w:cstheme="minorBidi"/>
          <w:szCs w:val="25"/>
          <w:lang w:val="en-US" w:bidi="th-TH"/>
        </w:rPr>
        <w:t xml:space="preserve"> for lesser computational resources required for maintaining Blockchain and increased in efficiency of verification process,</w:t>
      </w:r>
      <w:r w:rsidR="00946365">
        <w:rPr>
          <w:rFonts w:cstheme="minorBidi"/>
          <w:szCs w:val="25"/>
          <w:lang w:val="en-US" w:bidi="th-TH"/>
        </w:rPr>
        <w:t xml:space="preserve"> </w:t>
      </w:r>
      <w:r w:rsidR="00B54FBF">
        <w:rPr>
          <w:rFonts w:cstheme="minorBidi"/>
          <w:szCs w:val="25"/>
          <w:lang w:val="en-US" w:bidi="th-TH"/>
        </w:rPr>
        <w:t>that mean</w:t>
      </w:r>
      <w:r w:rsidR="006F673A">
        <w:rPr>
          <w:rFonts w:cstheme="minorBidi"/>
          <w:szCs w:val="25"/>
          <w:lang w:val="en-US" w:bidi="th-TH"/>
        </w:rPr>
        <w:t>s</w:t>
      </w:r>
      <w:r w:rsidR="00B54FBF">
        <w:rPr>
          <w:rFonts w:cstheme="minorBidi"/>
          <w:szCs w:val="25"/>
          <w:lang w:val="en-US" w:bidi="th-TH"/>
        </w:rPr>
        <w:t xml:space="preserve"> it</w:t>
      </w:r>
      <w:r w:rsidR="00946365">
        <w:rPr>
          <w:rFonts w:cstheme="minorBidi"/>
          <w:szCs w:val="25"/>
          <w:lang w:val="en-US" w:bidi="th-TH"/>
        </w:rPr>
        <w:t xml:space="preserve"> rely on the en</w:t>
      </w:r>
      <w:r w:rsidR="0005100A">
        <w:rPr>
          <w:rFonts w:cstheme="minorBidi"/>
          <w:szCs w:val="25"/>
          <w:lang w:val="en-US" w:bidi="th-TH"/>
        </w:rPr>
        <w:t>v</w:t>
      </w:r>
      <w:r w:rsidR="00946365">
        <w:rPr>
          <w:rFonts w:cstheme="minorBidi"/>
          <w:szCs w:val="25"/>
          <w:lang w:val="en-US" w:bidi="th-TH"/>
        </w:rPr>
        <w:t>ironment that most of the nodes are not corrupted</w:t>
      </w:r>
      <w:r w:rsidR="007F1A70">
        <w:rPr>
          <w:rFonts w:cstheme="minorBidi"/>
          <w:szCs w:val="25"/>
          <w:lang w:val="en-US" w:bidi="th-TH"/>
        </w:rPr>
        <w:t xml:space="preserve"> </w:t>
      </w:r>
      <w:r w:rsidR="007F1A70">
        <w:rPr>
          <w:rFonts w:cstheme="minorBidi"/>
          <w:szCs w:val="25"/>
          <w:lang w:val="en-US" w:bidi="th-TH"/>
        </w:rPr>
        <w:fldChar w:fldCharType="begin" w:fldLock="1"/>
      </w:r>
      <w:r w:rsidR="00F938D1">
        <w:rPr>
          <w:rFonts w:cstheme="minorBidi"/>
          <w:szCs w:val="25"/>
          <w:lang w:val="en-US" w:bidi="th-TH"/>
        </w:rPr>
        <w:instrText>ADDIN CSL_CITATION {"citationItems":[{"id":"ITEM-1","itemData":{"ISSN":"16130073","abstract":"© 2018 CEUR-WS. All rights reserved. Permissioned blockchains are arising as a solution to federate companies prompting accountable interactions. A variety of consensus algorithms for such blockchains have been proposed, each of which has different benefits and drawbacks. Proof-of-Authority (PoA) is a new family of Byzantine fault-tolerant (BFT) consensus algorithms largely used in practice to ensure better performance than traditional Practical Byzantine Fault Tolerance (PBFT). However, the lack of adequate analysis of PoA hinders any cautious evaluation of their effectiveness in real-world permissioned blockchains deployed over the Internet, hence on an eventually synchronous network experimenting Byzantine nodes. In this paper, we analyse two of the main PoA algorithms, named Aura and Clique, both in terms of provided guarantees and performances. First, we derive their functioning including how messages are exchanged, then we weight, by relying on the CAP theorem, consistency, availability and partition tolerance guarantees. We also report a qualitative latency analysis based on message rounds. The analysis advocates that PoA for permissioned blockchains, deployed over the Internet with Byzantine nodes, do not provide adequate consistency guarantees for scenarios where data integrity is essential. We claim that PBFT can fit better such scenarios, despite a limited loss in terms of performance.","author":[{"dropping-particle":"","family":"Angelis","given":"Stefano","non-dropping-particle":"De","parse-names":false,"suffix":""},{"dropping-particle":"","family":"Aniello","given":"Leonardo","non-dropping-particle":"","parse-names":false,"suffix":""},{"dropping-particle":"","family":"Baldoni","given":"Roberto","non-dropping-particle":"","parse-names":false,"suffix":""},{"dropping-particle":"","family":"Lombardi","given":"Federico","non-dropping-particle":"","parse-names":false,"suffix":""},{"dropping-particle":"","family":"Margheri","given":"Andrea","non-dropping-particle":"","parse-names":false,"suffix":""},{"dropping-particle":"","family":"Sassone","given":"Vladimiro","non-dropping-particle":"","parse-names":false,"suffix":""}],"container-title":"CEUR Workshop Proceedings","id":"ITEM-1","issued":{"date-parts":[["2018"]]},"page":"1-11","title":"PBFT vs proof-of-authority: Applying the CAP theorem to permissioned blockchain","type":"article-journal","volume":"2058"},"uris":["http://www.mendeley.com/documents/?uuid=2fe90a50-d3fc-465b-b983-c00b5289a240"]}],"mendeley":{"formattedCitation":"[39]","plainTextFormattedCitation":"[39]","previouslyFormattedCitation":"[38]"},"properties":{"noteIndex":0},"schema":"https://github.com/citation-style-language/schema/raw/master/csl-citation.json"}</w:instrText>
      </w:r>
      <w:r w:rsidR="007F1A70">
        <w:rPr>
          <w:rFonts w:cstheme="minorBidi"/>
          <w:szCs w:val="25"/>
          <w:lang w:val="en-US" w:bidi="th-TH"/>
        </w:rPr>
        <w:fldChar w:fldCharType="separate"/>
      </w:r>
      <w:r w:rsidR="00F938D1" w:rsidRPr="00F938D1">
        <w:rPr>
          <w:rFonts w:cstheme="minorBidi"/>
          <w:noProof/>
          <w:szCs w:val="25"/>
          <w:lang w:val="en-US" w:bidi="th-TH"/>
        </w:rPr>
        <w:t>[39]</w:t>
      </w:r>
      <w:r w:rsidR="007F1A70">
        <w:rPr>
          <w:rFonts w:cstheme="minorBidi"/>
          <w:szCs w:val="25"/>
          <w:lang w:val="en-US" w:bidi="th-TH"/>
        </w:rPr>
        <w:fldChar w:fldCharType="end"/>
      </w:r>
      <w:r w:rsidR="00946365">
        <w:rPr>
          <w:rFonts w:cstheme="minorBidi"/>
          <w:szCs w:val="25"/>
          <w:lang w:val="en-US" w:bidi="th-TH"/>
        </w:rPr>
        <w:t>.</w:t>
      </w:r>
      <w:r w:rsidR="00B64A7A">
        <w:rPr>
          <w:rFonts w:cstheme="minorBidi"/>
          <w:szCs w:val="25"/>
          <w:lang w:val="en-US" w:bidi="th-TH"/>
        </w:rPr>
        <w:t xml:space="preserve"> </w:t>
      </w:r>
      <w:r w:rsidR="00706B5F">
        <w:rPr>
          <w:rFonts w:cstheme="minorBidi"/>
          <w:szCs w:val="25"/>
          <w:lang w:val="en-US" w:bidi="th-TH"/>
        </w:rPr>
        <w:t>Th</w:t>
      </w:r>
      <w:r w:rsidR="00C27482">
        <w:rPr>
          <w:rFonts w:cstheme="minorBidi"/>
          <w:szCs w:val="25"/>
          <w:lang w:val="en-US" w:bidi="th-TH"/>
        </w:rPr>
        <w:t>e</w:t>
      </w:r>
      <w:r w:rsidR="00706B5F">
        <w:rPr>
          <w:rFonts w:cstheme="minorBidi"/>
          <w:szCs w:val="25"/>
          <w:lang w:val="en-US" w:bidi="th-TH"/>
        </w:rPr>
        <w:t>s</w:t>
      </w:r>
      <w:r w:rsidR="00C27482">
        <w:rPr>
          <w:rFonts w:cstheme="minorBidi"/>
          <w:szCs w:val="25"/>
          <w:lang w:val="en-US" w:bidi="th-TH"/>
        </w:rPr>
        <w:t>e</w:t>
      </w:r>
      <w:r w:rsidR="00CA764A">
        <w:rPr>
          <w:rFonts w:cstheme="minorBidi"/>
          <w:szCs w:val="25"/>
          <w:lang w:val="en-US" w:bidi="th-TH"/>
        </w:rPr>
        <w:t xml:space="preserve"> </w:t>
      </w:r>
      <w:r w:rsidR="00C27482">
        <w:rPr>
          <w:rFonts w:cstheme="minorBidi"/>
          <w:szCs w:val="25"/>
          <w:lang w:val="en-US" w:bidi="th-TH"/>
        </w:rPr>
        <w:t xml:space="preserve">mechanisms </w:t>
      </w:r>
      <w:r w:rsidR="00CA764A">
        <w:rPr>
          <w:rFonts w:cstheme="minorBidi"/>
          <w:szCs w:val="25"/>
          <w:lang w:val="en-US" w:bidi="th-TH"/>
        </w:rPr>
        <w:t>enable</w:t>
      </w:r>
      <w:r w:rsidR="002415F1">
        <w:rPr>
          <w:rFonts w:cstheme="minorBidi"/>
          <w:szCs w:val="25"/>
          <w:lang w:val="en-US" w:bidi="th-TH"/>
        </w:rPr>
        <w:t xml:space="preserve"> transparency in publication and verification of transaction in</w:t>
      </w:r>
      <w:r w:rsidR="00DF0C65">
        <w:rPr>
          <w:rFonts w:cstheme="minorBidi"/>
          <w:szCs w:val="25"/>
          <w:lang w:val="en-US" w:bidi="th-TH"/>
        </w:rPr>
        <w:t xml:space="preserve"> </w:t>
      </w:r>
      <w:r w:rsidR="00902FC5">
        <w:rPr>
          <w:rFonts w:cstheme="minorBidi"/>
          <w:szCs w:val="25"/>
          <w:lang w:val="en-US" w:bidi="th-TH"/>
        </w:rPr>
        <w:t>Blockchain</w:t>
      </w:r>
      <w:r w:rsidR="004E6164">
        <w:rPr>
          <w:rFonts w:cstheme="minorBidi"/>
          <w:szCs w:val="25"/>
          <w:lang w:val="en-US" w:bidi="th-TH"/>
        </w:rPr>
        <w:t>.</w:t>
      </w:r>
      <w:r w:rsidR="00706B5F">
        <w:rPr>
          <w:rFonts w:cstheme="minorBidi"/>
          <w:szCs w:val="25"/>
          <w:lang w:val="en-US" w:bidi="th-TH"/>
        </w:rPr>
        <w:t xml:space="preserve"> </w:t>
      </w:r>
      <w:r w:rsidR="002B7A64">
        <w:rPr>
          <w:rFonts w:cstheme="minorBidi"/>
          <w:szCs w:val="25"/>
          <w:lang w:val="en-US" w:bidi="th-TH"/>
        </w:rPr>
        <w:t xml:space="preserve">Additionally, the </w:t>
      </w:r>
      <w:commentRangeStart w:id="18"/>
      <w:r w:rsidR="002B7A64">
        <w:rPr>
          <w:rFonts w:cstheme="minorBidi"/>
          <w:szCs w:val="25"/>
          <w:lang w:val="en-US" w:bidi="th-TH"/>
        </w:rPr>
        <w:t xml:space="preserve">network also needs compatible </w:t>
      </w:r>
      <w:r w:rsidR="00091E4D">
        <w:rPr>
          <w:rFonts w:cstheme="minorBidi"/>
          <w:szCs w:val="25"/>
          <w:lang w:val="en-US" w:bidi="th-TH"/>
        </w:rPr>
        <w:t>permission model</w:t>
      </w:r>
      <w:r w:rsidR="002B7A64">
        <w:rPr>
          <w:rFonts w:cstheme="minorBidi"/>
          <w:szCs w:val="25"/>
          <w:lang w:val="en-US" w:bidi="th-TH"/>
        </w:rPr>
        <w:t xml:space="preserve"> </w:t>
      </w:r>
      <w:r w:rsidR="00091E4D">
        <w:rPr>
          <w:rFonts w:cstheme="minorBidi"/>
          <w:szCs w:val="25"/>
          <w:lang w:val="en-US" w:bidi="th-TH"/>
        </w:rPr>
        <w:t>for</w:t>
      </w:r>
      <w:r w:rsidR="002B7A64">
        <w:rPr>
          <w:rFonts w:cstheme="minorBidi"/>
          <w:szCs w:val="25"/>
          <w:lang w:val="en-US" w:bidi="th-TH"/>
        </w:rPr>
        <w:t xml:space="preserve"> its member</w:t>
      </w:r>
      <w:r w:rsidR="002E114C">
        <w:rPr>
          <w:rFonts w:cstheme="minorBidi"/>
          <w:szCs w:val="25"/>
          <w:lang w:val="en-US" w:bidi="th-TH"/>
        </w:rPr>
        <w:t xml:space="preserve"> to maximize effectiveness of consensus mechanism</w:t>
      </w:r>
      <w:r w:rsidR="002B7A64">
        <w:rPr>
          <w:rFonts w:cstheme="minorBidi"/>
          <w:szCs w:val="25"/>
          <w:lang w:val="en-US" w:bidi="th-TH"/>
        </w:rPr>
        <w:t>.</w:t>
      </w:r>
      <w:r w:rsidR="00E633CE">
        <w:rPr>
          <w:rFonts w:cstheme="minorBidi"/>
          <w:szCs w:val="25"/>
          <w:lang w:val="en-US" w:bidi="th-TH"/>
        </w:rPr>
        <w:t xml:space="preserve"> </w:t>
      </w:r>
      <w:commentRangeEnd w:id="18"/>
      <w:r w:rsidR="00E72E9B">
        <w:rPr>
          <w:rStyle w:val="CommentReference"/>
          <w:spacing w:val="0"/>
          <w:lang w:val="en-US" w:eastAsia="en-US"/>
        </w:rPr>
        <w:commentReference w:id="18"/>
      </w:r>
    </w:p>
    <w:p w14:paraId="26F60D67" w14:textId="2E2DA2DB" w:rsidR="00C54F4D" w:rsidRPr="005B520E" w:rsidRDefault="00C54F4D" w:rsidP="00C54F4D">
      <w:pPr>
        <w:pStyle w:val="Heading2"/>
        <w:jc w:val="both"/>
      </w:pPr>
      <w:r>
        <w:t>Ethereum</w:t>
      </w:r>
      <w:r w:rsidR="000F3406">
        <w:t xml:space="preserve"> and </w:t>
      </w:r>
      <w:del w:id="19" w:author="Petnathean Julled" w:date="2021-11-27T05:54:00Z">
        <w:r w:rsidR="00170082" w:rsidDel="00165A59">
          <w:delText>S</w:delText>
        </w:r>
        <w:r w:rsidR="00E37858" w:rsidDel="00165A59">
          <w:delText>mart-</w:delText>
        </w:r>
        <w:r w:rsidR="00170082" w:rsidDel="00165A59">
          <w:delText>C</w:delText>
        </w:r>
        <w:r w:rsidR="00E37858" w:rsidDel="00165A59">
          <w:delText>ontract</w:delText>
        </w:r>
      </w:del>
      <w:ins w:id="20" w:author="Petnathean Julled" w:date="2021-11-27T05:54:00Z">
        <w:r w:rsidR="00165A59">
          <w:t>Smartcontract</w:t>
        </w:r>
      </w:ins>
    </w:p>
    <w:p w14:paraId="7ED3D7DB" w14:textId="0F673B0E" w:rsidR="0075298C" w:rsidRDefault="00854E0A" w:rsidP="00C54F4D">
      <w:pPr>
        <w:pStyle w:val="BodyText"/>
      </w:pPr>
      <w:r w:rsidRPr="00854E0A">
        <w:rPr>
          <w:lang w:val="en-US"/>
        </w:rPr>
        <w:t>Ethereum</w:t>
      </w:r>
      <w:r w:rsidR="00076206">
        <w:rPr>
          <w:lang w:val="en-US"/>
        </w:rPr>
        <w:t xml:space="preserve"> </w:t>
      </w:r>
      <w:r w:rsidR="00110EB4" w:rsidRPr="00AC5B74">
        <w:rPr>
          <w:lang w:val="en-US"/>
        </w:rPr>
        <w:fldChar w:fldCharType="begin" w:fldLock="1"/>
      </w:r>
      <w:r w:rsidR="00F938D1">
        <w:rPr>
          <w:lang w:val="en-US"/>
        </w:rPr>
        <w:instrText>ADDIN CSL_CITATION {"citationItems":[{"id":"ITEM-1","itemData":{"URL":"https://ethereum.org/en/","accessed":{"date-parts":[["2021","11","12"]]},"id":"ITEM-1","issued":{"date-parts":[["0"]]},"title":"Home | ethereum.org","type":"webpage"},"uris":["http://www.mendeley.com/documents/?uuid=cad397b3-afb5-3f28-a74b-2293544cdc5f"]}],"mendeley":{"formattedCitation":"[40]","plainTextFormattedCitation":"[40]","previouslyFormattedCitation":"[39]"},"properties":{"noteIndex":0},"schema":"https://github.com/citation-style-language/schema/raw/master/csl-citation.json"}</w:instrText>
      </w:r>
      <w:r w:rsidR="00110EB4" w:rsidRPr="00AC5B74">
        <w:rPr>
          <w:lang w:val="en-US"/>
        </w:rPr>
        <w:fldChar w:fldCharType="separate"/>
      </w:r>
      <w:r w:rsidR="00F938D1" w:rsidRPr="00F938D1">
        <w:rPr>
          <w:noProof/>
          <w:lang w:val="en-US"/>
        </w:rPr>
        <w:t>[40]</w:t>
      </w:r>
      <w:r w:rsidR="00110EB4" w:rsidRPr="00AC5B74">
        <w:rPr>
          <w:lang w:val="en-US"/>
        </w:rPr>
        <w:fldChar w:fldCharType="end"/>
      </w:r>
      <w:r w:rsidRPr="00854E0A">
        <w:rPr>
          <w:lang w:val="en-US"/>
        </w:rPr>
        <w:t xml:space="preserve"> is one of the well-known open-source Blockchain platforms. The platform initially invented by a developer named Vitalik Buterin and further developed by the Ethereum community. The main approach of Ethereum Blockchain is about using Blockchain technology for applications other than cryptocurrency, i.e., create digital evidence for an actual contract between parties that can replace paperwork and cannot be deleted or tampered with, or act as digital evidence for supply chain tracing during transport and exchanging of goods. The platform proposed the concept of “</w:t>
      </w:r>
      <w:proofErr w:type="spellStart"/>
      <w:del w:id="21" w:author="Petnathean Julled" w:date="2021-11-27T05:54:00Z">
        <w:r w:rsidRPr="00854E0A" w:rsidDel="00165A59">
          <w:rPr>
            <w:lang w:val="en-US"/>
          </w:rPr>
          <w:delText>smart</w:delText>
        </w:r>
        <w:r w:rsidR="00E37858" w:rsidDel="00165A59">
          <w:rPr>
            <w:lang w:val="en-US"/>
          </w:rPr>
          <w:delText>-</w:delText>
        </w:r>
        <w:r w:rsidRPr="00854E0A" w:rsidDel="00165A59">
          <w:rPr>
            <w:lang w:val="en-US"/>
          </w:rPr>
          <w:delText>contract</w:delText>
        </w:r>
      </w:del>
      <w:ins w:id="22" w:author="Petnathean Julled" w:date="2021-11-27T05:54:00Z">
        <w:r w:rsidR="00165A59">
          <w:rPr>
            <w:lang w:val="en-US"/>
          </w:rPr>
          <w:t>Smartcontract</w:t>
        </w:r>
      </w:ins>
      <w:proofErr w:type="spellEnd"/>
      <w:r w:rsidRPr="00854E0A">
        <w:rPr>
          <w:lang w:val="en-US"/>
        </w:rPr>
        <w:t>”</w:t>
      </w:r>
      <w:r>
        <w:rPr>
          <w:lang w:val="en-US"/>
        </w:rPr>
        <w:t xml:space="preserve"> </w:t>
      </w:r>
      <w:r w:rsidR="007F2EDF">
        <w:rPr>
          <w:lang w:val="en-US"/>
        </w:rPr>
        <w:fldChar w:fldCharType="begin" w:fldLock="1"/>
      </w:r>
      <w:r w:rsidR="00F938D1">
        <w:rPr>
          <w:lang w:val="en-US"/>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github.com/ethereumbook/ethereumbook/blob/develop/07smart-contracts-solidity.asciidoc#what-is-a-smart-contract","accessed":{"date-parts":[["2020","8","23"]]},"author":[{"dropping-particle":"","family":"henriquegaia","given":"","non-dropping-particle":"","parse-names":false,"suffix":""}],"id":"ITEM-2","issued":{"date-parts":[["0"]]},"title":"ethereumbook/07smart-contracts-solidity.asciidoc at develop · ethereumbook/ethereumbook · GitHub","type":"webpage"},"uris":["http://www.mendeley.com/documents/?uuid=af0258be-3e46-329f-a2d1-52d7b80b182c"]}],"mendeley":{"formattedCitation":"[41], [42]","manualFormatting":"[21,22]","plainTextFormattedCitation":"[41], [42]","previouslyFormattedCitation":"[40], [41]"},"properties":{"noteIndex":0},"schema":"https://github.com/citation-style-language/schema/raw/master/csl-citation.json"}</w:instrText>
      </w:r>
      <w:r w:rsidR="007F2EDF">
        <w:rPr>
          <w:lang w:val="en-US"/>
        </w:rPr>
        <w:fldChar w:fldCharType="separate"/>
      </w:r>
      <w:r w:rsidR="007F2EDF" w:rsidRPr="007F2EDF">
        <w:rPr>
          <w:noProof/>
          <w:lang w:val="en-US"/>
        </w:rPr>
        <w:t>[21</w:t>
      </w:r>
      <w:r w:rsidR="00C73CFF">
        <w:rPr>
          <w:noProof/>
          <w:lang w:val="en-US"/>
        </w:rPr>
        <w:t>,</w:t>
      </w:r>
      <w:r w:rsidR="007F2EDF" w:rsidRPr="007F2EDF">
        <w:rPr>
          <w:noProof/>
          <w:lang w:val="en-US"/>
        </w:rPr>
        <w:t>22]</w:t>
      </w:r>
      <w:r w:rsidR="007F2EDF">
        <w:rPr>
          <w:lang w:val="en-US"/>
        </w:rPr>
        <w:fldChar w:fldCharType="end"/>
      </w:r>
      <w:r w:rsidR="0060401F">
        <w:rPr>
          <w:lang w:val="en-US"/>
        </w:rPr>
        <w:t xml:space="preserve">. </w:t>
      </w:r>
      <w:del w:id="23" w:author="Petnathean Julled" w:date="2021-11-27T05:54:00Z">
        <w:r w:rsidRPr="00854E0A" w:rsidDel="00165A59">
          <w:delText>Smart-contract</w:delText>
        </w:r>
      </w:del>
      <w:proofErr w:type="spellStart"/>
      <w:ins w:id="24" w:author="Petnathean Julled" w:date="2021-11-27T05:54:00Z">
        <w:r w:rsidR="00165A59">
          <w:t>Smartcontract</w:t>
        </w:r>
      </w:ins>
      <w:proofErr w:type="spellEnd"/>
      <w:r w:rsidRPr="00854E0A">
        <w:t xml:space="preserve"> allows developers to integrate their small-size computation algorithms or snippet of logic into Blockchain. This gives Blockchain characteristics</w:t>
      </w:r>
      <w:r w:rsidR="006D073A">
        <w:rPr>
          <w:lang w:val="en-US"/>
        </w:rPr>
        <w:t xml:space="preserve"> </w:t>
      </w:r>
      <w:r w:rsidR="00A87D1C">
        <w:rPr>
          <w:lang w:val="en-US"/>
        </w:rPr>
        <w:fldChar w:fldCharType="begin" w:fldLock="1"/>
      </w:r>
      <w:r w:rsidR="00CA04D8">
        <w:rPr>
          <w:lang w:val="en-US"/>
        </w:rPr>
        <w:instrText>ADDIN CSL_CITATION {"citationItems":[{"id":"ITEM-1","itemData":{"author":[{"dropping-particle":"","family":"Deloitte","given":"","non-dropping-particle":"","parse-names":false,"suffix":""}],"id":"ITEM-1","issued":{"date-parts":[["0"]]},"title":"Key Characteristics of the Blockchain","type":"article-journal"},"uris":["http://www.mendeley.com/documents/?uuid=1ce51707-be74-35b2-8bae-1f88e2b21969"]}],"mendeley":{"formattedCitation":"[25]","plainTextFormattedCitation":"[25]","previouslyFormattedCitation":"[25]"},"properties":{"noteIndex":0},"schema":"https://github.com/citation-style-language/schema/raw/master/csl-citation.json"}</w:instrText>
      </w:r>
      <w:r w:rsidR="00A87D1C">
        <w:rPr>
          <w:lang w:val="en-US"/>
        </w:rPr>
        <w:fldChar w:fldCharType="separate"/>
      </w:r>
      <w:r w:rsidR="007B76AB" w:rsidRPr="007B76AB">
        <w:rPr>
          <w:noProof/>
          <w:lang w:val="en-US"/>
        </w:rPr>
        <w:t>[25]</w:t>
      </w:r>
      <w:r w:rsidR="00A87D1C">
        <w:rPr>
          <w:lang w:val="en-US"/>
        </w:rPr>
        <w:fldChar w:fldCharType="end"/>
      </w:r>
      <w:r w:rsidR="009E7625">
        <w:rPr>
          <w:lang w:val="en-US"/>
        </w:rPr>
        <w:t xml:space="preserve"> </w:t>
      </w:r>
      <w:r w:rsidRPr="00854E0A">
        <w:t xml:space="preserve">to those codes. Enable a wide variety of applications to work with Blockchain. The concept of smart contract later was adopted by other Blockchain platforms, created infinite possibilities of Blockchain application suitable with a variety of computational environment and usage. </w:t>
      </w:r>
    </w:p>
    <w:p w14:paraId="6BBE7021" w14:textId="06514066" w:rsidR="00142B38" w:rsidRPr="00710B9C" w:rsidRDefault="00854E0A" w:rsidP="00C54F4D">
      <w:pPr>
        <w:pStyle w:val="BodyText"/>
        <w:rPr>
          <w:lang w:val="en-US"/>
        </w:rPr>
      </w:pPr>
      <w:r w:rsidRPr="00854E0A">
        <w:t xml:space="preserve">While each Blockchain platforms have their own technical methods for implementation, Ethereum’s </w:t>
      </w:r>
      <w:del w:id="25" w:author="Petnathean Julled" w:date="2021-11-27T05:54:00Z">
        <w:r w:rsidRPr="00854E0A" w:rsidDel="00165A59">
          <w:delText>smart-contract</w:delText>
        </w:r>
      </w:del>
      <w:proofErr w:type="spellStart"/>
      <w:ins w:id="26" w:author="Petnathean Julled" w:date="2021-11-27T05:54:00Z">
        <w:r w:rsidR="00165A59">
          <w:t>Smartcontract</w:t>
        </w:r>
      </w:ins>
      <w:proofErr w:type="spellEnd"/>
      <w:r w:rsidRPr="00854E0A">
        <w:t xml:space="preserve"> relies on </w:t>
      </w:r>
      <w:r w:rsidR="00170082" w:rsidRPr="00854E0A">
        <w:t>JavaScript</w:t>
      </w:r>
      <w:r w:rsidRPr="00854E0A">
        <w:t>-like language called ‘Solidity’</w:t>
      </w:r>
      <w:r w:rsidR="00BE1F98">
        <w:rPr>
          <w:lang w:val="en-US"/>
        </w:rPr>
        <w:t xml:space="preserve">. The language invented to allow codification of human-understandable logic into </w:t>
      </w:r>
      <w:r w:rsidR="00267F37">
        <w:rPr>
          <w:lang w:val="en-US"/>
        </w:rPr>
        <w:t>programming language format</w:t>
      </w:r>
      <w:r w:rsidR="00BE1F98">
        <w:rPr>
          <w:lang w:val="en-US"/>
        </w:rPr>
        <w:t xml:space="preserve"> </w:t>
      </w:r>
      <w:r w:rsidR="003409D5">
        <w:rPr>
          <w:lang w:val="en-US"/>
        </w:rPr>
        <w:t>understandable by</w:t>
      </w:r>
      <w:r w:rsidR="00BE1F98">
        <w:rPr>
          <w:lang w:val="en-US"/>
        </w:rPr>
        <w:t xml:space="preserve"> ‘Ethereum Virtual Machine</w:t>
      </w:r>
      <w:r w:rsidR="0016700F">
        <w:rPr>
          <w:lang w:val="en-US"/>
        </w:rPr>
        <w:t xml:space="preserve"> (EVM)</w:t>
      </w:r>
      <w:r w:rsidR="00BE1F98">
        <w:rPr>
          <w:lang w:val="en-US"/>
        </w:rPr>
        <w:t>’</w:t>
      </w:r>
      <w:r w:rsidR="003409D5">
        <w:rPr>
          <w:lang w:val="en-US"/>
        </w:rPr>
        <w:t xml:space="preserve"> named ‘JSON-RPC’</w:t>
      </w:r>
      <w:r w:rsidR="00BE1F98">
        <w:rPr>
          <w:lang w:val="en-US"/>
        </w:rPr>
        <w:t>.</w:t>
      </w:r>
      <w:r w:rsidR="0016700F">
        <w:rPr>
          <w:lang w:val="en-US"/>
        </w:rPr>
        <w:t xml:space="preserve"> EVM </w:t>
      </w:r>
      <w:r w:rsidR="00B82102">
        <w:rPr>
          <w:lang w:val="en-US"/>
        </w:rPr>
        <w:t>represent</w:t>
      </w:r>
      <w:r w:rsidR="00F43B3E">
        <w:rPr>
          <w:lang w:val="en-US"/>
        </w:rPr>
        <w:t>s</w:t>
      </w:r>
      <w:r w:rsidR="0016700F">
        <w:rPr>
          <w:lang w:val="en-US"/>
        </w:rPr>
        <w:t xml:space="preserve"> a </w:t>
      </w:r>
      <w:r w:rsidR="00267F37">
        <w:rPr>
          <w:lang w:val="en-US"/>
        </w:rPr>
        <w:t>computational resource</w:t>
      </w:r>
      <w:r w:rsidR="00615DCD">
        <w:rPr>
          <w:lang w:val="en-US"/>
        </w:rPr>
        <w:t xml:space="preserve"> that</w:t>
      </w:r>
      <w:r w:rsidR="0016700F">
        <w:rPr>
          <w:lang w:val="en-US"/>
        </w:rPr>
        <w:t xml:space="preserve"> </w:t>
      </w:r>
      <w:r w:rsidR="00F43B3E">
        <w:rPr>
          <w:lang w:val="en-US"/>
        </w:rPr>
        <w:t xml:space="preserve">shares </w:t>
      </w:r>
      <w:r w:rsidR="0016700F">
        <w:rPr>
          <w:lang w:val="en-US"/>
        </w:rPr>
        <w:t>amongst Ethereum network which allow</w:t>
      </w:r>
      <w:r w:rsidR="00F43B3E">
        <w:rPr>
          <w:lang w:val="en-US"/>
        </w:rPr>
        <w:t>s</w:t>
      </w:r>
      <w:r w:rsidR="0016700F">
        <w:rPr>
          <w:lang w:val="en-US"/>
        </w:rPr>
        <w:t xml:space="preserve"> machines with different environment</w:t>
      </w:r>
      <w:r w:rsidR="00F43B3E">
        <w:rPr>
          <w:lang w:val="en-US"/>
        </w:rPr>
        <w:t>s</w:t>
      </w:r>
      <w:r w:rsidR="0016700F">
        <w:rPr>
          <w:lang w:val="en-US"/>
        </w:rPr>
        <w:t xml:space="preserve"> to interact with Ethereum Blockchain</w:t>
      </w:r>
      <w:r w:rsidR="00D23516">
        <w:rPr>
          <w:lang w:val="en-US"/>
        </w:rPr>
        <w:t xml:space="preserve"> without the need for specific computational environment or hardware</w:t>
      </w:r>
      <w:r w:rsidR="0016700F">
        <w:rPr>
          <w:lang w:val="en-US"/>
        </w:rPr>
        <w:t>.</w:t>
      </w:r>
      <w:r w:rsidR="001A75A7">
        <w:rPr>
          <w:lang w:val="en-US"/>
        </w:rPr>
        <w:t xml:space="preserve"> </w:t>
      </w:r>
      <w:r w:rsidR="00491017">
        <w:rPr>
          <w:lang w:val="en-US"/>
        </w:rPr>
        <w:t>This allow</w:t>
      </w:r>
      <w:r w:rsidR="00F43B3E">
        <w:rPr>
          <w:lang w:val="en-US"/>
        </w:rPr>
        <w:t>s</w:t>
      </w:r>
      <w:r w:rsidR="00491017">
        <w:rPr>
          <w:lang w:val="en-US"/>
        </w:rPr>
        <w:t xml:space="preserve"> Ethereum network to formed by wide variety of machines with different operation system and internal environment.</w:t>
      </w:r>
      <w:r w:rsidR="00E9142E">
        <w:rPr>
          <w:lang w:val="en-US"/>
        </w:rPr>
        <w:t xml:space="preserve"> At the same time, Ethereum Blockchain can adopt variety of consensus mechanism. The main Ethereum Blockchain initially adopted </w:t>
      </w:r>
      <w:proofErr w:type="spellStart"/>
      <w:r w:rsidR="00A87212">
        <w:rPr>
          <w:lang w:val="en-US"/>
        </w:rPr>
        <w:t>PoW</w:t>
      </w:r>
      <w:proofErr w:type="spellEnd"/>
      <w:r w:rsidR="00E9142E">
        <w:rPr>
          <w:lang w:val="en-US"/>
        </w:rPr>
        <w:t>. Due to limitation</w:t>
      </w:r>
      <w:r w:rsidR="00A87212">
        <w:rPr>
          <w:lang w:val="en-US"/>
        </w:rPr>
        <w:t xml:space="preserve"> as it requires huge amount of computational resource to stay active</w:t>
      </w:r>
      <w:r w:rsidR="00E9142E">
        <w:rPr>
          <w:lang w:val="en-US"/>
        </w:rPr>
        <w:t>, Ethereum network later forked the Blockchain line into several chain line</w:t>
      </w:r>
      <w:r w:rsidR="00A87212">
        <w:rPr>
          <w:lang w:val="en-US"/>
        </w:rPr>
        <w:t>s</w:t>
      </w:r>
      <w:r w:rsidR="00E9142E">
        <w:rPr>
          <w:lang w:val="en-US"/>
        </w:rPr>
        <w:t xml:space="preserve"> with different consensus</w:t>
      </w:r>
      <w:r w:rsidR="00A87212">
        <w:rPr>
          <w:lang w:val="en-US"/>
        </w:rPr>
        <w:t>. i.e.</w:t>
      </w:r>
      <w:r w:rsidR="00B8311F">
        <w:rPr>
          <w:lang w:val="en-US"/>
        </w:rPr>
        <w:t>,</w:t>
      </w:r>
      <w:r w:rsidR="00A87212">
        <w:rPr>
          <w:lang w:val="en-US"/>
        </w:rPr>
        <w:t xml:space="preserve"> Proof of Stake and PBFT which adopt voting-like mechanism to allow reduction of computational resources consumption. </w:t>
      </w:r>
      <w:r w:rsidR="00607702">
        <w:rPr>
          <w:lang w:val="en-US"/>
        </w:rPr>
        <w:t>As time passed, Ethereum community keep</w:t>
      </w:r>
      <w:r w:rsidR="00C30630">
        <w:rPr>
          <w:lang w:val="en-US"/>
        </w:rPr>
        <w:t>s on</w:t>
      </w:r>
      <w:r w:rsidR="00607702">
        <w:rPr>
          <w:lang w:val="en-US"/>
        </w:rPr>
        <w:t xml:space="preserve"> growing, now there </w:t>
      </w:r>
      <w:r w:rsidR="00607702">
        <w:rPr>
          <w:lang w:val="en-US"/>
        </w:rPr>
        <w:t>are wide variety of consensus mechanism proposed to suit with different application and network environment.</w:t>
      </w:r>
    </w:p>
    <w:p w14:paraId="5DFA2627" w14:textId="5A306B83" w:rsidR="009303D9" w:rsidRDefault="000410E8" w:rsidP="006B6B66">
      <w:pPr>
        <w:pStyle w:val="Heading1"/>
      </w:pPr>
      <w:r>
        <w:rPr>
          <w:rFonts w:cstheme="minorBidi"/>
          <w:szCs w:val="25"/>
          <w:lang w:bidi="th-TH"/>
        </w:rPr>
        <w:t>METHOD</w:t>
      </w:r>
    </w:p>
    <w:p w14:paraId="0BADB364" w14:textId="76203CA4" w:rsidR="009303D9" w:rsidRPr="002D6233" w:rsidRDefault="000410E8" w:rsidP="00E7596C">
      <w:pPr>
        <w:pStyle w:val="BodyText"/>
        <w:rPr>
          <w:color w:val="000000" w:themeColor="text1"/>
          <w:lang w:val="en-US"/>
        </w:rPr>
      </w:pPr>
      <w:r w:rsidRPr="002D6233">
        <w:rPr>
          <w:color w:val="000000" w:themeColor="text1"/>
          <w:lang w:val="en-US"/>
        </w:rPr>
        <w:t xml:space="preserve">This </w:t>
      </w:r>
      <w:r w:rsidR="005C41ED" w:rsidRPr="002D6233">
        <w:rPr>
          <w:color w:val="000000" w:themeColor="text1"/>
          <w:lang w:val="en-US"/>
        </w:rPr>
        <w:t>section</w:t>
      </w:r>
      <w:r w:rsidRPr="002D6233">
        <w:rPr>
          <w:color w:val="000000" w:themeColor="text1"/>
          <w:lang w:val="en-US"/>
        </w:rPr>
        <w:t xml:space="preserve"> </w:t>
      </w:r>
      <w:r w:rsidR="00EA3ABA" w:rsidRPr="002D6233">
        <w:rPr>
          <w:color w:val="000000" w:themeColor="text1"/>
          <w:lang w:val="en-US"/>
        </w:rPr>
        <w:t>describes</w:t>
      </w:r>
      <w:r w:rsidRPr="002D6233">
        <w:rPr>
          <w:color w:val="000000" w:themeColor="text1"/>
          <w:lang w:val="en-US"/>
        </w:rPr>
        <w:t xml:space="preserve"> </w:t>
      </w:r>
      <w:r w:rsidR="00EA3ABA" w:rsidRPr="002D6233">
        <w:rPr>
          <w:color w:val="000000" w:themeColor="text1"/>
          <w:lang w:val="en-US"/>
        </w:rPr>
        <w:t xml:space="preserve">a </w:t>
      </w:r>
      <w:r w:rsidRPr="002D6233">
        <w:rPr>
          <w:color w:val="000000" w:themeColor="text1"/>
          <w:lang w:val="en-US"/>
        </w:rPr>
        <w:t xml:space="preserve">method of how </w:t>
      </w:r>
      <w:r w:rsidR="00CC39E0" w:rsidRPr="002D6233">
        <w:rPr>
          <w:color w:val="000000" w:themeColor="text1"/>
          <w:lang w:val="en-US"/>
        </w:rPr>
        <w:t xml:space="preserve">we implement </w:t>
      </w:r>
      <w:proofErr w:type="spellStart"/>
      <w:r w:rsidR="00CC39E0" w:rsidRPr="002D6233">
        <w:rPr>
          <w:color w:val="000000" w:themeColor="text1"/>
          <w:lang w:val="en-US"/>
        </w:rPr>
        <w:t>XDS.b</w:t>
      </w:r>
      <w:proofErr w:type="spellEnd"/>
      <w:r w:rsidR="00CC39E0" w:rsidRPr="002D6233">
        <w:rPr>
          <w:color w:val="000000" w:themeColor="text1"/>
          <w:lang w:val="en-US"/>
        </w:rPr>
        <w:t xml:space="preserve"> Profile based on Blockchain technology. </w:t>
      </w:r>
      <w:r w:rsidR="00FF5207">
        <w:rPr>
          <w:color w:val="000000" w:themeColor="text1"/>
          <w:lang w:val="en-US"/>
        </w:rPr>
        <w:t xml:space="preserve">It </w:t>
      </w:r>
      <w:r w:rsidR="003E631C">
        <w:rPr>
          <w:rFonts w:cs="Angsana New"/>
          <w:color w:val="000000" w:themeColor="text1"/>
          <w:szCs w:val="25"/>
          <w:lang w:val="en-US" w:bidi="th-TH"/>
        </w:rPr>
        <w:t>s</w:t>
      </w:r>
      <w:r w:rsidR="00CC39E0" w:rsidRPr="002D6233">
        <w:rPr>
          <w:color w:val="000000" w:themeColor="text1"/>
          <w:lang w:val="en-US"/>
        </w:rPr>
        <w:t>tart</w:t>
      </w:r>
      <w:r w:rsidR="003E631C">
        <w:rPr>
          <w:color w:val="000000" w:themeColor="text1"/>
          <w:lang w:val="en-US"/>
        </w:rPr>
        <w:t>s</w:t>
      </w:r>
      <w:r w:rsidR="00CC39E0" w:rsidRPr="002D6233">
        <w:rPr>
          <w:color w:val="000000" w:themeColor="text1"/>
          <w:lang w:val="en-US"/>
        </w:rPr>
        <w:t xml:space="preserve"> with a general use case scenario following with top view of the Blockchain network</w:t>
      </w:r>
      <w:r w:rsidR="009D1298">
        <w:rPr>
          <w:color w:val="000000" w:themeColor="text1"/>
          <w:lang w:val="en-US"/>
        </w:rPr>
        <w:t xml:space="preserve"> and</w:t>
      </w:r>
      <w:r w:rsidR="00CC39E0" w:rsidRPr="002D6233">
        <w:rPr>
          <w:color w:val="000000" w:themeColor="text1"/>
          <w:lang w:val="en-US"/>
        </w:rPr>
        <w:t xml:space="preserve"> consecutively narrowing into the design of XDS Blockchain, its components, and </w:t>
      </w:r>
      <w:del w:id="27" w:author="Petnathean Julled" w:date="2021-11-27T05:54:00Z">
        <w:r w:rsidR="00E37858" w:rsidDel="00165A59">
          <w:rPr>
            <w:color w:val="000000" w:themeColor="text1"/>
            <w:lang w:val="en-US"/>
          </w:rPr>
          <w:delText>Smart-contract</w:delText>
        </w:r>
      </w:del>
      <w:proofErr w:type="spellStart"/>
      <w:ins w:id="28" w:author="Petnathean Julled" w:date="2021-11-27T05:54:00Z">
        <w:r w:rsidR="00165A59">
          <w:rPr>
            <w:color w:val="000000" w:themeColor="text1"/>
            <w:lang w:val="en-US"/>
          </w:rPr>
          <w:t>Smartcontract</w:t>
        </w:r>
      </w:ins>
      <w:proofErr w:type="spellEnd"/>
      <w:r w:rsidR="00CC39E0" w:rsidRPr="002D6233">
        <w:rPr>
          <w:color w:val="000000" w:themeColor="text1"/>
          <w:lang w:val="en-US"/>
        </w:rPr>
        <w:t xml:space="preserve"> which took the main role to adapt the profile into the chain. </w:t>
      </w:r>
    </w:p>
    <w:p w14:paraId="21C7C9FD" w14:textId="540DB8A0" w:rsidR="009303D9" w:rsidRDefault="00D711DF" w:rsidP="00ED0149">
      <w:pPr>
        <w:pStyle w:val="Heading2"/>
      </w:pPr>
      <w:r>
        <w:t>A Use Case</w:t>
      </w:r>
      <w:r w:rsidR="00E06694">
        <w:t xml:space="preserve"> Scenario</w:t>
      </w:r>
    </w:p>
    <w:p w14:paraId="3E352774" w14:textId="648DF60A" w:rsidR="00AB3F8F" w:rsidRDefault="00142B38" w:rsidP="00710B9C">
      <w:pPr>
        <w:pStyle w:val="BodyText"/>
      </w:pPr>
      <w:r w:rsidRPr="00142B38">
        <w:rPr>
          <w:lang w:val="en-US"/>
        </w:rPr>
        <w:t xml:space="preserve"> Mr. Peter Parker </w:t>
      </w:r>
      <w:r w:rsidR="00B4169F">
        <w:rPr>
          <w:lang w:val="en-US"/>
        </w:rPr>
        <w:t>was</w:t>
      </w:r>
      <w:r w:rsidRPr="00142B38">
        <w:rPr>
          <w:lang w:val="en-US"/>
        </w:rPr>
        <w:t xml:space="preserve"> bit</w:t>
      </w:r>
      <w:r w:rsidR="0065690B">
        <w:rPr>
          <w:lang w:val="en-US"/>
        </w:rPr>
        <w:t>ten</w:t>
      </w:r>
      <w:r w:rsidRPr="00142B38">
        <w:rPr>
          <w:lang w:val="en-US"/>
        </w:rPr>
        <w:t xml:space="preserve"> by a strange spider. Mr. Parker then visit</w:t>
      </w:r>
      <w:r w:rsidR="00552BFF">
        <w:rPr>
          <w:lang w:val="en-US"/>
        </w:rPr>
        <w:t>ed</w:t>
      </w:r>
      <w:r w:rsidRPr="00142B38">
        <w:rPr>
          <w:lang w:val="en-US"/>
        </w:rPr>
        <w:t xml:space="preserve"> </w:t>
      </w:r>
      <w:r w:rsidR="000A40C9">
        <w:rPr>
          <w:lang w:val="en-US"/>
        </w:rPr>
        <w:t>h</w:t>
      </w:r>
      <w:r w:rsidRPr="00142B38">
        <w:rPr>
          <w:lang w:val="en-US"/>
        </w:rPr>
        <w:t xml:space="preserve">ospital A </w:t>
      </w:r>
      <w:r w:rsidR="0027553E">
        <w:rPr>
          <w:lang w:val="en-US"/>
        </w:rPr>
        <w:t xml:space="preserve">seeking </w:t>
      </w:r>
      <w:r w:rsidRPr="00142B38">
        <w:rPr>
          <w:lang w:val="en-US"/>
        </w:rPr>
        <w:t>for</w:t>
      </w:r>
      <w:r w:rsidR="0027553E">
        <w:rPr>
          <w:lang w:val="en-US"/>
        </w:rPr>
        <w:t xml:space="preserve"> medical</w:t>
      </w:r>
      <w:r w:rsidRPr="00142B38">
        <w:rPr>
          <w:lang w:val="en-US"/>
        </w:rPr>
        <w:t xml:space="preserve"> </w:t>
      </w:r>
      <w:r w:rsidR="00A628F0">
        <w:rPr>
          <w:lang w:val="en-US"/>
        </w:rPr>
        <w:t>advice</w:t>
      </w:r>
      <w:r w:rsidRPr="00142B38">
        <w:rPr>
          <w:lang w:val="en-US"/>
        </w:rPr>
        <w:t xml:space="preserve">. A doctor at </w:t>
      </w:r>
      <w:r w:rsidR="000A40C9">
        <w:rPr>
          <w:lang w:val="en-US"/>
        </w:rPr>
        <w:t>h</w:t>
      </w:r>
      <w:r w:rsidRPr="00142B38">
        <w:rPr>
          <w:lang w:val="en-US"/>
        </w:rPr>
        <w:t>ospital A</w:t>
      </w:r>
      <w:r w:rsidR="00FC4856">
        <w:rPr>
          <w:lang w:val="en-US"/>
        </w:rPr>
        <w:t xml:space="preserve"> exam</w:t>
      </w:r>
      <w:r w:rsidR="005E087F">
        <w:rPr>
          <w:lang w:val="en-US"/>
        </w:rPr>
        <w:t xml:space="preserve">ined the wound and </w:t>
      </w:r>
      <w:r w:rsidR="00691445">
        <w:rPr>
          <w:lang w:val="en-US"/>
        </w:rPr>
        <w:t xml:space="preserve">saw </w:t>
      </w:r>
      <w:r w:rsidRPr="00142B38">
        <w:rPr>
          <w:lang w:val="en-US"/>
        </w:rPr>
        <w:t xml:space="preserve">no unusual effect on Mr. Parker and </w:t>
      </w:r>
      <w:r w:rsidR="00E845C8">
        <w:rPr>
          <w:lang w:val="en-US"/>
        </w:rPr>
        <w:t>dressed</w:t>
      </w:r>
      <w:r w:rsidRPr="00142B38">
        <w:rPr>
          <w:lang w:val="en-US"/>
        </w:rPr>
        <w:t xml:space="preserve"> the bite wound for him. The </w:t>
      </w:r>
      <w:r w:rsidR="002D748D">
        <w:rPr>
          <w:lang w:val="en-US"/>
        </w:rPr>
        <w:t xml:space="preserve">encounter </w:t>
      </w:r>
      <w:r w:rsidRPr="00142B38">
        <w:rPr>
          <w:lang w:val="en-US"/>
        </w:rPr>
        <w:t xml:space="preserve">event and diagnosis result were recorded within </w:t>
      </w:r>
      <w:r w:rsidR="000A40C9">
        <w:rPr>
          <w:lang w:val="en-US"/>
        </w:rPr>
        <w:t>h</w:t>
      </w:r>
      <w:r w:rsidRPr="00142B38">
        <w:rPr>
          <w:lang w:val="en-US"/>
        </w:rPr>
        <w:t xml:space="preserve">ospital A. Later, during his travel to </w:t>
      </w:r>
      <w:r w:rsidR="00715745">
        <w:rPr>
          <w:lang w:val="en-US"/>
        </w:rPr>
        <w:t xml:space="preserve">another </w:t>
      </w:r>
      <w:r w:rsidR="005C4842">
        <w:rPr>
          <w:lang w:val="en-US"/>
        </w:rPr>
        <w:t>city</w:t>
      </w:r>
      <w:r w:rsidRPr="00142B38">
        <w:rPr>
          <w:lang w:val="en-US"/>
        </w:rPr>
        <w:t xml:space="preserve">, Mr. Parker </w:t>
      </w:r>
      <w:r w:rsidR="005C4842">
        <w:rPr>
          <w:lang w:val="en-US"/>
        </w:rPr>
        <w:t xml:space="preserve">felt </w:t>
      </w:r>
      <w:r w:rsidR="00D61D54">
        <w:rPr>
          <w:lang w:val="en-US"/>
        </w:rPr>
        <w:t xml:space="preserve">quite painful </w:t>
      </w:r>
      <w:r w:rsidRPr="00142B38">
        <w:rPr>
          <w:lang w:val="en-US"/>
        </w:rPr>
        <w:t>from the bite</w:t>
      </w:r>
      <w:r w:rsidR="00381320">
        <w:rPr>
          <w:lang w:val="en-US"/>
        </w:rPr>
        <w:t xml:space="preserve"> area</w:t>
      </w:r>
      <w:r w:rsidRPr="00142B38">
        <w:rPr>
          <w:lang w:val="en-US"/>
        </w:rPr>
        <w:t>. He then visit</w:t>
      </w:r>
      <w:r w:rsidR="00613DD6">
        <w:rPr>
          <w:lang w:val="en-US"/>
        </w:rPr>
        <w:t>ed</w:t>
      </w:r>
      <w:r w:rsidRPr="00142B38">
        <w:rPr>
          <w:lang w:val="en-US"/>
        </w:rPr>
        <w:t xml:space="preserve"> </w:t>
      </w:r>
      <w:r w:rsidR="000A40C9">
        <w:rPr>
          <w:lang w:val="en-US"/>
        </w:rPr>
        <w:t>h</w:t>
      </w:r>
      <w:r w:rsidRPr="00142B38">
        <w:rPr>
          <w:lang w:val="en-US"/>
        </w:rPr>
        <w:t>ospital B for</w:t>
      </w:r>
      <w:r w:rsidR="000A40C9">
        <w:rPr>
          <w:lang w:val="en-US"/>
        </w:rPr>
        <w:t xml:space="preserve"> further</w:t>
      </w:r>
      <w:r w:rsidRPr="00142B38">
        <w:rPr>
          <w:lang w:val="en-US"/>
        </w:rPr>
        <w:t xml:space="preserve"> </w:t>
      </w:r>
      <w:r w:rsidR="000A40C9">
        <w:rPr>
          <w:lang w:val="en-US"/>
        </w:rPr>
        <w:t>consultation</w:t>
      </w:r>
      <w:r w:rsidRPr="00142B38">
        <w:rPr>
          <w:lang w:val="en-US"/>
        </w:rPr>
        <w:t>. Without the health information sharing standard implemented</w:t>
      </w:r>
      <w:r w:rsidR="000A40C9">
        <w:rPr>
          <w:lang w:val="en-US"/>
        </w:rPr>
        <w:t xml:space="preserve"> between the two hospitals</w:t>
      </w:r>
      <w:r w:rsidRPr="00142B38">
        <w:rPr>
          <w:lang w:val="en-US"/>
        </w:rPr>
        <w:t xml:space="preserve">, </w:t>
      </w:r>
      <w:r w:rsidR="000A40C9">
        <w:rPr>
          <w:lang w:val="en-US"/>
        </w:rPr>
        <w:t>the</w:t>
      </w:r>
      <w:r w:rsidRPr="00142B38">
        <w:rPr>
          <w:lang w:val="en-US"/>
        </w:rPr>
        <w:t xml:space="preserve"> doctor at Hospital B </w:t>
      </w:r>
      <w:r w:rsidR="00D51BB2">
        <w:rPr>
          <w:lang w:val="en-US"/>
        </w:rPr>
        <w:t>could not see</w:t>
      </w:r>
      <w:r w:rsidRPr="00142B38">
        <w:rPr>
          <w:lang w:val="en-US"/>
        </w:rPr>
        <w:t xml:space="preserve"> the diagnosis result </w:t>
      </w:r>
      <w:r w:rsidR="00EC6173">
        <w:rPr>
          <w:lang w:val="en-US"/>
        </w:rPr>
        <w:t>from</w:t>
      </w:r>
      <w:r w:rsidRPr="00142B38">
        <w:rPr>
          <w:lang w:val="en-US"/>
        </w:rPr>
        <w:t xml:space="preserve"> </w:t>
      </w:r>
      <w:r w:rsidR="00EC6173">
        <w:rPr>
          <w:lang w:val="en-US"/>
        </w:rPr>
        <w:t>h</w:t>
      </w:r>
      <w:r w:rsidRPr="00142B38">
        <w:rPr>
          <w:lang w:val="en-US"/>
        </w:rPr>
        <w:t xml:space="preserve">ospital A. </w:t>
      </w:r>
      <w:commentRangeStart w:id="29"/>
      <w:r w:rsidRPr="00142B38">
        <w:rPr>
          <w:lang w:val="en-US"/>
        </w:rPr>
        <w:t xml:space="preserve">The situation becomes even worse when the health information system of </w:t>
      </w:r>
      <w:r w:rsidR="00EC6173">
        <w:rPr>
          <w:lang w:val="en-US"/>
        </w:rPr>
        <w:t>h</w:t>
      </w:r>
      <w:r w:rsidRPr="00142B38">
        <w:rPr>
          <w:lang w:val="en-US"/>
        </w:rPr>
        <w:t xml:space="preserve">ospital B was hit by ransomware and went down. That means a doctor at Hospital B cannot know that what happened to Mr. Parker. On the other hand, with IHE XDS Blockchain implemented, even </w:t>
      </w:r>
      <w:r w:rsidR="00C67CFF">
        <w:rPr>
          <w:lang w:val="en-US"/>
        </w:rPr>
        <w:t>h</w:t>
      </w:r>
      <w:r w:rsidRPr="00142B38">
        <w:rPr>
          <w:lang w:val="en-US"/>
        </w:rPr>
        <w:t xml:space="preserve">ospital B hit by ransomware, a </w:t>
      </w:r>
      <w:commentRangeStart w:id="30"/>
      <w:r w:rsidRPr="00142B38">
        <w:rPr>
          <w:lang w:val="en-US"/>
        </w:rPr>
        <w:t xml:space="preserve">doctor at </w:t>
      </w:r>
      <w:r w:rsidR="00C67CFF">
        <w:rPr>
          <w:lang w:val="en-US"/>
        </w:rPr>
        <w:t>h</w:t>
      </w:r>
      <w:r w:rsidRPr="00142B38">
        <w:rPr>
          <w:lang w:val="en-US"/>
        </w:rPr>
        <w:t xml:space="preserve">ospital B can use an alternate machine to access the XDS Blockchain ledger and discover that there is the latest diagnosis result for Mr. Parker available at </w:t>
      </w:r>
      <w:r w:rsidR="00C67CFF">
        <w:rPr>
          <w:lang w:val="en-US"/>
        </w:rPr>
        <w:t>h</w:t>
      </w:r>
      <w:r w:rsidRPr="00142B38">
        <w:rPr>
          <w:lang w:val="en-US"/>
        </w:rPr>
        <w:t>ospital A</w:t>
      </w:r>
      <w:commentRangeEnd w:id="30"/>
      <w:r w:rsidR="0083095C">
        <w:rPr>
          <w:rStyle w:val="CommentReference"/>
          <w:spacing w:val="0"/>
          <w:lang w:val="en-US" w:eastAsia="en-US"/>
        </w:rPr>
        <w:commentReference w:id="30"/>
      </w:r>
      <w:r w:rsidRPr="00142B38">
        <w:rPr>
          <w:lang w:val="en-US"/>
        </w:rPr>
        <w:t>. A doctor then gains access to the diagnosis result and able to identify that Mr.</w:t>
      </w:r>
      <w:commentRangeEnd w:id="29"/>
      <w:r w:rsidR="00D12C27">
        <w:rPr>
          <w:rStyle w:val="CommentReference"/>
          <w:spacing w:val="0"/>
          <w:lang w:val="en-US" w:eastAsia="en-US"/>
        </w:rPr>
        <w:commentReference w:id="29"/>
      </w:r>
      <w:r w:rsidRPr="00142B38">
        <w:rPr>
          <w:lang w:val="en-US"/>
        </w:rPr>
        <w:t xml:space="preserve"> </w:t>
      </w:r>
      <w:commentRangeStart w:id="31"/>
      <w:r w:rsidRPr="00142B38">
        <w:rPr>
          <w:lang w:val="en-US"/>
        </w:rPr>
        <w:t>Parker was afflicted by unknown genetic mutated symptom caused by the spider bite. Allow the doctor to prevent a further harmful consequence.</w:t>
      </w:r>
      <w:commentRangeEnd w:id="31"/>
      <w:r w:rsidR="00D12C27">
        <w:rPr>
          <w:rStyle w:val="CommentReference"/>
          <w:spacing w:val="0"/>
          <w:lang w:val="en-US" w:eastAsia="en-US"/>
        </w:rPr>
        <w:commentReference w:id="31"/>
      </w:r>
    </w:p>
    <w:p w14:paraId="7EDD7402" w14:textId="49DB916F" w:rsidR="001E71FA" w:rsidRDefault="000D2EDB" w:rsidP="001E71FA">
      <w:pPr>
        <w:pStyle w:val="Heading2"/>
      </w:pPr>
      <w:r>
        <w:t>Concept</w:t>
      </w:r>
      <w:r w:rsidR="000825F7">
        <w:t>ual</w:t>
      </w:r>
      <w:r>
        <w:t xml:space="preserve"> Design</w:t>
      </w:r>
    </w:p>
    <w:p w14:paraId="16FD3920" w14:textId="74411ED0" w:rsidR="00032D1A" w:rsidRDefault="00531E5D" w:rsidP="00BE1773">
      <w:pPr>
        <w:ind w:firstLine="284"/>
        <w:jc w:val="both"/>
      </w:pPr>
      <w:r>
        <w:t>T</w:t>
      </w:r>
      <w:r w:rsidR="001E71FA" w:rsidRPr="001E71FA">
        <w:t>he unique nature of the healthcare</w:t>
      </w:r>
      <w:r w:rsidR="00D948D4">
        <w:t xml:space="preserve"> information system and its</w:t>
      </w:r>
      <w:r w:rsidR="001E71FA" w:rsidRPr="001E71FA">
        <w:t xml:space="preserve"> environment emphasizes confidentiality of data</w:t>
      </w:r>
      <w:r w:rsidR="00334754">
        <w:t xml:space="preserve"> that</w:t>
      </w:r>
      <w:r w:rsidR="001E71FA" w:rsidRPr="001E71FA">
        <w:t xml:space="preserve"> limits </w:t>
      </w:r>
      <w:r w:rsidR="005729B6">
        <w:t>full use of</w:t>
      </w:r>
      <w:r w:rsidR="001E71FA" w:rsidRPr="001E71FA">
        <w:t xml:space="preserve"> Blockchain technology. Patient data cannot be put directly into Blockchain as it will become persistent following Blockchain characteristics while increasing difficulty in ensuring data confidentiality when its replica is distributed all over the network. </w:t>
      </w:r>
      <w:r w:rsidR="006C14A1">
        <w:t>I</w:t>
      </w:r>
      <w:r w:rsidR="001E71FA" w:rsidRPr="001E71FA">
        <w:t>nstead of risk</w:t>
      </w:r>
      <w:r w:rsidR="006C14A1">
        <w:t>ing</w:t>
      </w:r>
      <w:r w:rsidR="001E71FA" w:rsidRPr="001E71FA">
        <w:t xml:space="preserve"> confidentiality of healthcare data by publishing it directly into the Blockchain network, we propose using IHE </w:t>
      </w:r>
      <w:proofErr w:type="spellStart"/>
      <w:r w:rsidR="001E71FA" w:rsidRPr="001E71FA">
        <w:t>XDS.b</w:t>
      </w:r>
      <w:proofErr w:type="spellEnd"/>
      <w:r w:rsidR="001E71FA" w:rsidRPr="001E71FA">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need to publish health documents directly into the distributed network, reduce the risk against the data</w:t>
      </w:r>
      <w:r w:rsidR="00E02D54">
        <w:t xml:space="preserve"> leakage</w:t>
      </w:r>
      <w:r w:rsidR="001E71FA" w:rsidRPr="001E71FA">
        <w:t>. Additionally, we further extend the usability of the profile by allowing the organization that has shared health documents from its source to also act as an additional data backup for the original by providing additional access points (URLs) for the document. That mean</w:t>
      </w:r>
      <w:r w:rsidR="0042132F">
        <w:t>s</w:t>
      </w:r>
      <w:r w:rsidR="001E71FA" w:rsidRPr="001E71FA">
        <w:t xml:space="preserve"> even the source of health document become</w:t>
      </w:r>
      <w:r w:rsidR="00183499">
        <w:t>s</w:t>
      </w:r>
      <w:r w:rsidR="001E71FA" w:rsidRPr="001E71FA">
        <w:t xml:space="preserve"> unavailable due to unpredictable circumstance</w:t>
      </w:r>
      <w:r w:rsidR="00183499">
        <w:t>s</w:t>
      </w:r>
      <w:r w:rsidR="001E71FA" w:rsidRPr="001E71FA">
        <w:t xml:space="preserve"> like a cyber-incident (i.e., </w:t>
      </w:r>
      <w:r w:rsidR="00183499">
        <w:t>r</w:t>
      </w:r>
      <w:r w:rsidR="001E71FA" w:rsidRPr="001E71FA">
        <w:t xml:space="preserve">ansomware threat), the network will still have a chance to access the compromised document via an alternative source available from a shared peer. This </w:t>
      </w:r>
      <w:r w:rsidR="001E71FA" w:rsidRPr="001E71FA">
        <w:lastRenderedPageBreak/>
        <w:t>extends the benefit of the health document sharing network and encourages the growth of the health document sharing community even further.</w:t>
      </w:r>
    </w:p>
    <w:p w14:paraId="21D20038" w14:textId="2C6C6A73" w:rsidR="000D2EDB" w:rsidRDefault="000D2EDB" w:rsidP="000D2EDB">
      <w:pPr>
        <w:pStyle w:val="Heading2"/>
      </w:pPr>
      <w:r>
        <w:t>Blockchain Design</w:t>
      </w:r>
    </w:p>
    <w:p w14:paraId="2B60B37B" w14:textId="27F828F1" w:rsidR="000D2EDB" w:rsidRDefault="000D2EDB" w:rsidP="000D2EDB">
      <w:pPr>
        <w:ind w:firstLine="284"/>
        <w:jc w:val="both"/>
      </w:pPr>
      <w:r>
        <w:t>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w:t>
      </w:r>
      <w:r w:rsidRPr="00531677">
        <w:t xml:space="preserve">ain </w:t>
      </w:r>
      <w:r w:rsidRPr="00484314">
        <w:t xml:space="preserve">Types mentioned in </w:t>
      </w:r>
      <w:r w:rsidR="00303804" w:rsidRPr="00484314">
        <w:t>the background knowledge</w:t>
      </w:r>
      <w:r w:rsidRPr="00531677">
        <w:t>,</w:t>
      </w:r>
      <w:r>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w:t>
      </w:r>
      <w:r w:rsidRPr="005034C5">
        <w:t>type</w:t>
      </w:r>
      <w:r w:rsidR="00412500" w:rsidRPr="005034C5">
        <w:t xml:space="preserve"> </w:t>
      </w:r>
      <w:r w:rsidR="005034C5" w:rsidRPr="00D130B0">
        <w:fldChar w:fldCharType="begin" w:fldLock="1"/>
      </w:r>
      <w:r w:rsidR="00F938D1">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[34]","plainTextFormattedCitation":"[34]","previouslyFormattedCitation":"[33]"},"properties":{"noteIndex":0},"schema":"https://github.com/citation-style-language/schema/raw/master/csl-citation.json"}</w:instrText>
      </w:r>
      <w:r w:rsidR="005034C5" w:rsidRPr="00D130B0">
        <w:fldChar w:fldCharType="separate"/>
      </w:r>
      <w:r w:rsidR="00F938D1" w:rsidRPr="00F938D1">
        <w:rPr>
          <w:noProof/>
        </w:rPr>
        <w:t>[34]</w:t>
      </w:r>
      <w:r w:rsidR="005034C5" w:rsidRPr="00D130B0">
        <w:fldChar w:fldCharType="end"/>
      </w:r>
      <w:r>
        <w:t xml:space="preserve"> as it was designed for scalability welcoming more members to join the network over time under the condition that joining members are accepted by the network and have a proper data sharing agreement. </w:t>
      </w:r>
    </w:p>
    <w:p w14:paraId="14BC95F8" w14:textId="0A009386" w:rsidR="000D2EDB" w:rsidRDefault="0039750F" w:rsidP="000D2EDB">
      <w:pPr>
        <w:ind w:firstLine="284"/>
        <w:jc w:val="both"/>
      </w:pPr>
      <w:r>
        <w:rPr>
          <w:noProof/>
        </w:rPr>
        <mc:AlternateContent>
          <mc:Choice Requires="wpg">
            <w:drawing>
              <wp:anchor distT="0" distB="0" distL="114300" distR="114300" simplePos="0" relativeHeight="251654656" behindDoc="0" locked="0" layoutInCell="1" allowOverlap="1" wp14:anchorId="5A0F0521" wp14:editId="27A4D2C9">
                <wp:simplePos x="0" y="0"/>
                <wp:positionH relativeFrom="margin">
                  <wp:align>center</wp:align>
                </wp:positionH>
                <wp:positionV relativeFrom="paragraph">
                  <wp:posOffset>2777490</wp:posOffset>
                </wp:positionV>
                <wp:extent cx="4819650" cy="2390775"/>
                <wp:effectExtent l="0" t="0" r="0" b="9525"/>
                <wp:wrapTopAndBottom/>
                <wp:docPr id="60" name="Group 60"/>
                <wp:cNvGraphicFramePr/>
                <a:graphic xmlns:a="http://schemas.openxmlformats.org/drawingml/2006/main">
                  <a:graphicData uri="http://schemas.microsoft.com/office/word/2010/wordprocessingGroup">
                    <wpg:wgp>
                      <wpg:cNvGrpSpPr/>
                      <wpg:grpSpPr>
                        <a:xfrm>
                          <a:off x="0" y="0"/>
                          <a:ext cx="4819650" cy="2398963"/>
                          <a:chOff x="0" y="189323"/>
                          <a:chExt cx="4638675" cy="2278922"/>
                        </a:xfrm>
                      </wpg:grpSpPr>
                      <wps:wsp>
                        <wps:cNvPr id="59" name="Text Box 59"/>
                        <wps:cNvSpPr txBox="1"/>
                        <wps:spPr>
                          <a:xfrm>
                            <a:off x="0" y="2209800"/>
                            <a:ext cx="4638675" cy="258445"/>
                          </a:xfrm>
                          <a:prstGeom prst="rect">
                            <a:avLst/>
                          </a:prstGeom>
                          <a:solidFill>
                            <a:prstClr val="white"/>
                          </a:solidFill>
                          <a:ln>
                            <a:noFill/>
                          </a:ln>
                        </wps:spPr>
                        <wps:txbx>
                          <w:txbxContent>
                            <w:p w14:paraId="103A259C" w14:textId="42B1D439" w:rsidR="0082708C" w:rsidRPr="008E5301" w:rsidRDefault="0082708C" w:rsidP="008E5301">
                              <w:pPr>
                                <w:pStyle w:val="Caption"/>
                                <w:rPr>
                                  <w:color w:val="auto"/>
                                  <w:sz w:val="20"/>
                                  <w:szCs w:val="20"/>
                                </w:rPr>
                              </w:pPr>
                              <w:bookmarkStart w:id="32"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F61AEB">
                                <w:rPr>
                                  <w:noProof/>
                                  <w:color w:val="auto"/>
                                </w:rPr>
                                <w:t>2</w:t>
                              </w:r>
                              <w:r>
                                <w:rPr>
                                  <w:color w:val="auto"/>
                                </w:rPr>
                                <w:fldChar w:fldCharType="end"/>
                              </w:r>
                              <w:bookmarkEnd w:id="32"/>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8" name="Picture 58"/>
                          <pic:cNvPicPr>
                            <a:picLocks noChangeAspect="1"/>
                          </pic:cNvPicPr>
                        </pic:nvPicPr>
                        <pic:blipFill>
                          <a:blip r:embed="rId18"/>
                          <a:srcRect/>
                          <a:stretch/>
                        </pic:blipFill>
                        <pic:spPr>
                          <a:xfrm>
                            <a:off x="165102" y="189323"/>
                            <a:ext cx="4306753" cy="199137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0F0521" id="Group 60" o:spid="_x0000_s1029" style="position:absolute;left:0;text-align:left;margin-left:0;margin-top:218.7pt;width:379.5pt;height:188.25pt;z-index:251654656;mso-position-horizontal:center;mso-position-horizontal-relative:margin;mso-width-relative:margin;mso-height-relative:margin" coordorigin=",1893" coordsize="46386,22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">
                <v:shape id="Text Box 59" o:spid="_x0000_s1030" type="#_x0000_t202" style="position:absolute;top:22098;width:4638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103A259C" w14:textId="42B1D439" w:rsidR="0082708C" w:rsidRPr="008E5301" w:rsidRDefault="0082708C" w:rsidP="008E5301">
                        <w:pPr>
                          <w:pStyle w:val="Caption"/>
                          <w:rPr>
                            <w:color w:val="auto"/>
                            <w:sz w:val="20"/>
                            <w:szCs w:val="20"/>
                          </w:rPr>
                        </w:pPr>
                        <w:bookmarkStart w:id="33"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F61AEB">
                          <w:rPr>
                            <w:noProof/>
                            <w:color w:val="auto"/>
                          </w:rPr>
                          <w:t>2</w:t>
                        </w:r>
                        <w:r>
                          <w:rPr>
                            <w:color w:val="auto"/>
                          </w:rPr>
                          <w:fldChar w:fldCharType="end"/>
                        </w:r>
                        <w:bookmarkEnd w:id="33"/>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v:textbox>
                </v:shape>
                <v:shape id="Picture 58" o:spid="_x0000_s1031" type="#_x0000_t75" style="position:absolute;left:1651;top:1893;width:43067;height:19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">
                  <v:imagedata r:id="rId19" o:title=""/>
                </v:shape>
                <w10:wrap type="topAndBottom" anchorx="margin"/>
              </v:group>
            </w:pict>
          </mc:Fallback>
        </mc:AlternateContent>
      </w:r>
      <w:r w:rsidR="000D2EDB">
        <w:t xml:space="preserve">Meanwhile, following the Blockchain consensus </w:t>
      </w:r>
      <w:r w:rsidR="000D2EDB" w:rsidRPr="00BD3C28">
        <w:t xml:space="preserve">mentioned </w:t>
      </w:r>
      <w:r w:rsidR="000D2EDB" w:rsidRPr="00484314">
        <w:t xml:space="preserve">in </w:t>
      </w:r>
      <w:r w:rsidR="00BD3C28" w:rsidRPr="00484314">
        <w:t>the background knowledge,</w:t>
      </w:r>
      <w:r w:rsidR="000D2EDB">
        <w:t xml:space="preserve">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 choice available. The start</w:t>
      </w:r>
      <w:r w:rsidR="00DF3F9A">
        <w:t>ing</w:t>
      </w:r>
      <w:r w:rsidR="000D2EDB">
        <w:t xml:space="preserve">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 consecutively.</w:t>
      </w:r>
    </w:p>
    <w:p w14:paraId="17446404" w14:textId="69BB81F2" w:rsidR="000D2EDB" w:rsidRDefault="00315BD5" w:rsidP="000D2EDB">
      <w:pPr>
        <w:pStyle w:val="Heading2"/>
      </w:pPr>
      <w:r>
        <w:t>Integrating Blockchain with XDS.b Profile</w:t>
      </w:r>
    </w:p>
    <w:p w14:paraId="7841788C" w14:textId="5A1D5928" w:rsidR="006540B4" w:rsidRDefault="00C706E0" w:rsidP="000D2EDB">
      <w:pPr>
        <w:ind w:firstLine="284"/>
        <w:jc w:val="both"/>
      </w:pPr>
      <w:r w:rsidRPr="00C706E0">
        <w:t>We exclude the ITI-61 transaction from the implementation because it is unnecessary for the current usage of the work</w:t>
      </w:r>
      <w:r w:rsidR="006540B4" w:rsidRPr="006540B4">
        <w:t>.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w:t>
      </w:r>
      <w:r w:rsidR="002C17B2">
        <w:t xml:space="preserve"> </w:t>
      </w:r>
      <w:r w:rsidR="006540B4" w:rsidRPr="006540B4">
        <w:t>Document Consumer Actor via ITI-18 transaction</w:t>
      </w:r>
      <w:r w:rsidR="00F61AEB">
        <w:t>.</w:t>
      </w:r>
    </w:p>
    <w:p w14:paraId="010E28EB" w14:textId="56CA8FE6" w:rsidR="000D2EDB" w:rsidRDefault="00C31DCB" w:rsidP="000D2EDB">
      <w:pPr>
        <w:ind w:firstLine="284"/>
        <w:jc w:val="both"/>
      </w:pPr>
      <w:r w:rsidRPr="00C31DCB">
        <w:t xml:space="preserve"> </w:t>
      </w:r>
      <w:r w:rsidRPr="00C31DCB">
        <w:rPr>
          <w:noProof/>
        </w:rPr>
        <w:t xml:space="preserve">Each Blockchain node will receive ITI-42 transactions from their local XDS Document Repository Actor as a normal XDS Document Registry Actor would do, before transitioning the transaction into a Blockchain </w:t>
      </w:r>
      <w:del w:id="34" w:author="Petnathean Julled" w:date="2021-11-27T05:53:00Z">
        <w:r w:rsidRPr="00C31DCB" w:rsidDel="00165A59">
          <w:rPr>
            <w:noProof/>
          </w:rPr>
          <w:delText>Smartcontract</w:delText>
        </w:r>
      </w:del>
      <w:ins w:id="35" w:author="Petnathean Julled" w:date="2021-11-27T05:53:00Z">
        <w:r w:rsidR="00165A59">
          <w:rPr>
            <w:noProof/>
          </w:rPr>
          <w:t>Smartcontract</w:t>
        </w:r>
      </w:ins>
      <w:r w:rsidRPr="00C31DCB">
        <w:rPr>
          <w:noProof/>
        </w:rPr>
        <w:t xml:space="preserve"> and publishing it into the Blockchain ledger</w:t>
      </w:r>
      <w:r w:rsidR="006540B4" w:rsidRPr="006540B4">
        <w:t xml:space="preserve">. Likewise, the health document query via ITI-18 transactions from local XDS Document Consumer will be interpreted and interact with </w:t>
      </w:r>
      <w:del w:id="36" w:author="Petnathean Julled" w:date="2021-11-27T05:53:00Z">
        <w:r w:rsidR="006540B4" w:rsidRPr="006540B4" w:rsidDel="00165A59">
          <w:delText>Smart</w:delText>
        </w:r>
        <w:r w:rsidR="009773A6" w:rsidDel="00165A59">
          <w:delText>C</w:delText>
        </w:r>
        <w:r w:rsidR="006540B4" w:rsidRPr="006540B4" w:rsidDel="00165A59">
          <w:delText>ontract</w:delText>
        </w:r>
      </w:del>
      <w:proofErr w:type="spellStart"/>
      <w:ins w:id="37" w:author="Petnathean Julled" w:date="2021-11-27T05:53:00Z">
        <w:r w:rsidR="00165A59">
          <w:t>Smartcontract</w:t>
        </w:r>
      </w:ins>
      <w:proofErr w:type="spellEnd"/>
      <w:r w:rsidR="006540B4" w:rsidRPr="006540B4">
        <w:t xml:space="preserve"> consecutively. Note that the XDS Document Consumer Actor will still be required to directly issue ITI-43 transaction to the XDS Document Repository Actor hosting the health document to retrieve it. The </w:t>
      </w:r>
      <w:del w:id="38" w:author="Petnathean Julled" w:date="2021-11-27T05:53:00Z">
        <w:r w:rsidR="006540B4" w:rsidRPr="006540B4" w:rsidDel="00165A59">
          <w:delText>Smart</w:delText>
        </w:r>
        <w:r w:rsidR="009773A6" w:rsidDel="00165A59">
          <w:delText>C</w:delText>
        </w:r>
        <w:r w:rsidR="006540B4" w:rsidRPr="006540B4" w:rsidDel="00165A59">
          <w:delText>ontract</w:delText>
        </w:r>
      </w:del>
      <w:proofErr w:type="spellStart"/>
      <w:ins w:id="39" w:author="Petnathean Julled" w:date="2021-11-27T05:53:00Z">
        <w:r w:rsidR="00165A59">
          <w:t>Smartcontract</w:t>
        </w:r>
      </w:ins>
      <w:proofErr w:type="spellEnd"/>
      <w:r w:rsidR="006540B4" w:rsidRPr="006540B4">
        <w:t xml:space="preserve"> will act as a medium for each node to perform the task to add data, read data, and search for data within the Blockchain ledger (as shown in </w:t>
      </w:r>
      <w:r w:rsidR="00850CD1">
        <w:fldChar w:fldCharType="begin"/>
      </w:r>
      <w:r w:rsidR="00850CD1">
        <w:instrText xml:space="preserve"> REF _Ref53535658 \h </w:instrText>
      </w:r>
      <w:r w:rsidR="00850CD1">
        <w:fldChar w:fldCharType="separate"/>
      </w:r>
      <w:r w:rsidR="00850CD1" w:rsidRPr="008E5301">
        <w:t xml:space="preserve">Figure </w:t>
      </w:r>
      <w:r w:rsidR="00850CD1">
        <w:rPr>
          <w:noProof/>
        </w:rPr>
        <w:t>3</w:t>
      </w:r>
      <w:r w:rsidR="00850CD1">
        <w:fldChar w:fldCharType="end"/>
      </w:r>
      <w:r w:rsidR="006540B4" w:rsidRPr="006540B4">
        <w:t>) allow the Blockchain technology to effectively integrated into the XDS system.</w:t>
      </w:r>
    </w:p>
    <w:p w14:paraId="47DEBBF3" w14:textId="664621B0" w:rsidR="000D2EDB" w:rsidRDefault="00BB1038" w:rsidP="000D2EDB">
      <w:pPr>
        <w:pStyle w:val="Heading2"/>
      </w:pPr>
      <w:r>
        <w:t>Design Functions of Document Register</w:t>
      </w:r>
    </w:p>
    <w:p w14:paraId="6283B0C7" w14:textId="3B43B724" w:rsidR="00CC5FD1" w:rsidRDefault="00373E51" w:rsidP="00373E51">
      <w:pPr>
        <w:ind w:firstLine="284"/>
        <w:jc w:val="both"/>
      </w:pPr>
      <w: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w:t>
      </w:r>
      <w:r w:rsidR="00DB4EF1">
        <w:t>two</w:t>
      </w:r>
      <w:r>
        <w:t xml:space="preserve"> </w:t>
      </w:r>
      <w:del w:id="40" w:author="Petnathean Julled" w:date="2021-11-27T05:53:00Z">
        <w:r w:rsidDel="00165A59">
          <w:delText>Smart</w:delText>
        </w:r>
        <w:r w:rsidR="00DB4EF1" w:rsidDel="00165A59">
          <w:delText>C</w:delText>
        </w:r>
        <w:r w:rsidDel="00165A59">
          <w:delText>ontract</w:delText>
        </w:r>
      </w:del>
      <w:proofErr w:type="spellStart"/>
      <w:ins w:id="41" w:author="Petnathean Julled" w:date="2021-11-27T05:53:00Z">
        <w:r w:rsidR="00165A59">
          <w:t>Smartcontract</w:t>
        </w:r>
      </w:ins>
      <w:proofErr w:type="spellEnd"/>
      <w:r>
        <w:t xml:space="preserve"> functions related. The first function is the document registering function, the function act</w:t>
      </w:r>
      <w:r w:rsidR="003368EA">
        <w:t>s</w:t>
      </w:r>
      <w:r>
        <w:t xml:space="preserve"> as part of the XDS Document Registry Actor to store the value of health document metadata interprets from ITI-42 transaction into the Blockchain ledger. This function act</w:t>
      </w:r>
      <w:r w:rsidR="003368EA">
        <w:t>s</w:t>
      </w:r>
      <w:r>
        <w:t xml:space="preserve"> in a fashion </w:t>
      </w:r>
      <w:r w:rsidR="003368EA">
        <w:t>like</w:t>
      </w:r>
      <w:r>
        <w:t xml:space="preserve"> a programming variable where certain values were assigned to a specific variable for usage within the program, a whole set of metadata value is assigned into single </w:t>
      </w:r>
      <w:del w:id="42" w:author="Petnathean Julled" w:date="2021-11-27T05:53:00Z">
        <w:r w:rsidDel="00165A59">
          <w:delText>Smart</w:delText>
        </w:r>
        <w:r w:rsidR="00E63E82" w:rsidDel="00165A59">
          <w:delText>C</w:delText>
        </w:r>
        <w:r w:rsidDel="00165A59">
          <w:delText>ontract</w:delText>
        </w:r>
      </w:del>
      <w:proofErr w:type="spellStart"/>
      <w:ins w:id="43" w:author="Petnathean Julled" w:date="2021-11-27T05:53:00Z">
        <w:r w:rsidR="00165A59">
          <w:t>Smartcontract</w:t>
        </w:r>
      </w:ins>
      <w:proofErr w:type="spellEnd"/>
      <w:r>
        <w:t xml:space="preserve"> function transaction. The function also automatically assigns each set of metadata with an identification number to be used for common </w:t>
      </w:r>
      <w:r>
        <w:lastRenderedPageBreak/>
        <w:t xml:space="preserve">understanding amongst the </w:t>
      </w:r>
      <w:del w:id="44" w:author="Petnathean Julled" w:date="2021-11-27T05:53:00Z">
        <w:r w:rsidDel="00165A59">
          <w:delText>Smart</w:delText>
        </w:r>
        <w:r w:rsidR="00E63E82" w:rsidDel="00165A59">
          <w:delText>C</w:delText>
        </w:r>
        <w:r w:rsidDel="00165A59">
          <w:delText>ontract</w:delText>
        </w:r>
      </w:del>
      <w:proofErr w:type="spellStart"/>
      <w:ins w:id="45" w:author="Petnathean Julled" w:date="2021-11-27T05:53:00Z">
        <w:r w:rsidR="00165A59">
          <w:t>Smartcontract</w:t>
        </w:r>
      </w:ins>
      <w:proofErr w:type="spellEnd"/>
      <w:r>
        <w:t xml:space="preserve"> to differentiate each set of metadata belong to each health document. The identification number also essential for search operation which would be further explained later. The second function is the checker function which will check for the last identification number assigned to the published set of metadata. This function allows </w:t>
      </w:r>
      <w:del w:id="46" w:author="Petnathean Julled" w:date="2021-11-27T05:53:00Z">
        <w:r w:rsidDel="00165A59">
          <w:delText>Smart</w:delText>
        </w:r>
        <w:r w:rsidR="00C33B17" w:rsidDel="00165A59">
          <w:delText>C</w:delText>
        </w:r>
        <w:r w:rsidDel="00165A59">
          <w:delText>ontract</w:delText>
        </w:r>
      </w:del>
      <w:proofErr w:type="spellStart"/>
      <w:ins w:id="47" w:author="Petnathean Julled" w:date="2021-11-27T05:53:00Z">
        <w:r w:rsidR="00165A59">
          <w:t>Smartcontract</w:t>
        </w:r>
      </w:ins>
      <w:proofErr w:type="spellEnd"/>
      <w:r>
        <w:t xml:space="preserve"> to keep track of the identification number previously used and prevent duplication. Each time a new set of metadata entering the Blockchain ledger, the identification number which would be assigned to the metadata set will be additively increased by </w:t>
      </w:r>
      <w:r w:rsidR="00633087">
        <w:t>one</w:t>
      </w:r>
      <w:r>
        <w:t xml:space="preserve"> from the previous.</w:t>
      </w:r>
    </w:p>
    <w:p w14:paraId="327F4B43" w14:textId="51606F3D" w:rsidR="00A35441" w:rsidRDefault="00A35441" w:rsidP="000D2EDB">
      <w:pPr>
        <w:ind w:firstLine="284"/>
        <w:jc w:val="both"/>
      </w:pPr>
      <w:r w:rsidRPr="00484314">
        <w:fldChar w:fldCharType="begin"/>
      </w:r>
      <w:r w:rsidRPr="00484314">
        <w:instrText xml:space="preserve"> REF _Ref88191922 \h </w:instrText>
      </w:r>
      <w:r w:rsidRPr="00484314">
        <w:fldChar w:fldCharType="separate"/>
      </w:r>
      <w:r w:rsidRPr="00A35441">
        <w:t xml:space="preserve">Figure </w:t>
      </w:r>
      <w:r w:rsidRPr="00A35441">
        <w:rPr>
          <w:noProof/>
        </w:rPr>
        <w:t>4</w:t>
      </w:r>
      <w:r w:rsidRPr="00484314">
        <w:fldChar w:fldCharType="end"/>
      </w:r>
      <w:r w:rsidRPr="00484314">
        <w:t xml:space="preserve"> and </w:t>
      </w:r>
      <w:r w:rsidRPr="00484314">
        <w:fldChar w:fldCharType="begin"/>
      </w:r>
      <w:r w:rsidRPr="00484314">
        <w:instrText xml:space="preserve"> REF _Ref88191900 \h </w:instrText>
      </w:r>
      <w:r w:rsidRPr="00484314">
        <w:fldChar w:fldCharType="separate"/>
      </w:r>
      <w:r w:rsidRPr="00A35441">
        <w:t xml:space="preserve">Figure </w:t>
      </w:r>
      <w:r w:rsidRPr="00A35441">
        <w:rPr>
          <w:noProof/>
        </w:rPr>
        <w:t>5</w:t>
      </w:r>
      <w:r w:rsidRPr="00484314">
        <w:fldChar w:fldCharType="end"/>
      </w:r>
      <w:r w:rsidRPr="00484314">
        <w:t xml:space="preserve"> </w:t>
      </w:r>
      <w:r w:rsidR="003A3E14" w:rsidRPr="00A35441">
        <w:t>depicts the overall process flow of the XDS Document Registry Actor, which performs tasks for both the Document Register and Document Query functions.</w:t>
      </w:r>
    </w:p>
    <w:p w14:paraId="2339FACE" w14:textId="23395FF9" w:rsidR="00170F03" w:rsidRPr="00710B9C" w:rsidRDefault="00170F03" w:rsidP="000D2EDB">
      <w:pPr>
        <w:ind w:firstLine="284"/>
        <w:jc w:val="both"/>
        <w:rPr>
          <w:rFonts w:cstheme="minorBidi"/>
          <w:szCs w:val="25"/>
          <w:lang w:bidi="th-TH"/>
        </w:rPr>
      </w:pPr>
    </w:p>
    <w:p w14:paraId="0298F4BB" w14:textId="3F0D8BBB" w:rsidR="009303D9" w:rsidRDefault="0016198E" w:rsidP="006B6B66">
      <w:pPr>
        <w:pStyle w:val="Heading1"/>
      </w:pPr>
      <w:commentRangeStart w:id="48"/>
      <w:r>
        <w:t>IMPLEMENTATION</w:t>
      </w:r>
      <w:commentRangeEnd w:id="48"/>
      <w:r w:rsidR="00626E75">
        <w:rPr>
          <w:rStyle w:val="CommentReference"/>
          <w:smallCaps w:val="0"/>
          <w:noProof w:val="0"/>
        </w:rPr>
        <w:commentReference w:id="48"/>
      </w:r>
    </w:p>
    <w:p w14:paraId="40F14DE6" w14:textId="7EFCE0C2" w:rsidR="009303D9" w:rsidRPr="005B520E" w:rsidRDefault="00136090" w:rsidP="00E7596C">
      <w:pPr>
        <w:pStyle w:val="BodyText"/>
      </w:pPr>
      <w:r w:rsidRPr="00136090">
        <w:rPr>
          <w:lang w:val="en-US"/>
        </w:rPr>
        <w:t xml:space="preserve">This </w:t>
      </w:r>
      <w:r w:rsidR="00825606">
        <w:rPr>
          <w:lang w:val="en-US"/>
        </w:rPr>
        <w:t>section</w:t>
      </w:r>
      <w:r w:rsidRPr="00136090">
        <w:rPr>
          <w:lang w:val="en-US"/>
        </w:rPr>
        <w:t xml:space="preserve"> </w:t>
      </w:r>
      <w:r w:rsidR="00633087">
        <w:rPr>
          <w:lang w:val="en-US"/>
        </w:rPr>
        <w:t xml:space="preserve">describes </w:t>
      </w:r>
      <w:r w:rsidR="00D57DC6">
        <w:rPr>
          <w:lang w:val="en-US"/>
        </w:rPr>
        <w:t xml:space="preserve">our implementation to demonstrate the </w:t>
      </w:r>
      <w:r w:rsidR="009D16CB">
        <w:rPr>
          <w:lang w:val="en-US"/>
        </w:rPr>
        <w:t xml:space="preserve">implemented </w:t>
      </w:r>
      <w:r w:rsidR="00D57DC6">
        <w:rPr>
          <w:lang w:val="en-US"/>
        </w:rPr>
        <w:t>concept</w:t>
      </w:r>
      <w:r w:rsidR="009D16CB">
        <w:rPr>
          <w:lang w:val="en-US"/>
        </w:rPr>
        <w:t xml:space="preserve"> mentioned previously</w:t>
      </w:r>
      <w:r w:rsidR="00D57DC6">
        <w:rPr>
          <w:lang w:val="en-US"/>
        </w:rPr>
        <w:t>.</w:t>
      </w:r>
    </w:p>
    <w:p w14:paraId="04465198" w14:textId="0FB041F5" w:rsidR="009303D9" w:rsidRPr="000E219F" w:rsidRDefault="00EC6E92" w:rsidP="00ED0149">
      <w:pPr>
        <w:pStyle w:val="Heading2"/>
      </w:pPr>
      <w:r>
        <w:rPr>
          <w:rFonts w:cs="Angsana New"/>
          <w:szCs w:val="25"/>
          <w:lang w:bidi="th-TH"/>
        </w:rPr>
        <w:t>Blockchain Setup</w:t>
      </w:r>
    </w:p>
    <w:p w14:paraId="28F28285" w14:textId="10BAC48C" w:rsidR="003966A7" w:rsidRPr="003966A7" w:rsidRDefault="003966A7" w:rsidP="00A540DB">
      <w:pPr>
        <w:pStyle w:val="BodyText"/>
        <w:tabs>
          <w:tab w:val="clear" w:pos="288"/>
          <w:tab w:val="left" w:pos="0"/>
        </w:tabs>
        <w:spacing w:after="0"/>
        <w:ind w:firstLine="360"/>
        <w:rPr>
          <w:ins w:id="49" w:author="Petnathean Julled" w:date="2021-11-27T05:33:00Z"/>
          <w:color w:val="FF0000"/>
          <w:lang w:val="en-US"/>
          <w:rPrChange w:id="50" w:author="Petnathean Julled" w:date="2021-11-27T05:33:00Z">
            <w:rPr>
              <w:ins w:id="51" w:author="Petnathean Julled" w:date="2021-11-27T05:33:00Z"/>
              <w:bCs/>
              <w:lang w:val="en-US"/>
            </w:rPr>
          </w:rPrChange>
        </w:rPr>
      </w:pPr>
      <w:proofErr w:type="spellStart"/>
      <w:ins w:id="52" w:author="Petnathean Julled" w:date="2021-11-27T05:33:00Z">
        <w:r w:rsidRPr="00271487">
          <w:rPr>
            <w:color w:val="FF0000"/>
            <w:lang w:val="en-US"/>
          </w:rPr>
          <w:t>vvv</w:t>
        </w:r>
        <w:proofErr w:type="spellEnd"/>
        <w:r w:rsidRPr="00271487">
          <w:rPr>
            <w:color w:val="FF0000"/>
            <w:lang w:val="en-US"/>
          </w:rPr>
          <w:t xml:space="preserve"> </w:t>
        </w:r>
      </w:ins>
      <w:ins w:id="53" w:author="Petnathean Julled" w:date="2021-11-27T05:34:00Z">
        <w:r w:rsidR="00052842">
          <w:rPr>
            <w:color w:val="FF0000"/>
            <w:lang w:val="en-US"/>
          </w:rPr>
          <w:t>E</w:t>
        </w:r>
      </w:ins>
      <w:ins w:id="54" w:author="Petnathean Julled" w:date="2021-11-27T05:33:00Z">
        <w:r>
          <w:rPr>
            <w:color w:val="FF0000"/>
            <w:lang w:val="en-US"/>
          </w:rPr>
          <w:t>nvironment preparation</w:t>
        </w:r>
      </w:ins>
      <w:ins w:id="55" w:author="Petnathean Julled" w:date="2021-11-27T05:34:00Z">
        <w:r w:rsidR="00052842">
          <w:rPr>
            <w:color w:val="FF0000"/>
            <w:lang w:val="en-US"/>
          </w:rPr>
          <w:t xml:space="preserve"> for development</w:t>
        </w:r>
      </w:ins>
      <w:ins w:id="56" w:author="Petnathean Julled" w:date="2021-11-27T05:33:00Z">
        <w:r w:rsidRPr="00271487">
          <w:rPr>
            <w:color w:val="FF0000"/>
            <w:lang w:val="en-US"/>
          </w:rPr>
          <w:t xml:space="preserve"> </w:t>
        </w:r>
        <w:proofErr w:type="spellStart"/>
        <w:r w:rsidRPr="00271487">
          <w:rPr>
            <w:color w:val="FF0000"/>
            <w:lang w:val="en-US"/>
          </w:rPr>
          <w:t>vvv</w:t>
        </w:r>
        <w:proofErr w:type="spellEnd"/>
      </w:ins>
    </w:p>
    <w:p w14:paraId="59FA5464" w14:textId="551886A6" w:rsidR="00BE4BF7" w:rsidRDefault="002C0FE6" w:rsidP="00A540DB">
      <w:pPr>
        <w:pStyle w:val="BodyText"/>
        <w:tabs>
          <w:tab w:val="clear" w:pos="288"/>
          <w:tab w:val="left" w:pos="0"/>
        </w:tabs>
        <w:spacing w:after="0"/>
        <w:ind w:firstLine="360"/>
        <w:rPr>
          <w:ins w:id="57" w:author="Petnathean Julled" w:date="2021-11-27T05:26:00Z"/>
        </w:rPr>
      </w:pPr>
      <w:proofErr w:type="spellStart"/>
      <w:r>
        <w:rPr>
          <w:bCs/>
          <w:lang w:val="en-US"/>
        </w:rPr>
        <w:t>T</w:t>
      </w:r>
      <w:r w:rsidR="00500684" w:rsidRPr="00500684">
        <w:rPr>
          <w:bCs/>
        </w:rPr>
        <w:t>he</w:t>
      </w:r>
      <w:proofErr w:type="spellEnd"/>
      <w:r w:rsidR="005625D7">
        <w:rPr>
          <w:bCs/>
          <w:lang w:val="en-US"/>
        </w:rPr>
        <w:t xml:space="preserve"> application was </w:t>
      </w:r>
      <w:r w:rsidR="002B1CA3">
        <w:rPr>
          <w:bCs/>
          <w:lang w:val="en-US"/>
        </w:rPr>
        <w:t>developed</w:t>
      </w:r>
      <w:r w:rsidR="0047037D">
        <w:rPr>
          <w:bCs/>
          <w:lang w:val="en-US"/>
        </w:rPr>
        <w:t xml:space="preserve"> on</w:t>
      </w:r>
      <w:r w:rsidR="00500684" w:rsidRPr="00500684">
        <w:rPr>
          <w:bCs/>
        </w:rPr>
        <w:t xml:space="preserve"> a laptop Alienware 17 R5, Intel Core i9 with 32 GB </w:t>
      </w:r>
      <w:r w:rsidR="00ED6AB7">
        <w:rPr>
          <w:bCs/>
          <w:lang w:val="en-US"/>
        </w:rPr>
        <w:t>of</w:t>
      </w:r>
      <w:r w:rsidR="00500684" w:rsidRPr="00500684">
        <w:rPr>
          <w:bCs/>
        </w:rPr>
        <w:t xml:space="preserve"> RAM</w:t>
      </w:r>
      <w:r w:rsidR="00500684" w:rsidRPr="009863B7">
        <w:rPr>
          <w:bCs/>
        </w:rPr>
        <w:t xml:space="preserve">, running on Windows 10 operating system version Home Single Language (20H2) 64-bit, x64-based processor. The </w:t>
      </w:r>
      <w:r w:rsidR="00ED6AB7" w:rsidRPr="009863B7">
        <w:rPr>
          <w:bCs/>
          <w:lang w:val="en-US"/>
        </w:rPr>
        <w:t xml:space="preserve">resulting </w:t>
      </w:r>
      <w:r w:rsidR="00500684" w:rsidRPr="009863B7">
        <w:rPr>
          <w:bCs/>
        </w:rPr>
        <w: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r w:rsidR="00500684" w:rsidRPr="009863B7">
        <w:t xml:space="preserve"> </w:t>
      </w:r>
    </w:p>
    <w:p w14:paraId="7804B200" w14:textId="1AB12C3C" w:rsidR="00AF7C6F" w:rsidRPr="00AF7C6F" w:rsidRDefault="00AF7C6F" w:rsidP="00A540DB">
      <w:pPr>
        <w:pStyle w:val="BodyText"/>
        <w:tabs>
          <w:tab w:val="clear" w:pos="288"/>
          <w:tab w:val="left" w:pos="0"/>
        </w:tabs>
        <w:spacing w:after="0"/>
        <w:ind w:firstLine="360"/>
        <w:rPr>
          <w:ins w:id="58" w:author="Petnathean Julled" w:date="2021-11-27T05:23:00Z"/>
          <w:color w:val="FF0000"/>
          <w:lang w:val="en-US"/>
          <w:rPrChange w:id="59" w:author="Petnathean Julled" w:date="2021-11-27T05:28:00Z">
            <w:rPr>
              <w:ins w:id="60" w:author="Petnathean Julled" w:date="2021-11-27T05:23:00Z"/>
            </w:rPr>
          </w:rPrChange>
        </w:rPr>
      </w:pPr>
      <w:proofErr w:type="spellStart"/>
      <w:ins w:id="61" w:author="Petnathean Julled" w:date="2021-11-27T05:26:00Z">
        <w:r w:rsidRPr="00AF7C6F">
          <w:rPr>
            <w:color w:val="FF0000"/>
            <w:lang w:val="en-US"/>
            <w:rPrChange w:id="62" w:author="Petnathean Julled" w:date="2021-11-27T05:28:00Z">
              <w:rPr>
                <w:lang w:val="en-US"/>
              </w:rPr>
            </w:rPrChange>
          </w:rPr>
          <w:t>v</w:t>
        </w:r>
      </w:ins>
      <w:ins w:id="63" w:author="Petnathean Julled" w:date="2021-11-27T05:27:00Z">
        <w:r w:rsidRPr="00AF7C6F">
          <w:rPr>
            <w:color w:val="FF0000"/>
            <w:lang w:val="en-US"/>
            <w:rPrChange w:id="64" w:author="Petnathean Julled" w:date="2021-11-27T05:28:00Z">
              <w:rPr>
                <w:lang w:val="en-US"/>
              </w:rPr>
            </w:rPrChange>
          </w:rPr>
          <w:t>vv</w:t>
        </w:r>
      </w:ins>
      <w:proofErr w:type="spellEnd"/>
      <w:ins w:id="65" w:author="Petnathean Julled" w:date="2021-11-27T05:26:00Z">
        <w:r w:rsidRPr="00AF7C6F">
          <w:rPr>
            <w:color w:val="FF0000"/>
            <w:lang w:val="en-US"/>
            <w:rPrChange w:id="66" w:author="Petnathean Julled" w:date="2021-11-27T05:28:00Z">
              <w:rPr>
                <w:lang w:val="en-US"/>
              </w:rPr>
            </w:rPrChange>
          </w:rPr>
          <w:t xml:space="preserve"> Backgrou</w:t>
        </w:r>
      </w:ins>
      <w:ins w:id="67" w:author="Petnathean Julled" w:date="2021-11-27T05:27:00Z">
        <w:r w:rsidRPr="00AF7C6F">
          <w:rPr>
            <w:color w:val="FF0000"/>
            <w:lang w:val="en-US"/>
            <w:rPrChange w:id="68" w:author="Petnathean Julled" w:date="2021-11-27T05:28:00Z">
              <w:rPr>
                <w:lang w:val="en-US"/>
              </w:rPr>
            </w:rPrChange>
          </w:rPr>
          <w:t xml:space="preserve">nd </w:t>
        </w:r>
        <w:proofErr w:type="spellStart"/>
        <w:r w:rsidRPr="00AF7C6F">
          <w:rPr>
            <w:color w:val="FF0000"/>
            <w:lang w:val="en-US"/>
            <w:rPrChange w:id="69" w:author="Petnathean Julled" w:date="2021-11-27T05:28:00Z">
              <w:rPr>
                <w:lang w:val="en-US"/>
              </w:rPr>
            </w:rPrChange>
          </w:rPr>
          <w:t>aboth</w:t>
        </w:r>
        <w:proofErr w:type="spellEnd"/>
        <w:r w:rsidRPr="00AF7C6F">
          <w:rPr>
            <w:color w:val="FF0000"/>
            <w:lang w:val="en-US"/>
            <w:rPrChange w:id="70" w:author="Petnathean Julled" w:date="2021-11-27T05:28:00Z">
              <w:rPr>
                <w:lang w:val="en-US"/>
              </w:rPr>
            </w:rPrChange>
          </w:rPr>
          <w:t xml:space="preserve"> Geth</w:t>
        </w:r>
      </w:ins>
      <w:ins w:id="71" w:author="Petnathean Julled" w:date="2021-11-27T05:26:00Z">
        <w:r w:rsidRPr="00AF7C6F">
          <w:rPr>
            <w:color w:val="FF0000"/>
            <w:lang w:val="en-US"/>
            <w:rPrChange w:id="72" w:author="Petnathean Julled" w:date="2021-11-27T05:28:00Z">
              <w:rPr>
                <w:lang w:val="en-US"/>
              </w:rPr>
            </w:rPrChange>
          </w:rPr>
          <w:t xml:space="preserve"> </w:t>
        </w:r>
        <w:proofErr w:type="spellStart"/>
        <w:r w:rsidRPr="00AF7C6F">
          <w:rPr>
            <w:color w:val="FF0000"/>
            <w:lang w:val="en-US"/>
            <w:rPrChange w:id="73" w:author="Petnathean Julled" w:date="2021-11-27T05:28:00Z">
              <w:rPr>
                <w:lang w:val="en-US"/>
              </w:rPr>
            </w:rPrChange>
          </w:rPr>
          <w:t>v</w:t>
        </w:r>
      </w:ins>
      <w:ins w:id="74" w:author="Petnathean Julled" w:date="2021-11-27T05:27:00Z">
        <w:r w:rsidRPr="00AF7C6F">
          <w:rPr>
            <w:color w:val="FF0000"/>
            <w:lang w:val="en-US"/>
            <w:rPrChange w:id="75" w:author="Petnathean Julled" w:date="2021-11-27T05:28:00Z">
              <w:rPr>
                <w:lang w:val="en-US"/>
              </w:rPr>
            </w:rPrChange>
          </w:rPr>
          <w:t>vv</w:t>
        </w:r>
      </w:ins>
      <w:proofErr w:type="spellEnd"/>
    </w:p>
    <w:p w14:paraId="341E41AA" w14:textId="2F450867" w:rsidR="00BE4BF7" w:rsidRDefault="00500684" w:rsidP="00A540DB">
      <w:pPr>
        <w:pStyle w:val="BodyText"/>
        <w:tabs>
          <w:tab w:val="clear" w:pos="288"/>
          <w:tab w:val="left" w:pos="0"/>
        </w:tabs>
        <w:spacing w:after="0"/>
        <w:ind w:firstLine="360"/>
        <w:rPr>
          <w:ins w:id="76" w:author="Petnathean Julled" w:date="2021-11-27T05:27:00Z"/>
          <w:bCs/>
        </w:rPr>
      </w:pPr>
      <w:commentRangeStart w:id="77"/>
      <w:r w:rsidRPr="00BE4BF7">
        <w:rPr>
          <w:bCs/>
          <w:color w:val="0070C0"/>
          <w:rPrChange w:id="78" w:author="Petnathean Julled" w:date="2021-11-27T05:25:00Z">
            <w:rPr>
              <w:bCs/>
            </w:rPr>
          </w:rPrChange>
        </w:rPr>
        <w:t xml:space="preserve">Go-Ethereum or "Geth" client is the open sources software engine requiring to operate Ethereum Blockchain within each node. The client allows </w:t>
      </w:r>
      <w:commentRangeStart w:id="79"/>
      <w:r w:rsidRPr="00BE4BF7">
        <w:rPr>
          <w:bCs/>
          <w:color w:val="0070C0"/>
          <w:rPrChange w:id="80" w:author="Petnathean Julled" w:date="2021-11-27T05:25:00Z">
            <w:rPr>
              <w:bCs/>
            </w:rPr>
          </w:rPrChange>
        </w:rPr>
        <w:t xml:space="preserve">the user </w:t>
      </w:r>
      <w:commentRangeEnd w:id="79"/>
      <w:r w:rsidR="00612CB7" w:rsidRPr="00BE4BF7">
        <w:rPr>
          <w:rStyle w:val="CommentReference"/>
          <w:color w:val="0070C0"/>
          <w:spacing w:val="0"/>
          <w:lang w:val="en-US" w:eastAsia="en-US"/>
          <w:rPrChange w:id="81" w:author="Petnathean Julled" w:date="2021-11-27T05:25:00Z">
            <w:rPr>
              <w:rStyle w:val="CommentReference"/>
              <w:spacing w:val="0"/>
              <w:lang w:val="en-US" w:eastAsia="en-US"/>
            </w:rPr>
          </w:rPrChange>
        </w:rPr>
        <w:commentReference w:id="79"/>
      </w:r>
      <w:r w:rsidRPr="00BE4BF7">
        <w:rPr>
          <w:bCs/>
          <w:color w:val="0070C0"/>
          <w:rPrChange w:id="82" w:author="Petnathean Julled" w:date="2021-11-27T05:25:00Z">
            <w:rPr>
              <w:bCs/>
            </w:rPr>
          </w:rPrChange>
        </w:rPr>
        <w:t>to issue commands to the node like initiate the Blockchain, start-stop mining/validating process for the Blockchain, and activate devp2p protocol to sync Blockchain data with other nodes.</w:t>
      </w:r>
      <w:commentRangeEnd w:id="77"/>
      <w:r w:rsidR="00BE4BF7">
        <w:rPr>
          <w:rStyle w:val="CommentReference"/>
          <w:spacing w:val="0"/>
          <w:lang w:val="en-US" w:eastAsia="en-US"/>
        </w:rPr>
        <w:commentReference w:id="77"/>
      </w:r>
      <w:r w:rsidRPr="009863B7">
        <w:rPr>
          <w:bCs/>
        </w:rPr>
        <w:t xml:space="preserve"> </w:t>
      </w:r>
    </w:p>
    <w:p w14:paraId="066031EF" w14:textId="1504DFA8" w:rsidR="00AF7C6F" w:rsidRPr="00AF7C6F" w:rsidRDefault="00AF7C6F" w:rsidP="00A540DB">
      <w:pPr>
        <w:pStyle w:val="BodyText"/>
        <w:tabs>
          <w:tab w:val="clear" w:pos="288"/>
          <w:tab w:val="left" w:pos="0"/>
        </w:tabs>
        <w:spacing w:after="0"/>
        <w:ind w:firstLine="360"/>
        <w:rPr>
          <w:ins w:id="83" w:author="Petnathean Julled" w:date="2021-11-27T05:25:00Z"/>
          <w:color w:val="FF0000"/>
          <w:lang w:val="en-US"/>
          <w:rPrChange w:id="84" w:author="Petnathean Julled" w:date="2021-11-27T05:28:00Z">
            <w:rPr>
              <w:ins w:id="85" w:author="Petnathean Julled" w:date="2021-11-27T05:25:00Z"/>
              <w:bCs/>
            </w:rPr>
          </w:rPrChange>
        </w:rPr>
      </w:pPr>
      <w:proofErr w:type="spellStart"/>
      <w:ins w:id="86" w:author="Petnathean Julled" w:date="2021-11-27T05:27:00Z">
        <w:r w:rsidRPr="00AF7C6F">
          <w:rPr>
            <w:color w:val="FF0000"/>
            <w:lang w:val="en-US"/>
            <w:rPrChange w:id="87" w:author="Petnathean Julled" w:date="2021-11-27T05:28:00Z">
              <w:rPr>
                <w:lang w:val="en-US"/>
              </w:rPr>
            </w:rPrChange>
          </w:rPr>
          <w:t>vvv</w:t>
        </w:r>
        <w:proofErr w:type="spellEnd"/>
        <w:r w:rsidRPr="00AF7C6F">
          <w:rPr>
            <w:color w:val="FF0000"/>
            <w:lang w:val="en-US"/>
            <w:rPrChange w:id="88" w:author="Petnathean Julled" w:date="2021-11-27T05:28:00Z">
              <w:rPr>
                <w:lang w:val="en-US"/>
              </w:rPr>
            </w:rPrChange>
          </w:rPr>
          <w:t xml:space="preserve"> Geth Installation Source </w:t>
        </w:r>
        <w:proofErr w:type="spellStart"/>
        <w:r w:rsidRPr="00AF7C6F">
          <w:rPr>
            <w:color w:val="FF0000"/>
            <w:lang w:val="en-US"/>
            <w:rPrChange w:id="89" w:author="Petnathean Julled" w:date="2021-11-27T05:28:00Z">
              <w:rPr>
                <w:lang w:val="en-US"/>
              </w:rPr>
            </w:rPrChange>
          </w:rPr>
          <w:t>vvv</w:t>
        </w:r>
      </w:ins>
      <w:proofErr w:type="spellEnd"/>
    </w:p>
    <w:p w14:paraId="5980E6B9" w14:textId="3A44EDF4" w:rsidR="00AF7C6F" w:rsidRDefault="00500684" w:rsidP="00A540DB">
      <w:pPr>
        <w:pStyle w:val="BodyText"/>
        <w:tabs>
          <w:tab w:val="clear" w:pos="288"/>
          <w:tab w:val="left" w:pos="0"/>
        </w:tabs>
        <w:spacing w:after="0"/>
        <w:ind w:firstLine="360"/>
        <w:rPr>
          <w:ins w:id="90" w:author="Petnathean Julled" w:date="2021-11-27T05:27:00Z"/>
          <w:bCs/>
        </w:rPr>
      </w:pPr>
      <w:r w:rsidRPr="009863B7">
        <w:rPr>
          <w:bCs/>
        </w:rPr>
        <w:t xml:space="preserve">The </w:t>
      </w:r>
      <w:ins w:id="91" w:author="Petnathean Julled" w:date="2021-11-27T05:25:00Z">
        <w:r w:rsidR="00BE4BF7">
          <w:rPr>
            <w:bCs/>
            <w:lang w:val="en-US"/>
          </w:rPr>
          <w:t xml:space="preserve">Geth </w:t>
        </w:r>
      </w:ins>
      <w:r w:rsidRPr="009863B7">
        <w:rPr>
          <w:bCs/>
        </w:rPr>
        <w:t xml:space="preserve">client is available </w:t>
      </w:r>
      <w:r w:rsidR="00AE6FD3" w:rsidRPr="009863B7">
        <w:rPr>
          <w:bCs/>
          <w:lang w:val="en-US"/>
        </w:rPr>
        <w:t xml:space="preserve">on </w:t>
      </w:r>
      <w:proofErr w:type="spellStart"/>
      <w:r w:rsidR="00AE6FD3" w:rsidRPr="009863B7">
        <w:rPr>
          <w:bCs/>
          <w:lang w:val="en-US"/>
        </w:rPr>
        <w:t>Github</w:t>
      </w:r>
      <w:proofErr w:type="spellEnd"/>
      <w:r w:rsidRPr="009863B7">
        <w:rPr>
          <w:bCs/>
        </w:rPr>
        <w:t xml:space="preserve"> </w:t>
      </w:r>
      <w:r w:rsidR="001E4DA2" w:rsidRPr="009863B7">
        <w:rPr>
          <w:bCs/>
        </w:rPr>
        <w:fldChar w:fldCharType="begin" w:fldLock="1"/>
      </w:r>
      <w:r w:rsidR="00F938D1">
        <w:rPr>
          <w:bCs/>
        </w:rPr>
        <w: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[43]","plainTextFormattedCitation":"[43]","previouslyFormattedCitation":"[42]"},"properties":{"noteIndex":0},"schema":"https://github.com/citation-style-language/schema/raw/master/csl-citation.json"}</w:instrText>
      </w:r>
      <w:r w:rsidR="001E4DA2" w:rsidRPr="009863B7">
        <w:rPr>
          <w:bCs/>
        </w:rPr>
        <w:fldChar w:fldCharType="separate"/>
      </w:r>
      <w:r w:rsidR="00F938D1" w:rsidRPr="00F938D1">
        <w:rPr>
          <w:bCs/>
          <w:noProof/>
        </w:rPr>
        <w:t>[43]</w:t>
      </w:r>
      <w:r w:rsidR="001E4DA2" w:rsidRPr="009863B7">
        <w:rPr>
          <w:bCs/>
        </w:rPr>
        <w:fldChar w:fldCharType="end"/>
      </w:r>
      <w:r w:rsidRPr="009863B7">
        <w:rPr>
          <w:bCs/>
        </w:rPr>
        <w:t>. 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t>
      </w:r>
      <w:r w:rsidR="000E3653" w:rsidRPr="009863B7">
        <w:rPr>
          <w:bCs/>
          <w:lang w:val="en-US"/>
        </w:rPr>
        <w:t>ve</w:t>
      </w:r>
      <w:r w:rsidRPr="009863B7">
        <w:rPr>
          <w:bCs/>
        </w:rPr>
        <w:t xml:space="preserve"> no restriction to any system but, as it is mostly integrated within another client, so it requires the machine to</w:t>
      </w:r>
      <w:r w:rsidR="00E348F3" w:rsidRPr="009863B7">
        <w:rPr>
          <w:bCs/>
          <w:lang w:val="en-US"/>
        </w:rPr>
        <w:t xml:space="preserve"> be</w:t>
      </w:r>
      <w:r w:rsidRPr="009863B7">
        <w:rPr>
          <w:bCs/>
        </w:rPr>
        <w:t xml:space="preserve"> compatible with the main client for installation. </w:t>
      </w:r>
    </w:p>
    <w:p w14:paraId="01696D15" w14:textId="4C88C9BB" w:rsidR="00AF7C6F" w:rsidRPr="00AF7C6F" w:rsidRDefault="00AF7C6F" w:rsidP="00A540DB">
      <w:pPr>
        <w:pStyle w:val="BodyText"/>
        <w:tabs>
          <w:tab w:val="clear" w:pos="288"/>
          <w:tab w:val="left" w:pos="0"/>
        </w:tabs>
        <w:spacing w:after="0"/>
        <w:ind w:firstLine="360"/>
        <w:rPr>
          <w:ins w:id="92" w:author="Petnathean Julled" w:date="2021-11-27T05:26:00Z"/>
          <w:color w:val="FF0000"/>
          <w:lang w:val="en-US"/>
          <w:rPrChange w:id="93" w:author="Petnathean Julled" w:date="2021-11-27T05:28:00Z">
            <w:rPr>
              <w:ins w:id="94" w:author="Petnathean Julled" w:date="2021-11-27T05:26:00Z"/>
              <w:bCs/>
            </w:rPr>
          </w:rPrChange>
        </w:rPr>
      </w:pPr>
      <w:proofErr w:type="spellStart"/>
      <w:ins w:id="95" w:author="Petnathean Julled" w:date="2021-11-27T05:27:00Z">
        <w:r w:rsidRPr="00AF7C6F">
          <w:rPr>
            <w:color w:val="FF0000"/>
            <w:lang w:val="en-US"/>
            <w:rPrChange w:id="96" w:author="Petnathean Julled" w:date="2021-11-27T05:28:00Z">
              <w:rPr>
                <w:lang w:val="en-US"/>
              </w:rPr>
            </w:rPrChange>
          </w:rPr>
          <w:t>vvv</w:t>
        </w:r>
        <w:proofErr w:type="spellEnd"/>
        <w:r w:rsidRPr="00AF7C6F">
          <w:rPr>
            <w:color w:val="FF0000"/>
            <w:lang w:val="en-US"/>
            <w:rPrChange w:id="97" w:author="Petnathean Julled" w:date="2021-11-27T05:28:00Z">
              <w:rPr>
                <w:lang w:val="en-US"/>
              </w:rPr>
            </w:rPrChange>
          </w:rPr>
          <w:t xml:space="preserve"> </w:t>
        </w:r>
      </w:ins>
      <w:ins w:id="98" w:author="Petnathean Julled" w:date="2021-11-27T05:28:00Z">
        <w:r w:rsidR="00A17341">
          <w:rPr>
            <w:color w:val="FF0000"/>
            <w:lang w:val="en-US"/>
          </w:rPr>
          <w:t>‘</w:t>
        </w:r>
      </w:ins>
      <w:ins w:id="99" w:author="Petnathean Julled" w:date="2021-11-27T05:27:00Z">
        <w:r w:rsidRPr="00AF7C6F">
          <w:rPr>
            <w:color w:val="FF0000"/>
            <w:lang w:val="en-US"/>
            <w:rPrChange w:id="100" w:author="Petnathean Julled" w:date="2021-11-27T05:28:00Z">
              <w:rPr>
                <w:lang w:val="en-US"/>
              </w:rPr>
            </w:rPrChange>
          </w:rPr>
          <w:t>How</w:t>
        </w:r>
      </w:ins>
      <w:ins w:id="101" w:author="Petnathean Julled" w:date="2021-11-27T05:28:00Z">
        <w:r w:rsidR="00A17341">
          <w:rPr>
            <w:color w:val="FF0000"/>
            <w:lang w:val="en-US"/>
          </w:rPr>
          <w:t xml:space="preserve"> to’ for</w:t>
        </w:r>
      </w:ins>
      <w:ins w:id="102" w:author="Petnathean Julled" w:date="2021-11-27T05:27:00Z">
        <w:r w:rsidRPr="00AF7C6F">
          <w:rPr>
            <w:color w:val="FF0000"/>
            <w:lang w:val="en-US"/>
            <w:rPrChange w:id="103" w:author="Petnathean Julled" w:date="2021-11-27T05:28:00Z">
              <w:rPr>
                <w:lang w:val="en-US"/>
              </w:rPr>
            </w:rPrChange>
          </w:rPr>
          <w:t xml:space="preserve"> Geth </w:t>
        </w:r>
      </w:ins>
      <w:ins w:id="104" w:author="Petnathean Julled" w:date="2021-11-27T05:29:00Z">
        <w:r w:rsidR="00A17341">
          <w:rPr>
            <w:color w:val="FF0000"/>
            <w:lang w:val="en-US"/>
          </w:rPr>
          <w:t>in</w:t>
        </w:r>
      </w:ins>
      <w:ins w:id="105" w:author="Petnathean Julled" w:date="2021-11-27T05:27:00Z">
        <w:r w:rsidRPr="00AF7C6F">
          <w:rPr>
            <w:color w:val="FF0000"/>
            <w:lang w:val="en-US"/>
            <w:rPrChange w:id="106" w:author="Petnathean Julled" w:date="2021-11-27T05:28:00Z">
              <w:rPr>
                <w:lang w:val="en-US"/>
              </w:rPr>
            </w:rPrChange>
          </w:rPr>
          <w:t xml:space="preserve"> th</w:t>
        </w:r>
      </w:ins>
      <w:ins w:id="107" w:author="Petnathean Julled" w:date="2021-11-27T05:28:00Z">
        <w:r w:rsidRPr="00AF7C6F">
          <w:rPr>
            <w:color w:val="FF0000"/>
            <w:lang w:val="en-US"/>
            <w:rPrChange w:id="108" w:author="Petnathean Julled" w:date="2021-11-27T05:28:00Z">
              <w:rPr>
                <w:lang w:val="en-US"/>
              </w:rPr>
            </w:rPrChange>
          </w:rPr>
          <w:t>is implementation</w:t>
        </w:r>
      </w:ins>
      <w:ins w:id="109" w:author="Petnathean Julled" w:date="2021-11-27T05:27:00Z">
        <w:r w:rsidRPr="00AF7C6F">
          <w:rPr>
            <w:color w:val="FF0000"/>
            <w:lang w:val="en-US"/>
            <w:rPrChange w:id="110" w:author="Petnathean Julled" w:date="2021-11-27T05:28:00Z">
              <w:rPr>
                <w:lang w:val="en-US"/>
              </w:rPr>
            </w:rPrChange>
          </w:rPr>
          <w:t xml:space="preserve"> </w:t>
        </w:r>
        <w:proofErr w:type="spellStart"/>
        <w:r w:rsidRPr="00AF7C6F">
          <w:rPr>
            <w:color w:val="FF0000"/>
            <w:lang w:val="en-US"/>
            <w:rPrChange w:id="111" w:author="Petnathean Julled" w:date="2021-11-27T05:28:00Z">
              <w:rPr>
                <w:lang w:val="en-US"/>
              </w:rPr>
            </w:rPrChange>
          </w:rPr>
          <w:t>vvv</w:t>
        </w:r>
      </w:ins>
      <w:proofErr w:type="spellEnd"/>
    </w:p>
    <w:p w14:paraId="193AA229" w14:textId="78EDE541" w:rsidR="00EF14E0" w:rsidRDefault="00500684" w:rsidP="00A540DB">
      <w:pPr>
        <w:pStyle w:val="BodyText"/>
        <w:tabs>
          <w:tab w:val="clear" w:pos="288"/>
          <w:tab w:val="left" w:pos="0"/>
        </w:tabs>
        <w:spacing w:after="0"/>
        <w:ind w:firstLine="360"/>
        <w:rPr>
          <w:bCs/>
          <w:lang w:val="en-US"/>
        </w:rPr>
      </w:pPr>
      <w:r w:rsidRPr="009863B7">
        <w:rPr>
          <w:bCs/>
        </w:rPr>
        <w:t>In the implementation, the test machine has Geth globally installed by installing Quorum</w:t>
      </w:r>
      <w:r w:rsidR="00E348F3" w:rsidRPr="009863B7">
        <w:rPr>
          <w:bCs/>
          <w:lang w:val="en-US"/>
        </w:rPr>
        <w:t>.</w:t>
      </w:r>
      <w:r w:rsidRPr="009863B7">
        <w:rPr>
          <w:bCs/>
        </w:rPr>
        <w:t xml:space="preserve"> </w:t>
      </w:r>
      <w:proofErr w:type="spellStart"/>
      <w:r w:rsidR="007044E0" w:rsidRPr="009863B7">
        <w:rPr>
          <w:bCs/>
          <w:lang w:val="en-US"/>
        </w:rPr>
        <w:t>T</w:t>
      </w:r>
      <w:r w:rsidRPr="009863B7">
        <w:rPr>
          <w:bCs/>
        </w:rPr>
        <w:t>he</w:t>
      </w:r>
      <w:proofErr w:type="spellEnd"/>
      <w:r w:rsidRPr="009863B7">
        <w:rPr>
          <w:bCs/>
        </w:rPr>
        <w:t xml:space="preserve"> client can be launched from anywhere regardless of environment path.</w:t>
      </w:r>
      <w:r w:rsidRPr="009863B7">
        <w:rPr>
          <w:bCs/>
          <w:lang w:val="en-US"/>
        </w:rPr>
        <w:t xml:space="preserve"> </w:t>
      </w:r>
      <w:r w:rsidRPr="009863B7">
        <w:rPr>
          <w:bCs/>
        </w:rPr>
        <w:t xml:space="preserve">Geth can be installed as standalone for ready the machine for working with Ethereum Blockchain using Linux installation from source repository command i.e., “apt-get install </w:t>
      </w:r>
      <w:proofErr w:type="spellStart"/>
      <w:r w:rsidRPr="009863B7">
        <w:rPr>
          <w:bCs/>
        </w:rPr>
        <w:t>ethereum</w:t>
      </w:r>
      <w:proofErr w:type="spellEnd"/>
      <w:r w:rsidRPr="009863B7">
        <w:rPr>
          <w:bCs/>
        </w:rPr>
        <w:t xml:space="preserve">” in Ubuntu. The installation instruction can be located </w:t>
      </w:r>
      <w:commentRangeStart w:id="112"/>
      <w:r w:rsidRPr="009863B7">
        <w:rPr>
          <w:bCs/>
        </w:rPr>
        <w:t>at</w:t>
      </w:r>
      <w:commentRangeEnd w:id="112"/>
      <w:r w:rsidR="007044E0" w:rsidRPr="009863B7">
        <w:rPr>
          <w:rStyle w:val="CommentReference"/>
          <w:spacing w:val="0"/>
          <w:lang w:val="en-US" w:eastAsia="en-US"/>
        </w:rPr>
        <w:commentReference w:id="112"/>
      </w:r>
      <w:r w:rsidR="007044E0" w:rsidRPr="009863B7">
        <w:rPr>
          <w:bCs/>
          <w:lang w:val="en-US"/>
        </w:rPr>
        <w:t xml:space="preserve"> </w:t>
      </w:r>
      <w:r w:rsidR="00112D4F" w:rsidRPr="00A540DB">
        <w:rPr>
          <w:bCs/>
          <w:lang w:val="en-US"/>
        </w:rPr>
        <w:t>their website</w:t>
      </w:r>
      <w:r w:rsidRPr="009863B7">
        <w:rPr>
          <w:bCs/>
        </w:rPr>
        <w:t xml:space="preserve"> </w:t>
      </w:r>
      <w:r w:rsidR="001E4DA2" w:rsidRPr="009863B7">
        <w:rPr>
          <w:bCs/>
        </w:rPr>
        <w:fldChar w:fldCharType="begin" w:fldLock="1"/>
      </w:r>
      <w:r w:rsidR="00F938D1">
        <w:rPr>
          <w:bCs/>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[44]","plainTextFormattedCitation":"[44]","previouslyFormattedCitation":"[43]"},"properties":{"noteIndex":0},"schema":"https://github.com/citation-style-language/schema/raw/master/csl-citation.json"}</w:instrText>
      </w:r>
      <w:r w:rsidR="001E4DA2" w:rsidRPr="009863B7">
        <w:rPr>
          <w:bCs/>
        </w:rPr>
        <w:fldChar w:fldCharType="separate"/>
      </w:r>
      <w:r w:rsidR="00F938D1" w:rsidRPr="00F938D1">
        <w:rPr>
          <w:bCs/>
          <w:noProof/>
        </w:rPr>
        <w:t>[44]</w:t>
      </w:r>
      <w:r w:rsidR="001E4DA2" w:rsidRPr="009863B7">
        <w:rPr>
          <w:bCs/>
        </w:rPr>
        <w:fldChar w:fldCharType="end"/>
      </w:r>
      <w:r w:rsidRPr="009863B7">
        <w:rPr>
          <w:bCs/>
        </w:rPr>
        <w:t xml:space="preserve">. All available command lines for Geth can be </w:t>
      </w:r>
      <w:r w:rsidRPr="009863B7">
        <w:rPr>
          <w:bCs/>
        </w:rPr>
        <w:t>located at</w:t>
      </w:r>
      <w:r w:rsidR="00F254B2" w:rsidRPr="009863B7">
        <w:rPr>
          <w:bCs/>
          <w:lang w:val="en-US"/>
        </w:rPr>
        <w:t xml:space="preserve"> </w:t>
      </w:r>
      <w:r w:rsidR="00D81CFA" w:rsidRPr="00A540DB">
        <w:rPr>
          <w:bCs/>
          <w:lang w:val="en-US"/>
        </w:rPr>
        <w:t xml:space="preserve">their repository on </w:t>
      </w:r>
      <w:proofErr w:type="spellStart"/>
      <w:r w:rsidR="00D81CFA" w:rsidRPr="00A540DB">
        <w:rPr>
          <w:bCs/>
          <w:lang w:val="en-US"/>
        </w:rPr>
        <w:t>Github</w:t>
      </w:r>
      <w:proofErr w:type="spellEnd"/>
      <w:r w:rsidRPr="009863B7">
        <w:rPr>
          <w:bCs/>
        </w:rPr>
        <w:t xml:space="preserve"> </w:t>
      </w:r>
      <w:r w:rsidR="00682FF0" w:rsidRPr="009863B7">
        <w:rPr>
          <w:bCs/>
        </w:rPr>
        <w:fldChar w:fldCharType="begin" w:fldLock="1"/>
      </w:r>
      <w:r w:rsidR="00F938D1">
        <w:rPr>
          <w:bCs/>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[45]","plainTextFormattedCitation":"[45]","previouslyFormattedCitation":"[44]"},"properties":{"noteIndex":0},"schema":"https://github.com/citation-style-language/schema/raw/master/csl-citation.json"}</w:instrText>
      </w:r>
      <w:r w:rsidR="00682FF0" w:rsidRPr="009863B7">
        <w:rPr>
          <w:bCs/>
        </w:rPr>
        <w:fldChar w:fldCharType="separate"/>
      </w:r>
      <w:r w:rsidR="00F938D1" w:rsidRPr="00F938D1">
        <w:rPr>
          <w:bCs/>
          <w:noProof/>
        </w:rPr>
        <w:t>[45]</w:t>
      </w:r>
      <w:r w:rsidR="00682FF0" w:rsidRPr="009863B7">
        <w:rPr>
          <w:bCs/>
        </w:rPr>
        <w:fldChar w:fldCharType="end"/>
      </w:r>
      <w:r w:rsidRPr="009863B7">
        <w:rPr>
          <w:bCs/>
        </w:rPr>
        <w:t>. The most used command is "</w:t>
      </w:r>
      <w:proofErr w:type="spellStart"/>
      <w:r w:rsidRPr="009863B7">
        <w:rPr>
          <w:bCs/>
        </w:rPr>
        <w:t>geth</w:t>
      </w:r>
      <w:proofErr w:type="spellEnd"/>
      <w:r w:rsidRPr="009863B7">
        <w:rPr>
          <w:bCs/>
        </w:rPr>
        <w:t xml:space="preserve"> attach &lt;IPC path or Link&gt;" which required for accessing Geth console of each active node. The console is where the user can input the command line to directly control the behavior of each Ethereum Node.</w:t>
      </w:r>
      <w:r w:rsidR="004B5674" w:rsidRPr="009863B7">
        <w:rPr>
          <w:bCs/>
          <w:lang w:val="en-US"/>
        </w:rPr>
        <w:t xml:space="preserve"> </w:t>
      </w:r>
    </w:p>
    <w:p w14:paraId="1F9CED9D" w14:textId="01412B81" w:rsidR="00DA345D" w:rsidRDefault="004B5674" w:rsidP="00A540DB">
      <w:pPr>
        <w:pStyle w:val="BodyText"/>
        <w:tabs>
          <w:tab w:val="clear" w:pos="288"/>
          <w:tab w:val="left" w:pos="0"/>
        </w:tabs>
        <w:spacing w:after="0"/>
        <w:ind w:firstLine="360"/>
        <w:rPr>
          <w:ins w:id="113" w:author="Petnathean Julled" w:date="2021-11-27T05:30:00Z"/>
          <w:bCs/>
          <w:lang w:val="en-US"/>
        </w:rPr>
      </w:pPr>
      <w:r w:rsidRPr="009863B7">
        <w:rPr>
          <w:bCs/>
          <w:lang w:val="en-US"/>
        </w:rPr>
        <w:t xml:space="preserve">Quorum is an Ethereum-forked that allows the Blockchain to adopt a consensus mechanism other than </w:t>
      </w:r>
      <w:proofErr w:type="spellStart"/>
      <w:r w:rsidRPr="009863B7">
        <w:rPr>
          <w:bCs/>
          <w:lang w:val="en-US"/>
        </w:rPr>
        <w:t>PoW</w:t>
      </w:r>
      <w:proofErr w:type="spellEnd"/>
      <w:r w:rsidRPr="009863B7">
        <w:rPr>
          <w:bCs/>
          <w:lang w:val="en-US"/>
        </w:rPr>
        <w:t xml:space="preserve"> and </w:t>
      </w:r>
      <w:proofErr w:type="spellStart"/>
      <w:r w:rsidRPr="009863B7">
        <w:rPr>
          <w:bCs/>
          <w:lang w:val="en-US"/>
        </w:rPr>
        <w:t>PoS</w:t>
      </w:r>
      <w:proofErr w:type="spellEnd"/>
      <w:r w:rsidRPr="009863B7">
        <w:rPr>
          <w:bCs/>
          <w:lang w:val="en-US"/>
        </w:rPr>
        <w:t xml:space="preserve"> which default to Ethereum Blockchain. Quorum's source code and installation package can be accessed at</w:t>
      </w:r>
      <w:r w:rsidR="00C45C32" w:rsidRPr="009863B7">
        <w:rPr>
          <w:bCs/>
          <w:lang w:val="en-US"/>
        </w:rPr>
        <w:t xml:space="preserve"> </w:t>
      </w:r>
      <w:r w:rsidR="000221A6" w:rsidRPr="00A540DB">
        <w:rPr>
          <w:bCs/>
          <w:lang w:val="en-US"/>
        </w:rPr>
        <w:t xml:space="preserve">their repository on </w:t>
      </w:r>
      <w:proofErr w:type="spellStart"/>
      <w:r w:rsidR="000221A6" w:rsidRPr="00A540DB">
        <w:rPr>
          <w:bCs/>
          <w:lang w:val="en-US"/>
        </w:rPr>
        <w:t>Github</w:t>
      </w:r>
      <w:proofErr w:type="spellEnd"/>
      <w:r w:rsidRPr="009863B7">
        <w:rPr>
          <w:bCs/>
          <w:lang w:val="en-US"/>
        </w:rPr>
        <w:t xml:space="preserve"> </w:t>
      </w:r>
      <w:r w:rsidR="00B867F7" w:rsidRPr="009863B7">
        <w:rPr>
          <w:bCs/>
          <w:lang w:val="en-US"/>
        </w:rPr>
        <w:fldChar w:fldCharType="begin" w:fldLock="1"/>
      </w:r>
      <w:r w:rsidR="00F938D1">
        <w:rPr>
          <w:bCs/>
          <w:lang w:val="en-US"/>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[46]","plainTextFormattedCitation":"[46]","previouslyFormattedCitation":"[45]"},"properties":{"noteIndex":0},"schema":"https://github.com/citation-style-language/schema/raw/master/csl-citation.json"}</w:instrText>
      </w:r>
      <w:r w:rsidR="00B867F7" w:rsidRPr="009863B7">
        <w:rPr>
          <w:bCs/>
          <w:lang w:val="en-US"/>
        </w:rPr>
        <w:fldChar w:fldCharType="separate"/>
      </w:r>
      <w:r w:rsidR="00F938D1" w:rsidRPr="00F938D1">
        <w:rPr>
          <w:bCs/>
          <w:noProof/>
          <w:lang w:val="en-US"/>
        </w:rPr>
        <w:t>[46]</w:t>
      </w:r>
      <w:r w:rsidR="00B867F7" w:rsidRPr="009863B7">
        <w:rPr>
          <w:bCs/>
          <w:lang w:val="en-US"/>
        </w:rPr>
        <w:fldChar w:fldCharType="end"/>
      </w:r>
      <w:r w:rsidRPr="009863B7">
        <w:rPr>
          <w:bCs/>
          <w:lang w:val="en-US"/>
        </w:rPr>
        <w:t xml:space="preserve">. The installation method for the latest stable release is located </w:t>
      </w:r>
      <w:r w:rsidR="00AA0ACC" w:rsidRPr="009863B7">
        <w:rPr>
          <w:bCs/>
          <w:lang w:val="en-US"/>
        </w:rPr>
        <w:t>in the repository</w:t>
      </w:r>
      <w:r w:rsidRPr="009863B7">
        <w:rPr>
          <w:bCs/>
          <w:lang w:val="en-US"/>
        </w:rPr>
        <w:t xml:space="preserve"> </w:t>
      </w:r>
      <w:r w:rsidR="00AB1034" w:rsidRPr="009863B7">
        <w:rPr>
          <w:bCs/>
          <w:lang w:val="en-US"/>
        </w:rPr>
        <w:fldChar w:fldCharType="begin" w:fldLock="1"/>
      </w:r>
      <w:r w:rsidR="00F938D1">
        <w:rPr>
          <w:bCs/>
          <w:lang w:val="en-US"/>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[47]","plainTextFormattedCitation":"[47]","previouslyFormattedCitation":"[46]"},"properties":{"noteIndex":0},"schema":"https://github.com/citation-style-language/schema/raw/master/csl-citation.json"}</w:instrText>
      </w:r>
      <w:r w:rsidR="00AB1034" w:rsidRPr="009863B7">
        <w:rPr>
          <w:bCs/>
          <w:lang w:val="en-US"/>
        </w:rPr>
        <w:fldChar w:fldCharType="separate"/>
      </w:r>
      <w:r w:rsidR="00F938D1" w:rsidRPr="00F938D1">
        <w:rPr>
          <w:bCs/>
          <w:noProof/>
          <w:lang w:val="en-US"/>
        </w:rPr>
        <w:t>[47]</w:t>
      </w:r>
      <w:r w:rsidR="00AB1034" w:rsidRPr="009863B7">
        <w:rPr>
          <w:bCs/>
          <w:lang w:val="en-US"/>
        </w:rPr>
        <w:fldChar w:fldCharType="end"/>
      </w:r>
      <w:r w:rsidRPr="009863B7">
        <w:rPr>
          <w:bCs/>
          <w:lang w:val="en-US"/>
        </w:rPr>
        <w:t xml:space="preserve">. The platform was designed to specifically operate with a Linux-based interface and can be compatible with non-Linux OS with the aid of </w:t>
      </w:r>
      <w:proofErr w:type="gramStart"/>
      <w:r w:rsidR="003B1186" w:rsidRPr="009863B7">
        <w:rPr>
          <w:bCs/>
          <w:lang w:val="en-US"/>
        </w:rPr>
        <w:t>third</w:t>
      </w:r>
      <w:r w:rsidRPr="009863B7">
        <w:rPr>
          <w:bCs/>
          <w:lang w:val="en-US"/>
        </w:rPr>
        <w:t xml:space="preserve"> party</w:t>
      </w:r>
      <w:proofErr w:type="gramEnd"/>
      <w:r w:rsidRPr="009863B7">
        <w:rPr>
          <w:bCs/>
          <w:lang w:val="en-US"/>
        </w:rPr>
        <w:t xml:space="preserve">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p>
    <w:p w14:paraId="3C2E9E0C" w14:textId="3C2AB1FD" w:rsidR="009B13C3" w:rsidRPr="004C6FF1" w:rsidRDefault="009B13C3" w:rsidP="00A540DB">
      <w:pPr>
        <w:pStyle w:val="BodyText"/>
        <w:tabs>
          <w:tab w:val="clear" w:pos="288"/>
          <w:tab w:val="left" w:pos="0"/>
        </w:tabs>
        <w:spacing w:after="0"/>
        <w:ind w:firstLine="360"/>
        <w:rPr>
          <w:color w:val="FF0000"/>
          <w:lang w:val="en-US"/>
          <w:rPrChange w:id="114" w:author="Petnathean Julled" w:date="2021-11-27T05:30:00Z">
            <w:rPr>
              <w:bCs/>
              <w:lang w:val="en-US"/>
            </w:rPr>
          </w:rPrChange>
        </w:rPr>
      </w:pPr>
      <w:proofErr w:type="spellStart"/>
      <w:ins w:id="115" w:author="Petnathean Julled" w:date="2021-11-27T05:30:00Z">
        <w:r w:rsidRPr="004C6FF1">
          <w:rPr>
            <w:color w:val="FF0000"/>
            <w:lang w:val="en-US"/>
            <w:rPrChange w:id="116" w:author="Petnathean Julled" w:date="2021-11-27T05:30:00Z">
              <w:rPr>
                <w:lang w:val="en-US"/>
              </w:rPr>
            </w:rPrChange>
          </w:rPr>
          <w:t>vvv</w:t>
        </w:r>
        <w:proofErr w:type="spellEnd"/>
        <w:r w:rsidRPr="004C6FF1">
          <w:rPr>
            <w:color w:val="FF0000"/>
            <w:lang w:val="en-US"/>
            <w:rPrChange w:id="117" w:author="Petnathean Julled" w:date="2021-11-27T05:30:00Z">
              <w:rPr>
                <w:lang w:val="en-US"/>
              </w:rPr>
            </w:rPrChange>
          </w:rPr>
          <w:t xml:space="preserve"> 7-Nodes Ex</w:t>
        </w:r>
      </w:ins>
      <w:ins w:id="118" w:author="Petnathean Julled" w:date="2021-11-27T05:36:00Z">
        <w:r w:rsidR="00BB79FA">
          <w:rPr>
            <w:color w:val="FF0000"/>
            <w:lang w:val="en-US"/>
          </w:rPr>
          <w:t>a</w:t>
        </w:r>
      </w:ins>
      <w:ins w:id="119" w:author="Petnathean Julled" w:date="2021-11-27T05:30:00Z">
        <w:r w:rsidRPr="004C6FF1">
          <w:rPr>
            <w:color w:val="FF0000"/>
            <w:lang w:val="en-US"/>
            <w:rPrChange w:id="120" w:author="Petnathean Julled" w:date="2021-11-27T05:30:00Z">
              <w:rPr>
                <w:lang w:val="en-US"/>
              </w:rPr>
            </w:rPrChange>
          </w:rPr>
          <w:t xml:space="preserve">mple provided by Quorum </w:t>
        </w:r>
        <w:proofErr w:type="spellStart"/>
        <w:r w:rsidRPr="004C6FF1">
          <w:rPr>
            <w:color w:val="FF0000"/>
            <w:lang w:val="en-US"/>
            <w:rPrChange w:id="121" w:author="Petnathean Julled" w:date="2021-11-27T05:30:00Z">
              <w:rPr>
                <w:lang w:val="en-US"/>
              </w:rPr>
            </w:rPrChange>
          </w:rPr>
          <w:t>vvv</w:t>
        </w:r>
      </w:ins>
      <w:proofErr w:type="spellEnd"/>
    </w:p>
    <w:p w14:paraId="448B0302" w14:textId="2FD5AFBA" w:rsidR="009A1C6D" w:rsidRDefault="00DA345D" w:rsidP="004B4709">
      <w:pPr>
        <w:pStyle w:val="BodyText"/>
        <w:spacing w:after="0"/>
        <w:ind w:firstLine="360"/>
        <w:rPr>
          <w:ins w:id="122" w:author="Petnathean Julled" w:date="2021-11-27T05:30:00Z"/>
          <w:bCs/>
          <w:lang w:val="en-US"/>
        </w:rPr>
      </w:pPr>
      <w:r w:rsidRPr="009863B7">
        <w:rPr>
          <w:bCs/>
          <w:lang w:val="en-US"/>
        </w:rPr>
        <w:t xml:space="preserve">Other than the Blockchain platform, Quorum also offers the "7-Nodes Example" for developers to locally deploy in their machine to test the </w:t>
      </w:r>
      <w:del w:id="123" w:author="Petnathean Julled" w:date="2021-11-27T05:29:00Z">
        <w:r w:rsidRPr="009863B7" w:rsidDel="009B13C3">
          <w:rPr>
            <w:bCs/>
            <w:lang w:val="en-US"/>
          </w:rPr>
          <w:delText>functiona</w:delText>
        </w:r>
        <w:r w:rsidR="006A1FAA" w:rsidRPr="009863B7" w:rsidDel="009B13C3">
          <w:rPr>
            <w:bCs/>
            <w:lang w:val="en-US"/>
          </w:rPr>
          <w:delText>or</w:delText>
        </w:r>
        <w:r w:rsidRPr="009863B7" w:rsidDel="009B13C3">
          <w:rPr>
            <w:bCs/>
            <w:lang w:val="en-US"/>
          </w:rPr>
          <w:delText>lity</w:delText>
        </w:r>
      </w:del>
      <w:ins w:id="124" w:author="Petnathean Julled" w:date="2021-11-27T05:29:00Z">
        <w:r w:rsidR="009B13C3" w:rsidRPr="009863B7">
          <w:rPr>
            <w:bCs/>
            <w:lang w:val="en-US"/>
          </w:rPr>
          <w:t>functionality</w:t>
        </w:r>
      </w:ins>
      <w:r w:rsidRPr="009863B7">
        <w:rPr>
          <w:bCs/>
          <w:lang w:val="en-US"/>
        </w:rPr>
        <w:t xml:space="preserve"> and performance of </w:t>
      </w:r>
      <w:del w:id="125" w:author="Petnathean Julled" w:date="2021-11-27T05:53:00Z">
        <w:r w:rsidRPr="009863B7" w:rsidDel="00165A59">
          <w:rPr>
            <w:bCs/>
            <w:lang w:val="en-US"/>
          </w:rPr>
          <w:delText>Smartcontract</w:delText>
        </w:r>
      </w:del>
      <w:proofErr w:type="spellStart"/>
      <w:ins w:id="126" w:author="Petnathean Julled" w:date="2021-11-27T05:53:00Z">
        <w:r w:rsidR="00165A59">
          <w:rPr>
            <w:bCs/>
            <w:lang w:val="en-US"/>
          </w:rPr>
          <w:t>Smartcontract</w:t>
        </w:r>
      </w:ins>
      <w:proofErr w:type="spellEnd"/>
      <w:r w:rsidRPr="009863B7">
        <w:rPr>
          <w:bCs/>
          <w:lang w:val="en-US"/>
        </w:rPr>
        <w:t xml:space="preserve"> during the development. The source code can be cloned directly from its repository available in </w:t>
      </w:r>
      <w:proofErr w:type="spellStart"/>
      <w:r w:rsidRPr="009863B7">
        <w:rPr>
          <w:bCs/>
          <w:lang w:val="en-US"/>
        </w:rPr>
        <w:t>Github</w:t>
      </w:r>
      <w:proofErr w:type="spellEnd"/>
      <w:r w:rsidRPr="009863B7">
        <w:rPr>
          <w:bCs/>
          <w:lang w:val="en-US"/>
        </w:rPr>
        <w:t xml:space="preserve"> </w:t>
      </w:r>
      <w:r w:rsidR="0017119C" w:rsidRPr="009863B7">
        <w:rPr>
          <w:bCs/>
          <w:lang w:val="en-US"/>
        </w:rPr>
        <w:fldChar w:fldCharType="begin" w:fldLock="1"/>
      </w:r>
      <w:r w:rsidR="00F938D1">
        <w:rPr>
          <w:bCs/>
          <w:lang w:val="en-US"/>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[48]","plainTextFormattedCitation":"[48]","previouslyFormattedCitation":"[47]"},"properties":{"noteIndex":0},"schema":"https://github.com/citation-style-language/schema/raw/master/csl-citation.json"}</w:instrText>
      </w:r>
      <w:r w:rsidR="0017119C" w:rsidRPr="009863B7">
        <w:rPr>
          <w:bCs/>
          <w:lang w:val="en-US"/>
        </w:rPr>
        <w:fldChar w:fldCharType="separate"/>
      </w:r>
      <w:r w:rsidR="00F938D1" w:rsidRPr="00F938D1">
        <w:rPr>
          <w:bCs/>
          <w:noProof/>
          <w:lang w:val="en-US"/>
        </w:rPr>
        <w:t>[48]</w:t>
      </w:r>
      <w:r w:rsidR="0017119C" w:rsidRPr="009863B7">
        <w:rPr>
          <w:bCs/>
          <w:lang w:val="en-US"/>
        </w:rPr>
        <w:fldChar w:fldCharType="end"/>
      </w:r>
      <w:r w:rsidRPr="009863B7">
        <w:rPr>
          <w:bCs/>
          <w:lang w:val="en-US"/>
        </w:rPr>
        <w:t>. The "7-Nodes" will simulate seven Blockchain nodes in the host machine in a similar fashion to a virtual machine using the required library called "</w:t>
      </w:r>
      <w:proofErr w:type="spellStart"/>
      <w:r w:rsidRPr="009863B7">
        <w:rPr>
          <w:bCs/>
          <w:lang w:val="en-US"/>
        </w:rPr>
        <w:t>Tessera</w:t>
      </w:r>
      <w:proofErr w:type="spellEnd"/>
      <w:r w:rsidRPr="009863B7">
        <w:rPr>
          <w:bCs/>
          <w:lang w:val="en-US"/>
        </w:rPr>
        <w:t xml:space="preserve">" </w:t>
      </w:r>
      <w:r w:rsidR="0017119C" w:rsidRPr="009863B7">
        <w:rPr>
          <w:bCs/>
          <w:lang w:val="en-US"/>
        </w:rPr>
        <w:fldChar w:fldCharType="begin" w:fldLock="1"/>
      </w:r>
      <w:r w:rsidR="00F938D1">
        <w:rPr>
          <w:bCs/>
          <w:lang w:val="en-US"/>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[49]","plainTextFormattedCitation":"[49]","previouslyFormattedCitation":"[48]"},"properties":{"noteIndex":0},"schema":"https://github.com/citation-style-language/schema/raw/master/csl-citation.json"}</w:instrText>
      </w:r>
      <w:r w:rsidR="0017119C" w:rsidRPr="009863B7">
        <w:rPr>
          <w:bCs/>
          <w:lang w:val="en-US"/>
        </w:rPr>
        <w:fldChar w:fldCharType="separate"/>
      </w:r>
      <w:r w:rsidR="00F938D1" w:rsidRPr="00F938D1">
        <w:rPr>
          <w:bCs/>
          <w:noProof/>
          <w:lang w:val="en-US"/>
        </w:rPr>
        <w:t>[49]</w:t>
      </w:r>
      <w:r w:rsidR="0017119C" w:rsidRPr="009863B7">
        <w:rPr>
          <w:bCs/>
          <w:lang w:val="en-US"/>
        </w:rPr>
        <w:fldChar w:fldCharType="end"/>
      </w:r>
      <w:r w:rsidRPr="009863B7">
        <w:rPr>
          <w:bCs/>
          <w:lang w:val="en-US"/>
        </w:rPr>
        <w:t xml:space="preserve"> and "Constellation" </w:t>
      </w:r>
      <w:r w:rsidR="00344516" w:rsidRPr="009863B7">
        <w:rPr>
          <w:bCs/>
          <w:lang w:val="en-US"/>
        </w:rPr>
        <w:fldChar w:fldCharType="begin" w:fldLock="1"/>
      </w:r>
      <w:r w:rsidR="00F938D1">
        <w:rPr>
          <w:bCs/>
          <w:lang w:val="en-US"/>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[50]","plainTextFormattedCitation":"[50]","previouslyFormattedCitation":"[49]"},"properties":{"noteIndex":0},"schema":"https://github.com/citation-style-language/schema/raw/master/csl-citation.json"}</w:instrText>
      </w:r>
      <w:r w:rsidR="00344516" w:rsidRPr="009863B7">
        <w:rPr>
          <w:bCs/>
          <w:lang w:val="en-US"/>
        </w:rPr>
        <w:fldChar w:fldCharType="separate"/>
      </w:r>
      <w:r w:rsidR="00F938D1" w:rsidRPr="00F938D1">
        <w:rPr>
          <w:bCs/>
          <w:noProof/>
          <w:lang w:val="en-US"/>
        </w:rPr>
        <w:t>[50]</w:t>
      </w:r>
      <w:r w:rsidR="00344516" w:rsidRPr="009863B7">
        <w:rPr>
          <w:bCs/>
          <w:lang w:val="en-US"/>
        </w:rPr>
        <w:fldChar w:fldCharType="end"/>
      </w:r>
      <w:r w:rsidRPr="009863B7">
        <w:rPr>
          <w:bCs/>
          <w:lang w:val="en-US"/>
        </w:rPr>
        <w:t xml:space="preserve"> included in the package as a running engine. The source code can be initiated, activated, and simultaneously controlled using the control script provided within the example. Each node can be accessed using the Geth client. For the implementation, the control script</w:t>
      </w:r>
      <w:r w:rsidR="000216A7" w:rsidRPr="00A540DB">
        <w:rPr>
          <w:bCs/>
          <w:lang w:val="en-US"/>
        </w:rPr>
        <w:t>s</w:t>
      </w:r>
      <w:r w:rsidRPr="009863B7">
        <w:rPr>
          <w:bCs/>
          <w:lang w:val="en-US"/>
        </w:rPr>
        <w:t xml:space="preserve"> provided within the example was further modified to be compatible with our usage. </w:t>
      </w:r>
    </w:p>
    <w:p w14:paraId="3D064EAC" w14:textId="64D27C6F" w:rsidR="009A1C6D" w:rsidRPr="009A1C6D" w:rsidRDefault="009A1C6D">
      <w:pPr>
        <w:pStyle w:val="BodyText"/>
        <w:tabs>
          <w:tab w:val="clear" w:pos="288"/>
          <w:tab w:val="left" w:pos="0"/>
        </w:tabs>
        <w:spacing w:after="0"/>
        <w:ind w:firstLine="360"/>
        <w:rPr>
          <w:ins w:id="127" w:author="Petnathean Julled" w:date="2021-11-27T05:30:00Z"/>
          <w:color w:val="FF0000"/>
          <w:lang w:val="en-US"/>
          <w:rPrChange w:id="128" w:author="Petnathean Julled" w:date="2021-11-27T05:31:00Z">
            <w:rPr>
              <w:ins w:id="129" w:author="Petnathean Julled" w:date="2021-11-27T05:30:00Z"/>
              <w:bCs/>
              <w:lang w:val="en-US"/>
            </w:rPr>
          </w:rPrChange>
        </w:rPr>
        <w:pPrChange w:id="130" w:author="Petnathean Julled" w:date="2021-11-27T05:30:00Z">
          <w:pPr>
            <w:pStyle w:val="BodyText"/>
            <w:spacing w:after="0"/>
            <w:ind w:firstLine="360"/>
          </w:pPr>
        </w:pPrChange>
      </w:pPr>
      <w:proofErr w:type="spellStart"/>
      <w:ins w:id="131" w:author="Petnathean Julled" w:date="2021-11-27T05:30:00Z">
        <w:r w:rsidRPr="009A1C6D">
          <w:rPr>
            <w:color w:val="FF0000"/>
            <w:lang w:val="en-US"/>
            <w:rPrChange w:id="132" w:author="Petnathean Julled" w:date="2021-11-27T05:31:00Z">
              <w:rPr>
                <w:lang w:val="en-US"/>
              </w:rPr>
            </w:rPrChange>
          </w:rPr>
          <w:t>vvv</w:t>
        </w:r>
        <w:proofErr w:type="spellEnd"/>
        <w:r w:rsidRPr="009A1C6D">
          <w:rPr>
            <w:color w:val="FF0000"/>
            <w:lang w:val="en-US"/>
            <w:rPrChange w:id="133" w:author="Petnathean Julled" w:date="2021-11-27T05:31:00Z">
              <w:rPr>
                <w:lang w:val="en-US"/>
              </w:rPr>
            </w:rPrChange>
          </w:rPr>
          <w:t xml:space="preserve"> How 7-Nodes modified</w:t>
        </w:r>
      </w:ins>
      <w:ins w:id="134" w:author="Petnathean Julled" w:date="2021-11-27T05:31:00Z">
        <w:r w:rsidRPr="009A1C6D">
          <w:rPr>
            <w:color w:val="FF0000"/>
            <w:lang w:val="en-US"/>
            <w:rPrChange w:id="135" w:author="Petnathean Julled" w:date="2021-11-27T05:31:00Z">
              <w:rPr>
                <w:lang w:val="en-US"/>
              </w:rPr>
            </w:rPrChange>
          </w:rPr>
          <w:t xml:space="preserve"> for this implementation</w:t>
        </w:r>
      </w:ins>
      <w:ins w:id="136" w:author="Petnathean Julled" w:date="2021-11-27T05:30:00Z">
        <w:r w:rsidRPr="009A1C6D">
          <w:rPr>
            <w:color w:val="FF0000"/>
            <w:lang w:val="en-US"/>
            <w:rPrChange w:id="137" w:author="Petnathean Julled" w:date="2021-11-27T05:31:00Z">
              <w:rPr>
                <w:lang w:val="en-US"/>
              </w:rPr>
            </w:rPrChange>
          </w:rPr>
          <w:t xml:space="preserve"> </w:t>
        </w:r>
        <w:proofErr w:type="spellStart"/>
        <w:r w:rsidRPr="009A1C6D">
          <w:rPr>
            <w:color w:val="FF0000"/>
            <w:lang w:val="en-US"/>
            <w:rPrChange w:id="138" w:author="Petnathean Julled" w:date="2021-11-27T05:31:00Z">
              <w:rPr>
                <w:lang w:val="en-US"/>
              </w:rPr>
            </w:rPrChange>
          </w:rPr>
          <w:t>vvv</w:t>
        </w:r>
        <w:proofErr w:type="spellEnd"/>
      </w:ins>
    </w:p>
    <w:p w14:paraId="7D1C5738" w14:textId="33C34FA2" w:rsidR="007E1529" w:rsidRDefault="00DA345D" w:rsidP="004B4709">
      <w:pPr>
        <w:pStyle w:val="BodyText"/>
        <w:spacing w:after="0"/>
        <w:ind w:firstLine="360"/>
        <w:rPr>
          <w:ins w:id="139" w:author="Petnathean Julled" w:date="2021-11-27T05:31:00Z"/>
          <w:bCs/>
          <w:lang w:val="en-US"/>
        </w:rPr>
      </w:pPr>
      <w:r w:rsidRPr="009863B7">
        <w:rPr>
          <w:bCs/>
          <w:lang w:val="en-US"/>
        </w:rPr>
        <w:t xml:space="preserve">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w:t>
      </w:r>
      <w:del w:id="140" w:author="Petnathean Julled" w:date="2021-11-27T05:53:00Z">
        <w:r w:rsidRPr="009863B7" w:rsidDel="00165A59">
          <w:rPr>
            <w:bCs/>
            <w:lang w:val="en-US"/>
          </w:rPr>
          <w:delText>Smart</w:delText>
        </w:r>
        <w:r w:rsidR="000E4F4B" w:rsidRPr="009863B7" w:rsidDel="00165A59">
          <w:rPr>
            <w:bCs/>
            <w:lang w:val="en-US"/>
          </w:rPr>
          <w:delText>C</w:delText>
        </w:r>
        <w:r w:rsidRPr="009863B7" w:rsidDel="00165A59">
          <w:rPr>
            <w:bCs/>
            <w:lang w:val="en-US"/>
          </w:rPr>
          <w:delText>ontract</w:delText>
        </w:r>
      </w:del>
      <w:proofErr w:type="spellStart"/>
      <w:ins w:id="141" w:author="Petnathean Julled" w:date="2021-11-27T05:53:00Z">
        <w:r w:rsidR="00165A59">
          <w:rPr>
            <w:bCs/>
            <w:lang w:val="en-US"/>
          </w:rPr>
          <w:t>Smartcontract</w:t>
        </w:r>
      </w:ins>
      <w:proofErr w:type="spellEnd"/>
      <w:r w:rsidRPr="009863B7">
        <w:rPr>
          <w:bCs/>
          <w:lang w:val="en-US"/>
        </w:rPr>
        <w:t xml:space="preserve"> allow</w:t>
      </w:r>
      <w:r w:rsidR="000E4F4B" w:rsidRPr="009863B7">
        <w:rPr>
          <w:bCs/>
          <w:lang w:val="en-US"/>
        </w:rPr>
        <w:t>s</w:t>
      </w:r>
      <w:r w:rsidRPr="009863B7">
        <w:rPr>
          <w:bCs/>
          <w:lang w:val="en-US"/>
        </w:rPr>
        <w:t xml:space="preserve"> testing and running of XDS Document registry-related code on the 7-Nodes. It must be noted that transaction-related scripts only operate on specified single nodes amongst the seven, not the entire set of the seven nodes. That means the activity of each node is independent.</w:t>
      </w:r>
      <w:r w:rsidR="00022E11" w:rsidRPr="009863B7">
        <w:rPr>
          <w:bCs/>
          <w:lang w:val="en-US"/>
        </w:rPr>
        <w:t xml:space="preserve"> All initial configuration instructions are available </w:t>
      </w:r>
      <w:r w:rsidR="000216A7" w:rsidRPr="009863B7">
        <w:rPr>
          <w:bCs/>
          <w:lang w:val="en-US"/>
        </w:rPr>
        <w:t>in Quorum 7-Nodes example repository</w:t>
      </w:r>
      <w:r w:rsidR="00022E11" w:rsidRPr="009863B7">
        <w:rPr>
          <w:bCs/>
          <w:lang w:val="en-US"/>
        </w:rPr>
        <w:t xml:space="preserve"> </w:t>
      </w:r>
      <w:r w:rsidR="00194180" w:rsidRPr="009863B7">
        <w:rPr>
          <w:bCs/>
          <w:lang w:val="en-US"/>
        </w:rPr>
        <w:fldChar w:fldCharType="begin" w:fldLock="1"/>
      </w:r>
      <w:r w:rsidR="00F938D1">
        <w:rPr>
          <w:bCs/>
          <w:lang w:val="en-US"/>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[51]","plainTextFormattedCitation":"[51]","previouslyFormattedCitation":"[50]"},"properties":{"noteIndex":0},"schema":"https://github.com/citation-style-language/schema/raw/master/csl-citation.json"}</w:instrText>
      </w:r>
      <w:r w:rsidR="00194180" w:rsidRPr="009863B7">
        <w:rPr>
          <w:bCs/>
          <w:lang w:val="en-US"/>
        </w:rPr>
        <w:fldChar w:fldCharType="separate"/>
      </w:r>
      <w:r w:rsidR="00F938D1" w:rsidRPr="00F938D1">
        <w:rPr>
          <w:bCs/>
          <w:noProof/>
          <w:lang w:val="en-US"/>
        </w:rPr>
        <w:t>[51]</w:t>
      </w:r>
      <w:r w:rsidR="00194180" w:rsidRPr="009863B7">
        <w:rPr>
          <w:bCs/>
          <w:lang w:val="en-US"/>
        </w:rPr>
        <w:fldChar w:fldCharType="end"/>
      </w:r>
      <w:r w:rsidR="00022E11" w:rsidRPr="009863B7">
        <w:rPr>
          <w:bCs/>
          <w:lang w:val="en-US"/>
        </w:rPr>
        <w:t>. Primarily, it is required to configure the genesis Block for the Blockchain ledger and issue the initiation command using the script provided. Each script is specific for each consensus mechanism.</w:t>
      </w:r>
      <w:r w:rsidR="00A91364" w:rsidRPr="009863B7">
        <w:rPr>
          <w:bCs/>
          <w:lang w:val="en-US"/>
        </w:rPr>
        <w:t xml:space="preserve"> In this implementation, we only use the script "istanbul-init.sh" (execute using Linux Bash syntax) to initiate the genesis Block for the Blockchain ledger as we going to use IBFT as its consensus mechanism. The script will generate "</w:t>
      </w:r>
      <w:proofErr w:type="spellStart"/>
      <w:r w:rsidR="00A91364" w:rsidRPr="009863B7">
        <w:rPr>
          <w:bCs/>
          <w:lang w:val="en-US"/>
        </w:rPr>
        <w:t>istanbul-</w:t>
      </w:r>
      <w:proofErr w:type="gramStart"/>
      <w:r w:rsidR="00A91364" w:rsidRPr="009863B7">
        <w:rPr>
          <w:bCs/>
          <w:lang w:val="en-US"/>
        </w:rPr>
        <w:t>genesis.json</w:t>
      </w:r>
      <w:proofErr w:type="spellEnd"/>
      <w:proofErr w:type="gramEnd"/>
      <w:r w:rsidR="00A91364" w:rsidRPr="009863B7">
        <w:rPr>
          <w:bCs/>
          <w:lang w:val="en-US"/>
        </w:rPr>
        <w:t xml:space="preserve">" file as a configuration script for the genesis block. Then the activation of the IBFT Blockchain can be done using "istanbul-start.sh" script which will start the activation </w:t>
      </w:r>
      <w:r w:rsidR="00A91364" w:rsidRPr="009863B7">
        <w:rPr>
          <w:bCs/>
          <w:lang w:val="en-US"/>
        </w:rPr>
        <w:lastRenderedPageBreak/>
        <w:t>of all seven nodes and bring the 7-Nodes Blockchain network to become alive. It must be noted that this activation process may take several minutes.</w:t>
      </w:r>
      <w:r w:rsidR="007E1529" w:rsidRPr="009863B7">
        <w:rPr>
          <w:bCs/>
          <w:lang w:val="en-US"/>
        </w:rPr>
        <w:t xml:space="preserve"> </w:t>
      </w:r>
    </w:p>
    <w:p w14:paraId="2F5D4D77" w14:textId="122E6B89" w:rsidR="008272EF" w:rsidRPr="008272EF" w:rsidRDefault="008272EF">
      <w:pPr>
        <w:pStyle w:val="BodyText"/>
        <w:tabs>
          <w:tab w:val="clear" w:pos="288"/>
          <w:tab w:val="left" w:pos="0"/>
        </w:tabs>
        <w:spacing w:after="0"/>
        <w:ind w:firstLine="360"/>
        <w:rPr>
          <w:color w:val="FF0000"/>
          <w:lang w:val="en-US"/>
          <w:rPrChange w:id="142" w:author="Petnathean Julled" w:date="2021-11-27T05:31:00Z">
            <w:rPr>
              <w:bCs/>
              <w:lang w:val="en-US"/>
            </w:rPr>
          </w:rPrChange>
        </w:rPr>
        <w:pPrChange w:id="143" w:author="Petnathean Julled" w:date="2021-11-27T05:31:00Z">
          <w:pPr>
            <w:pStyle w:val="BodyText"/>
            <w:spacing w:after="0"/>
            <w:ind w:firstLine="360"/>
          </w:pPr>
        </w:pPrChange>
      </w:pPr>
      <w:proofErr w:type="spellStart"/>
      <w:ins w:id="144" w:author="Petnathean Julled" w:date="2021-11-27T05:31:00Z">
        <w:r w:rsidRPr="00271487">
          <w:rPr>
            <w:color w:val="FF0000"/>
            <w:lang w:val="en-US"/>
          </w:rPr>
          <w:t>vvv</w:t>
        </w:r>
        <w:proofErr w:type="spellEnd"/>
        <w:r w:rsidRPr="00271487">
          <w:rPr>
            <w:color w:val="FF0000"/>
            <w:lang w:val="en-US"/>
          </w:rPr>
          <w:t xml:space="preserve"> </w:t>
        </w:r>
        <w:r>
          <w:rPr>
            <w:color w:val="FF0000"/>
            <w:lang w:val="en-US"/>
          </w:rPr>
          <w:t>Addition from above</w:t>
        </w:r>
        <w:r w:rsidRPr="00271487">
          <w:rPr>
            <w:color w:val="FF0000"/>
            <w:lang w:val="en-US"/>
          </w:rPr>
          <w:t xml:space="preserve"> </w:t>
        </w:r>
        <w:proofErr w:type="spellStart"/>
        <w:r w:rsidRPr="00271487">
          <w:rPr>
            <w:color w:val="FF0000"/>
            <w:lang w:val="en-US"/>
          </w:rPr>
          <w:t>vvv</w:t>
        </w:r>
      </w:ins>
      <w:proofErr w:type="spellEnd"/>
    </w:p>
    <w:p w14:paraId="1E09BF27" w14:textId="63E04AF1" w:rsidR="00BF0BC1" w:rsidRPr="009863B7" w:rsidRDefault="007E1529" w:rsidP="004B4709">
      <w:pPr>
        <w:pStyle w:val="BodyText"/>
        <w:ind w:firstLine="360"/>
        <w:rPr>
          <w:bCs/>
          <w:lang w:val="en-US"/>
        </w:rPr>
      </w:pPr>
      <w:r w:rsidRPr="009863B7">
        <w:rPr>
          <w:bCs/>
          <w:lang w:val="en-US"/>
        </w:rPr>
        <w:t>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w:t>
      </w:r>
      <w:r w:rsidR="00BF0BC1" w:rsidRPr="009863B7">
        <w:rPr>
          <w:bCs/>
          <w:lang w:val="en-US"/>
        </w:rPr>
        <w:t xml:space="preserve"> </w:t>
      </w:r>
    </w:p>
    <w:p w14:paraId="5201DDCC" w14:textId="3EBFD99D" w:rsidR="00E00116" w:rsidRPr="000E219F" w:rsidRDefault="00165A59" w:rsidP="00E00116">
      <w:pPr>
        <w:pStyle w:val="Heading2"/>
        <w:rPr>
          <w:ins w:id="145" w:author="Petnathean Julled" w:date="2021-11-27T05:32:00Z"/>
        </w:rPr>
      </w:pPr>
      <w:ins w:id="146" w:author="Petnathean Julled" w:date="2021-11-27T05:53:00Z">
        <w:r>
          <w:rPr>
            <w:rFonts w:cs="Angsana New"/>
            <w:szCs w:val="25"/>
            <w:lang w:bidi="th-TH"/>
          </w:rPr>
          <w:t>Smartcontract</w:t>
        </w:r>
      </w:ins>
    </w:p>
    <w:p w14:paraId="4908D771" w14:textId="4AB45133" w:rsidR="00626E75" w:rsidDel="00BB79FA" w:rsidRDefault="00626E75" w:rsidP="00710B9C">
      <w:pPr>
        <w:pStyle w:val="BodyText"/>
        <w:spacing w:after="0"/>
        <w:rPr>
          <w:del w:id="147" w:author="Petnathean Julled" w:date="2021-11-27T05:32:00Z"/>
          <w:rFonts w:cs="Angsana New"/>
          <w:bCs/>
          <w:i/>
          <w:iCs/>
          <w:szCs w:val="25"/>
          <w:lang w:val="en-US" w:bidi="th-TH"/>
        </w:rPr>
      </w:pPr>
      <w:del w:id="148" w:author="Petnathean Julled" w:date="2021-11-27T05:32:00Z">
        <w:r w:rsidRPr="00A540DB" w:rsidDel="00E00116">
          <w:rPr>
            <w:rFonts w:cs="Angsana New"/>
            <w:bCs/>
            <w:i/>
            <w:iCs/>
            <w:szCs w:val="25"/>
            <w:lang w:val="en-US" w:bidi="th-TH"/>
          </w:rPr>
          <w:delText>SmartContract</w:delText>
        </w:r>
      </w:del>
    </w:p>
    <w:p w14:paraId="1ED68533" w14:textId="76D20B30" w:rsidR="00BB79FA" w:rsidRPr="00271487" w:rsidRDefault="00BB79FA" w:rsidP="00BB79FA">
      <w:pPr>
        <w:pStyle w:val="BodyText"/>
        <w:tabs>
          <w:tab w:val="clear" w:pos="288"/>
          <w:tab w:val="left" w:pos="0"/>
        </w:tabs>
        <w:spacing w:after="0"/>
        <w:ind w:firstLine="360"/>
        <w:rPr>
          <w:ins w:id="149" w:author="Petnathean Julled" w:date="2021-11-27T05:34:00Z"/>
          <w:color w:val="FF0000"/>
          <w:lang w:val="en-US"/>
        </w:rPr>
      </w:pPr>
      <w:proofErr w:type="spellStart"/>
      <w:ins w:id="150" w:author="Petnathean Julled" w:date="2021-11-27T05:34:00Z">
        <w:r w:rsidRPr="00271487">
          <w:rPr>
            <w:color w:val="FF0000"/>
            <w:lang w:val="en-US"/>
          </w:rPr>
          <w:t>vvv</w:t>
        </w:r>
        <w:proofErr w:type="spellEnd"/>
        <w:r w:rsidRPr="00271487">
          <w:rPr>
            <w:color w:val="FF0000"/>
            <w:lang w:val="en-US"/>
          </w:rPr>
          <w:t xml:space="preserve"> </w:t>
        </w:r>
      </w:ins>
      <w:ins w:id="151" w:author="Petnathean Julled" w:date="2021-11-27T05:38:00Z">
        <w:r>
          <w:rPr>
            <w:color w:val="FF0000"/>
            <w:lang w:val="en-US"/>
          </w:rPr>
          <w:t xml:space="preserve">Dev. environment for Ethereum </w:t>
        </w:r>
      </w:ins>
      <w:proofErr w:type="spellStart"/>
      <w:ins w:id="152" w:author="Petnathean Julled" w:date="2021-11-27T05:53:00Z">
        <w:r w:rsidR="00165A59">
          <w:rPr>
            <w:color w:val="FF0000"/>
            <w:lang w:val="en-US"/>
          </w:rPr>
          <w:t>Smartcontract</w:t>
        </w:r>
      </w:ins>
      <w:proofErr w:type="spellEnd"/>
      <w:ins w:id="153" w:author="Petnathean Julled" w:date="2021-11-27T05:34:00Z">
        <w:r w:rsidRPr="00271487">
          <w:rPr>
            <w:color w:val="FF0000"/>
            <w:lang w:val="en-US"/>
          </w:rPr>
          <w:t xml:space="preserve"> </w:t>
        </w:r>
        <w:proofErr w:type="spellStart"/>
        <w:r w:rsidRPr="00271487">
          <w:rPr>
            <w:color w:val="FF0000"/>
            <w:lang w:val="en-US"/>
          </w:rPr>
          <w:t>vvv</w:t>
        </w:r>
        <w:proofErr w:type="spellEnd"/>
      </w:ins>
    </w:p>
    <w:p w14:paraId="70110F80" w14:textId="4DC34EE2" w:rsidR="00C22256" w:rsidRDefault="00BF0BC1" w:rsidP="00710B9C">
      <w:pPr>
        <w:pStyle w:val="BodyText"/>
        <w:spacing w:after="0"/>
        <w:rPr>
          <w:ins w:id="154" w:author="Petnathean Julled" w:date="2021-11-27T05:39:00Z"/>
          <w:bCs/>
          <w:lang w:val="en-US"/>
        </w:rPr>
      </w:pPr>
      <w:r w:rsidRPr="009863B7">
        <w:rPr>
          <w:bCs/>
          <w:lang w:val="en-US"/>
        </w:rPr>
        <w:t xml:space="preserve">For </w:t>
      </w:r>
      <w:del w:id="155" w:author="Petnathean Julled" w:date="2021-11-27T05:53:00Z">
        <w:r w:rsidRPr="009863B7" w:rsidDel="00165A59">
          <w:rPr>
            <w:bCs/>
            <w:lang w:val="en-US"/>
          </w:rPr>
          <w:delText>Smart</w:delText>
        </w:r>
        <w:r w:rsidR="004F7863" w:rsidRPr="009863B7" w:rsidDel="00165A59">
          <w:rPr>
            <w:bCs/>
            <w:lang w:val="en-US"/>
          </w:rPr>
          <w:delText>C</w:delText>
        </w:r>
        <w:r w:rsidRPr="009863B7" w:rsidDel="00165A59">
          <w:rPr>
            <w:bCs/>
            <w:lang w:val="en-US"/>
          </w:rPr>
          <w:delText>ontract</w:delText>
        </w:r>
      </w:del>
      <w:proofErr w:type="spellStart"/>
      <w:ins w:id="156" w:author="Petnathean Julled" w:date="2021-11-27T05:53:00Z">
        <w:r w:rsidR="00165A59">
          <w:rPr>
            <w:bCs/>
            <w:lang w:val="en-US"/>
          </w:rPr>
          <w:t>Smartcontract</w:t>
        </w:r>
      </w:ins>
      <w:proofErr w:type="spellEnd"/>
      <w:r w:rsidRPr="009863B7">
        <w:rPr>
          <w:bCs/>
          <w:lang w:val="en-US"/>
        </w:rPr>
        <w:t xml:space="preserve"> programming, Ethereum provides a web-based IDE for Solidity language that can compile, test, and deploy </w:t>
      </w:r>
      <w:del w:id="157" w:author="Petnathean Julled" w:date="2021-11-27T05:54:00Z">
        <w:r w:rsidRPr="009863B7" w:rsidDel="00165A59">
          <w:rPr>
            <w:bCs/>
            <w:lang w:val="en-US"/>
          </w:rPr>
          <w:delText>smart-contract</w:delText>
        </w:r>
      </w:del>
      <w:proofErr w:type="spellStart"/>
      <w:ins w:id="158" w:author="Petnathean Julled" w:date="2021-11-27T05:54:00Z">
        <w:r w:rsidR="00165A59">
          <w:rPr>
            <w:bCs/>
            <w:lang w:val="en-US"/>
          </w:rPr>
          <w:t>Smartcontract</w:t>
        </w:r>
      </w:ins>
      <w:proofErr w:type="spellEnd"/>
      <w:r w:rsidRPr="009863B7">
        <w:rPr>
          <w:bCs/>
          <w:lang w:val="en-US"/>
        </w:rPr>
        <w:t xml:space="preserve"> to specific Ethereum node called “Remix” </w:t>
      </w:r>
      <w:r w:rsidR="000B645C" w:rsidRPr="009863B7">
        <w:rPr>
          <w:bCs/>
          <w:lang w:val="en-US"/>
        </w:rPr>
        <w:fldChar w:fldCharType="begin" w:fldLock="1"/>
      </w:r>
      <w:r w:rsidR="00F938D1">
        <w:rPr>
          <w:bCs/>
          <w:lang w:val="en-US"/>
        </w:rPr>
        <w:instrText>ADDIN CSL_CITATION {"citationItems":[{"id":"ITEM-1","itemData":{"URL":"https://remix.ethereum.org/","accessed":{"date-parts":[["2021","3","8"]]},"id":"ITEM-1","issued":{"date-parts":[["0"]]},"title":"Remix - Ethereum IDE","type":"webpage"},"uris":["http://www.mendeley.com/documents/?uuid=51675bae-dbfc-3d2d-8331-b02166e526aa"]}],"mendeley":{"formattedCitation":"[52]","plainTextFormattedCitation":"[52]","previouslyFormattedCitation":"[51]"},"properties":{"noteIndex":0},"schema":"https://github.com/citation-style-language/schema/raw/master/csl-citation.json"}</w:instrText>
      </w:r>
      <w:r w:rsidR="000B645C" w:rsidRPr="009863B7">
        <w:rPr>
          <w:bCs/>
          <w:lang w:val="en-US"/>
        </w:rPr>
        <w:fldChar w:fldCharType="separate"/>
      </w:r>
      <w:r w:rsidR="00F938D1" w:rsidRPr="00F938D1">
        <w:rPr>
          <w:bCs/>
          <w:noProof/>
          <w:lang w:val="en-US"/>
        </w:rPr>
        <w:t>[52]</w:t>
      </w:r>
      <w:r w:rsidR="000B645C" w:rsidRPr="009863B7">
        <w:rPr>
          <w:bCs/>
          <w:lang w:val="en-US"/>
        </w:rPr>
        <w:fldChar w:fldCharType="end"/>
      </w:r>
      <w:r w:rsidRPr="009863B7">
        <w:rPr>
          <w:bCs/>
          <w:lang w:val="en-US"/>
        </w:rPr>
        <w:t xml:space="preserve">. In the implementation, Remix was accessed using Google Chrome from the main machine and the session was saved locally using Remix client to avoid unexpected issues on the Solidity code. Each </w:t>
      </w:r>
      <w:del w:id="159" w:author="Petnathean Julled" w:date="2021-11-27T05:53:00Z">
        <w:r w:rsidRPr="009863B7" w:rsidDel="00165A59">
          <w:rPr>
            <w:bCs/>
            <w:lang w:val="en-US"/>
          </w:rPr>
          <w:delText>Smart</w:delText>
        </w:r>
        <w:r w:rsidR="004F7863" w:rsidRPr="009863B7" w:rsidDel="00165A59">
          <w:rPr>
            <w:bCs/>
            <w:lang w:val="en-US"/>
          </w:rPr>
          <w:delText>C</w:delText>
        </w:r>
        <w:r w:rsidRPr="009863B7" w:rsidDel="00165A59">
          <w:rPr>
            <w:bCs/>
            <w:lang w:val="en-US"/>
          </w:rPr>
          <w:delText>ontract</w:delText>
        </w:r>
      </w:del>
      <w:proofErr w:type="spellStart"/>
      <w:ins w:id="160" w:author="Petnathean Julled" w:date="2021-11-27T05:53:00Z">
        <w:r w:rsidR="00165A59">
          <w:rPr>
            <w:bCs/>
            <w:lang w:val="en-US"/>
          </w:rPr>
          <w:t>Smartcontract</w:t>
        </w:r>
      </w:ins>
      <w:proofErr w:type="spellEnd"/>
      <w:r w:rsidRPr="009863B7">
        <w:rPr>
          <w:bCs/>
          <w:lang w:val="en-US"/>
        </w:rPr>
        <w:t xml:space="preserve"> is validated, and test deployed within the IDE before actual implementation on the test machine. The </w:t>
      </w:r>
      <w:del w:id="161" w:author="Petnathean Julled" w:date="2021-11-27T05:53:00Z">
        <w:r w:rsidRPr="009863B7" w:rsidDel="00165A59">
          <w:rPr>
            <w:bCs/>
            <w:lang w:val="en-US"/>
          </w:rPr>
          <w:delText>Smart</w:delText>
        </w:r>
        <w:r w:rsidR="004F7863" w:rsidRPr="009863B7" w:rsidDel="00165A59">
          <w:rPr>
            <w:bCs/>
            <w:lang w:val="en-US"/>
          </w:rPr>
          <w:delText>C</w:delText>
        </w:r>
        <w:r w:rsidRPr="009863B7" w:rsidDel="00165A59">
          <w:rPr>
            <w:bCs/>
            <w:lang w:val="en-US"/>
          </w:rPr>
          <w:delText>ontract</w:delText>
        </w:r>
      </w:del>
      <w:proofErr w:type="spellStart"/>
      <w:ins w:id="162" w:author="Petnathean Julled" w:date="2021-11-27T05:53:00Z">
        <w:r w:rsidR="00165A59">
          <w:rPr>
            <w:bCs/>
            <w:lang w:val="en-US"/>
          </w:rPr>
          <w:t>Smartcontract</w:t>
        </w:r>
      </w:ins>
      <w:proofErr w:type="spellEnd"/>
      <w:r w:rsidRPr="009863B7">
        <w:rPr>
          <w:bCs/>
          <w:lang w:val="en-US"/>
        </w:rPr>
        <w:t xml:space="preserve"> ready for implementation will be compiled using the Solidity compiler provided by Remix community-based plugin. Each compiled solidity code gives ABI code and Binary code which will be used on Web3js code to interact with the Blockchain </w:t>
      </w:r>
      <w:del w:id="163" w:author="Petnathean Julled" w:date="2021-11-27T05:53:00Z">
        <w:r w:rsidRPr="009863B7" w:rsidDel="00165A59">
          <w:rPr>
            <w:bCs/>
            <w:lang w:val="en-US"/>
          </w:rPr>
          <w:delText>Smart</w:delText>
        </w:r>
        <w:r w:rsidR="004F7863" w:rsidRPr="009863B7" w:rsidDel="00165A59">
          <w:rPr>
            <w:bCs/>
            <w:lang w:val="en-US"/>
          </w:rPr>
          <w:delText>C</w:delText>
        </w:r>
        <w:r w:rsidRPr="009863B7" w:rsidDel="00165A59">
          <w:rPr>
            <w:bCs/>
            <w:lang w:val="en-US"/>
          </w:rPr>
          <w:delText>ontract</w:delText>
        </w:r>
      </w:del>
      <w:proofErr w:type="spellStart"/>
      <w:ins w:id="164" w:author="Petnathean Julled" w:date="2021-11-27T05:53:00Z">
        <w:r w:rsidR="00165A59">
          <w:rPr>
            <w:bCs/>
            <w:lang w:val="en-US"/>
          </w:rPr>
          <w:t>Smartcontract</w:t>
        </w:r>
      </w:ins>
      <w:proofErr w:type="spellEnd"/>
      <w:r w:rsidRPr="009863B7">
        <w:rPr>
          <w:bCs/>
          <w:lang w:val="en-US"/>
        </w:rPr>
        <w:t>.</w:t>
      </w:r>
      <w:r w:rsidR="00C22256" w:rsidRPr="009863B7">
        <w:rPr>
          <w:bCs/>
          <w:lang w:val="en-US"/>
        </w:rPr>
        <w:t xml:space="preserve"> After successfully compiled the Solidity </w:t>
      </w:r>
      <w:del w:id="165" w:author="Petnathean Julled" w:date="2021-11-27T05:53:00Z">
        <w:r w:rsidR="00C22256" w:rsidRPr="009863B7" w:rsidDel="00165A59">
          <w:rPr>
            <w:bCs/>
            <w:lang w:val="en-US"/>
          </w:rPr>
          <w:delText>Smart</w:delText>
        </w:r>
        <w:r w:rsidR="004F7863" w:rsidRPr="009863B7" w:rsidDel="00165A59">
          <w:rPr>
            <w:bCs/>
            <w:lang w:val="en-US"/>
          </w:rPr>
          <w:delText>C</w:delText>
        </w:r>
        <w:r w:rsidR="00C22256" w:rsidRPr="009863B7" w:rsidDel="00165A59">
          <w:rPr>
            <w:bCs/>
            <w:lang w:val="en-US"/>
          </w:rPr>
          <w:delText>ontract</w:delText>
        </w:r>
      </w:del>
      <w:proofErr w:type="spellStart"/>
      <w:ins w:id="166" w:author="Petnathean Julled" w:date="2021-11-27T05:53:00Z">
        <w:r w:rsidR="00165A59">
          <w:rPr>
            <w:bCs/>
            <w:lang w:val="en-US"/>
          </w:rPr>
          <w:t>Smartcontract</w:t>
        </w:r>
      </w:ins>
      <w:proofErr w:type="spellEnd"/>
      <w:r w:rsidR="00C22256" w:rsidRPr="009863B7">
        <w:rPr>
          <w:bCs/>
          <w:lang w:val="en-US"/>
        </w:rPr>
        <w:t xml:space="preserve"> code, the ABI code and Byte code will be automatically generated by the IDE. These codes can be copied and passed into Web3js code by assigning a variable to store the code as its value. Noted that Byte code defines the behavior of the </w:t>
      </w:r>
      <w:del w:id="167" w:author="Petnathean Julled" w:date="2021-11-27T05:53:00Z">
        <w:r w:rsidR="00C22256" w:rsidRPr="009863B7" w:rsidDel="00165A59">
          <w:rPr>
            <w:bCs/>
            <w:lang w:val="en-US"/>
          </w:rPr>
          <w:delText>Smart</w:delText>
        </w:r>
        <w:r w:rsidR="004206EB" w:rsidRPr="009863B7" w:rsidDel="00165A59">
          <w:rPr>
            <w:bCs/>
            <w:lang w:val="en-US"/>
          </w:rPr>
          <w:delText>C</w:delText>
        </w:r>
        <w:r w:rsidR="00C22256" w:rsidRPr="009863B7" w:rsidDel="00165A59">
          <w:rPr>
            <w:bCs/>
            <w:lang w:val="en-US"/>
          </w:rPr>
          <w:delText>ontract</w:delText>
        </w:r>
      </w:del>
      <w:proofErr w:type="spellStart"/>
      <w:ins w:id="168" w:author="Petnathean Julled" w:date="2021-11-27T05:53:00Z">
        <w:r w:rsidR="00165A59">
          <w:rPr>
            <w:bCs/>
            <w:lang w:val="en-US"/>
          </w:rPr>
          <w:t>Smartcontract</w:t>
        </w:r>
      </w:ins>
      <w:proofErr w:type="spellEnd"/>
      <w:r w:rsidR="00C22256" w:rsidRPr="009863B7">
        <w:rPr>
          <w:bCs/>
          <w:lang w:val="en-US"/>
        </w:rPr>
        <w:t xml:space="preserve"> and only required on the first deployment of the </w:t>
      </w:r>
      <w:del w:id="169" w:author="Petnathean Julled" w:date="2021-11-27T05:53:00Z">
        <w:r w:rsidR="00C22256" w:rsidRPr="009863B7" w:rsidDel="00165A59">
          <w:rPr>
            <w:bCs/>
            <w:lang w:val="en-US"/>
          </w:rPr>
          <w:delText>Smart</w:delText>
        </w:r>
        <w:r w:rsidR="004206EB" w:rsidRPr="009863B7" w:rsidDel="00165A59">
          <w:rPr>
            <w:bCs/>
            <w:lang w:val="en-US"/>
          </w:rPr>
          <w:delText>C</w:delText>
        </w:r>
        <w:r w:rsidR="00C22256" w:rsidRPr="009863B7" w:rsidDel="00165A59">
          <w:rPr>
            <w:bCs/>
            <w:lang w:val="en-US"/>
          </w:rPr>
          <w:delText>ontract</w:delText>
        </w:r>
      </w:del>
      <w:proofErr w:type="spellStart"/>
      <w:ins w:id="170" w:author="Petnathean Julled" w:date="2021-11-27T05:53:00Z">
        <w:r w:rsidR="00165A59">
          <w:rPr>
            <w:bCs/>
            <w:lang w:val="en-US"/>
          </w:rPr>
          <w:t>Smartcontract</w:t>
        </w:r>
      </w:ins>
      <w:proofErr w:type="spellEnd"/>
      <w:r w:rsidR="00C22256" w:rsidRPr="009863B7">
        <w:rPr>
          <w:bCs/>
          <w:lang w:val="en-US"/>
        </w:rPr>
        <w:t xml:space="preserve"> which required only once in this implementation, while ABI code define</w:t>
      </w:r>
      <w:r w:rsidR="00731AE0" w:rsidRPr="009863B7">
        <w:rPr>
          <w:bCs/>
          <w:lang w:val="en-US"/>
        </w:rPr>
        <w:t>s</w:t>
      </w:r>
      <w:r w:rsidR="00C22256" w:rsidRPr="009863B7">
        <w:rPr>
          <w:bCs/>
          <w:lang w:val="en-US"/>
        </w:rPr>
        <w:t xml:space="preserve"> interface for communicating with the </w:t>
      </w:r>
      <w:del w:id="171" w:author="Petnathean Julled" w:date="2021-11-27T05:53:00Z">
        <w:r w:rsidR="00C22256" w:rsidRPr="009863B7" w:rsidDel="00165A59">
          <w:rPr>
            <w:bCs/>
            <w:lang w:val="en-US"/>
          </w:rPr>
          <w:delText>Smart</w:delText>
        </w:r>
        <w:r w:rsidR="004206EB" w:rsidRPr="009863B7" w:rsidDel="00165A59">
          <w:rPr>
            <w:bCs/>
            <w:lang w:val="en-US"/>
          </w:rPr>
          <w:delText>C</w:delText>
        </w:r>
        <w:r w:rsidR="00C22256" w:rsidRPr="009863B7" w:rsidDel="00165A59">
          <w:rPr>
            <w:bCs/>
            <w:lang w:val="en-US"/>
          </w:rPr>
          <w:delText>ontract</w:delText>
        </w:r>
      </w:del>
      <w:proofErr w:type="spellStart"/>
      <w:ins w:id="172" w:author="Petnathean Julled" w:date="2021-11-27T05:53:00Z">
        <w:r w:rsidR="00165A59">
          <w:rPr>
            <w:bCs/>
            <w:lang w:val="en-US"/>
          </w:rPr>
          <w:t>Smartcontract</w:t>
        </w:r>
      </w:ins>
      <w:proofErr w:type="spellEnd"/>
      <w:r w:rsidR="00C22256" w:rsidRPr="009863B7">
        <w:rPr>
          <w:bCs/>
          <w:lang w:val="en-US"/>
        </w:rPr>
        <w:t xml:space="preserve"> and always required every time the native program communicate with </w:t>
      </w:r>
      <w:del w:id="173" w:author="Petnathean Julled" w:date="2021-11-27T05:53:00Z">
        <w:r w:rsidR="00C22256" w:rsidRPr="009863B7" w:rsidDel="00165A59">
          <w:rPr>
            <w:bCs/>
            <w:lang w:val="en-US"/>
          </w:rPr>
          <w:delText>Smart</w:delText>
        </w:r>
        <w:r w:rsidR="004206EB" w:rsidRPr="009863B7" w:rsidDel="00165A59">
          <w:rPr>
            <w:bCs/>
            <w:lang w:val="en-US"/>
          </w:rPr>
          <w:delText>C</w:delText>
        </w:r>
        <w:r w:rsidR="00C22256" w:rsidRPr="009863B7" w:rsidDel="00165A59">
          <w:rPr>
            <w:bCs/>
            <w:lang w:val="en-US"/>
          </w:rPr>
          <w:delText>ontract</w:delText>
        </w:r>
      </w:del>
      <w:proofErr w:type="spellStart"/>
      <w:ins w:id="174" w:author="Petnathean Julled" w:date="2021-11-27T05:53:00Z">
        <w:r w:rsidR="00165A59">
          <w:rPr>
            <w:bCs/>
            <w:lang w:val="en-US"/>
          </w:rPr>
          <w:t>Smartcontract</w:t>
        </w:r>
      </w:ins>
      <w:proofErr w:type="spellEnd"/>
      <w:r w:rsidR="00C22256" w:rsidRPr="009863B7">
        <w:rPr>
          <w:bCs/>
          <w:lang w:val="en-US"/>
        </w:rPr>
        <w:t xml:space="preserve">. </w:t>
      </w:r>
    </w:p>
    <w:p w14:paraId="598ABC06" w14:textId="51B6E391" w:rsidR="00362E43" w:rsidRPr="00362E43" w:rsidRDefault="00362E43">
      <w:pPr>
        <w:pStyle w:val="BodyText"/>
        <w:tabs>
          <w:tab w:val="clear" w:pos="288"/>
          <w:tab w:val="left" w:pos="0"/>
        </w:tabs>
        <w:spacing w:after="0"/>
        <w:ind w:firstLine="360"/>
        <w:rPr>
          <w:color w:val="FF0000"/>
          <w:lang w:val="en-US"/>
          <w:rPrChange w:id="175" w:author="Petnathean Julled" w:date="2021-11-27T05:39:00Z">
            <w:rPr>
              <w:bCs/>
              <w:lang w:val="en-US"/>
            </w:rPr>
          </w:rPrChange>
        </w:rPr>
        <w:pPrChange w:id="176" w:author="Petnathean Julled" w:date="2021-11-27T05:39:00Z">
          <w:pPr>
            <w:pStyle w:val="BodyText"/>
            <w:spacing w:after="0"/>
          </w:pPr>
        </w:pPrChange>
      </w:pPr>
      <w:proofErr w:type="spellStart"/>
      <w:ins w:id="177" w:author="Petnathean Julled" w:date="2021-11-27T05:39:00Z">
        <w:r w:rsidRPr="00271487">
          <w:rPr>
            <w:color w:val="FF0000"/>
            <w:lang w:val="en-US"/>
          </w:rPr>
          <w:t>vvv</w:t>
        </w:r>
        <w:proofErr w:type="spellEnd"/>
        <w:r w:rsidRPr="00271487">
          <w:rPr>
            <w:color w:val="FF0000"/>
            <w:lang w:val="en-US"/>
          </w:rPr>
          <w:t xml:space="preserve"> </w:t>
        </w:r>
      </w:ins>
      <w:proofErr w:type="spellStart"/>
      <w:ins w:id="178" w:author="Petnathean Julled" w:date="2021-11-27T05:53:00Z">
        <w:r w:rsidR="00165A59">
          <w:rPr>
            <w:color w:val="FF0000"/>
            <w:lang w:val="en-US"/>
          </w:rPr>
          <w:t>Smartcontract</w:t>
        </w:r>
      </w:ins>
      <w:proofErr w:type="spellEnd"/>
      <w:ins w:id="179" w:author="Petnathean Julled" w:date="2021-11-27T05:39:00Z">
        <w:r>
          <w:rPr>
            <w:color w:val="FF0000"/>
            <w:lang w:val="en-US"/>
          </w:rPr>
          <w:t xml:space="preserve"> preparation before use</w:t>
        </w:r>
        <w:r w:rsidRPr="00271487">
          <w:rPr>
            <w:color w:val="FF0000"/>
            <w:lang w:val="en-US"/>
          </w:rPr>
          <w:t xml:space="preserve"> </w:t>
        </w:r>
        <w:proofErr w:type="spellStart"/>
        <w:r w:rsidRPr="00271487">
          <w:rPr>
            <w:color w:val="FF0000"/>
            <w:lang w:val="en-US"/>
          </w:rPr>
          <w:t>vvv</w:t>
        </w:r>
      </w:ins>
      <w:proofErr w:type="spellEnd"/>
    </w:p>
    <w:p w14:paraId="6E79128F" w14:textId="6CA92DAE" w:rsidR="00632052" w:rsidRDefault="00C22256" w:rsidP="00710B9C">
      <w:pPr>
        <w:pStyle w:val="BodyText"/>
        <w:spacing w:after="0"/>
        <w:rPr>
          <w:ins w:id="180" w:author="Petnathean Julled" w:date="2021-11-27T05:40:00Z"/>
          <w:bCs/>
          <w:lang w:val="en-US"/>
        </w:rPr>
      </w:pPr>
      <w:r w:rsidRPr="009863B7">
        <w:rPr>
          <w:bCs/>
          <w:lang w:val="en-US"/>
        </w:rPr>
        <w:t xml:space="preserve">Before begin registering health documents metadata into Blockchain </w:t>
      </w:r>
      <w:del w:id="181" w:author="Petnathean Julled" w:date="2021-11-27T05:53:00Z">
        <w:r w:rsidRPr="009863B7" w:rsidDel="00165A59">
          <w:rPr>
            <w:bCs/>
            <w:lang w:val="en-US"/>
          </w:rPr>
          <w:delText>Smart</w:delText>
        </w:r>
        <w:r w:rsidR="004206EB" w:rsidRPr="009863B7" w:rsidDel="00165A59">
          <w:rPr>
            <w:bCs/>
            <w:lang w:val="en-US"/>
          </w:rPr>
          <w:delText>C</w:delText>
        </w:r>
        <w:r w:rsidRPr="009863B7" w:rsidDel="00165A59">
          <w:rPr>
            <w:bCs/>
            <w:lang w:val="en-US"/>
          </w:rPr>
          <w:delText>ontract</w:delText>
        </w:r>
      </w:del>
      <w:proofErr w:type="spellStart"/>
      <w:ins w:id="182" w:author="Petnathean Julled" w:date="2021-11-27T05:53:00Z">
        <w:r w:rsidR="00165A59">
          <w:rPr>
            <w:bCs/>
            <w:lang w:val="en-US"/>
          </w:rPr>
          <w:t>Smartcontract</w:t>
        </w:r>
      </w:ins>
      <w:proofErr w:type="spellEnd"/>
      <w:r w:rsidRPr="009863B7">
        <w:rPr>
          <w:bCs/>
          <w:lang w:val="en-US"/>
        </w:rPr>
        <w:t xml:space="preserve">, the </w:t>
      </w:r>
      <w:del w:id="183" w:author="Petnathean Julled" w:date="2021-11-27T05:53:00Z">
        <w:r w:rsidRPr="009863B7" w:rsidDel="00165A59">
          <w:rPr>
            <w:bCs/>
            <w:lang w:val="en-US"/>
          </w:rPr>
          <w:delText>Smart</w:delText>
        </w:r>
        <w:r w:rsidR="004206EB" w:rsidRPr="009863B7" w:rsidDel="00165A59">
          <w:rPr>
            <w:bCs/>
            <w:lang w:val="en-US"/>
          </w:rPr>
          <w:delText>C</w:delText>
        </w:r>
        <w:r w:rsidRPr="009863B7" w:rsidDel="00165A59">
          <w:rPr>
            <w:bCs/>
            <w:lang w:val="en-US"/>
          </w:rPr>
          <w:delText>ontract</w:delText>
        </w:r>
      </w:del>
      <w:proofErr w:type="spellStart"/>
      <w:ins w:id="184" w:author="Petnathean Julled" w:date="2021-11-27T05:53:00Z">
        <w:r w:rsidR="00165A59">
          <w:rPr>
            <w:bCs/>
            <w:lang w:val="en-US"/>
          </w:rPr>
          <w:t>Smartcontract</w:t>
        </w:r>
      </w:ins>
      <w:proofErr w:type="spellEnd"/>
      <w:r w:rsidRPr="009863B7">
        <w:rPr>
          <w:bCs/>
          <w:lang w:val="en-US"/>
        </w:rPr>
        <w:t xml:space="preserve"> must be first deployed to act as a contract format for the entire Blockchain ledger for the implementation. </w:t>
      </w:r>
      <w:r w:rsidR="00082068" w:rsidRPr="009863B7">
        <w:rPr>
          <w:bCs/>
          <w:lang w:val="en-US"/>
        </w:rPr>
        <w:t>T</w:t>
      </w:r>
      <w:r w:rsidRPr="009863B7">
        <w:rPr>
          <w:bCs/>
          <w:lang w:val="en-US"/>
        </w:rPr>
        <w:t xml:space="preserve">he Web3js script that simply deploys the </w:t>
      </w:r>
      <w:del w:id="185" w:author="Petnathean Julled" w:date="2021-11-27T05:53:00Z">
        <w:r w:rsidRPr="009863B7" w:rsidDel="00165A59">
          <w:rPr>
            <w:bCs/>
            <w:lang w:val="en-US"/>
          </w:rPr>
          <w:delText>Smart</w:delText>
        </w:r>
        <w:r w:rsidR="004206EB" w:rsidRPr="009863B7" w:rsidDel="00165A59">
          <w:rPr>
            <w:bCs/>
            <w:lang w:val="en-US"/>
          </w:rPr>
          <w:delText>C</w:delText>
        </w:r>
        <w:r w:rsidRPr="009863B7" w:rsidDel="00165A59">
          <w:rPr>
            <w:bCs/>
            <w:lang w:val="en-US"/>
          </w:rPr>
          <w:delText>ontract</w:delText>
        </w:r>
      </w:del>
      <w:proofErr w:type="spellStart"/>
      <w:ins w:id="186" w:author="Petnathean Julled" w:date="2021-11-27T05:53:00Z">
        <w:r w:rsidR="00165A59">
          <w:rPr>
            <w:bCs/>
            <w:lang w:val="en-US"/>
          </w:rPr>
          <w:t>Smartcontract</w:t>
        </w:r>
      </w:ins>
      <w:proofErr w:type="spellEnd"/>
      <w:r w:rsidRPr="009863B7">
        <w:rPr>
          <w:bCs/>
          <w:lang w:val="en-US"/>
        </w:rPr>
        <w:t xml:space="preserve"> into the Blockchain ledger. It required both the Byte code and ABI code received from the Solidity compiler to be completed. Once the </w:t>
      </w:r>
      <w:del w:id="187" w:author="Petnathean Julled" w:date="2021-11-27T05:53:00Z">
        <w:r w:rsidRPr="009863B7" w:rsidDel="00165A59">
          <w:rPr>
            <w:bCs/>
            <w:lang w:val="en-US"/>
          </w:rPr>
          <w:delText>Smart</w:delText>
        </w:r>
        <w:r w:rsidR="00AE1F74" w:rsidRPr="009863B7" w:rsidDel="00165A59">
          <w:rPr>
            <w:bCs/>
            <w:lang w:val="en-US"/>
          </w:rPr>
          <w:delText>C</w:delText>
        </w:r>
        <w:r w:rsidRPr="009863B7" w:rsidDel="00165A59">
          <w:rPr>
            <w:bCs/>
            <w:lang w:val="en-US"/>
          </w:rPr>
          <w:delText>ontract</w:delText>
        </w:r>
      </w:del>
      <w:proofErr w:type="spellStart"/>
      <w:ins w:id="188" w:author="Petnathean Julled" w:date="2021-11-27T05:53:00Z">
        <w:r w:rsidR="00165A59">
          <w:rPr>
            <w:bCs/>
            <w:lang w:val="en-US"/>
          </w:rPr>
          <w:t>Smartcontract</w:t>
        </w:r>
      </w:ins>
      <w:proofErr w:type="spellEnd"/>
      <w:r w:rsidRPr="009863B7">
        <w:rPr>
          <w:bCs/>
          <w:lang w:val="en-US"/>
        </w:rPr>
        <w:t xml:space="preserve"> is deployed, any later communication with </w:t>
      </w:r>
      <w:del w:id="189" w:author="Petnathean Julled" w:date="2021-11-27T05:53:00Z">
        <w:r w:rsidRPr="009863B7" w:rsidDel="00165A59">
          <w:rPr>
            <w:bCs/>
            <w:lang w:val="en-US"/>
          </w:rPr>
          <w:delText>Smart</w:delText>
        </w:r>
        <w:r w:rsidR="00AE1F74" w:rsidRPr="009863B7" w:rsidDel="00165A59">
          <w:rPr>
            <w:bCs/>
            <w:lang w:val="en-US"/>
          </w:rPr>
          <w:delText>C</w:delText>
        </w:r>
        <w:r w:rsidRPr="009863B7" w:rsidDel="00165A59">
          <w:rPr>
            <w:bCs/>
            <w:lang w:val="en-US"/>
          </w:rPr>
          <w:delText>ontract</w:delText>
        </w:r>
      </w:del>
      <w:proofErr w:type="spellStart"/>
      <w:ins w:id="190" w:author="Petnathean Julled" w:date="2021-11-27T05:53:00Z">
        <w:r w:rsidR="00165A59">
          <w:rPr>
            <w:bCs/>
            <w:lang w:val="en-US"/>
          </w:rPr>
          <w:t>Smartcontract</w:t>
        </w:r>
      </w:ins>
      <w:proofErr w:type="spellEnd"/>
      <w:r w:rsidRPr="009863B7">
        <w:rPr>
          <w:bCs/>
          <w:lang w:val="en-US"/>
        </w:rPr>
        <w:t xml:space="preserve"> will only need ABI code to act as an interface for the communication. This </w:t>
      </w:r>
      <w:del w:id="191" w:author="Petnathean Julled" w:date="2021-11-27T05:53:00Z">
        <w:r w:rsidRPr="009863B7" w:rsidDel="00165A59">
          <w:rPr>
            <w:bCs/>
            <w:lang w:val="en-US"/>
          </w:rPr>
          <w:delText>Smart</w:delText>
        </w:r>
        <w:r w:rsidR="00AE1F74" w:rsidRPr="009863B7" w:rsidDel="00165A59">
          <w:rPr>
            <w:bCs/>
            <w:lang w:val="en-US"/>
          </w:rPr>
          <w:delText>C</w:delText>
        </w:r>
        <w:r w:rsidRPr="009863B7" w:rsidDel="00165A59">
          <w:rPr>
            <w:bCs/>
            <w:lang w:val="en-US"/>
          </w:rPr>
          <w:delText>ontract</w:delText>
        </w:r>
      </w:del>
      <w:proofErr w:type="spellStart"/>
      <w:ins w:id="192" w:author="Petnathean Julled" w:date="2021-11-27T05:53:00Z">
        <w:r w:rsidR="00165A59">
          <w:rPr>
            <w:bCs/>
            <w:lang w:val="en-US"/>
          </w:rPr>
          <w:t>Smartcontract</w:t>
        </w:r>
      </w:ins>
      <w:proofErr w:type="spellEnd"/>
      <w:r w:rsidRPr="009863B7">
        <w:rPr>
          <w:bCs/>
          <w:lang w:val="en-US"/>
        </w:rPr>
        <w:t xml:space="preserve"> deployment process only required once at the initiation of the Blockchain ledger and no longer needs to be performed ever again for the rest of the Blockchain ledger life cycle.</w:t>
      </w:r>
      <w:r w:rsidR="00632052" w:rsidRPr="009863B7">
        <w:rPr>
          <w:bCs/>
          <w:lang w:val="en-US"/>
        </w:rPr>
        <w:t xml:space="preserve"> </w:t>
      </w:r>
    </w:p>
    <w:p w14:paraId="4A55B1CE" w14:textId="0A82260F" w:rsidR="008C4C31" w:rsidRPr="008C4C31" w:rsidRDefault="008C4C31">
      <w:pPr>
        <w:pStyle w:val="BodyText"/>
        <w:tabs>
          <w:tab w:val="clear" w:pos="288"/>
          <w:tab w:val="left" w:pos="0"/>
        </w:tabs>
        <w:spacing w:after="0"/>
        <w:ind w:firstLine="360"/>
        <w:rPr>
          <w:color w:val="FF0000"/>
          <w:lang w:val="en-US"/>
          <w:rPrChange w:id="193" w:author="Petnathean Julled" w:date="2021-11-27T05:40:00Z">
            <w:rPr>
              <w:bCs/>
              <w:lang w:val="en-US"/>
            </w:rPr>
          </w:rPrChange>
        </w:rPr>
        <w:pPrChange w:id="194" w:author="Petnathean Julled" w:date="2021-11-27T05:40:00Z">
          <w:pPr>
            <w:pStyle w:val="BodyText"/>
            <w:spacing w:after="0"/>
          </w:pPr>
        </w:pPrChange>
      </w:pPr>
      <w:proofErr w:type="spellStart"/>
      <w:ins w:id="195" w:author="Petnathean Julled" w:date="2021-11-27T05:40:00Z">
        <w:r w:rsidRPr="00271487">
          <w:rPr>
            <w:color w:val="FF0000"/>
            <w:lang w:val="en-US"/>
          </w:rPr>
          <w:t>vvv</w:t>
        </w:r>
        <w:proofErr w:type="spellEnd"/>
        <w:r w:rsidRPr="00271487">
          <w:rPr>
            <w:color w:val="FF0000"/>
            <w:lang w:val="en-US"/>
          </w:rPr>
          <w:t xml:space="preserve"> </w:t>
        </w:r>
        <w:r>
          <w:rPr>
            <w:color w:val="FF0000"/>
            <w:lang w:val="en-US"/>
          </w:rPr>
          <w:t xml:space="preserve">Connecting </w:t>
        </w:r>
        <w:r w:rsidR="00063C2F">
          <w:rPr>
            <w:color w:val="FF0000"/>
            <w:lang w:val="en-US"/>
          </w:rPr>
          <w:t>another</w:t>
        </w:r>
        <w:r>
          <w:rPr>
            <w:color w:val="FF0000"/>
            <w:lang w:val="en-US"/>
          </w:rPr>
          <w:t xml:space="preserve"> program to </w:t>
        </w:r>
      </w:ins>
      <w:proofErr w:type="spellStart"/>
      <w:ins w:id="196" w:author="Petnathean Julled" w:date="2021-11-27T05:53:00Z">
        <w:r w:rsidR="00165A59">
          <w:rPr>
            <w:color w:val="FF0000"/>
            <w:lang w:val="en-US"/>
          </w:rPr>
          <w:t>Smartcontract</w:t>
        </w:r>
      </w:ins>
      <w:proofErr w:type="spellEnd"/>
      <w:ins w:id="197" w:author="Petnathean Julled" w:date="2021-11-27T05:40:00Z">
        <w:r w:rsidRPr="00271487">
          <w:rPr>
            <w:color w:val="FF0000"/>
            <w:lang w:val="en-US"/>
          </w:rPr>
          <w:t xml:space="preserve"> </w:t>
        </w:r>
        <w:proofErr w:type="spellStart"/>
        <w:r w:rsidRPr="00271487">
          <w:rPr>
            <w:color w:val="FF0000"/>
            <w:lang w:val="en-US"/>
          </w:rPr>
          <w:t>vvv</w:t>
        </w:r>
      </w:ins>
      <w:proofErr w:type="spellEnd"/>
    </w:p>
    <w:p w14:paraId="565AC5C4" w14:textId="36AA1EFF" w:rsidR="00270605" w:rsidRDefault="00632052" w:rsidP="00710B9C">
      <w:pPr>
        <w:pStyle w:val="BodyText"/>
        <w:rPr>
          <w:ins w:id="198" w:author="Petnathean Julled" w:date="2021-11-27T05:41:00Z"/>
          <w:bCs/>
          <w:lang w:val="en-US"/>
        </w:rPr>
      </w:pPr>
      <w:r w:rsidRPr="009863B7">
        <w:rPr>
          <w:bCs/>
          <w:lang w:val="en-US"/>
        </w:rPr>
        <w:t xml:space="preserve">For the coding process of all non-Blockchain native </w:t>
      </w:r>
      <w:proofErr w:type="spellStart"/>
      <w:r w:rsidRPr="009863B7">
        <w:rPr>
          <w:bCs/>
          <w:lang w:val="en-US"/>
        </w:rPr>
        <w:t>Javascript</w:t>
      </w:r>
      <w:proofErr w:type="spellEnd"/>
      <w:r w:rsidRPr="009863B7">
        <w:rPr>
          <w:bCs/>
          <w:lang w:val="en-US"/>
        </w:rPr>
        <w:t xml:space="preserve"> programs, the coding environment must be provided essential coding components. In this implementation, we use NodeJS as a compiler and coding environment for all </w:t>
      </w:r>
      <w:proofErr w:type="spellStart"/>
      <w:r w:rsidRPr="009863B7">
        <w:rPr>
          <w:bCs/>
          <w:lang w:val="en-US"/>
        </w:rPr>
        <w:t>Javascript</w:t>
      </w:r>
      <w:proofErr w:type="spellEnd"/>
      <w:r w:rsidRPr="009863B7">
        <w:rPr>
          <w:bCs/>
          <w:lang w:val="en-US"/>
        </w:rPr>
        <w:t xml:space="preserve"> programs. NodeJS is available at</w:t>
      </w:r>
      <w:r w:rsidR="000436D3" w:rsidRPr="009863B7">
        <w:rPr>
          <w:bCs/>
          <w:lang w:val="en-US"/>
        </w:rPr>
        <w:t xml:space="preserve"> </w:t>
      </w:r>
      <w:r w:rsidR="008D2B63" w:rsidRPr="00A540DB">
        <w:rPr>
          <w:bCs/>
          <w:lang w:val="en-US"/>
        </w:rPr>
        <w:t>their website</w:t>
      </w:r>
      <w:r w:rsidRPr="009863B7">
        <w:rPr>
          <w:bCs/>
          <w:lang w:val="en-US"/>
        </w:rPr>
        <w:t xml:space="preserve"> </w:t>
      </w:r>
      <w:r w:rsidR="002B435F" w:rsidRPr="009863B7">
        <w:rPr>
          <w:bCs/>
        </w:rPr>
        <w:fldChar w:fldCharType="begin" w:fldLock="1"/>
      </w:r>
      <w:r w:rsidR="00F938D1">
        <w:rPr>
          <w:bCs/>
          <w:lang w:val="en-US"/>
        </w:rPr>
        <w:instrText>ADDIN CSL_CITATION {"citationItems":[{"id":"ITEM-1","itemData":{"URL":"https://nodejs.org/en/","accessed":{"date-parts":[["2021","6","10"]]},"id":"ITEM-1","issued":{"date-parts":[["0"]]},"title":"Node.js","type":"webpage"},"uris":["http://www.mendeley.com/documents/?uuid=4402469c-d174-38c9-8978-2acd7a2ef8cc"]}],"mendeley":{"formattedCitation":"[53]","plainTextFormattedCitation":"[53]","previouslyFormattedCitation":"[52]"},"properties":{"noteIndex":0},"schema":"https://github.com/citation-style-language/schema/raw/master/csl-citation.json"}</w:instrText>
      </w:r>
      <w:r w:rsidR="002B435F" w:rsidRPr="009863B7">
        <w:rPr>
          <w:bCs/>
        </w:rPr>
        <w:fldChar w:fldCharType="separate"/>
      </w:r>
      <w:r w:rsidR="00F938D1" w:rsidRPr="00F938D1">
        <w:rPr>
          <w:bCs/>
          <w:noProof/>
          <w:lang w:val="en-US"/>
        </w:rPr>
        <w:t>[53]</w:t>
      </w:r>
      <w:r w:rsidR="002B435F" w:rsidRPr="009863B7">
        <w:rPr>
          <w:bCs/>
        </w:rPr>
        <w:fldChar w:fldCharType="end"/>
      </w:r>
      <w:r w:rsidRPr="009863B7">
        <w:rPr>
          <w:bCs/>
          <w:lang w:val="en-US"/>
        </w:rPr>
        <w:t xml:space="preserve">. The essential coding components node module can be installed using Node Package Manager (NPM) which comes together with NodeJS </w:t>
      </w:r>
      <w:r w:rsidR="002B435F" w:rsidRPr="009863B7">
        <w:rPr>
          <w:bCs/>
        </w:rPr>
        <w:fldChar w:fldCharType="begin" w:fldLock="1"/>
      </w:r>
      <w:r w:rsidR="00F938D1">
        <w:rPr>
          <w:bCs/>
          <w:lang w:val="en-US"/>
        </w:rPr>
        <w:instrText>ADDIN CSL_CITATION {"citationItems":[{"id":"ITEM-1","itemData":{"URL":"https://www.npmjs.com/","accessed":{"date-parts":[["2021","6","10"]]},"id":"ITEM-1","issued":{"date-parts":[["0"]]},"title":"npm","type":"webpage"},"uris":["http://www.mendeley.com/documents/?uuid=20212789-1508-3f9d-82cf-8955f3b503ca"]}],"mendeley":{"formattedCitation":"[54]","plainTextFormattedCitation":"[54]","previouslyFormattedCitation":"[53]"},"properties":{"noteIndex":0},"schema":"https://github.com/citation-style-language/schema/raw/master/csl-citation.json"}</w:instrText>
      </w:r>
      <w:r w:rsidR="002B435F" w:rsidRPr="009863B7">
        <w:rPr>
          <w:bCs/>
        </w:rPr>
        <w:fldChar w:fldCharType="separate"/>
      </w:r>
      <w:r w:rsidR="00F938D1" w:rsidRPr="00F938D1">
        <w:rPr>
          <w:bCs/>
          <w:noProof/>
          <w:lang w:val="en-US"/>
        </w:rPr>
        <w:t>[54]</w:t>
      </w:r>
      <w:r w:rsidR="002B435F" w:rsidRPr="009863B7">
        <w:rPr>
          <w:bCs/>
        </w:rPr>
        <w:fldChar w:fldCharType="end"/>
      </w:r>
      <w:r w:rsidRPr="009863B7">
        <w:rPr>
          <w:bCs/>
          <w:lang w:val="en-US"/>
        </w:rPr>
        <w:t xml:space="preserve">. The coding of </w:t>
      </w:r>
      <w:r w:rsidRPr="009863B7">
        <w:rPr>
          <w:bCs/>
          <w:lang w:val="en-US"/>
        </w:rPr>
        <w:t>program for native side of XDS Actor require</w:t>
      </w:r>
      <w:r w:rsidR="000436D3" w:rsidRPr="009863B7">
        <w:rPr>
          <w:bCs/>
          <w:lang w:val="en-US"/>
        </w:rPr>
        <w:t>s</w:t>
      </w:r>
      <w:r w:rsidRPr="009863B7">
        <w:rPr>
          <w:bCs/>
          <w:lang w:val="en-US"/>
        </w:rPr>
        <w:t xml:space="preserve"> node module name "Web3" (Web3js) </w:t>
      </w:r>
      <w:r w:rsidR="002B2E06" w:rsidRPr="009863B7">
        <w:rPr>
          <w:bCs/>
        </w:rPr>
        <w:fldChar w:fldCharType="begin" w:fldLock="1"/>
      </w:r>
      <w:r w:rsidR="00F938D1">
        <w:rPr>
          <w:bCs/>
          <w:lang w:val="en-US"/>
        </w:rPr>
        <w:instrText>ADDIN CSL_CITATION {"citationItems":[{"id":"ITEM-1","itemData":{"URL":"https://www.npmjs.com/package/web3","accessed":{"date-parts":[["2021","6","10"]]},"id":"ITEM-1","issued":{"date-parts":[["0"]]},"title":"web3 - npm","type":"webpage"},"uris":["http://www.mendeley.com/documents/?uuid=1af08d5e-a3a3-391a-90a5-4131426311a5"]}],"mendeley":{"formattedCitation":"[55]","plainTextFormattedCitation":"[55]","previouslyFormattedCitation":"[54]"},"properties":{"noteIndex":0},"schema":"https://github.com/citation-style-language/schema/raw/master/csl-citation.json"}</w:instrText>
      </w:r>
      <w:r w:rsidR="002B2E06" w:rsidRPr="009863B7">
        <w:rPr>
          <w:bCs/>
        </w:rPr>
        <w:fldChar w:fldCharType="separate"/>
      </w:r>
      <w:r w:rsidR="00F938D1" w:rsidRPr="00F938D1">
        <w:rPr>
          <w:bCs/>
          <w:noProof/>
          <w:lang w:val="en-US"/>
        </w:rPr>
        <w:t>[55]</w:t>
      </w:r>
      <w:r w:rsidR="002B2E06" w:rsidRPr="009863B7">
        <w:rPr>
          <w:bCs/>
        </w:rPr>
        <w:fldChar w:fldCharType="end"/>
      </w:r>
      <w:r w:rsidRPr="009863B7">
        <w:rPr>
          <w:bCs/>
          <w:lang w:val="en-US"/>
        </w:rPr>
        <w:t xml:space="preserve">, "xml2js" </w:t>
      </w:r>
      <w:r w:rsidR="00334381" w:rsidRPr="009863B7">
        <w:rPr>
          <w:bCs/>
        </w:rPr>
        <w:fldChar w:fldCharType="begin" w:fldLock="1"/>
      </w:r>
      <w:r w:rsidR="00F938D1">
        <w:rPr>
          <w:bCs/>
          <w:lang w:val="en-US"/>
        </w:rPr>
        <w:instrText>ADDIN CSL_CITATION {"citationItems":[{"id":"ITEM-1","itemData":{"URL":"https://www.npmjs.com/package/xml2js","accessed":{"date-parts":[["2021","6","10"]]},"id":"ITEM-1","issued":{"date-parts":[["0"]]},"title":"xml2js - npm","type":"webpage"},"uris":["http://www.mendeley.com/documents/?uuid=e8537c52-b9a2-3275-b2e8-d1b94a39248b"]}],"mendeley":{"formattedCitation":"[56]","plainTextFormattedCitation":"[56]","previouslyFormattedCitation":"[55]"},"properties":{"noteIndex":0},"schema":"https://github.com/citation-style-language/schema/raw/master/csl-citation.json"}</w:instrText>
      </w:r>
      <w:r w:rsidR="00334381" w:rsidRPr="009863B7">
        <w:rPr>
          <w:bCs/>
        </w:rPr>
        <w:fldChar w:fldCharType="separate"/>
      </w:r>
      <w:r w:rsidR="00F938D1" w:rsidRPr="00F938D1">
        <w:rPr>
          <w:bCs/>
          <w:noProof/>
          <w:lang w:val="en-US"/>
        </w:rPr>
        <w:t>[56]</w:t>
      </w:r>
      <w:r w:rsidR="00334381" w:rsidRPr="009863B7">
        <w:rPr>
          <w:bCs/>
        </w:rPr>
        <w:fldChar w:fldCharType="end"/>
      </w:r>
      <w:r w:rsidRPr="009863B7">
        <w:rPr>
          <w:bCs/>
          <w:lang w:val="en-US"/>
        </w:rPr>
        <w:t xml:space="preserve">, "fs" </w:t>
      </w:r>
      <w:r w:rsidR="00A135B3" w:rsidRPr="009863B7">
        <w:rPr>
          <w:bCs/>
        </w:rPr>
        <w:fldChar w:fldCharType="begin" w:fldLock="1"/>
      </w:r>
      <w:r w:rsidR="00F938D1">
        <w:rPr>
          <w:bCs/>
          <w:lang w:val="en-US"/>
        </w:rPr>
        <w:instrText>ADDIN CSL_CITATION {"citationItems":[{"id":"ITEM-1","itemData":{"URL":"https://www.npmjs.com/package/fs","accessed":{"date-parts":[["2021","6","10"]]},"id":"ITEM-1","issued":{"date-parts":[["0"]]},"title":"fs - npm","type":"webpage"},"uris":["http://www.mendeley.com/documents/?uuid=d04fe5c1-706f-333b-9b18-70026bcf319e"]}],"mendeley":{"formattedCitation":"[57]","plainTextFormattedCitation":"[57]","previouslyFormattedCitation":"[56]"},"properties":{"noteIndex":0},"schema":"https://github.com/citation-style-language/schema/raw/master/csl-citation.json"}</w:instrText>
      </w:r>
      <w:r w:rsidR="00A135B3" w:rsidRPr="009863B7">
        <w:rPr>
          <w:bCs/>
        </w:rPr>
        <w:fldChar w:fldCharType="separate"/>
      </w:r>
      <w:r w:rsidR="00F938D1" w:rsidRPr="00F938D1">
        <w:rPr>
          <w:bCs/>
          <w:noProof/>
          <w:lang w:val="en-US"/>
        </w:rPr>
        <w:t>[57]</w:t>
      </w:r>
      <w:r w:rsidR="00A135B3" w:rsidRPr="009863B7">
        <w:rPr>
          <w:bCs/>
        </w:rPr>
        <w:fldChar w:fldCharType="end"/>
      </w:r>
      <w:r w:rsidRPr="009863B7">
        <w:rPr>
          <w:bCs/>
          <w:lang w:val="en-US"/>
        </w:rPr>
        <w:t xml:space="preserve">, "net" </w:t>
      </w:r>
      <w:r w:rsidR="00CE72E1" w:rsidRPr="009863B7">
        <w:rPr>
          <w:bCs/>
        </w:rPr>
        <w:fldChar w:fldCharType="begin" w:fldLock="1"/>
      </w:r>
      <w:r w:rsidR="00F938D1">
        <w:rPr>
          <w:bCs/>
          <w:lang w:val="en-US"/>
        </w:rPr>
        <w:instrText>ADDIN CSL_CITATION {"citationItems":[{"id":"ITEM-1","itemData":{"URL":"https://www.npmjs.com/package/net","accessed":{"date-parts":[["2021","6","10"]]},"id":"ITEM-1","issued":{"date-parts":[["0"]]},"title":"net - npm","type":"webpage"},"uris":["http://www.mendeley.com/documents/?uuid=502c7bbb-ec31-38d8-a44b-1e64ed4b549f"]}],"mendeley":{"formattedCitation":"[58]","plainTextFormattedCitation":"[58]","previouslyFormattedCitation":"[57]"},"properties":{"noteIndex":0},"schema":"https://github.com/citation-style-language/schema/raw/master/csl-citation.json"}</w:instrText>
      </w:r>
      <w:r w:rsidR="00CE72E1" w:rsidRPr="009863B7">
        <w:rPr>
          <w:bCs/>
        </w:rPr>
        <w:fldChar w:fldCharType="separate"/>
      </w:r>
      <w:r w:rsidR="00F938D1" w:rsidRPr="00F938D1">
        <w:rPr>
          <w:bCs/>
          <w:noProof/>
          <w:lang w:val="en-US"/>
        </w:rPr>
        <w:t>[58]</w:t>
      </w:r>
      <w:r w:rsidR="00CE72E1" w:rsidRPr="009863B7">
        <w:rPr>
          <w:bCs/>
        </w:rPr>
        <w:fldChar w:fldCharType="end"/>
      </w:r>
      <w:r w:rsidRPr="009863B7">
        <w:rPr>
          <w:bCs/>
          <w:lang w:val="en-US"/>
        </w:rPr>
        <w:t xml:space="preserve">, "util" </w:t>
      </w:r>
      <w:r w:rsidR="00CE72E1" w:rsidRPr="009863B7">
        <w:rPr>
          <w:bCs/>
        </w:rPr>
        <w:fldChar w:fldCharType="begin" w:fldLock="1"/>
      </w:r>
      <w:r w:rsidR="00F938D1">
        <w:rPr>
          <w:bCs/>
          <w:lang w:val="en-US"/>
        </w:rPr>
        <w:instrText>ADDIN CSL_CITATION {"citationItems":[{"id":"ITEM-1","itemData":{"URL":"https://www.npmjs.com/package/util","accessed":{"date-parts":[["2021","6","10"]]},"id":"ITEM-1","issued":{"date-parts":[["0"]]},"title":"util - npm","type":"webpage"},"uris":["http://www.mendeley.com/documents/?uuid=f3bf682b-91a9-39c2-a115-f28cb1550006"]}],"mendeley":{"formattedCitation":"[59]","plainTextFormattedCitation":"[59]","previouslyFormattedCitation":"[58]"},"properties":{"noteIndex":0},"schema":"https://github.com/citation-style-language/schema/raw/master/csl-citation.json"}</w:instrText>
      </w:r>
      <w:r w:rsidR="00CE72E1" w:rsidRPr="009863B7">
        <w:rPr>
          <w:bCs/>
        </w:rPr>
        <w:fldChar w:fldCharType="separate"/>
      </w:r>
      <w:r w:rsidR="00F938D1" w:rsidRPr="00F938D1">
        <w:rPr>
          <w:bCs/>
          <w:noProof/>
          <w:lang w:val="en-US"/>
        </w:rPr>
        <w:t>[59]</w:t>
      </w:r>
      <w:r w:rsidR="00CE72E1" w:rsidRPr="009863B7">
        <w:rPr>
          <w:bCs/>
        </w:rPr>
        <w:fldChar w:fldCharType="end"/>
      </w:r>
      <w:r w:rsidRPr="009863B7">
        <w:rPr>
          <w:bCs/>
          <w:lang w:val="en-US"/>
        </w:rPr>
        <w:t xml:space="preserve">, "moment" </w:t>
      </w:r>
      <w:r w:rsidR="009916D8" w:rsidRPr="009863B7">
        <w:rPr>
          <w:bCs/>
        </w:rPr>
        <w:fldChar w:fldCharType="begin" w:fldLock="1"/>
      </w:r>
      <w:r w:rsidR="00F938D1">
        <w:rPr>
          <w:bCs/>
          <w:lang w:val="en-US"/>
        </w:rPr>
        <w:instrText>ADDIN CSL_CITATION {"citationItems":[{"id":"ITEM-1","itemData":{"URL":"https://www.npmjs.com/package/moment","accessed":{"date-parts":[["2021","6","10"]]},"id":"ITEM-1","issued":{"date-parts":[["0"]]},"title":"moment - npm","type":"webpage"},"uris":["http://www.mendeley.com/documents/?uuid=78c89f9f-d0e1-3d34-b0cf-105a390a4175"]}],"mendeley":{"formattedCitation":"[60]","plainTextFormattedCitation":"[60]","previouslyFormattedCitation":"[59]"},"properties":{"noteIndex":0},"schema":"https://github.com/citation-style-language/schema/raw/master/csl-citation.json"}</w:instrText>
      </w:r>
      <w:r w:rsidR="009916D8" w:rsidRPr="009863B7">
        <w:rPr>
          <w:bCs/>
        </w:rPr>
        <w:fldChar w:fldCharType="separate"/>
      </w:r>
      <w:r w:rsidR="00F938D1" w:rsidRPr="00F938D1">
        <w:rPr>
          <w:bCs/>
          <w:noProof/>
          <w:lang w:val="en-US"/>
        </w:rPr>
        <w:t>[60]</w:t>
      </w:r>
      <w:r w:rsidR="009916D8" w:rsidRPr="009863B7">
        <w:rPr>
          <w:bCs/>
        </w:rPr>
        <w:fldChar w:fldCharType="end"/>
      </w:r>
      <w:r w:rsidRPr="009863B7">
        <w:rPr>
          <w:bCs/>
          <w:lang w:val="en-US"/>
        </w:rPr>
        <w:t>, and "</w:t>
      </w:r>
      <w:proofErr w:type="spellStart"/>
      <w:r w:rsidRPr="009863B7">
        <w:rPr>
          <w:bCs/>
          <w:lang w:val="en-US"/>
        </w:rPr>
        <w:t>cryptr</w:t>
      </w:r>
      <w:proofErr w:type="spellEnd"/>
      <w:r w:rsidRPr="009863B7">
        <w:rPr>
          <w:bCs/>
          <w:lang w:val="en-US"/>
        </w:rPr>
        <w:t xml:space="preserve">" </w:t>
      </w:r>
      <w:r w:rsidR="009916D8" w:rsidRPr="009863B7">
        <w:rPr>
          <w:bCs/>
        </w:rPr>
        <w:fldChar w:fldCharType="begin" w:fldLock="1"/>
      </w:r>
      <w:r w:rsidR="00F938D1">
        <w:rPr>
          <w:bCs/>
          <w:lang w:val="en-US"/>
        </w:rPr>
        <w:instrText>ADDIN CSL_CITATION {"citationItems":[{"id":"ITEM-1","itemData":{"URL":"https://www.npmjs.com/package/cryptr","accessed":{"date-parts":[["2021","6","10"]]},"id":"ITEM-1","issued":{"date-parts":[["0"]]},"title":"cryptr - npm","type":"webpage"},"uris":["http://www.mendeley.com/documents/?uuid=b1a7f13c-b957-3d3a-a688-10443201bf93"]}],"mendeley":{"formattedCitation":"[61]","plainTextFormattedCitation":"[61]","previouslyFormattedCitation":"[60]"},"properties":{"noteIndex":0},"schema":"https://github.com/citation-style-language/schema/raw/master/csl-citation.json"}</w:instrText>
      </w:r>
      <w:r w:rsidR="009916D8" w:rsidRPr="009863B7">
        <w:rPr>
          <w:bCs/>
        </w:rPr>
        <w:fldChar w:fldCharType="separate"/>
      </w:r>
      <w:r w:rsidR="00F938D1" w:rsidRPr="00F938D1">
        <w:rPr>
          <w:bCs/>
          <w:noProof/>
          <w:lang w:val="en-US"/>
        </w:rPr>
        <w:t>[61]</w:t>
      </w:r>
      <w:r w:rsidR="009916D8" w:rsidRPr="009863B7">
        <w:rPr>
          <w:bCs/>
        </w:rPr>
        <w:fldChar w:fldCharType="end"/>
      </w:r>
      <w:r w:rsidRPr="009863B7">
        <w:rPr>
          <w:bCs/>
          <w:lang w:val="en-US"/>
        </w:rPr>
        <w:t xml:space="preserve"> which can be installed using the command-line.</w:t>
      </w:r>
    </w:p>
    <w:p w14:paraId="3773E1F2" w14:textId="3FE3CDF0" w:rsidR="00063C2F" w:rsidRPr="00063C2F" w:rsidRDefault="00063C2F" w:rsidP="00710B9C">
      <w:pPr>
        <w:pStyle w:val="BodyText"/>
        <w:rPr>
          <w:ins w:id="199" w:author="Petnathean Julled" w:date="2021-11-27T05:41:00Z"/>
          <w:bCs/>
          <w:color w:val="FF0000"/>
          <w:lang w:val="en-US"/>
          <w:rPrChange w:id="200" w:author="Petnathean Julled" w:date="2021-11-27T05:42:00Z">
            <w:rPr>
              <w:ins w:id="201" w:author="Petnathean Julled" w:date="2021-11-27T05:41:00Z"/>
              <w:bCs/>
              <w:lang w:val="en-US"/>
            </w:rPr>
          </w:rPrChange>
        </w:rPr>
      </w:pPr>
      <w:ins w:id="202" w:author="Petnathean Julled" w:date="2021-11-27T05:41:00Z">
        <w:r w:rsidRPr="00063C2F">
          <w:rPr>
            <w:bCs/>
            <w:color w:val="FF0000"/>
            <w:lang w:val="en-US"/>
            <w:rPrChange w:id="203" w:author="Petnathean Julled" w:date="2021-11-27T05:42:00Z">
              <w:rPr>
                <w:bCs/>
                <w:lang w:val="en-US"/>
              </w:rPr>
            </w:rPrChange>
          </w:rPr>
          <w:t xml:space="preserve">-- </w:t>
        </w:r>
      </w:ins>
      <w:proofErr w:type="spellStart"/>
      <w:ins w:id="204" w:author="Petnathean Julled" w:date="2021-11-27T05:53:00Z">
        <w:r w:rsidR="00165A59">
          <w:rPr>
            <w:bCs/>
            <w:color w:val="FF0000"/>
            <w:lang w:val="en-US"/>
          </w:rPr>
          <w:t>Smartcontract</w:t>
        </w:r>
      </w:ins>
      <w:proofErr w:type="spellEnd"/>
      <w:ins w:id="205" w:author="Petnathean Julled" w:date="2021-11-27T05:41:00Z">
        <w:r w:rsidRPr="00063C2F">
          <w:rPr>
            <w:bCs/>
            <w:color w:val="FF0000"/>
            <w:lang w:val="en-US"/>
            <w:rPrChange w:id="206" w:author="Petnathean Julled" w:date="2021-11-27T05:42:00Z">
              <w:rPr>
                <w:bCs/>
                <w:lang w:val="en-US"/>
              </w:rPr>
            </w:rPrChange>
          </w:rPr>
          <w:t xml:space="preserve"> process flow –</w:t>
        </w:r>
      </w:ins>
    </w:p>
    <w:p w14:paraId="6755F711" w14:textId="05EDC141" w:rsidR="00063C2F" w:rsidRPr="00063C2F" w:rsidRDefault="00063C2F" w:rsidP="00710B9C">
      <w:pPr>
        <w:pStyle w:val="BodyText"/>
        <w:rPr>
          <w:ins w:id="207" w:author="Petnathean Julled" w:date="2021-11-27T05:42:00Z"/>
          <w:bCs/>
          <w:color w:val="FF0000"/>
          <w:lang w:val="en-US"/>
          <w:rPrChange w:id="208" w:author="Petnathean Julled" w:date="2021-11-27T05:42:00Z">
            <w:rPr>
              <w:ins w:id="209" w:author="Petnathean Julled" w:date="2021-11-27T05:42:00Z"/>
              <w:bCs/>
              <w:lang w:val="en-US"/>
            </w:rPr>
          </w:rPrChange>
        </w:rPr>
      </w:pPr>
      <w:ins w:id="210" w:author="Petnathean Julled" w:date="2021-11-27T05:41:00Z">
        <w:r w:rsidRPr="00063C2F">
          <w:rPr>
            <w:bCs/>
            <w:color w:val="FF0000"/>
            <w:lang w:val="en-US"/>
            <w:rPrChange w:id="211" w:author="Petnathean Julled" w:date="2021-11-27T05:42:00Z">
              <w:rPr>
                <w:bCs/>
                <w:lang w:val="en-US"/>
              </w:rPr>
            </w:rPrChange>
          </w:rPr>
          <w:t xml:space="preserve">-- </w:t>
        </w:r>
      </w:ins>
      <w:proofErr w:type="spellStart"/>
      <w:ins w:id="212" w:author="Petnathean Julled" w:date="2021-11-27T05:53:00Z">
        <w:r w:rsidR="00165A59">
          <w:rPr>
            <w:bCs/>
            <w:color w:val="FF0000"/>
            <w:lang w:val="en-US"/>
          </w:rPr>
          <w:t>Smartcontract</w:t>
        </w:r>
      </w:ins>
      <w:ins w:id="213" w:author="Petnathean Julled" w:date="2021-11-27T05:41:00Z">
        <w:r w:rsidRPr="00063C2F">
          <w:rPr>
            <w:bCs/>
            <w:color w:val="FF0000"/>
            <w:lang w:val="en-US"/>
            <w:rPrChange w:id="214" w:author="Petnathean Julled" w:date="2021-11-27T05:42:00Z">
              <w:rPr>
                <w:bCs/>
                <w:lang w:val="en-US"/>
              </w:rPr>
            </w:rPrChange>
          </w:rPr>
          <w:t>’s</w:t>
        </w:r>
        <w:proofErr w:type="spellEnd"/>
        <w:r w:rsidRPr="00063C2F">
          <w:rPr>
            <w:bCs/>
            <w:color w:val="FF0000"/>
            <w:lang w:val="en-US"/>
            <w:rPrChange w:id="215" w:author="Petnathean Julled" w:date="2021-11-27T05:42:00Z">
              <w:rPr>
                <w:bCs/>
                <w:lang w:val="en-US"/>
              </w:rPr>
            </w:rPrChange>
          </w:rPr>
          <w:t xml:space="preserve"> Role in XDS</w:t>
        </w:r>
      </w:ins>
      <w:ins w:id="216" w:author="Petnathean Julled" w:date="2021-11-27T05:42:00Z">
        <w:r w:rsidRPr="00063C2F">
          <w:rPr>
            <w:bCs/>
            <w:color w:val="FF0000"/>
            <w:lang w:val="en-US"/>
            <w:rPrChange w:id="217" w:author="Petnathean Julled" w:date="2021-11-27T05:42:00Z">
              <w:rPr>
                <w:bCs/>
                <w:lang w:val="en-US"/>
              </w:rPr>
            </w:rPrChange>
          </w:rPr>
          <w:t xml:space="preserve"> –</w:t>
        </w:r>
      </w:ins>
    </w:p>
    <w:p w14:paraId="710F73F1" w14:textId="7446A41D" w:rsidR="00063C2F" w:rsidRPr="00063C2F" w:rsidRDefault="00063C2F" w:rsidP="00710B9C">
      <w:pPr>
        <w:pStyle w:val="BodyText"/>
        <w:rPr>
          <w:color w:val="FF0000"/>
          <w:rPrChange w:id="218" w:author="Petnathean Julled" w:date="2021-11-27T05:42:00Z">
            <w:rPr/>
          </w:rPrChange>
        </w:rPr>
      </w:pPr>
      <w:ins w:id="219" w:author="Petnathean Julled" w:date="2021-11-27T05:42:00Z">
        <w:r w:rsidRPr="00063C2F">
          <w:rPr>
            <w:bCs/>
            <w:color w:val="FF0000"/>
            <w:lang w:val="en-US"/>
            <w:rPrChange w:id="220" w:author="Petnathean Julled" w:date="2021-11-27T05:42:00Z">
              <w:rPr>
                <w:bCs/>
                <w:lang w:val="en-US"/>
              </w:rPr>
            </w:rPrChange>
          </w:rPr>
          <w:t xml:space="preserve">-- </w:t>
        </w:r>
      </w:ins>
      <w:proofErr w:type="spellStart"/>
      <w:ins w:id="221" w:author="Petnathean Julled" w:date="2021-11-27T05:53:00Z">
        <w:r w:rsidR="00165A59">
          <w:rPr>
            <w:bCs/>
            <w:color w:val="FF0000"/>
            <w:lang w:val="en-US"/>
          </w:rPr>
          <w:t>Smartcontract</w:t>
        </w:r>
      </w:ins>
      <w:proofErr w:type="spellEnd"/>
      <w:ins w:id="222" w:author="Petnathean Julled" w:date="2021-11-27T05:42:00Z">
        <w:r w:rsidRPr="00063C2F">
          <w:rPr>
            <w:bCs/>
            <w:color w:val="FF0000"/>
            <w:lang w:val="en-US"/>
            <w:rPrChange w:id="223" w:author="Petnathean Julled" w:date="2021-11-27T05:42:00Z">
              <w:rPr>
                <w:bCs/>
                <w:lang w:val="en-US"/>
              </w:rPr>
            </w:rPrChange>
          </w:rPr>
          <w:t xml:space="preserve"> Design --</w:t>
        </w:r>
      </w:ins>
    </w:p>
    <w:p w14:paraId="1625138D" w14:textId="1E3E0636" w:rsidR="00EC6E92" w:rsidRPr="00A34E7D" w:rsidRDefault="00B5260C" w:rsidP="00EC6E92">
      <w:pPr>
        <w:pStyle w:val="Heading2"/>
        <w:rPr>
          <w:rPrChange w:id="224" w:author="Petnathean Julled" w:date="2021-11-27T05:48:00Z">
            <w:rPr>
              <w:color w:val="FF0000"/>
            </w:rPr>
          </w:rPrChange>
        </w:rPr>
      </w:pPr>
      <w:r w:rsidRPr="00A34E7D">
        <w:rPr>
          <w:rFonts w:cs="Angsana New"/>
          <w:szCs w:val="25"/>
          <w:lang w:bidi="th-TH"/>
          <w:rPrChange w:id="225" w:author="Petnathean Julled" w:date="2021-11-27T05:48:00Z">
            <w:rPr>
              <w:rFonts w:cs="Angsana New"/>
              <w:color w:val="FF0000"/>
              <w:szCs w:val="25"/>
              <w:lang w:bidi="th-TH"/>
            </w:rPr>
          </w:rPrChange>
        </w:rPr>
        <w:t xml:space="preserve">Implementing </w:t>
      </w:r>
      <w:r w:rsidR="00EC6E92" w:rsidRPr="00A34E7D">
        <w:rPr>
          <w:rFonts w:cs="Angsana New"/>
          <w:szCs w:val="25"/>
          <w:lang w:bidi="th-TH"/>
          <w:rPrChange w:id="226" w:author="Petnathean Julled" w:date="2021-11-27T05:48:00Z">
            <w:rPr>
              <w:rFonts w:cs="Angsana New"/>
              <w:color w:val="FF0000"/>
              <w:szCs w:val="25"/>
              <w:lang w:bidi="th-TH"/>
            </w:rPr>
          </w:rPrChange>
        </w:rPr>
        <w:t>XDS Actors</w:t>
      </w:r>
      <w:r w:rsidRPr="00A34E7D">
        <w:rPr>
          <w:rFonts w:cs="Angsana New"/>
          <w:szCs w:val="25"/>
          <w:lang w:bidi="th-TH"/>
          <w:rPrChange w:id="227" w:author="Petnathean Julled" w:date="2021-11-27T05:48:00Z">
            <w:rPr>
              <w:rFonts w:cs="Angsana New"/>
              <w:color w:val="FF0000"/>
              <w:szCs w:val="25"/>
              <w:lang w:bidi="th-TH"/>
            </w:rPr>
          </w:rPrChange>
        </w:rPr>
        <w:t xml:space="preserve"> for XDS Blockchain</w:t>
      </w:r>
    </w:p>
    <w:p w14:paraId="57230D94" w14:textId="3FFA6EC9" w:rsidR="00A34E7D" w:rsidRPr="00A34E7D" w:rsidRDefault="00A34E7D">
      <w:pPr>
        <w:pStyle w:val="BodyText"/>
        <w:tabs>
          <w:tab w:val="clear" w:pos="288"/>
          <w:tab w:val="left" w:pos="0"/>
        </w:tabs>
        <w:spacing w:after="0"/>
        <w:ind w:firstLine="360"/>
        <w:rPr>
          <w:ins w:id="228" w:author="Petnathean Julled" w:date="2021-11-27T05:50:00Z"/>
          <w:color w:val="FF0000"/>
          <w:lang w:val="en-US"/>
          <w:rPrChange w:id="229" w:author="Petnathean Julled" w:date="2021-11-27T05:50:00Z">
            <w:rPr>
              <w:ins w:id="230" w:author="Petnathean Julled" w:date="2021-11-27T05:50:00Z"/>
              <w:bCs/>
            </w:rPr>
          </w:rPrChange>
        </w:rPr>
        <w:pPrChange w:id="231" w:author="Petnathean Julled" w:date="2021-11-27T05:50:00Z">
          <w:pPr>
            <w:pStyle w:val="BodyText"/>
            <w:spacing w:after="0"/>
          </w:pPr>
        </w:pPrChange>
      </w:pPr>
      <w:proofErr w:type="spellStart"/>
      <w:ins w:id="232" w:author="Petnathean Julled" w:date="2021-11-27T05:50:00Z">
        <w:r w:rsidRPr="00271487">
          <w:rPr>
            <w:color w:val="FF0000"/>
            <w:lang w:val="en-US"/>
          </w:rPr>
          <w:t>vvv</w:t>
        </w:r>
        <w:proofErr w:type="spellEnd"/>
        <w:r w:rsidRPr="00271487">
          <w:rPr>
            <w:color w:val="FF0000"/>
            <w:lang w:val="en-US"/>
          </w:rPr>
          <w:t xml:space="preserve"> </w:t>
        </w:r>
        <w:r>
          <w:rPr>
            <w:color w:val="FF0000"/>
            <w:lang w:val="en-US"/>
          </w:rPr>
          <w:t>Wrap up design requirement</w:t>
        </w:r>
        <w:r w:rsidR="00FE522D">
          <w:rPr>
            <w:color w:val="FF0000"/>
            <w:lang w:val="en-US"/>
          </w:rPr>
          <w:t>s</w:t>
        </w:r>
        <w:r w:rsidRPr="00271487">
          <w:rPr>
            <w:color w:val="FF0000"/>
            <w:lang w:val="en-US"/>
          </w:rPr>
          <w:t xml:space="preserve"> </w:t>
        </w:r>
        <w:proofErr w:type="spellStart"/>
        <w:r w:rsidRPr="00271487">
          <w:rPr>
            <w:color w:val="FF0000"/>
            <w:lang w:val="en-US"/>
          </w:rPr>
          <w:t>vvv</w:t>
        </w:r>
        <w:proofErr w:type="spellEnd"/>
      </w:ins>
    </w:p>
    <w:p w14:paraId="65D2352D" w14:textId="7CE00B93" w:rsidR="00196194" w:rsidRDefault="00EC6E92" w:rsidP="00710B9C">
      <w:pPr>
        <w:pStyle w:val="BodyText"/>
        <w:spacing w:after="0"/>
        <w:rPr>
          <w:ins w:id="233" w:author="Petnathean Julled" w:date="2021-11-27T05:50:00Z"/>
          <w:bCs/>
          <w:lang w:val="en-US"/>
        </w:rPr>
      </w:pPr>
      <w:r w:rsidRPr="00A34E7D">
        <w:rPr>
          <w:bCs/>
          <w:rPrChange w:id="234" w:author="Petnathean Julled" w:date="2021-11-27T05:48:00Z">
            <w:rPr>
              <w:bCs/>
              <w:color w:val="FF0000"/>
            </w:rPr>
          </w:rPrChange>
        </w:rPr>
        <w:t> </w:t>
      </w:r>
      <w:r w:rsidR="000C30DE" w:rsidRPr="00A34E7D">
        <w:rPr>
          <w:bCs/>
          <w:lang w:val="en-US"/>
          <w:rPrChange w:id="235" w:author="Petnathean Julled" w:date="2021-11-27T05:48:00Z">
            <w:rPr>
              <w:bCs/>
              <w:color w:val="FF0000"/>
              <w:lang w:val="en-US"/>
            </w:rPr>
          </w:rPrChange>
        </w:rPr>
        <w:t>As we have seen from HL7 and FHIR, current healthcare information exchanged related standards are mostly web-based protocol. Additionally, development of IT infrastructure to support healthcare operation require</w:t>
      </w:r>
      <w:r w:rsidR="008016BA" w:rsidRPr="00A34E7D">
        <w:rPr>
          <w:bCs/>
          <w:lang w:val="en-US"/>
          <w:rPrChange w:id="236" w:author="Petnathean Julled" w:date="2021-11-27T05:48:00Z">
            <w:rPr>
              <w:bCs/>
              <w:color w:val="FF0000"/>
              <w:lang w:val="en-US"/>
            </w:rPr>
          </w:rPrChange>
        </w:rPr>
        <w:t>s</w:t>
      </w:r>
      <w:r w:rsidR="000C30DE" w:rsidRPr="00A34E7D">
        <w:rPr>
          <w:bCs/>
          <w:lang w:val="en-US"/>
          <w:rPrChange w:id="237" w:author="Petnathean Julled" w:date="2021-11-27T05:48:00Z">
            <w:rPr>
              <w:bCs/>
              <w:color w:val="FF0000"/>
              <w:lang w:val="en-US"/>
            </w:rPr>
          </w:rPrChange>
        </w:rPr>
        <w:t xml:space="preserve"> the capability to handle a huge amount of transaction in a limited amount of time so, it requires our system implementation to be able to handle multitask properly. </w:t>
      </w:r>
    </w:p>
    <w:p w14:paraId="3A2911FF" w14:textId="6C09440D" w:rsidR="00196194" w:rsidRPr="00196194" w:rsidRDefault="00196194">
      <w:pPr>
        <w:pStyle w:val="BodyText"/>
        <w:tabs>
          <w:tab w:val="clear" w:pos="288"/>
          <w:tab w:val="left" w:pos="0"/>
        </w:tabs>
        <w:spacing w:after="0"/>
        <w:ind w:firstLine="360"/>
        <w:rPr>
          <w:ins w:id="238" w:author="Petnathean Julled" w:date="2021-11-27T05:50:00Z"/>
          <w:color w:val="FF0000"/>
          <w:lang w:val="en-US"/>
          <w:rPrChange w:id="239" w:author="Petnathean Julled" w:date="2021-11-27T05:50:00Z">
            <w:rPr>
              <w:ins w:id="240" w:author="Petnathean Julled" w:date="2021-11-27T05:50:00Z"/>
              <w:bCs/>
              <w:lang w:val="en-US"/>
            </w:rPr>
          </w:rPrChange>
        </w:rPr>
        <w:pPrChange w:id="241" w:author="Petnathean Julled" w:date="2021-11-27T05:50:00Z">
          <w:pPr>
            <w:pStyle w:val="BodyText"/>
            <w:spacing w:after="0"/>
          </w:pPr>
        </w:pPrChange>
      </w:pPr>
      <w:proofErr w:type="spellStart"/>
      <w:ins w:id="242" w:author="Petnathean Julled" w:date="2021-11-27T05:50:00Z">
        <w:r w:rsidRPr="00271487">
          <w:rPr>
            <w:color w:val="FF0000"/>
            <w:lang w:val="en-US"/>
          </w:rPr>
          <w:t>vvv</w:t>
        </w:r>
        <w:proofErr w:type="spellEnd"/>
        <w:r w:rsidRPr="00271487">
          <w:rPr>
            <w:color w:val="FF0000"/>
            <w:lang w:val="en-US"/>
          </w:rPr>
          <w:t xml:space="preserve"> </w:t>
        </w:r>
      </w:ins>
      <w:ins w:id="243" w:author="Petnathean Julled" w:date="2021-11-27T05:51:00Z">
        <w:r w:rsidR="0088290C">
          <w:rPr>
            <w:color w:val="FF0000"/>
            <w:lang w:val="en-US"/>
          </w:rPr>
          <w:t>Why</w:t>
        </w:r>
        <w:r>
          <w:rPr>
            <w:color w:val="FF0000"/>
            <w:lang w:val="en-US"/>
          </w:rPr>
          <w:t xml:space="preserve"> use </w:t>
        </w:r>
        <w:proofErr w:type="spellStart"/>
        <w:r>
          <w:rPr>
            <w:color w:val="FF0000"/>
            <w:lang w:val="en-US"/>
          </w:rPr>
          <w:t>Javascript</w:t>
        </w:r>
        <w:proofErr w:type="spellEnd"/>
        <w:r w:rsidR="0088290C">
          <w:rPr>
            <w:color w:val="FF0000"/>
            <w:lang w:val="en-US"/>
          </w:rPr>
          <w:t xml:space="preserve"> and No</w:t>
        </w:r>
      </w:ins>
      <w:ins w:id="244" w:author="Petnathean Julled" w:date="2021-11-27T05:52:00Z">
        <w:r w:rsidR="0088290C">
          <w:rPr>
            <w:color w:val="FF0000"/>
            <w:lang w:val="en-US"/>
          </w:rPr>
          <w:t>de.js</w:t>
        </w:r>
      </w:ins>
      <w:ins w:id="245" w:author="Petnathean Julled" w:date="2021-11-27T05:51:00Z">
        <w:r>
          <w:rPr>
            <w:color w:val="FF0000"/>
            <w:lang w:val="en-US"/>
          </w:rPr>
          <w:t xml:space="preserve"> </w:t>
        </w:r>
      </w:ins>
      <w:proofErr w:type="spellStart"/>
      <w:ins w:id="246" w:author="Petnathean Julled" w:date="2021-11-27T05:50:00Z">
        <w:r w:rsidRPr="00271487">
          <w:rPr>
            <w:color w:val="FF0000"/>
            <w:lang w:val="en-US"/>
          </w:rPr>
          <w:t>vvv</w:t>
        </w:r>
        <w:proofErr w:type="spellEnd"/>
      </w:ins>
    </w:p>
    <w:p w14:paraId="114F5A35" w14:textId="43A5C8B6" w:rsidR="00197094" w:rsidRDefault="000C30DE" w:rsidP="00710B9C">
      <w:pPr>
        <w:pStyle w:val="BodyText"/>
        <w:spacing w:after="0"/>
        <w:rPr>
          <w:ins w:id="247" w:author="Petnathean Julled" w:date="2021-11-27T05:52:00Z"/>
          <w:bCs/>
          <w:lang w:val="en-US"/>
        </w:rPr>
      </w:pPr>
      <w:r w:rsidRPr="00A34E7D">
        <w:rPr>
          <w:bCs/>
          <w:lang w:val="en-US"/>
          <w:rPrChange w:id="248" w:author="Petnathean Julled" w:date="2021-11-27T05:48:00Z">
            <w:rPr>
              <w:bCs/>
              <w:color w:val="FF0000"/>
              <w:lang w:val="en-US"/>
            </w:rPr>
          </w:rPrChange>
        </w:rPr>
        <w:t xml:space="preserve">With asynchronous nature and compatibility with website integration, </w:t>
      </w:r>
      <w:proofErr w:type="spellStart"/>
      <w:r w:rsidRPr="00A34E7D">
        <w:rPr>
          <w:bCs/>
          <w:lang w:val="en-US"/>
          <w:rPrChange w:id="249" w:author="Petnathean Julled" w:date="2021-11-27T05:48:00Z">
            <w:rPr>
              <w:bCs/>
              <w:color w:val="FF0000"/>
              <w:lang w:val="en-US"/>
            </w:rPr>
          </w:rPrChange>
        </w:rPr>
        <w:t>Javascript</w:t>
      </w:r>
      <w:proofErr w:type="spellEnd"/>
      <w:r w:rsidRPr="00A34E7D">
        <w:rPr>
          <w:bCs/>
          <w:lang w:val="en-US"/>
          <w:rPrChange w:id="250" w:author="Petnathean Julled" w:date="2021-11-27T05:48:00Z">
            <w:rPr>
              <w:bCs/>
              <w:color w:val="FF0000"/>
              <w:lang w:val="en-US"/>
            </w:rPr>
          </w:rPrChange>
        </w:rPr>
        <w:t xml:space="preserve"> is one of the best choices for our implementation of this work. In this implementation, we adopt the "Node.js" variant of </w:t>
      </w:r>
      <w:proofErr w:type="spellStart"/>
      <w:r w:rsidRPr="00A34E7D">
        <w:rPr>
          <w:bCs/>
          <w:lang w:val="en-US"/>
          <w:rPrChange w:id="251" w:author="Petnathean Julled" w:date="2021-11-27T05:48:00Z">
            <w:rPr>
              <w:bCs/>
              <w:color w:val="FF0000"/>
              <w:lang w:val="en-US"/>
            </w:rPr>
          </w:rPrChange>
        </w:rPr>
        <w:t>Javascript</w:t>
      </w:r>
      <w:proofErr w:type="spellEnd"/>
      <w:r w:rsidRPr="00A34E7D">
        <w:rPr>
          <w:bCs/>
          <w:lang w:val="en-US"/>
          <w:rPrChange w:id="252" w:author="Petnathean Julled" w:date="2021-11-27T05:48:00Z">
            <w:rPr>
              <w:bCs/>
              <w:color w:val="FF0000"/>
              <w:lang w:val="en-US"/>
            </w:rPr>
          </w:rPrChange>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w:t>
      </w:r>
    </w:p>
    <w:p w14:paraId="4A11BC58" w14:textId="2677AFCB" w:rsidR="00197094" w:rsidRPr="00197094" w:rsidRDefault="00197094">
      <w:pPr>
        <w:pStyle w:val="BodyText"/>
        <w:tabs>
          <w:tab w:val="clear" w:pos="288"/>
          <w:tab w:val="left" w:pos="0"/>
        </w:tabs>
        <w:spacing w:after="0"/>
        <w:ind w:firstLine="360"/>
        <w:rPr>
          <w:ins w:id="253" w:author="Petnathean Julled" w:date="2021-11-27T05:52:00Z"/>
          <w:color w:val="FF0000"/>
          <w:lang w:val="en-US"/>
          <w:rPrChange w:id="254" w:author="Petnathean Julled" w:date="2021-11-27T05:52:00Z">
            <w:rPr>
              <w:ins w:id="255" w:author="Petnathean Julled" w:date="2021-11-27T05:52:00Z"/>
              <w:bCs/>
              <w:lang w:val="en-US"/>
            </w:rPr>
          </w:rPrChange>
        </w:rPr>
        <w:pPrChange w:id="256" w:author="Petnathean Julled" w:date="2021-11-27T05:52:00Z">
          <w:pPr>
            <w:pStyle w:val="BodyText"/>
            <w:spacing w:after="0"/>
          </w:pPr>
        </w:pPrChange>
      </w:pPr>
      <w:proofErr w:type="spellStart"/>
      <w:ins w:id="257" w:author="Petnathean Julled" w:date="2021-11-27T05:52:00Z">
        <w:r w:rsidRPr="00271487">
          <w:rPr>
            <w:color w:val="FF0000"/>
            <w:lang w:val="en-US"/>
          </w:rPr>
          <w:t>vvv</w:t>
        </w:r>
        <w:proofErr w:type="spellEnd"/>
        <w:r w:rsidRPr="00271487">
          <w:rPr>
            <w:color w:val="FF0000"/>
            <w:lang w:val="en-US"/>
          </w:rPr>
          <w:t xml:space="preserve"> </w:t>
        </w:r>
        <w:r>
          <w:rPr>
            <w:color w:val="FF0000"/>
            <w:lang w:val="en-US"/>
          </w:rPr>
          <w:t>Requirement regard XDS Actors</w:t>
        </w:r>
      </w:ins>
      <w:ins w:id="258" w:author="Petnathean Julled" w:date="2021-11-27T05:53:00Z">
        <w:r w:rsidR="00963537">
          <w:rPr>
            <w:color w:val="FF0000"/>
            <w:lang w:val="en-US"/>
          </w:rPr>
          <w:t>, XML usage</w:t>
        </w:r>
      </w:ins>
      <w:ins w:id="259" w:author="Petnathean Julled" w:date="2021-11-27T05:52:00Z">
        <w:r w:rsidRPr="00271487">
          <w:rPr>
            <w:color w:val="FF0000"/>
            <w:lang w:val="en-US"/>
          </w:rPr>
          <w:t xml:space="preserve"> </w:t>
        </w:r>
        <w:proofErr w:type="spellStart"/>
        <w:r w:rsidRPr="00271487">
          <w:rPr>
            <w:color w:val="FF0000"/>
            <w:lang w:val="en-US"/>
          </w:rPr>
          <w:t>vvv</w:t>
        </w:r>
        <w:proofErr w:type="spellEnd"/>
      </w:ins>
    </w:p>
    <w:p w14:paraId="35AAF333" w14:textId="451E9047" w:rsidR="002854B5" w:rsidRDefault="000C30DE" w:rsidP="00710B9C">
      <w:pPr>
        <w:pStyle w:val="BodyText"/>
        <w:spacing w:after="0"/>
        <w:rPr>
          <w:ins w:id="260" w:author="Petnathean Julled" w:date="2021-11-27T05:54:00Z"/>
          <w:bCs/>
          <w:lang w:val="en-US"/>
        </w:rPr>
      </w:pPr>
      <w:r w:rsidRPr="00A34E7D">
        <w:rPr>
          <w:bCs/>
          <w:lang w:val="en-US"/>
          <w:rPrChange w:id="261" w:author="Petnathean Julled" w:date="2021-11-27T05:48:00Z">
            <w:rPr>
              <w:bCs/>
              <w:color w:val="FF0000"/>
              <w:lang w:val="en-US"/>
            </w:rPr>
          </w:rPrChange>
        </w:rPr>
        <w:t xml:space="preserve">All actors within IHE XDS Profile communicate with each other using XML message transaction. As we utilize </w:t>
      </w:r>
      <w:proofErr w:type="spellStart"/>
      <w:r w:rsidRPr="00A34E7D">
        <w:rPr>
          <w:bCs/>
          <w:lang w:val="en-US"/>
          <w:rPrChange w:id="262" w:author="Petnathean Julled" w:date="2021-11-27T05:48:00Z">
            <w:rPr>
              <w:bCs/>
              <w:color w:val="FF0000"/>
              <w:lang w:val="en-US"/>
            </w:rPr>
          </w:rPrChange>
        </w:rPr>
        <w:t>Javascript</w:t>
      </w:r>
      <w:proofErr w:type="spellEnd"/>
      <w:r w:rsidRPr="00A34E7D">
        <w:rPr>
          <w:bCs/>
          <w:lang w:val="en-US"/>
          <w:rPrChange w:id="263" w:author="Petnathean Julled" w:date="2021-11-27T05:48:00Z">
            <w:rPr>
              <w:bCs/>
              <w:color w:val="FF0000"/>
              <w:lang w:val="en-US"/>
            </w:rPr>
          </w:rPrChange>
        </w:rPr>
        <w:t xml:space="preserve"> as main programming language for the implementation, these XML messages need to be interpreted into programming object to allow simpler handling method within the program. JSON (</w:t>
      </w:r>
      <w:proofErr w:type="spellStart"/>
      <w:r w:rsidRPr="00A34E7D">
        <w:rPr>
          <w:bCs/>
          <w:lang w:val="en-US"/>
          <w:rPrChange w:id="264" w:author="Petnathean Julled" w:date="2021-11-27T05:48:00Z">
            <w:rPr>
              <w:bCs/>
              <w:color w:val="FF0000"/>
              <w:lang w:val="en-US"/>
            </w:rPr>
          </w:rPrChange>
        </w:rPr>
        <w:t>Javascript</w:t>
      </w:r>
      <w:proofErr w:type="spellEnd"/>
      <w:r w:rsidRPr="00A34E7D">
        <w:rPr>
          <w:bCs/>
          <w:lang w:val="en-US"/>
          <w:rPrChange w:id="265" w:author="Petnathean Julled" w:date="2021-11-27T05:48:00Z">
            <w:rPr>
              <w:bCs/>
              <w:color w:val="FF0000"/>
              <w:lang w:val="en-US"/>
            </w:rPr>
          </w:rPrChange>
        </w:rPr>
        <w:t xml:space="preserve"> Object Notation) is a lightweight data-exchange format for programming objects that was created specifically for this purpose. It is simple to read and write for humans, and it is simple to parse or generate for machines. That mean</w:t>
      </w:r>
      <w:r w:rsidR="00EB1D3A" w:rsidRPr="00A34E7D">
        <w:rPr>
          <w:bCs/>
          <w:lang w:val="en-US"/>
          <w:rPrChange w:id="266" w:author="Petnathean Julled" w:date="2021-11-27T05:48:00Z">
            <w:rPr>
              <w:bCs/>
              <w:color w:val="FF0000"/>
              <w:lang w:val="en-US"/>
            </w:rPr>
          </w:rPrChange>
        </w:rPr>
        <w:t>s</w:t>
      </w:r>
      <w:r w:rsidRPr="00A34E7D">
        <w:rPr>
          <w:bCs/>
          <w:lang w:val="en-US"/>
          <w:rPrChange w:id="267" w:author="Petnathean Julled" w:date="2021-11-27T05:48:00Z">
            <w:rPr>
              <w:bCs/>
              <w:color w:val="FF0000"/>
              <w:lang w:val="en-US"/>
            </w:rPr>
          </w:rPrChange>
        </w:rPr>
        <w:t xml:space="preserve"> all XML message transactions sent to XDS Document Registry actor program will be converted into JSON. </w:t>
      </w:r>
    </w:p>
    <w:p w14:paraId="4091D726" w14:textId="791CC0BE" w:rsidR="002854B5" w:rsidRPr="002854B5" w:rsidRDefault="002854B5">
      <w:pPr>
        <w:pStyle w:val="BodyText"/>
        <w:tabs>
          <w:tab w:val="clear" w:pos="288"/>
          <w:tab w:val="left" w:pos="0"/>
        </w:tabs>
        <w:spacing w:after="0"/>
        <w:ind w:firstLine="360"/>
        <w:rPr>
          <w:ins w:id="268" w:author="Petnathean Julled" w:date="2021-11-27T05:54:00Z"/>
          <w:color w:val="FF0000"/>
          <w:lang w:val="en-US"/>
          <w:rPrChange w:id="269" w:author="Petnathean Julled" w:date="2021-11-27T05:54:00Z">
            <w:rPr>
              <w:ins w:id="270" w:author="Petnathean Julled" w:date="2021-11-27T05:54:00Z"/>
              <w:bCs/>
              <w:lang w:val="en-US"/>
            </w:rPr>
          </w:rPrChange>
        </w:rPr>
        <w:pPrChange w:id="271" w:author="Petnathean Julled" w:date="2021-11-27T05:54:00Z">
          <w:pPr>
            <w:pStyle w:val="BodyText"/>
            <w:spacing w:after="0"/>
          </w:pPr>
        </w:pPrChange>
      </w:pPr>
      <w:proofErr w:type="spellStart"/>
      <w:ins w:id="272" w:author="Petnathean Julled" w:date="2021-11-27T05:54:00Z">
        <w:r w:rsidRPr="00271487">
          <w:rPr>
            <w:color w:val="FF0000"/>
            <w:lang w:val="en-US"/>
          </w:rPr>
          <w:t>vvv</w:t>
        </w:r>
        <w:proofErr w:type="spellEnd"/>
        <w:r w:rsidRPr="00271487">
          <w:rPr>
            <w:color w:val="FF0000"/>
            <w:lang w:val="en-US"/>
          </w:rPr>
          <w:t xml:space="preserve"> </w:t>
        </w:r>
        <w:r>
          <w:rPr>
            <w:color w:val="FF0000"/>
            <w:lang w:val="en-US"/>
          </w:rPr>
          <w:t>Introduce xml2js</w:t>
        </w:r>
        <w:r w:rsidRPr="00271487">
          <w:rPr>
            <w:color w:val="FF0000"/>
            <w:lang w:val="en-US"/>
          </w:rPr>
          <w:t xml:space="preserve"> </w:t>
        </w:r>
        <w:proofErr w:type="spellStart"/>
        <w:r w:rsidRPr="00271487">
          <w:rPr>
            <w:color w:val="FF0000"/>
            <w:lang w:val="en-US"/>
          </w:rPr>
          <w:t>vvv</w:t>
        </w:r>
        <w:proofErr w:type="spellEnd"/>
      </w:ins>
    </w:p>
    <w:p w14:paraId="54DA5CA5" w14:textId="7646A69C" w:rsidR="00D43D02" w:rsidRDefault="000C30DE" w:rsidP="00710B9C">
      <w:pPr>
        <w:pStyle w:val="BodyText"/>
        <w:spacing w:after="0"/>
        <w:rPr>
          <w:ins w:id="273" w:author="Petnathean Julled" w:date="2021-11-27T05:55:00Z"/>
          <w:bCs/>
          <w:lang w:val="en-US"/>
        </w:rPr>
      </w:pPr>
      <w:r w:rsidRPr="00A34E7D">
        <w:rPr>
          <w:bCs/>
          <w:lang w:val="en-US"/>
          <w:rPrChange w:id="274" w:author="Petnathean Julled" w:date="2021-11-27T05:48:00Z">
            <w:rPr>
              <w:bCs/>
              <w:color w:val="FF0000"/>
              <w:lang w:val="en-US"/>
            </w:rPr>
          </w:rPrChange>
        </w:rPr>
        <w:t xml:space="preserve">For this implementation, we utilize NodeJS “xml2js” module for the task. </w:t>
      </w:r>
    </w:p>
    <w:p w14:paraId="0F72A37D" w14:textId="4B786552" w:rsidR="00D43D02" w:rsidRPr="00D43D02" w:rsidRDefault="00D43D02">
      <w:pPr>
        <w:pStyle w:val="BodyText"/>
        <w:tabs>
          <w:tab w:val="clear" w:pos="288"/>
          <w:tab w:val="left" w:pos="0"/>
        </w:tabs>
        <w:spacing w:after="0"/>
        <w:ind w:firstLine="360"/>
        <w:rPr>
          <w:ins w:id="275" w:author="Petnathean Julled" w:date="2021-11-27T05:55:00Z"/>
          <w:color w:val="FF0000"/>
          <w:lang w:val="en-US"/>
          <w:rPrChange w:id="276" w:author="Petnathean Julled" w:date="2021-11-27T05:55:00Z">
            <w:rPr>
              <w:ins w:id="277" w:author="Petnathean Julled" w:date="2021-11-27T05:55:00Z"/>
              <w:bCs/>
              <w:lang w:val="en-US"/>
            </w:rPr>
          </w:rPrChange>
        </w:rPr>
        <w:pPrChange w:id="278" w:author="Petnathean Julled" w:date="2021-11-27T05:55:00Z">
          <w:pPr>
            <w:pStyle w:val="BodyText"/>
            <w:spacing w:after="0"/>
          </w:pPr>
        </w:pPrChange>
      </w:pPr>
      <w:proofErr w:type="spellStart"/>
      <w:ins w:id="279" w:author="Petnathean Julled" w:date="2021-11-27T05:55:00Z">
        <w:r w:rsidRPr="00271487">
          <w:rPr>
            <w:color w:val="FF0000"/>
            <w:lang w:val="en-US"/>
          </w:rPr>
          <w:t>vvv</w:t>
        </w:r>
        <w:proofErr w:type="spellEnd"/>
        <w:r w:rsidRPr="00271487">
          <w:rPr>
            <w:color w:val="FF0000"/>
            <w:lang w:val="en-US"/>
          </w:rPr>
          <w:t xml:space="preserve"> </w:t>
        </w:r>
        <w:r>
          <w:rPr>
            <w:color w:val="FF0000"/>
            <w:lang w:val="en-US"/>
          </w:rPr>
          <w:t>Introduce Web3js</w:t>
        </w:r>
        <w:r w:rsidRPr="00271487">
          <w:rPr>
            <w:color w:val="FF0000"/>
            <w:lang w:val="en-US"/>
          </w:rPr>
          <w:t xml:space="preserve"> </w:t>
        </w:r>
        <w:proofErr w:type="spellStart"/>
        <w:r w:rsidRPr="00271487">
          <w:rPr>
            <w:color w:val="FF0000"/>
            <w:lang w:val="en-US"/>
          </w:rPr>
          <w:t>vvv</w:t>
        </w:r>
        <w:proofErr w:type="spellEnd"/>
      </w:ins>
    </w:p>
    <w:p w14:paraId="30C8A690" w14:textId="30735D98" w:rsidR="001070A7" w:rsidRPr="00A34E7D" w:rsidRDefault="000C30DE" w:rsidP="00710B9C">
      <w:pPr>
        <w:pStyle w:val="BodyText"/>
        <w:spacing w:after="0"/>
        <w:rPr>
          <w:bCs/>
          <w:lang w:val="en-US"/>
          <w:rPrChange w:id="280" w:author="Petnathean Julled" w:date="2021-11-27T05:48:00Z">
            <w:rPr>
              <w:bCs/>
              <w:color w:val="FF0000"/>
              <w:lang w:val="en-US"/>
            </w:rPr>
          </w:rPrChange>
        </w:rPr>
      </w:pPr>
      <w:r w:rsidRPr="00A34E7D">
        <w:rPr>
          <w:bCs/>
          <w:lang w:val="en-US"/>
          <w:rPrChange w:id="281" w:author="Petnathean Julled" w:date="2021-11-27T05:48:00Z">
            <w:rPr>
              <w:bCs/>
              <w:color w:val="FF0000"/>
              <w:lang w:val="en-US"/>
            </w:rPr>
          </w:rPrChange>
        </w:rPr>
        <w:t xml:space="preserve">To connect our program to Ethereum smart contract, we can use Ethereum API tools which is Web3 </w:t>
      </w:r>
      <w:r w:rsidR="002A5951" w:rsidRPr="00A34E7D">
        <w:rPr>
          <w:bCs/>
          <w:lang w:val="en-US"/>
          <w:rPrChange w:id="282" w:author="Petnathean Julled" w:date="2021-11-27T05:48:00Z">
            <w:rPr>
              <w:bCs/>
              <w:color w:val="FF0000"/>
              <w:lang w:val="en-US"/>
            </w:rPr>
          </w:rPrChange>
        </w:rPr>
        <w:fldChar w:fldCharType="begin" w:fldLock="1"/>
      </w:r>
      <w:r w:rsidR="00F938D1" w:rsidRPr="00A34E7D">
        <w:rPr>
          <w:bCs/>
          <w:lang w:val="en-US"/>
          <w:rPrChange w:id="283" w:author="Petnathean Julled" w:date="2021-11-27T05:48:00Z">
            <w:rPr>
              <w:bCs/>
              <w:color w:val="FF0000"/>
              <w:lang w:val="en-US"/>
            </w:rPr>
          </w:rPrChange>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[62]","plainTextFormattedCitation":"[62]","previouslyFormattedCitation":"[61]"},"properties":{"noteIndex":0},"schema":"https://github.com/citation-style-language/schema/raw/master/csl-citation.json"}</w:instrText>
      </w:r>
      <w:r w:rsidR="002A5951" w:rsidRPr="00A34E7D">
        <w:rPr>
          <w:bCs/>
          <w:lang w:val="en-US"/>
          <w:rPrChange w:id="284" w:author="Petnathean Julled" w:date="2021-11-27T05:48:00Z">
            <w:rPr>
              <w:bCs/>
              <w:color w:val="FF0000"/>
              <w:lang w:val="en-US"/>
            </w:rPr>
          </w:rPrChange>
        </w:rPr>
        <w:fldChar w:fldCharType="separate"/>
      </w:r>
      <w:r w:rsidR="00F938D1" w:rsidRPr="00A34E7D">
        <w:rPr>
          <w:bCs/>
          <w:noProof/>
          <w:lang w:val="en-US"/>
          <w:rPrChange w:id="285" w:author="Petnathean Julled" w:date="2021-11-27T05:48:00Z">
            <w:rPr>
              <w:bCs/>
              <w:noProof/>
              <w:color w:val="FF0000"/>
              <w:lang w:val="en-US"/>
            </w:rPr>
          </w:rPrChange>
        </w:rPr>
        <w:t>[62]</w:t>
      </w:r>
      <w:r w:rsidR="002A5951" w:rsidRPr="00A34E7D">
        <w:rPr>
          <w:bCs/>
          <w:lang w:val="en-US"/>
          <w:rPrChange w:id="286" w:author="Petnathean Julled" w:date="2021-11-27T05:48:00Z">
            <w:rPr>
              <w:bCs/>
              <w:color w:val="FF0000"/>
              <w:lang w:val="en-US"/>
            </w:rPr>
          </w:rPrChange>
        </w:rPr>
        <w:fldChar w:fldCharType="end"/>
      </w:r>
      <w:r w:rsidRPr="00A34E7D">
        <w:rPr>
          <w:bCs/>
          <w:lang w:val="en-US"/>
          <w:rPrChange w:id="287" w:author="Petnathean Julled" w:date="2021-11-27T05:48:00Z">
            <w:rPr>
              <w:bCs/>
              <w:color w:val="FF0000"/>
              <w:lang w:val="en-US"/>
            </w:rPr>
          </w:rPrChange>
        </w:rPr>
        <w:t xml:space="preserve"> as a middle. Web3 allows smart contract control through preferred programming language and transitions logic and variables from the language to Solidity. Web3 provides a programming API for </w:t>
      </w:r>
      <w:proofErr w:type="spellStart"/>
      <w:r w:rsidRPr="00A34E7D">
        <w:rPr>
          <w:bCs/>
          <w:lang w:val="en-US"/>
          <w:rPrChange w:id="288" w:author="Petnathean Julled" w:date="2021-11-27T05:48:00Z">
            <w:rPr>
              <w:bCs/>
              <w:color w:val="FF0000"/>
              <w:lang w:val="en-US"/>
            </w:rPr>
          </w:rPrChange>
        </w:rPr>
        <w:t>Javascript</w:t>
      </w:r>
      <w:proofErr w:type="spellEnd"/>
      <w:r w:rsidRPr="00A34E7D">
        <w:rPr>
          <w:bCs/>
          <w:lang w:val="en-US"/>
          <w:rPrChange w:id="289" w:author="Petnathean Julled" w:date="2021-11-27T05:48:00Z">
            <w:rPr>
              <w:bCs/>
              <w:color w:val="FF0000"/>
              <w:lang w:val="en-US"/>
            </w:rPr>
          </w:rPrChange>
        </w:rPr>
        <w:t xml:space="preserve"> called "Web3JS" which allows the </w:t>
      </w:r>
      <w:proofErr w:type="spellStart"/>
      <w:r w:rsidRPr="00A34E7D">
        <w:rPr>
          <w:bCs/>
          <w:lang w:val="en-US"/>
          <w:rPrChange w:id="290" w:author="Petnathean Julled" w:date="2021-11-27T05:48:00Z">
            <w:rPr>
              <w:bCs/>
              <w:color w:val="FF0000"/>
              <w:lang w:val="en-US"/>
            </w:rPr>
          </w:rPrChange>
        </w:rPr>
        <w:t>Javascript</w:t>
      </w:r>
      <w:proofErr w:type="spellEnd"/>
      <w:r w:rsidRPr="00A34E7D">
        <w:rPr>
          <w:bCs/>
          <w:lang w:val="en-US"/>
          <w:rPrChange w:id="291" w:author="Petnathean Julled" w:date="2021-11-27T05:48:00Z">
            <w:rPr>
              <w:bCs/>
              <w:color w:val="FF0000"/>
              <w:lang w:val="en-US"/>
            </w:rPr>
          </w:rPrChange>
        </w:rPr>
        <w:t xml:space="preserve"> program to interact with Ethereum based </w:t>
      </w:r>
      <w:proofErr w:type="spellStart"/>
      <w:ins w:id="292" w:author="Petnathean Julled" w:date="2021-11-27T05:53:00Z">
        <w:r w:rsidR="007C4F05">
          <w:rPr>
            <w:bCs/>
            <w:highlight w:val="yellow"/>
            <w:lang w:val="en-US"/>
          </w:rPr>
          <w:t>S</w:t>
        </w:r>
      </w:ins>
      <w:del w:id="293" w:author="Petnathean Julled" w:date="2021-11-27T05:53:00Z">
        <w:r w:rsidRPr="00A34E7D" w:rsidDel="007C4F05">
          <w:rPr>
            <w:bCs/>
            <w:highlight w:val="yellow"/>
            <w:lang w:val="en-US"/>
            <w:rPrChange w:id="294" w:author="Petnathean Julled" w:date="2021-11-27T05:48:00Z">
              <w:rPr>
                <w:bCs/>
                <w:color w:val="FF0000"/>
                <w:highlight w:val="yellow"/>
                <w:lang w:val="en-US"/>
              </w:rPr>
            </w:rPrChange>
          </w:rPr>
          <w:delText>s</w:delText>
        </w:r>
      </w:del>
      <w:r w:rsidRPr="00A34E7D">
        <w:rPr>
          <w:bCs/>
          <w:highlight w:val="yellow"/>
          <w:lang w:val="en-US"/>
          <w:rPrChange w:id="295" w:author="Petnathean Julled" w:date="2021-11-27T05:48:00Z">
            <w:rPr>
              <w:bCs/>
              <w:color w:val="FF0000"/>
              <w:highlight w:val="yellow"/>
              <w:lang w:val="en-US"/>
            </w:rPr>
          </w:rPrChange>
        </w:rPr>
        <w:t>mart</w:t>
      </w:r>
      <w:del w:id="296" w:author="Petnathean Julled" w:date="2021-11-27T05:53:00Z">
        <w:r w:rsidRPr="00A34E7D" w:rsidDel="007C4F05">
          <w:rPr>
            <w:bCs/>
            <w:highlight w:val="yellow"/>
            <w:lang w:val="en-US"/>
            <w:rPrChange w:id="297" w:author="Petnathean Julled" w:date="2021-11-27T05:48:00Z">
              <w:rPr>
                <w:bCs/>
                <w:color w:val="FF0000"/>
                <w:highlight w:val="yellow"/>
                <w:lang w:val="en-US"/>
              </w:rPr>
            </w:rPrChange>
          </w:rPr>
          <w:delText>-</w:delText>
        </w:r>
      </w:del>
      <w:r w:rsidRPr="00A34E7D">
        <w:rPr>
          <w:bCs/>
          <w:highlight w:val="yellow"/>
          <w:lang w:val="en-US"/>
          <w:rPrChange w:id="298" w:author="Petnathean Julled" w:date="2021-11-27T05:48:00Z">
            <w:rPr>
              <w:bCs/>
              <w:color w:val="FF0000"/>
              <w:highlight w:val="yellow"/>
              <w:lang w:val="en-US"/>
            </w:rPr>
          </w:rPrChange>
        </w:rPr>
        <w:t>contract</w:t>
      </w:r>
      <w:proofErr w:type="spellEnd"/>
      <w:r w:rsidRPr="00A34E7D">
        <w:rPr>
          <w:bCs/>
          <w:lang w:val="en-US"/>
          <w:rPrChange w:id="299" w:author="Petnathean Julled" w:date="2021-11-27T05:48:00Z">
            <w:rPr>
              <w:bCs/>
              <w:color w:val="FF0000"/>
              <w:lang w:val="en-US"/>
            </w:rPr>
          </w:rPrChange>
        </w:rPr>
        <w:t>. The API can be accessed using the node module provided via Node.js.</w:t>
      </w:r>
      <w:r w:rsidR="001070A7" w:rsidRPr="00A34E7D">
        <w:rPr>
          <w:bCs/>
          <w:lang w:val="en-US"/>
          <w:rPrChange w:id="300" w:author="Petnathean Julled" w:date="2021-11-27T05:48:00Z">
            <w:rPr>
              <w:bCs/>
              <w:color w:val="FF0000"/>
              <w:lang w:val="en-US"/>
            </w:rPr>
          </w:rPrChange>
        </w:rPr>
        <w:t xml:space="preserve"> </w:t>
      </w:r>
    </w:p>
    <w:p w14:paraId="6F2E4588" w14:textId="77777777" w:rsidR="00626E75" w:rsidRPr="00A34E7D" w:rsidRDefault="00626E75" w:rsidP="00626E75">
      <w:pPr>
        <w:pStyle w:val="BodyText"/>
        <w:spacing w:after="0"/>
        <w:ind w:firstLine="0"/>
        <w:rPr>
          <w:bCs/>
          <w:i/>
          <w:iCs/>
          <w:lang w:val="en-US"/>
          <w:rPrChange w:id="301" w:author="Petnathean Julled" w:date="2021-11-27T05:48:00Z">
            <w:rPr>
              <w:bCs/>
              <w:i/>
              <w:iCs/>
              <w:color w:val="FF0000"/>
              <w:lang w:val="en-US"/>
            </w:rPr>
          </w:rPrChange>
        </w:rPr>
      </w:pPr>
    </w:p>
    <w:p w14:paraId="73C354B8" w14:textId="3606BF60" w:rsidR="00626E75" w:rsidRDefault="001524F4" w:rsidP="00A540DB">
      <w:pPr>
        <w:pStyle w:val="BodyText"/>
        <w:spacing w:after="0"/>
        <w:ind w:firstLine="0"/>
        <w:rPr>
          <w:ins w:id="302" w:author="Petnathean Julled" w:date="2021-11-27T06:07:00Z"/>
          <w:bCs/>
          <w:i/>
          <w:iCs/>
          <w:color w:val="FF0000"/>
          <w:lang w:val="en-US"/>
        </w:rPr>
      </w:pPr>
      <w:ins w:id="303" w:author="Petnathean Julled" w:date="2021-11-27T05:58:00Z">
        <w:r w:rsidRPr="001524F4">
          <w:rPr>
            <w:bCs/>
            <w:i/>
            <w:iCs/>
            <w:color w:val="FF0000"/>
            <w:lang w:val="en-US"/>
            <w:rPrChange w:id="304" w:author="Petnathean Julled" w:date="2021-11-27T05:58:00Z">
              <w:rPr>
                <w:bCs/>
                <w:i/>
                <w:iCs/>
                <w:lang w:val="en-US"/>
              </w:rPr>
            </w:rPrChange>
          </w:rPr>
          <w:tab/>
        </w:r>
      </w:ins>
      <w:r w:rsidR="00626E75" w:rsidRPr="001524F4">
        <w:rPr>
          <w:bCs/>
          <w:i/>
          <w:iCs/>
          <w:color w:val="FF0000"/>
          <w:lang w:val="en-US"/>
        </w:rPr>
        <w:t>XDS Registry Actor</w:t>
      </w:r>
      <w:ins w:id="305" w:author="Petnathean Julled" w:date="2021-11-27T06:05:00Z">
        <w:r w:rsidR="00E6463A">
          <w:rPr>
            <w:bCs/>
            <w:i/>
            <w:iCs/>
            <w:color w:val="FF0000"/>
            <w:lang w:val="en-US"/>
          </w:rPr>
          <w:t xml:space="preserve"> (?)</w:t>
        </w:r>
      </w:ins>
    </w:p>
    <w:p w14:paraId="3BE8935A" w14:textId="0605ED8B" w:rsidR="0063038C" w:rsidRDefault="0063038C" w:rsidP="00A540DB">
      <w:pPr>
        <w:pStyle w:val="BodyText"/>
        <w:spacing w:after="0"/>
        <w:ind w:firstLine="0"/>
        <w:rPr>
          <w:ins w:id="306" w:author="Petnathean Julled" w:date="2021-11-27T05:58:00Z"/>
          <w:bCs/>
          <w:i/>
          <w:iCs/>
          <w:color w:val="FF0000"/>
          <w:lang w:val="en-US"/>
        </w:rPr>
      </w:pPr>
      <w:ins w:id="307" w:author="Petnathean Julled" w:date="2021-11-27T06:07:00Z">
        <w:r>
          <w:rPr>
            <w:bCs/>
            <w:i/>
            <w:iCs/>
            <w:color w:val="FF0000"/>
            <w:lang w:val="en-US"/>
          </w:rPr>
          <w:tab/>
          <w:t>(Content is currently shuffled</w:t>
        </w:r>
      </w:ins>
      <w:ins w:id="308" w:author="Petnathean Julled" w:date="2021-11-27T06:08:00Z">
        <w:r>
          <w:rPr>
            <w:bCs/>
            <w:i/>
            <w:iCs/>
            <w:color w:val="FF0000"/>
            <w:lang w:val="en-US"/>
          </w:rPr>
          <w:t>, need huge rearrange</w:t>
        </w:r>
      </w:ins>
      <w:ins w:id="309" w:author="Petnathean Julled" w:date="2021-11-27T06:07:00Z">
        <w:r>
          <w:rPr>
            <w:bCs/>
            <w:i/>
            <w:iCs/>
            <w:color w:val="FF0000"/>
            <w:lang w:val="en-US"/>
          </w:rPr>
          <w:t>)</w:t>
        </w:r>
      </w:ins>
    </w:p>
    <w:p w14:paraId="0EBF3BFA" w14:textId="3BF8E1FC" w:rsidR="00DC55B5" w:rsidRPr="00DC55B5" w:rsidRDefault="00DC55B5">
      <w:pPr>
        <w:pStyle w:val="BodyText"/>
        <w:tabs>
          <w:tab w:val="clear" w:pos="288"/>
          <w:tab w:val="left" w:pos="0"/>
        </w:tabs>
        <w:spacing w:after="0"/>
        <w:ind w:firstLine="360"/>
        <w:rPr>
          <w:color w:val="FF0000"/>
          <w:lang w:val="en-US"/>
          <w:rPrChange w:id="310" w:author="Petnathean Julled" w:date="2021-11-27T05:58:00Z">
            <w:rPr>
              <w:bCs/>
              <w:i/>
              <w:iCs/>
              <w:color w:val="FF0000"/>
              <w:lang w:val="en-US"/>
            </w:rPr>
          </w:rPrChange>
        </w:rPr>
        <w:pPrChange w:id="311" w:author="Petnathean Julled" w:date="2021-11-27T05:58:00Z">
          <w:pPr>
            <w:pStyle w:val="BodyText"/>
            <w:spacing w:after="0"/>
            <w:ind w:firstLine="0"/>
          </w:pPr>
        </w:pPrChange>
      </w:pPr>
      <w:proofErr w:type="spellStart"/>
      <w:ins w:id="312" w:author="Petnathean Julled" w:date="2021-11-27T05:58:00Z">
        <w:r w:rsidRPr="00271487">
          <w:rPr>
            <w:color w:val="FF0000"/>
            <w:lang w:val="en-US"/>
          </w:rPr>
          <w:t>vvv</w:t>
        </w:r>
        <w:proofErr w:type="spellEnd"/>
        <w:r w:rsidRPr="00271487">
          <w:rPr>
            <w:color w:val="FF0000"/>
            <w:lang w:val="en-US"/>
          </w:rPr>
          <w:t xml:space="preserve"> </w:t>
        </w:r>
        <w:r>
          <w:rPr>
            <w:color w:val="FF0000"/>
            <w:lang w:val="en-US"/>
          </w:rPr>
          <w:t>inspecting ITI-42</w:t>
        </w:r>
        <w:r w:rsidRPr="00271487">
          <w:rPr>
            <w:color w:val="FF0000"/>
            <w:lang w:val="en-US"/>
          </w:rPr>
          <w:t xml:space="preserve"> </w:t>
        </w:r>
      </w:ins>
      <w:ins w:id="313" w:author="Petnathean Julled" w:date="2021-11-27T06:00:00Z">
        <w:r w:rsidR="00BE1A25">
          <w:rPr>
            <w:color w:val="FF0000"/>
            <w:lang w:val="en-US"/>
          </w:rPr>
          <w:t xml:space="preserve">forward side </w:t>
        </w:r>
      </w:ins>
      <w:proofErr w:type="spellStart"/>
      <w:ins w:id="314" w:author="Petnathean Julled" w:date="2021-11-27T05:58:00Z">
        <w:r w:rsidRPr="00271487">
          <w:rPr>
            <w:color w:val="FF0000"/>
            <w:lang w:val="en-US"/>
          </w:rPr>
          <w:t>vvv</w:t>
        </w:r>
      </w:ins>
      <w:proofErr w:type="spellEnd"/>
    </w:p>
    <w:p w14:paraId="3A989591" w14:textId="4CABC0C0" w:rsidR="00BE1A25" w:rsidRDefault="001070A7" w:rsidP="00710B9C">
      <w:pPr>
        <w:pStyle w:val="BodyText"/>
        <w:spacing w:after="0"/>
        <w:rPr>
          <w:ins w:id="315" w:author="Petnathean Julled" w:date="2021-11-27T06:00:00Z"/>
          <w:bCs/>
          <w:lang w:val="en-US"/>
        </w:rPr>
      </w:pPr>
      <w:r w:rsidRPr="004A624A">
        <w:rPr>
          <w:bCs/>
          <w:lang w:val="en-US"/>
        </w:rPr>
        <w:t>XML code of Registry Document Set-b [ITI-42] transaction sample composing of two main sections. The first section labeled with “</w:t>
      </w:r>
      <w:proofErr w:type="spellStart"/>
      <w:proofErr w:type="gramStart"/>
      <w:r w:rsidRPr="004A624A">
        <w:rPr>
          <w:bCs/>
          <w:lang w:val="en-US"/>
        </w:rPr>
        <w:t>lcm:SubmitObjectRequest</w:t>
      </w:r>
      <w:proofErr w:type="spellEnd"/>
      <w:proofErr w:type="gramEnd"/>
      <w:r w:rsidRPr="004A624A">
        <w:rPr>
          <w:bCs/>
          <w:lang w:val="en-US"/>
        </w:rPr>
        <w:t>” is where XML schematic information are located and the label also act as marker which tell interpreter program to recognize it as ITI-42 transaction. The second section starts from label “</w:t>
      </w:r>
      <w:proofErr w:type="spellStart"/>
      <w:proofErr w:type="gramStart"/>
      <w:r w:rsidRPr="004A624A">
        <w:rPr>
          <w:bCs/>
          <w:lang w:val="en-US"/>
        </w:rPr>
        <w:t>rim:RegistryObjectList</w:t>
      </w:r>
      <w:proofErr w:type="spellEnd"/>
      <w:proofErr w:type="gramEnd"/>
      <w:r w:rsidRPr="004A624A">
        <w:rPr>
          <w:bCs/>
          <w:lang w:val="en-US"/>
        </w:rPr>
        <w:t xml:space="preserve">” following with </w:t>
      </w:r>
      <w:r w:rsidRPr="004A624A">
        <w:rPr>
          <w:bCs/>
          <w:lang w:val="en-US"/>
        </w:rPr>
        <w:lastRenderedPageBreak/>
        <w:t>“</w:t>
      </w:r>
      <w:proofErr w:type="spellStart"/>
      <w:r w:rsidRPr="004A624A">
        <w:rPr>
          <w:bCs/>
          <w:lang w:val="en-US"/>
        </w:rPr>
        <w:t>rim:ExtrinsicObject</w:t>
      </w:r>
      <w:proofErr w:type="spellEnd"/>
      <w:r w:rsidRPr="004A624A">
        <w:rPr>
          <w:bCs/>
          <w:lang w:val="en-US"/>
        </w:rPr>
        <w:t>” contain</w:t>
      </w:r>
      <w:r w:rsidR="00ED2AA0" w:rsidRPr="004A624A">
        <w:rPr>
          <w:bCs/>
          <w:lang w:val="en-US"/>
        </w:rPr>
        <w:t>s</w:t>
      </w:r>
      <w:r w:rsidRPr="004A624A">
        <w:rPr>
          <w:bCs/>
          <w:lang w:val="en-US"/>
        </w:rPr>
        <w:t xml:space="preserve"> all information regarding corresponding health document. This section is where all Metadata attributes of the document are located. </w:t>
      </w:r>
    </w:p>
    <w:p w14:paraId="740E7265" w14:textId="56FFBB57" w:rsidR="00BE1A25" w:rsidRPr="00BE1A25" w:rsidRDefault="00BE1A25">
      <w:pPr>
        <w:pStyle w:val="BodyText"/>
        <w:tabs>
          <w:tab w:val="clear" w:pos="288"/>
          <w:tab w:val="left" w:pos="0"/>
        </w:tabs>
        <w:spacing w:after="0"/>
        <w:ind w:firstLine="360"/>
        <w:rPr>
          <w:ins w:id="316" w:author="Petnathean Julled" w:date="2021-11-27T06:00:00Z"/>
          <w:color w:val="FF0000"/>
          <w:lang w:val="en-US"/>
          <w:rPrChange w:id="317" w:author="Petnathean Julled" w:date="2021-11-27T06:00:00Z">
            <w:rPr>
              <w:ins w:id="318" w:author="Petnathean Julled" w:date="2021-11-27T06:00:00Z"/>
              <w:bCs/>
              <w:lang w:val="en-US"/>
            </w:rPr>
          </w:rPrChange>
        </w:rPr>
        <w:pPrChange w:id="319" w:author="Petnathean Julled" w:date="2021-11-27T06:00:00Z">
          <w:pPr>
            <w:pStyle w:val="BodyText"/>
            <w:spacing w:after="0"/>
          </w:pPr>
        </w:pPrChange>
      </w:pPr>
      <w:proofErr w:type="spellStart"/>
      <w:ins w:id="320" w:author="Petnathean Julled" w:date="2021-11-27T06:00:00Z">
        <w:r w:rsidRPr="00271487">
          <w:rPr>
            <w:color w:val="FF0000"/>
            <w:lang w:val="en-US"/>
          </w:rPr>
          <w:t>vvv</w:t>
        </w:r>
        <w:proofErr w:type="spellEnd"/>
        <w:r w:rsidRPr="00271487">
          <w:rPr>
            <w:color w:val="FF0000"/>
            <w:lang w:val="en-US"/>
          </w:rPr>
          <w:t xml:space="preserve"> </w:t>
        </w:r>
        <w:r>
          <w:rPr>
            <w:color w:val="FF0000"/>
            <w:lang w:val="en-US"/>
          </w:rPr>
          <w:t>Inspecting ITI-42 response side</w:t>
        </w:r>
      </w:ins>
      <w:ins w:id="321" w:author="Petnathean Julled" w:date="2021-11-27T06:01:00Z">
        <w:r w:rsidR="001B743F">
          <w:rPr>
            <w:color w:val="FF0000"/>
            <w:lang w:val="en-US"/>
          </w:rPr>
          <w:t xml:space="preserve"> + flow</w:t>
        </w:r>
      </w:ins>
      <w:ins w:id="322" w:author="Petnathean Julled" w:date="2021-11-27T06:00:00Z">
        <w:r w:rsidRPr="00271487">
          <w:rPr>
            <w:color w:val="FF0000"/>
            <w:lang w:val="en-US"/>
          </w:rPr>
          <w:t xml:space="preserve"> </w:t>
        </w:r>
        <w:proofErr w:type="spellStart"/>
        <w:r w:rsidRPr="00271487">
          <w:rPr>
            <w:color w:val="FF0000"/>
            <w:lang w:val="en-US"/>
          </w:rPr>
          <w:t>vvv</w:t>
        </w:r>
        <w:proofErr w:type="spellEnd"/>
      </w:ins>
    </w:p>
    <w:p w14:paraId="1256DF8A" w14:textId="509DED8C" w:rsidR="00444EA4" w:rsidRDefault="001070A7" w:rsidP="00710B9C">
      <w:pPr>
        <w:pStyle w:val="BodyText"/>
        <w:spacing w:after="0"/>
        <w:rPr>
          <w:ins w:id="323" w:author="Petnathean Julled" w:date="2021-11-27T06:22:00Z"/>
          <w:bCs/>
          <w:lang w:val="en-US"/>
        </w:rPr>
      </w:pPr>
      <w:r w:rsidRPr="004A624A">
        <w:rPr>
          <w:bCs/>
          <w:lang w:val="en-US"/>
        </w:rPr>
        <w:t xml:space="preserve">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w:t>
      </w:r>
      <w:r w:rsidR="002F034D" w:rsidRPr="004A624A">
        <w:rPr>
          <w:bCs/>
          <w:lang w:val="en-US"/>
        </w:rPr>
        <w:t xml:space="preserve">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w:t>
      </w:r>
      <w:proofErr w:type="spellStart"/>
      <w:r w:rsidR="00165A59">
        <w:rPr>
          <w:bCs/>
          <w:lang w:val="en-US"/>
        </w:rPr>
        <w:t>Smartcontract</w:t>
      </w:r>
      <w:proofErr w:type="spellEnd"/>
      <w:r w:rsidR="002F034D" w:rsidRPr="004A624A">
        <w:rPr>
          <w:bCs/>
          <w:lang w:val="en-US"/>
        </w:rPr>
        <w:t xml:space="preserve"> and publish it into a Blockchain ledger.</w:t>
      </w:r>
    </w:p>
    <w:p w14:paraId="55AEF531" w14:textId="0DFE61A3" w:rsidR="002771D9" w:rsidRPr="002771D9" w:rsidRDefault="002771D9" w:rsidP="00710B9C">
      <w:pPr>
        <w:pStyle w:val="BodyText"/>
        <w:spacing w:after="0"/>
        <w:rPr>
          <w:ins w:id="324" w:author="Petnathean Julled" w:date="2021-11-27T06:02:00Z"/>
          <w:bCs/>
          <w:color w:val="FF0000"/>
          <w:lang w:val="en-US"/>
          <w:rPrChange w:id="325" w:author="Petnathean Julled" w:date="2021-11-27T06:23:00Z">
            <w:rPr>
              <w:ins w:id="326" w:author="Petnathean Julled" w:date="2021-11-27T06:02:00Z"/>
              <w:bCs/>
              <w:lang w:val="en-US"/>
            </w:rPr>
          </w:rPrChange>
        </w:rPr>
      </w:pPr>
      <w:ins w:id="327" w:author="Petnathean Julled" w:date="2021-11-27T06:23:00Z">
        <w:r w:rsidRPr="002771D9">
          <w:rPr>
            <w:bCs/>
            <w:color w:val="FF0000"/>
            <w:lang w:val="en-US"/>
            <w:rPrChange w:id="328" w:author="Petnathean Julled" w:date="2021-11-27T06:23:00Z">
              <w:rPr>
                <w:bCs/>
                <w:lang w:val="en-US"/>
              </w:rPr>
            </w:rPrChange>
          </w:rPr>
          <w:t>-- XDS Repository Should be around here? --</w:t>
        </w:r>
      </w:ins>
    </w:p>
    <w:p w14:paraId="176609A7" w14:textId="4E36860C" w:rsidR="00EB7F39" w:rsidRDefault="00EB7F39" w:rsidP="00EB7F39">
      <w:pPr>
        <w:pStyle w:val="BodyText"/>
        <w:tabs>
          <w:tab w:val="clear" w:pos="288"/>
          <w:tab w:val="left" w:pos="0"/>
        </w:tabs>
        <w:spacing w:after="0"/>
        <w:ind w:firstLine="360"/>
        <w:rPr>
          <w:ins w:id="329" w:author="Petnathean Julled" w:date="2021-11-27T06:02:00Z"/>
          <w:color w:val="FF0000"/>
          <w:lang w:val="en-US"/>
        </w:rPr>
      </w:pPr>
      <w:proofErr w:type="spellStart"/>
      <w:ins w:id="330" w:author="Petnathean Julled" w:date="2021-11-27T06:02:00Z">
        <w:r w:rsidRPr="00271487">
          <w:rPr>
            <w:color w:val="FF0000"/>
            <w:lang w:val="en-US"/>
          </w:rPr>
          <w:t>vvv</w:t>
        </w:r>
        <w:proofErr w:type="spellEnd"/>
        <w:r w:rsidRPr="00271487">
          <w:rPr>
            <w:color w:val="FF0000"/>
            <w:lang w:val="en-US"/>
          </w:rPr>
          <w:t xml:space="preserve"> </w:t>
        </w:r>
        <w:r>
          <w:rPr>
            <w:color w:val="FF0000"/>
            <w:lang w:val="en-US"/>
          </w:rPr>
          <w:t>Inspecting ITI-18</w:t>
        </w:r>
        <w:r w:rsidRPr="00271487">
          <w:rPr>
            <w:color w:val="FF0000"/>
            <w:lang w:val="en-US"/>
          </w:rPr>
          <w:t xml:space="preserve"> </w:t>
        </w:r>
        <w:proofErr w:type="spellStart"/>
        <w:r w:rsidRPr="00271487">
          <w:rPr>
            <w:color w:val="FF0000"/>
            <w:lang w:val="en-US"/>
          </w:rPr>
          <w:t>vvv</w:t>
        </w:r>
        <w:proofErr w:type="spellEnd"/>
      </w:ins>
    </w:p>
    <w:p w14:paraId="1CC16A61" w14:textId="2577A374" w:rsidR="00EB7F39" w:rsidRPr="00EB7F39" w:rsidRDefault="00EB7F39">
      <w:pPr>
        <w:pStyle w:val="BodyText"/>
        <w:tabs>
          <w:tab w:val="clear" w:pos="288"/>
          <w:tab w:val="left" w:pos="0"/>
        </w:tabs>
        <w:spacing w:after="0"/>
        <w:ind w:firstLine="360"/>
        <w:rPr>
          <w:color w:val="FF0000"/>
          <w:lang w:val="en-US"/>
          <w:rPrChange w:id="331" w:author="Petnathean Julled" w:date="2021-11-27T06:02:00Z">
            <w:rPr>
              <w:bCs/>
              <w:lang w:val="en-US"/>
            </w:rPr>
          </w:rPrChange>
        </w:rPr>
        <w:pPrChange w:id="332" w:author="Petnathean Julled" w:date="2021-11-27T06:02:00Z">
          <w:pPr>
            <w:pStyle w:val="BodyText"/>
            <w:spacing w:after="0"/>
          </w:pPr>
        </w:pPrChange>
      </w:pPr>
      <w:ins w:id="333" w:author="Petnathean Julled" w:date="2021-11-27T06:02:00Z">
        <w:r>
          <w:rPr>
            <w:color w:val="FF0000"/>
            <w:lang w:val="en-US"/>
          </w:rPr>
          <w:t>(It should not be here, will mov</w:t>
        </w:r>
      </w:ins>
      <w:ins w:id="334" w:author="Petnathean Julled" w:date="2021-11-27T06:03:00Z">
        <w:r>
          <w:rPr>
            <w:color w:val="FF0000"/>
            <w:lang w:val="en-US"/>
          </w:rPr>
          <w:t>e to XDS Consumer</w:t>
        </w:r>
      </w:ins>
      <w:ins w:id="335" w:author="Petnathean Julled" w:date="2021-11-27T06:02:00Z">
        <w:r>
          <w:rPr>
            <w:color w:val="FF0000"/>
            <w:lang w:val="en-US"/>
          </w:rPr>
          <w:t>)</w:t>
        </w:r>
      </w:ins>
    </w:p>
    <w:p w14:paraId="6FD382D1" w14:textId="1136B306" w:rsidR="00EB3626" w:rsidRDefault="00444EA4" w:rsidP="00710B9C">
      <w:pPr>
        <w:pStyle w:val="BodyText"/>
        <w:spacing w:after="0"/>
        <w:rPr>
          <w:ins w:id="336" w:author="Petnathean Julled" w:date="2021-11-27T06:03:00Z"/>
          <w:bCs/>
          <w:lang w:val="en-US"/>
        </w:rPr>
      </w:pPr>
      <w:r w:rsidRPr="004A624A">
        <w:rPr>
          <w:bCs/>
          <w:lang w:val="en-US"/>
        </w:rPr>
        <w:t xml:space="preserve">XML code of </w:t>
      </w:r>
      <w:proofErr w:type="spellStart"/>
      <w:r w:rsidRPr="004A624A">
        <w:rPr>
          <w:bCs/>
          <w:lang w:val="en-US"/>
        </w:rPr>
        <w:t>RegistryStoredQueryRequest</w:t>
      </w:r>
      <w:proofErr w:type="spellEnd"/>
      <w:r w:rsidRPr="004A624A">
        <w:rPr>
          <w:bCs/>
          <w:lang w:val="en-US"/>
        </w:rPr>
        <w:t xml:space="preserve"> [ITI-18] transaction sample compos</w:t>
      </w:r>
      <w:r w:rsidR="0036572F" w:rsidRPr="004A624A">
        <w:rPr>
          <w:bCs/>
          <w:lang w:val="en-US"/>
        </w:rPr>
        <w:t>es</w:t>
      </w:r>
      <w:r w:rsidRPr="004A624A">
        <w:rPr>
          <w:bCs/>
          <w:lang w:val="en-US"/>
        </w:rPr>
        <w:t xml:space="preserve"> of </w:t>
      </w:r>
      <w:r w:rsidR="0036572F" w:rsidRPr="004A624A">
        <w:rPr>
          <w:bCs/>
          <w:lang w:val="en-US"/>
        </w:rPr>
        <w:t>three</w:t>
      </w:r>
      <w:r w:rsidRPr="004A624A">
        <w:rPr>
          <w:bCs/>
          <w:lang w:val="en-US"/>
        </w:rPr>
        <w:t xml:space="preserve"> main sections. The first section labeled “</w:t>
      </w:r>
      <w:proofErr w:type="spellStart"/>
      <w:proofErr w:type="gramStart"/>
      <w:r w:rsidRPr="004A624A">
        <w:rPr>
          <w:bCs/>
          <w:lang w:val="en-US"/>
        </w:rPr>
        <w:t>query:AdhocQueryRequest</w:t>
      </w:r>
      <w:proofErr w:type="spellEnd"/>
      <w:proofErr w:type="gramEnd"/>
      <w:r w:rsidRPr="004A624A">
        <w:rPr>
          <w:bCs/>
          <w:lang w:val="en-US"/>
        </w:rPr>
        <w:t>” is where XML schematic information are located and the label also act as marker which tell interpreter program to recognize it as ITI-18 transaction. The second section labeled “</w:t>
      </w:r>
      <w:proofErr w:type="spellStart"/>
      <w:proofErr w:type="gramStart"/>
      <w:r w:rsidRPr="004A624A">
        <w:rPr>
          <w:bCs/>
          <w:lang w:val="en-US"/>
        </w:rPr>
        <w:t>query:ResponseOption</w:t>
      </w:r>
      <w:proofErr w:type="spellEnd"/>
      <w:proofErr w:type="gramEnd"/>
      <w:r w:rsidRPr="004A624A">
        <w:rPr>
          <w:bCs/>
          <w:lang w:val="en-US"/>
        </w:rPr>
        <w:t>” mark the expected format of query result that will return to Document Consumer. The third section start</w:t>
      </w:r>
      <w:r w:rsidR="00C363A0" w:rsidRPr="004A624A">
        <w:rPr>
          <w:bCs/>
          <w:lang w:val="en-US"/>
        </w:rPr>
        <w:t>s</w:t>
      </w:r>
      <w:r w:rsidRPr="004A624A">
        <w:rPr>
          <w:bCs/>
          <w:lang w:val="en-US"/>
        </w:rPr>
        <w:t xml:space="preserve"> from label “</w:t>
      </w:r>
      <w:proofErr w:type="spellStart"/>
      <w:proofErr w:type="gramStart"/>
      <w:r w:rsidRPr="004A624A">
        <w:rPr>
          <w:bCs/>
          <w:lang w:val="en-US"/>
        </w:rPr>
        <w:t>rim:AdhocQuery</w:t>
      </w:r>
      <w:proofErr w:type="spellEnd"/>
      <w:proofErr w:type="gramEnd"/>
      <w:r w:rsidRPr="004A624A">
        <w:rPr>
          <w:bCs/>
          <w:lang w:val="en-US"/>
        </w:rPr>
        <w:t xml:space="preserve">” contain all search keywords issued by Document Consumer. These search keywords are selected Metadata attributes and its value. </w:t>
      </w:r>
    </w:p>
    <w:p w14:paraId="7A7EB854" w14:textId="2A3AF6EC" w:rsidR="00EB3626" w:rsidRPr="00EB3626" w:rsidRDefault="00EB3626">
      <w:pPr>
        <w:pStyle w:val="BodyText"/>
        <w:tabs>
          <w:tab w:val="clear" w:pos="288"/>
          <w:tab w:val="left" w:pos="0"/>
        </w:tabs>
        <w:spacing w:after="0"/>
        <w:ind w:firstLine="360"/>
        <w:rPr>
          <w:ins w:id="337" w:author="Petnathean Julled" w:date="2021-11-27T06:03:00Z"/>
          <w:color w:val="FF0000"/>
          <w:lang w:val="en-US"/>
          <w:rPrChange w:id="338" w:author="Petnathean Julled" w:date="2021-11-27T06:03:00Z">
            <w:rPr>
              <w:ins w:id="339" w:author="Petnathean Julled" w:date="2021-11-27T06:03:00Z"/>
              <w:bCs/>
              <w:lang w:val="en-US"/>
            </w:rPr>
          </w:rPrChange>
        </w:rPr>
        <w:pPrChange w:id="340" w:author="Petnathean Julled" w:date="2021-11-27T06:03:00Z">
          <w:pPr>
            <w:pStyle w:val="BodyText"/>
            <w:spacing w:after="0"/>
          </w:pPr>
        </w:pPrChange>
      </w:pPr>
      <w:proofErr w:type="spellStart"/>
      <w:ins w:id="341" w:author="Petnathean Julled" w:date="2021-11-27T06:03:00Z">
        <w:r w:rsidRPr="00271487">
          <w:rPr>
            <w:color w:val="FF0000"/>
            <w:lang w:val="en-US"/>
          </w:rPr>
          <w:t>vvv</w:t>
        </w:r>
        <w:proofErr w:type="spellEnd"/>
        <w:r w:rsidRPr="00271487">
          <w:rPr>
            <w:color w:val="FF0000"/>
            <w:lang w:val="en-US"/>
          </w:rPr>
          <w:t xml:space="preserve"> </w:t>
        </w:r>
        <w:r>
          <w:rPr>
            <w:color w:val="FF0000"/>
            <w:lang w:val="en-US"/>
          </w:rPr>
          <w:t>Inspecting ITI-18 response</w:t>
        </w:r>
        <w:r w:rsidRPr="00271487">
          <w:rPr>
            <w:color w:val="FF0000"/>
            <w:lang w:val="en-US"/>
          </w:rPr>
          <w:t xml:space="preserve"> </w:t>
        </w:r>
        <w:proofErr w:type="spellStart"/>
        <w:r w:rsidRPr="00271487">
          <w:rPr>
            <w:color w:val="FF0000"/>
            <w:lang w:val="en-US"/>
          </w:rPr>
          <w:t>vvv</w:t>
        </w:r>
        <w:proofErr w:type="spellEnd"/>
      </w:ins>
    </w:p>
    <w:p w14:paraId="4EE4A194" w14:textId="59EAFE31" w:rsidR="00631A05" w:rsidRDefault="00444EA4" w:rsidP="00710B9C">
      <w:pPr>
        <w:pStyle w:val="BodyText"/>
        <w:spacing w:after="0"/>
        <w:rPr>
          <w:ins w:id="342" w:author="Petnathean Julled" w:date="2021-11-27T06:04:00Z"/>
          <w:bCs/>
          <w:lang w:val="en-US"/>
        </w:rPr>
      </w:pPr>
      <w:r w:rsidRPr="004A624A">
        <w:rPr>
          <w:bCs/>
          <w:lang w:val="en-US"/>
        </w:rPr>
        <w:t>When Document Registry Actor received the transaction, they will use search keyword provided to search for registry with matched Metadata attribute value</w:t>
      </w:r>
      <w:r w:rsidR="006B1962" w:rsidRPr="004A624A">
        <w:rPr>
          <w:bCs/>
          <w:lang w:val="en-US"/>
        </w:rPr>
        <w:t>s. T</w:t>
      </w:r>
      <w:r w:rsidRPr="004A624A">
        <w:rPr>
          <w:bCs/>
          <w:lang w:val="en-US"/>
        </w:rPr>
        <w:t xml:space="preserve">hen </w:t>
      </w:r>
      <w:r w:rsidR="005E35D0" w:rsidRPr="004A624A">
        <w:rPr>
          <w:bCs/>
          <w:lang w:val="en-US"/>
        </w:rPr>
        <w:t xml:space="preserve">it </w:t>
      </w:r>
      <w:r w:rsidRPr="004A624A">
        <w:rPr>
          <w:bCs/>
          <w:lang w:val="en-US"/>
        </w:rPr>
        <w:t>return</w:t>
      </w:r>
      <w:r w:rsidR="00C363A0" w:rsidRPr="004A624A">
        <w:rPr>
          <w:bCs/>
          <w:lang w:val="en-US"/>
        </w:rPr>
        <w:t>s</w:t>
      </w:r>
      <w:r w:rsidRPr="004A624A">
        <w:rPr>
          <w:bCs/>
          <w:lang w:val="en-US"/>
        </w:rPr>
        <w:t xml:space="preserve"> the result to Document Consumer Actor as response transaction. With header labeled “</w:t>
      </w:r>
      <w:proofErr w:type="spellStart"/>
      <w:proofErr w:type="gramStart"/>
      <w:r w:rsidRPr="004A624A">
        <w:rPr>
          <w:bCs/>
          <w:lang w:val="en-US"/>
        </w:rPr>
        <w:t>query:AdhocQueryResponse</w:t>
      </w:r>
      <w:proofErr w:type="spellEnd"/>
      <w:proofErr w:type="gramEnd"/>
      <w:r w:rsidRPr="004A624A">
        <w:rPr>
          <w:bCs/>
          <w:lang w:val="en-US"/>
        </w:rPr>
        <w:t>”, the transaction contain</w:t>
      </w:r>
      <w:r w:rsidR="001B08D0" w:rsidRPr="004A624A">
        <w:rPr>
          <w:bCs/>
          <w:lang w:val="en-US"/>
        </w:rPr>
        <w:t>s</w:t>
      </w:r>
      <w:r w:rsidRPr="004A624A">
        <w:rPr>
          <w:bCs/>
          <w:lang w:val="en-US"/>
        </w:rPr>
        <w:t xml:space="preserve"> search result depend on query type specified in ITI-18 transaction. If the query expected for “</w:t>
      </w:r>
      <w:proofErr w:type="spellStart"/>
      <w:r w:rsidRPr="004A624A">
        <w:rPr>
          <w:bCs/>
          <w:lang w:val="en-US"/>
        </w:rPr>
        <w:t>LeafClass</w:t>
      </w:r>
      <w:proofErr w:type="spellEnd"/>
      <w:r w:rsidRPr="004A624A">
        <w:rPr>
          <w:bCs/>
          <w:lang w:val="en-US"/>
        </w:rPr>
        <w:t>” as result, the response would return Metadata attributes of all matched result in detailed. Otherwise, if the query expected for “</w:t>
      </w:r>
      <w:proofErr w:type="spellStart"/>
      <w:r w:rsidRPr="004A624A">
        <w:rPr>
          <w:bCs/>
          <w:lang w:val="en-US"/>
        </w:rPr>
        <w:t>ObjectList</w:t>
      </w:r>
      <w:proofErr w:type="spellEnd"/>
      <w:r w:rsidRPr="004A624A">
        <w:rPr>
          <w:bCs/>
          <w:lang w:val="en-US"/>
        </w:rPr>
        <w:t>”, the response would return object reference number of all matched result</w:t>
      </w:r>
      <w:r w:rsidR="00B57C71" w:rsidRPr="004A624A">
        <w:rPr>
          <w:bCs/>
          <w:lang w:val="en-US"/>
        </w:rPr>
        <w:t>s</w:t>
      </w:r>
      <w:r w:rsidR="00143C14" w:rsidRPr="004A624A">
        <w:rPr>
          <w:bCs/>
          <w:lang w:val="en-US"/>
        </w:rPr>
        <w:t xml:space="preserve">. </w:t>
      </w:r>
      <w:r w:rsidRPr="004A624A">
        <w:rPr>
          <w:bCs/>
          <w:lang w:val="en-US"/>
        </w:rPr>
        <w:t>These two types of response specifically selected depend on search behavior of Document Consumer Actor’s user. The query which specified “</w:t>
      </w:r>
      <w:proofErr w:type="spellStart"/>
      <w:r w:rsidRPr="004A624A">
        <w:rPr>
          <w:bCs/>
          <w:lang w:val="en-US"/>
        </w:rPr>
        <w:t>LeafClass</w:t>
      </w:r>
      <w:proofErr w:type="spellEnd"/>
      <w:r w:rsidRPr="004A624A">
        <w:rPr>
          <w:bCs/>
          <w:lang w:val="en-US"/>
        </w:rPr>
        <w:t>” as its search result must provide keyword which unique to its corresponding document, such as document unique ID or object reference UUID. At the same time, “</w:t>
      </w:r>
      <w:proofErr w:type="spellStart"/>
      <w:r w:rsidRPr="004A624A">
        <w:rPr>
          <w:bCs/>
          <w:lang w:val="en-US"/>
        </w:rPr>
        <w:t>ObjectList</w:t>
      </w:r>
      <w:proofErr w:type="spellEnd"/>
      <w:r w:rsidRPr="004A624A">
        <w:rPr>
          <w:bCs/>
          <w:lang w:val="en-US"/>
        </w:rPr>
        <w:t>” are used to search for wide range of document with generic search keyword and value where discovery of document existent is the main goal.</w:t>
      </w:r>
    </w:p>
    <w:p w14:paraId="72586675" w14:textId="77777777" w:rsidR="00397369" w:rsidRDefault="00CA6EFE" w:rsidP="00CA6EFE">
      <w:pPr>
        <w:pStyle w:val="BodyText"/>
        <w:tabs>
          <w:tab w:val="clear" w:pos="288"/>
          <w:tab w:val="left" w:pos="0"/>
        </w:tabs>
        <w:spacing w:after="0"/>
        <w:ind w:firstLine="360"/>
        <w:rPr>
          <w:ins w:id="343" w:author="Petnathean Julled" w:date="2021-11-27T06:08:00Z"/>
          <w:i/>
          <w:iCs/>
          <w:color w:val="FF0000"/>
          <w:lang w:val="en-US"/>
        </w:rPr>
      </w:pPr>
      <w:ins w:id="344" w:author="Petnathean Julled" w:date="2021-11-27T06:04:00Z">
        <w:r w:rsidRPr="00930ECA">
          <w:rPr>
            <w:i/>
            <w:iCs/>
            <w:color w:val="FF0000"/>
            <w:lang w:val="en-US"/>
            <w:rPrChange w:id="345" w:author="Petnathean Julled" w:date="2021-11-27T06:04:00Z">
              <w:rPr>
                <w:color w:val="FF0000"/>
                <w:lang w:val="en-US"/>
              </w:rPr>
            </w:rPrChange>
          </w:rPr>
          <w:t>XDS Document Consumer</w:t>
        </w:r>
      </w:ins>
      <w:ins w:id="346" w:author="Petnathean Julled" w:date="2021-11-27T06:08:00Z">
        <w:r w:rsidR="00397369">
          <w:rPr>
            <w:i/>
            <w:iCs/>
            <w:color w:val="FF0000"/>
            <w:lang w:val="en-US"/>
          </w:rPr>
          <w:t xml:space="preserve"> </w:t>
        </w:r>
      </w:ins>
    </w:p>
    <w:p w14:paraId="272687D3" w14:textId="05A93798" w:rsidR="00CA6EFE" w:rsidRDefault="00397369" w:rsidP="00CA6EFE">
      <w:pPr>
        <w:pStyle w:val="BodyText"/>
        <w:tabs>
          <w:tab w:val="clear" w:pos="288"/>
          <w:tab w:val="left" w:pos="0"/>
        </w:tabs>
        <w:spacing w:after="0"/>
        <w:ind w:firstLine="360"/>
        <w:rPr>
          <w:ins w:id="347" w:author="Petnathean Julled" w:date="2021-11-27T06:09:00Z"/>
          <w:i/>
          <w:iCs/>
          <w:color w:val="FF0000"/>
          <w:lang w:val="en-US"/>
        </w:rPr>
      </w:pPr>
      <w:ins w:id="348" w:author="Petnathean Julled" w:date="2021-11-27T06:08:00Z">
        <w:r>
          <w:rPr>
            <w:i/>
            <w:iCs/>
            <w:color w:val="FF0000"/>
            <w:lang w:val="en-US"/>
          </w:rPr>
          <w:t>(Shouldn’t be here</w:t>
        </w:r>
        <w:r w:rsidR="001343C9">
          <w:rPr>
            <w:i/>
            <w:iCs/>
            <w:color w:val="FF0000"/>
            <w:lang w:val="en-US"/>
          </w:rPr>
          <w:t>,</w:t>
        </w:r>
        <w:r>
          <w:rPr>
            <w:i/>
            <w:iCs/>
            <w:color w:val="FF0000"/>
            <w:lang w:val="en-US"/>
          </w:rPr>
          <w:t xml:space="preserve"> need move to its own subsection)</w:t>
        </w:r>
      </w:ins>
    </w:p>
    <w:p w14:paraId="47C662E3" w14:textId="6A411E75" w:rsidR="00262910" w:rsidRPr="00930ECA" w:rsidRDefault="00262910">
      <w:pPr>
        <w:pStyle w:val="BodyText"/>
        <w:tabs>
          <w:tab w:val="clear" w:pos="288"/>
          <w:tab w:val="left" w:pos="0"/>
        </w:tabs>
        <w:spacing w:after="0"/>
        <w:ind w:firstLine="360"/>
        <w:rPr>
          <w:i/>
          <w:iCs/>
          <w:color w:val="FF0000"/>
          <w:lang w:val="en-US"/>
          <w:rPrChange w:id="349" w:author="Petnathean Julled" w:date="2021-11-27T06:04:00Z">
            <w:rPr>
              <w:bCs/>
              <w:lang w:val="en-US"/>
            </w:rPr>
          </w:rPrChange>
        </w:rPr>
        <w:pPrChange w:id="350" w:author="Petnathean Julled" w:date="2021-11-27T06:04:00Z">
          <w:pPr>
            <w:pStyle w:val="BodyText"/>
            <w:spacing w:after="0"/>
          </w:pPr>
        </w:pPrChange>
      </w:pPr>
      <w:ins w:id="351" w:author="Petnathean Julled" w:date="2021-11-27T06:09:00Z">
        <w:r>
          <w:rPr>
            <w:i/>
            <w:iCs/>
            <w:color w:val="FF0000"/>
            <w:lang w:val="en-US"/>
          </w:rPr>
          <w:t xml:space="preserve">-- Explain Role of this Actor </w:t>
        </w:r>
        <w:r w:rsidR="008F2457">
          <w:rPr>
            <w:i/>
            <w:iCs/>
            <w:color w:val="FF0000"/>
            <w:lang w:val="en-US"/>
          </w:rPr>
          <w:t>in this implement</w:t>
        </w:r>
        <w:r>
          <w:rPr>
            <w:i/>
            <w:iCs/>
            <w:color w:val="FF0000"/>
            <w:lang w:val="en-US"/>
          </w:rPr>
          <w:t>--</w:t>
        </w:r>
      </w:ins>
    </w:p>
    <w:p w14:paraId="7D82175D" w14:textId="2387194F" w:rsidR="00021E77" w:rsidRDefault="00631A05" w:rsidP="003E1AEF">
      <w:pPr>
        <w:pStyle w:val="BodyText"/>
        <w:spacing w:after="0"/>
        <w:rPr>
          <w:ins w:id="352" w:author="Petnathean Julled" w:date="2021-11-27T06:14:00Z"/>
          <w:bCs/>
          <w:lang w:val="en-US"/>
        </w:rPr>
      </w:pPr>
      <w:r w:rsidRPr="004A624A">
        <w:rPr>
          <w:bCs/>
          <w:lang w:val="en-US"/>
        </w:rPr>
        <w:t>For document query, XDS Document Consumer query for document Metadata attributes stored within XDS Document Registry Blockchain</w:t>
      </w:r>
      <w:ins w:id="353" w:author="Petnathean Julled" w:date="2021-11-27T06:10:00Z">
        <w:r w:rsidR="00021E77">
          <w:rPr>
            <w:bCs/>
            <w:lang w:val="en-US"/>
          </w:rPr>
          <w:t>.</w:t>
        </w:r>
      </w:ins>
    </w:p>
    <w:p w14:paraId="10E2A326" w14:textId="3C537BF7" w:rsidR="00F206F3" w:rsidRDefault="00F206F3" w:rsidP="003E1AEF">
      <w:pPr>
        <w:pStyle w:val="BodyText"/>
        <w:spacing w:after="0"/>
        <w:rPr>
          <w:ins w:id="354" w:author="Petnathean Julled" w:date="2021-11-27T06:10:00Z"/>
          <w:bCs/>
          <w:lang w:val="en-US"/>
        </w:rPr>
      </w:pPr>
      <w:moveToRangeStart w:id="355" w:author="Petnathean Julled" w:date="2021-11-27T06:14:00Z" w:name="move88886079"/>
      <w:moveTo w:id="356" w:author="Petnathean Julled" w:date="2021-11-27T06:14:00Z">
        <w:r w:rsidRPr="004A624A">
          <w:rPr>
            <w:bCs/>
            <w:lang w:val="en-US"/>
          </w:rPr>
          <w:t>Following IHE XDS Profile, XDS Document Consumer actor is where the user specifies search keyword values of Metadata attributes for the system to query for matching document exist within XDS Affinity Domain.</w:t>
        </w:r>
      </w:moveTo>
      <w:moveToRangeEnd w:id="355"/>
    </w:p>
    <w:p w14:paraId="70C062E0" w14:textId="22E5632E" w:rsidR="00021E77" w:rsidRPr="00021E77" w:rsidRDefault="00021E77">
      <w:pPr>
        <w:pStyle w:val="BodyText"/>
        <w:tabs>
          <w:tab w:val="clear" w:pos="288"/>
          <w:tab w:val="left" w:pos="0"/>
        </w:tabs>
        <w:spacing w:after="0"/>
        <w:ind w:firstLine="360"/>
        <w:rPr>
          <w:ins w:id="357" w:author="Petnathean Julled" w:date="2021-11-27T06:10:00Z"/>
          <w:color w:val="FF0000"/>
          <w:lang w:val="en-US"/>
          <w:rPrChange w:id="358" w:author="Petnathean Julled" w:date="2021-11-27T06:10:00Z">
            <w:rPr>
              <w:ins w:id="359" w:author="Petnathean Julled" w:date="2021-11-27T06:10:00Z"/>
              <w:bCs/>
              <w:lang w:val="en-US"/>
            </w:rPr>
          </w:rPrChange>
        </w:rPr>
        <w:pPrChange w:id="360" w:author="Petnathean Julled" w:date="2021-11-27T06:10:00Z">
          <w:pPr>
            <w:pStyle w:val="BodyText"/>
            <w:spacing w:after="0"/>
          </w:pPr>
        </w:pPrChange>
      </w:pPr>
      <w:proofErr w:type="spellStart"/>
      <w:ins w:id="361" w:author="Petnathean Julled" w:date="2021-11-27T06:10:00Z">
        <w:r w:rsidRPr="00271487">
          <w:rPr>
            <w:color w:val="FF0000"/>
            <w:lang w:val="en-US"/>
          </w:rPr>
          <w:t>vvv</w:t>
        </w:r>
        <w:proofErr w:type="spellEnd"/>
        <w:r w:rsidRPr="00271487">
          <w:rPr>
            <w:color w:val="FF0000"/>
            <w:lang w:val="en-US"/>
          </w:rPr>
          <w:t xml:space="preserve"> </w:t>
        </w:r>
        <w:r w:rsidR="002C1A82">
          <w:rPr>
            <w:color w:val="FF0000"/>
            <w:lang w:val="en-US"/>
          </w:rPr>
          <w:t xml:space="preserve">Begin </w:t>
        </w:r>
        <w:r>
          <w:rPr>
            <w:color w:val="FF0000"/>
            <w:lang w:val="en-US"/>
          </w:rPr>
          <w:t>Search operation</w:t>
        </w:r>
        <w:r w:rsidR="002C1A82">
          <w:rPr>
            <w:color w:val="FF0000"/>
            <w:lang w:val="en-US"/>
          </w:rPr>
          <w:t xml:space="preserve"> at XDS </w:t>
        </w:r>
      </w:ins>
      <w:ins w:id="362" w:author="Petnathean Julled" w:date="2021-11-27T06:11:00Z">
        <w:r w:rsidR="002C1A82">
          <w:rPr>
            <w:color w:val="FF0000"/>
            <w:lang w:val="en-US"/>
          </w:rPr>
          <w:t>Consumer</w:t>
        </w:r>
      </w:ins>
      <w:ins w:id="363" w:author="Petnathean Julled" w:date="2021-11-27T06:10:00Z">
        <w:r w:rsidRPr="00271487">
          <w:rPr>
            <w:color w:val="FF0000"/>
            <w:lang w:val="en-US"/>
          </w:rPr>
          <w:t xml:space="preserve"> </w:t>
        </w:r>
        <w:proofErr w:type="spellStart"/>
        <w:r w:rsidRPr="00271487">
          <w:rPr>
            <w:color w:val="FF0000"/>
            <w:lang w:val="en-US"/>
          </w:rPr>
          <w:t>vvv</w:t>
        </w:r>
      </w:ins>
      <w:proofErr w:type="spellEnd"/>
      <w:r w:rsidR="00631A05" w:rsidRPr="004A624A">
        <w:rPr>
          <w:bCs/>
          <w:lang w:val="en-US"/>
        </w:rPr>
        <w:t xml:space="preserve"> </w:t>
      </w:r>
    </w:p>
    <w:p w14:paraId="2720C291" w14:textId="6DAAB292" w:rsidR="00CD4BA8" w:rsidRDefault="00631A05" w:rsidP="003E1AEF">
      <w:pPr>
        <w:pStyle w:val="BodyText"/>
        <w:spacing w:after="0"/>
        <w:rPr>
          <w:ins w:id="364" w:author="Petnathean Julled" w:date="2021-11-27T06:11:00Z"/>
          <w:bCs/>
          <w:lang w:val="en-US"/>
        </w:rPr>
      </w:pPr>
      <w:r w:rsidRPr="004A624A">
        <w:rPr>
          <w:bCs/>
          <w:lang w:val="en-US"/>
        </w:rPr>
        <w:t>providing search operation type and some Metadata attributes value as search keyword via ITI-18 transaction. XDS Document Registry will check if the transaction is ITI-</w:t>
      </w:r>
      <w:r w:rsidRPr="004A624A">
        <w:rPr>
          <w:bCs/>
          <w:lang w:val="en-US"/>
        </w:rPr>
        <w:t xml:space="preserve">18 before performing search operation matching specified search type using provided keyword Metadata attributes value. </w:t>
      </w:r>
    </w:p>
    <w:p w14:paraId="5A133D12" w14:textId="1E5CEBF8" w:rsidR="00CD4BA8" w:rsidRDefault="00CD4BA8" w:rsidP="00CD4BA8">
      <w:pPr>
        <w:pStyle w:val="BodyText"/>
        <w:tabs>
          <w:tab w:val="clear" w:pos="288"/>
          <w:tab w:val="left" w:pos="0"/>
        </w:tabs>
        <w:spacing w:after="0"/>
        <w:ind w:firstLine="360"/>
        <w:rPr>
          <w:ins w:id="365" w:author="Petnathean Julled" w:date="2021-11-27T06:11:00Z"/>
          <w:color w:val="FF0000"/>
          <w:lang w:val="en-US"/>
        </w:rPr>
      </w:pPr>
      <w:proofErr w:type="spellStart"/>
      <w:ins w:id="366" w:author="Petnathean Julled" w:date="2021-11-27T06:11:00Z">
        <w:r w:rsidRPr="00271487">
          <w:rPr>
            <w:color w:val="FF0000"/>
            <w:lang w:val="en-US"/>
          </w:rPr>
          <w:t>vvv</w:t>
        </w:r>
        <w:proofErr w:type="spellEnd"/>
        <w:r w:rsidRPr="00271487">
          <w:rPr>
            <w:color w:val="FF0000"/>
            <w:lang w:val="en-US"/>
          </w:rPr>
          <w:t xml:space="preserve"> </w:t>
        </w:r>
        <w:r>
          <w:rPr>
            <w:color w:val="FF0000"/>
            <w:lang w:val="en-US"/>
          </w:rPr>
          <w:t>Explain search operation in detail</w:t>
        </w:r>
        <w:r w:rsidRPr="00271487">
          <w:rPr>
            <w:color w:val="FF0000"/>
            <w:lang w:val="en-US"/>
          </w:rPr>
          <w:t xml:space="preserve"> </w:t>
        </w:r>
        <w:proofErr w:type="spellStart"/>
        <w:r w:rsidRPr="00271487">
          <w:rPr>
            <w:color w:val="FF0000"/>
            <w:lang w:val="en-US"/>
          </w:rPr>
          <w:t>vvv</w:t>
        </w:r>
        <w:proofErr w:type="spellEnd"/>
      </w:ins>
    </w:p>
    <w:p w14:paraId="6DD557EA" w14:textId="79B53780" w:rsidR="00AB350E" w:rsidRPr="00CD4BA8" w:rsidRDefault="00AB350E">
      <w:pPr>
        <w:pStyle w:val="BodyText"/>
        <w:tabs>
          <w:tab w:val="clear" w:pos="288"/>
          <w:tab w:val="left" w:pos="0"/>
        </w:tabs>
        <w:spacing w:after="0"/>
        <w:ind w:firstLine="360"/>
        <w:rPr>
          <w:ins w:id="367" w:author="Petnathean Julled" w:date="2021-11-27T06:11:00Z"/>
          <w:color w:val="FF0000"/>
          <w:lang w:val="en-US"/>
          <w:rPrChange w:id="368" w:author="Petnathean Julled" w:date="2021-11-27T06:11:00Z">
            <w:rPr>
              <w:ins w:id="369" w:author="Petnathean Julled" w:date="2021-11-27T06:11:00Z"/>
              <w:bCs/>
              <w:lang w:val="en-US"/>
            </w:rPr>
          </w:rPrChange>
        </w:rPr>
        <w:pPrChange w:id="370" w:author="Petnathean Julled" w:date="2021-11-27T06:11:00Z">
          <w:pPr>
            <w:pStyle w:val="BodyText"/>
            <w:spacing w:after="0"/>
          </w:pPr>
        </w:pPrChange>
      </w:pPr>
      <w:ins w:id="371" w:author="Petnathean Julled" w:date="2021-11-27T06:11:00Z">
        <w:r>
          <w:rPr>
            <w:color w:val="FF0000"/>
            <w:lang w:val="en-US"/>
          </w:rPr>
          <w:t>-- Need more clear</w:t>
        </w:r>
      </w:ins>
      <w:ins w:id="372" w:author="Petnathean Julled" w:date="2021-11-27T06:12:00Z">
        <w:r>
          <w:rPr>
            <w:color w:val="FF0000"/>
            <w:lang w:val="en-US"/>
          </w:rPr>
          <w:t xml:space="preserve"> explanation --</w:t>
        </w:r>
      </w:ins>
    </w:p>
    <w:p w14:paraId="34D27C78" w14:textId="0A25AEC3" w:rsidR="00F206F3" w:rsidRDefault="00631A05" w:rsidP="003E1AEF">
      <w:pPr>
        <w:pStyle w:val="BodyText"/>
        <w:spacing w:after="0"/>
        <w:rPr>
          <w:ins w:id="373" w:author="Petnathean Julled" w:date="2021-11-27T06:14:00Z"/>
          <w:bCs/>
          <w:lang w:val="en-US"/>
        </w:rPr>
      </w:pPr>
      <w:r w:rsidRPr="004A624A">
        <w:rPr>
          <w:bCs/>
          <w:lang w:val="en-US"/>
        </w:rPr>
        <w:t xml:space="preserve">The search operation will be performed by consequently call for each registered </w:t>
      </w:r>
      <w:proofErr w:type="spellStart"/>
      <w:r w:rsidR="00165A59">
        <w:rPr>
          <w:bCs/>
          <w:lang w:val="en-US"/>
        </w:rPr>
        <w:t>Smartcontract</w:t>
      </w:r>
      <w:r w:rsidRPr="004A624A">
        <w:rPr>
          <w:bCs/>
          <w:lang w:val="en-US"/>
        </w:rPr>
        <w:t>s</w:t>
      </w:r>
      <w:proofErr w:type="spellEnd"/>
      <w:r w:rsidRPr="004A624A">
        <w:rPr>
          <w:bCs/>
          <w:lang w:val="en-US"/>
        </w:rPr>
        <w:t xml:space="preserve">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w:t>
      </w:r>
    </w:p>
    <w:p w14:paraId="62AE222A" w14:textId="4F7BCBC8" w:rsidR="000848A4" w:rsidRPr="000848A4" w:rsidRDefault="000848A4">
      <w:pPr>
        <w:pStyle w:val="BodyText"/>
        <w:tabs>
          <w:tab w:val="clear" w:pos="288"/>
          <w:tab w:val="left" w:pos="0"/>
        </w:tabs>
        <w:spacing w:after="0"/>
        <w:ind w:firstLine="360"/>
        <w:rPr>
          <w:ins w:id="374" w:author="Petnathean Julled" w:date="2021-11-27T06:13:00Z"/>
          <w:color w:val="FF0000"/>
          <w:lang w:val="en-US"/>
          <w:rPrChange w:id="375" w:author="Petnathean Julled" w:date="2021-11-27T06:14:00Z">
            <w:rPr>
              <w:ins w:id="376" w:author="Petnathean Julled" w:date="2021-11-27T06:13:00Z"/>
              <w:bCs/>
              <w:lang w:val="en-US"/>
            </w:rPr>
          </w:rPrChange>
        </w:rPr>
        <w:pPrChange w:id="377" w:author="Petnathean Julled" w:date="2021-11-27T06:14:00Z">
          <w:pPr>
            <w:pStyle w:val="BodyText"/>
            <w:spacing w:after="0"/>
          </w:pPr>
        </w:pPrChange>
      </w:pPr>
      <w:proofErr w:type="spellStart"/>
      <w:ins w:id="378" w:author="Petnathean Julled" w:date="2021-11-27T06:14:00Z">
        <w:r w:rsidRPr="00271487">
          <w:rPr>
            <w:color w:val="FF0000"/>
            <w:lang w:val="en-US"/>
          </w:rPr>
          <w:t>vvv</w:t>
        </w:r>
        <w:proofErr w:type="spellEnd"/>
        <w:r w:rsidRPr="00271487">
          <w:rPr>
            <w:color w:val="FF0000"/>
            <w:lang w:val="en-US"/>
          </w:rPr>
          <w:t xml:space="preserve"> </w:t>
        </w:r>
      </w:ins>
      <w:proofErr w:type="spellStart"/>
      <w:ins w:id="379" w:author="Petnathean Julled" w:date="2021-11-27T06:19:00Z">
        <w:r w:rsidR="00EB6556">
          <w:rPr>
            <w:color w:val="FF0000"/>
            <w:lang w:val="en-US"/>
          </w:rPr>
          <w:t>Implementat</w:t>
        </w:r>
        <w:proofErr w:type="spellEnd"/>
        <w:r w:rsidR="00EB6556">
          <w:rPr>
            <w:color w:val="FF0000"/>
            <w:lang w:val="en-US"/>
          </w:rPr>
          <w:t xml:space="preserve"> UI for XDS Consumer</w:t>
        </w:r>
      </w:ins>
      <w:ins w:id="380" w:author="Petnathean Julled" w:date="2021-11-27T06:14:00Z">
        <w:r w:rsidRPr="00271487">
          <w:rPr>
            <w:color w:val="FF0000"/>
            <w:lang w:val="en-US"/>
          </w:rPr>
          <w:t xml:space="preserve"> </w:t>
        </w:r>
        <w:proofErr w:type="spellStart"/>
        <w:r w:rsidRPr="00271487">
          <w:rPr>
            <w:color w:val="FF0000"/>
            <w:lang w:val="en-US"/>
          </w:rPr>
          <w:t>vvv</w:t>
        </w:r>
      </w:ins>
      <w:proofErr w:type="spellEnd"/>
    </w:p>
    <w:p w14:paraId="6425EB91" w14:textId="3B126046" w:rsidR="00E97BAB" w:rsidRDefault="00631A05" w:rsidP="003E1AEF">
      <w:pPr>
        <w:pStyle w:val="BodyText"/>
        <w:spacing w:after="0"/>
        <w:rPr>
          <w:ins w:id="381" w:author="Petnathean Julled" w:date="2021-11-27T06:20:00Z"/>
          <w:bCs/>
          <w:lang w:val="en-US"/>
        </w:rPr>
      </w:pPr>
      <w:moveFromRangeStart w:id="382" w:author="Petnathean Julled" w:date="2021-11-27T06:14:00Z" w:name="move88886079"/>
      <w:moveFrom w:id="383" w:author="Petnathean Julled" w:date="2021-11-27T06:14:00Z">
        <w:r w:rsidRPr="004A624A" w:rsidDel="00F206F3">
          <w:rPr>
            <w:bCs/>
            <w:lang w:val="en-US"/>
          </w:rPr>
          <w:t xml:space="preserve">Following IHE XDS Profile, XDS Document Consumer actor is where the user specifies search keyword values of Metadata attributes for the system to query for matching document exist within XDS Affinity Domain. </w:t>
        </w:r>
      </w:moveFrom>
      <w:moveFromRangeEnd w:id="382"/>
      <w:r w:rsidRPr="004A624A">
        <w:rPr>
          <w:bCs/>
          <w:lang w:val="en-US"/>
        </w:rPr>
        <w:t xml:space="preserve">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w:t>
      </w:r>
    </w:p>
    <w:p w14:paraId="4B042450" w14:textId="20273188" w:rsidR="00E97BAB" w:rsidRPr="00E97BAB" w:rsidRDefault="00E97BAB">
      <w:pPr>
        <w:pStyle w:val="BodyText"/>
        <w:tabs>
          <w:tab w:val="clear" w:pos="288"/>
          <w:tab w:val="left" w:pos="0"/>
        </w:tabs>
        <w:spacing w:after="0"/>
        <w:ind w:firstLine="360"/>
        <w:rPr>
          <w:ins w:id="384" w:author="Petnathean Julled" w:date="2021-11-27T06:20:00Z"/>
          <w:color w:val="FF0000"/>
          <w:lang w:val="en-US"/>
          <w:rPrChange w:id="385" w:author="Petnathean Julled" w:date="2021-11-27T06:20:00Z">
            <w:rPr>
              <w:ins w:id="386" w:author="Petnathean Julled" w:date="2021-11-27T06:20:00Z"/>
              <w:bCs/>
              <w:lang w:val="en-US"/>
            </w:rPr>
          </w:rPrChange>
        </w:rPr>
        <w:pPrChange w:id="387" w:author="Petnathean Julled" w:date="2021-11-27T06:20:00Z">
          <w:pPr>
            <w:pStyle w:val="BodyText"/>
            <w:spacing w:after="0"/>
          </w:pPr>
        </w:pPrChange>
      </w:pPr>
      <w:proofErr w:type="spellStart"/>
      <w:ins w:id="388" w:author="Petnathean Julled" w:date="2021-11-27T06:20:00Z">
        <w:r w:rsidRPr="00271487">
          <w:rPr>
            <w:color w:val="FF0000"/>
            <w:lang w:val="en-US"/>
          </w:rPr>
          <w:t>vvv</w:t>
        </w:r>
        <w:proofErr w:type="spellEnd"/>
        <w:r w:rsidRPr="00271487">
          <w:rPr>
            <w:color w:val="FF0000"/>
            <w:lang w:val="en-US"/>
          </w:rPr>
          <w:t xml:space="preserve"> </w:t>
        </w:r>
        <w:r>
          <w:rPr>
            <w:color w:val="FF0000"/>
            <w:lang w:val="en-US"/>
          </w:rPr>
          <w:t>How XDS Consumer UI Work</w:t>
        </w:r>
        <w:r w:rsidRPr="00271487">
          <w:rPr>
            <w:color w:val="FF0000"/>
            <w:lang w:val="en-US"/>
          </w:rPr>
          <w:t xml:space="preserve"> </w:t>
        </w:r>
        <w:proofErr w:type="spellStart"/>
        <w:r w:rsidRPr="00271487">
          <w:rPr>
            <w:color w:val="FF0000"/>
            <w:lang w:val="en-US"/>
          </w:rPr>
          <w:t>vvv</w:t>
        </w:r>
        <w:proofErr w:type="spellEnd"/>
      </w:ins>
    </w:p>
    <w:p w14:paraId="25C3B345" w14:textId="66388411" w:rsidR="00301AE9" w:rsidRDefault="00631A05" w:rsidP="003E1AEF">
      <w:pPr>
        <w:pStyle w:val="BodyText"/>
        <w:spacing w:after="0"/>
        <w:rPr>
          <w:ins w:id="389" w:author="Petnathean Julled" w:date="2021-11-27T06:21:00Z"/>
          <w:bCs/>
          <w:lang w:val="en-US"/>
        </w:rPr>
      </w:pPr>
      <w:r w:rsidRPr="004A624A">
        <w:rPr>
          <w:bCs/>
          <w:lang w:val="en-US"/>
        </w:rPr>
        <w:t>The command-line interface of XDS Document Consumer begins with prompt the user to input registry query types or choose to quit the program. The user will need to specify digit numbers corresponding to the choice. Then, the user will be prompt</w:t>
      </w:r>
      <w:r w:rsidR="00AE0389" w:rsidRPr="004A624A">
        <w:rPr>
          <w:bCs/>
          <w:lang w:val="en-US"/>
        </w:rPr>
        <w:t>ed</w:t>
      </w:r>
      <w:r w:rsidRPr="004A624A">
        <w:rPr>
          <w:bCs/>
          <w:lang w:val="en-US"/>
        </w:rPr>
        <w:t xml:space="preserve"> to input essential metadata attributes required for the query type (i.e., </w:t>
      </w:r>
      <w:proofErr w:type="spellStart"/>
      <w:r w:rsidRPr="004A624A">
        <w:rPr>
          <w:bCs/>
          <w:lang w:val="en-US"/>
        </w:rPr>
        <w:t>FindDocuments</w:t>
      </w:r>
      <w:proofErr w:type="spellEnd"/>
      <w:r w:rsidRPr="004A624A">
        <w:rPr>
          <w:bCs/>
          <w:lang w:val="en-US"/>
        </w:rPr>
        <w:t xml:space="preserve"> will require attributes included </w:t>
      </w:r>
      <w:proofErr w:type="spellStart"/>
      <w:r w:rsidRPr="004A624A">
        <w:rPr>
          <w:bCs/>
          <w:lang w:val="en-US"/>
        </w:rPr>
        <w:t>DocumentEntryPatientId</w:t>
      </w:r>
      <w:proofErr w:type="spellEnd"/>
      <w:r w:rsidRPr="004A624A">
        <w:rPr>
          <w:bCs/>
          <w:lang w:val="en-US"/>
        </w:rPr>
        <w:t xml:space="preserve"> and </w:t>
      </w:r>
      <w:proofErr w:type="spellStart"/>
      <w:r w:rsidRPr="004A624A">
        <w:rPr>
          <w:bCs/>
          <w:lang w:val="en-US"/>
        </w:rPr>
        <w:t>DocumentEntryStatus</w:t>
      </w:r>
      <w:proofErr w:type="spellEnd"/>
      <w:r w:rsidRPr="004A624A">
        <w:rPr>
          <w:bCs/>
          <w:lang w:val="en-US"/>
        </w:rPr>
        <w:t xml:space="preserve">) before prompt to input other metadata attributes as optional depending on the information the user known. When there are no more metadata attribute values to add, the user can choose to start a query for the document. </w:t>
      </w:r>
    </w:p>
    <w:p w14:paraId="080BCCE8" w14:textId="020D1FFC" w:rsidR="00301AE9" w:rsidRDefault="00301AE9" w:rsidP="003E1AEF">
      <w:pPr>
        <w:pStyle w:val="BodyText"/>
        <w:spacing w:after="0"/>
        <w:rPr>
          <w:ins w:id="390" w:author="Petnathean Julled" w:date="2021-11-27T06:22:00Z"/>
          <w:bCs/>
          <w:lang w:val="en-US"/>
        </w:rPr>
      </w:pPr>
      <w:proofErr w:type="spellStart"/>
      <w:ins w:id="391" w:author="Petnathean Julled" w:date="2021-11-27T06:22:00Z">
        <w:r w:rsidRPr="00271487">
          <w:rPr>
            <w:color w:val="FF0000"/>
            <w:lang w:val="en-US"/>
          </w:rPr>
          <w:t>vvv</w:t>
        </w:r>
        <w:proofErr w:type="spellEnd"/>
        <w:r w:rsidRPr="00271487">
          <w:rPr>
            <w:color w:val="FF0000"/>
            <w:lang w:val="en-US"/>
          </w:rPr>
          <w:t xml:space="preserve"> </w:t>
        </w:r>
        <w:proofErr w:type="spellStart"/>
        <w:r>
          <w:rPr>
            <w:color w:val="FF0000"/>
            <w:lang w:val="en-US"/>
          </w:rPr>
          <w:t>Implementat</w:t>
        </w:r>
        <w:proofErr w:type="spellEnd"/>
        <w:r>
          <w:rPr>
            <w:color w:val="FF0000"/>
            <w:lang w:val="en-US"/>
          </w:rPr>
          <w:t xml:space="preserve"> UI for XDS Consumer (Continue)</w:t>
        </w:r>
        <w:r w:rsidRPr="00271487">
          <w:rPr>
            <w:color w:val="FF0000"/>
            <w:lang w:val="en-US"/>
          </w:rPr>
          <w:t xml:space="preserve"> </w:t>
        </w:r>
        <w:proofErr w:type="spellStart"/>
        <w:r w:rsidRPr="00271487">
          <w:rPr>
            <w:color w:val="FF0000"/>
            <w:lang w:val="en-US"/>
          </w:rPr>
          <w:t>vvv</w:t>
        </w:r>
        <w:proofErr w:type="spellEnd"/>
        <w:r w:rsidRPr="004A624A">
          <w:rPr>
            <w:bCs/>
            <w:lang w:val="en-US"/>
          </w:rPr>
          <w:t xml:space="preserve"> </w:t>
        </w:r>
      </w:ins>
    </w:p>
    <w:p w14:paraId="08C3C7D1" w14:textId="44A067CB" w:rsidR="00644E56" w:rsidRDefault="00631A05" w:rsidP="003E1AEF">
      <w:pPr>
        <w:pStyle w:val="BodyText"/>
        <w:spacing w:after="0"/>
        <w:rPr>
          <w:ins w:id="392" w:author="Petnathean Julled" w:date="2021-11-27T06:23:00Z"/>
          <w:rFonts w:cstheme="minorBidi"/>
          <w:bCs/>
          <w:szCs w:val="25"/>
          <w:lang w:val="en-US" w:bidi="th-TH"/>
        </w:rPr>
      </w:pPr>
      <w:r w:rsidRPr="004A624A">
        <w:rPr>
          <w:bCs/>
          <w:lang w:val="en-US"/>
        </w:rPr>
        <w:t>The XDS Document Consumer Actor program will then accept the input and assort it into the ITI-18 transaction before sending it to XDS Document Registry Actor.</w:t>
      </w:r>
      <w:r w:rsidR="008B75AE" w:rsidRPr="004A624A">
        <w:rPr>
          <w:rFonts w:cstheme="minorBidi"/>
          <w:bCs/>
          <w:szCs w:val="25"/>
          <w:cs/>
          <w:lang w:val="en-US" w:bidi="th-TH"/>
        </w:rPr>
        <w:t xml:space="preserve"> </w:t>
      </w:r>
      <w:r w:rsidR="008B75AE" w:rsidRPr="004A624A">
        <w:rPr>
          <w:rFonts w:cstheme="minorBidi"/>
          <w:bCs/>
          <w:szCs w:val="25"/>
          <w:lang w:val="en-US" w:bidi="th-TH"/>
        </w:rPr>
        <w:t>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w:t>
      </w:r>
      <w:r w:rsidR="00644E56" w:rsidRPr="004A624A">
        <w:rPr>
          <w:rFonts w:cstheme="minorBidi"/>
          <w:bCs/>
          <w:szCs w:val="25"/>
          <w:lang w:val="en-US" w:bidi="th-TH"/>
        </w:rPr>
        <w:t xml:space="preserve"> </w:t>
      </w:r>
    </w:p>
    <w:p w14:paraId="58BABCF2" w14:textId="4D0136CE" w:rsidR="00792E1A" w:rsidRDefault="00792E1A" w:rsidP="003E1AEF">
      <w:pPr>
        <w:pStyle w:val="BodyText"/>
        <w:spacing w:after="0"/>
        <w:rPr>
          <w:ins w:id="393" w:author="Petnathean Julled" w:date="2021-11-27T06:24:00Z"/>
          <w:color w:val="FF0000"/>
          <w:lang w:val="en-US"/>
        </w:rPr>
      </w:pPr>
      <w:proofErr w:type="spellStart"/>
      <w:ins w:id="394" w:author="Petnathean Julled" w:date="2021-11-27T06:23:00Z">
        <w:r w:rsidRPr="00271487">
          <w:rPr>
            <w:color w:val="FF0000"/>
            <w:lang w:val="en-US"/>
          </w:rPr>
          <w:t>vvv</w:t>
        </w:r>
        <w:proofErr w:type="spellEnd"/>
        <w:r w:rsidRPr="00271487">
          <w:rPr>
            <w:color w:val="FF0000"/>
            <w:lang w:val="en-US"/>
          </w:rPr>
          <w:t xml:space="preserve"> </w:t>
        </w:r>
        <w:r>
          <w:rPr>
            <w:color w:val="FF0000"/>
            <w:lang w:val="en-US"/>
          </w:rPr>
          <w:t>XDS Registry (Conti</w:t>
        </w:r>
      </w:ins>
      <w:ins w:id="395" w:author="Petnathean Julled" w:date="2021-11-27T06:24:00Z">
        <w:r>
          <w:rPr>
            <w:color w:val="FF0000"/>
            <w:lang w:val="en-US"/>
          </w:rPr>
          <w:t>nue</w:t>
        </w:r>
      </w:ins>
      <w:ins w:id="396" w:author="Petnathean Julled" w:date="2021-11-27T06:23:00Z">
        <w:r>
          <w:rPr>
            <w:color w:val="FF0000"/>
            <w:lang w:val="en-US"/>
          </w:rPr>
          <w:t>)</w:t>
        </w:r>
        <w:r w:rsidRPr="00271487">
          <w:rPr>
            <w:color w:val="FF0000"/>
            <w:lang w:val="en-US"/>
          </w:rPr>
          <w:t xml:space="preserve"> </w:t>
        </w:r>
        <w:proofErr w:type="spellStart"/>
        <w:r w:rsidRPr="00271487">
          <w:rPr>
            <w:color w:val="FF0000"/>
            <w:lang w:val="en-US"/>
          </w:rPr>
          <w:t>vvv</w:t>
        </w:r>
      </w:ins>
      <w:proofErr w:type="spellEnd"/>
    </w:p>
    <w:p w14:paraId="42A05088" w14:textId="002DB276" w:rsidR="005242A1" w:rsidRPr="004A624A" w:rsidRDefault="005242A1" w:rsidP="003E1AEF">
      <w:pPr>
        <w:pStyle w:val="BodyText"/>
        <w:spacing w:after="0"/>
        <w:rPr>
          <w:rFonts w:cstheme="minorBidi"/>
          <w:bCs/>
          <w:szCs w:val="25"/>
          <w:lang w:val="en-US" w:bidi="th-TH"/>
        </w:rPr>
      </w:pPr>
      <w:proofErr w:type="spellStart"/>
      <w:ins w:id="397" w:author="Petnathean Julled" w:date="2021-11-27T06:24:00Z">
        <w:r w:rsidRPr="00271487">
          <w:rPr>
            <w:color w:val="FF0000"/>
            <w:lang w:val="en-US"/>
          </w:rPr>
          <w:t>vvv</w:t>
        </w:r>
        <w:proofErr w:type="spellEnd"/>
        <w:r w:rsidRPr="00271487">
          <w:rPr>
            <w:color w:val="FF0000"/>
            <w:lang w:val="en-US"/>
          </w:rPr>
          <w:t xml:space="preserve"> </w:t>
        </w:r>
        <w:r>
          <w:rPr>
            <w:color w:val="FF0000"/>
            <w:lang w:val="en-US"/>
          </w:rPr>
          <w:t>Design requirement for XDS Registry</w:t>
        </w:r>
        <w:r w:rsidRPr="00271487">
          <w:rPr>
            <w:color w:val="FF0000"/>
            <w:lang w:val="en-US"/>
          </w:rPr>
          <w:t xml:space="preserve"> </w:t>
        </w:r>
        <w:proofErr w:type="spellStart"/>
        <w:r w:rsidRPr="00271487">
          <w:rPr>
            <w:color w:val="FF0000"/>
            <w:lang w:val="en-US"/>
          </w:rPr>
          <w:t>vvv</w:t>
        </w:r>
      </w:ins>
      <w:proofErr w:type="spellEnd"/>
    </w:p>
    <w:p w14:paraId="17C1475B" w14:textId="77777777" w:rsidR="003A356B" w:rsidRDefault="00644E56" w:rsidP="00710B9C">
      <w:pPr>
        <w:pStyle w:val="BodyText"/>
        <w:spacing w:after="0"/>
        <w:rPr>
          <w:ins w:id="398" w:author="Petnathean Julled" w:date="2021-11-27T06:25:00Z"/>
          <w:rFonts w:cstheme="minorBidi"/>
          <w:bCs/>
          <w:szCs w:val="25"/>
          <w:lang w:val="en-US" w:bidi="th-TH"/>
        </w:rPr>
      </w:pPr>
      <w:r w:rsidRPr="004A624A">
        <w:rPr>
          <w:rFonts w:cstheme="minorBidi"/>
          <w:bCs/>
          <w:szCs w:val="25"/>
          <w:lang w:val="en-US" w:bidi="th-TH"/>
        </w:rPr>
        <w:t xml:space="preserve">The XDS Document Registry Actor program must be able to communicate with the simulated XDS Document Repository actor and XDS Document Consumer actor. At the same time, the software will need to act as the </w:t>
      </w:r>
      <w:commentRangeStart w:id="399"/>
      <w:r w:rsidRPr="004A624A">
        <w:rPr>
          <w:rFonts w:cstheme="minorBidi"/>
          <w:bCs/>
          <w:szCs w:val="25"/>
          <w:highlight w:val="yellow"/>
          <w:lang w:val="en-US" w:bidi="th-TH"/>
        </w:rPr>
        <w:t>middle</w:t>
      </w:r>
      <w:r w:rsidR="00B13259" w:rsidRPr="004A624A">
        <w:rPr>
          <w:rFonts w:cstheme="minorBidi"/>
          <w:bCs/>
          <w:szCs w:val="25"/>
          <w:highlight w:val="yellow"/>
          <w:lang w:val="en-US" w:bidi="th-TH"/>
        </w:rPr>
        <w:t>ware</w:t>
      </w:r>
      <w:commentRangeEnd w:id="399"/>
      <w:r w:rsidR="00B13259" w:rsidRPr="004A624A">
        <w:rPr>
          <w:rStyle w:val="CommentReference"/>
          <w:spacing w:val="0"/>
          <w:lang w:val="en-US" w:eastAsia="en-US"/>
        </w:rPr>
        <w:commentReference w:id="399"/>
      </w:r>
      <w:r w:rsidRPr="004A624A">
        <w:rPr>
          <w:rFonts w:cstheme="minorBidi"/>
          <w:bCs/>
          <w:szCs w:val="25"/>
          <w:lang w:val="en-US" w:bidi="th-TH"/>
        </w:rPr>
        <w:t xml:space="preserve"> between the local XDS system and the Blockchain ledger. The Actor will wait until receiving the XML message transaction and react differently to ITI-42 and ITI-18 transactions.</w:t>
      </w:r>
    </w:p>
    <w:p w14:paraId="1B393CA4" w14:textId="4D871AB9" w:rsidR="003A356B" w:rsidRDefault="003A356B" w:rsidP="00710B9C">
      <w:pPr>
        <w:pStyle w:val="BodyText"/>
        <w:spacing w:after="0"/>
        <w:rPr>
          <w:ins w:id="400" w:author="Petnathean Julled" w:date="2021-11-27T06:25:00Z"/>
          <w:rFonts w:cstheme="minorBidi"/>
          <w:bCs/>
          <w:szCs w:val="25"/>
          <w:lang w:val="en-US" w:bidi="th-TH"/>
        </w:rPr>
      </w:pPr>
      <w:proofErr w:type="spellStart"/>
      <w:ins w:id="401" w:author="Petnathean Julled" w:date="2021-11-27T06:25:00Z">
        <w:r w:rsidRPr="00271487">
          <w:rPr>
            <w:color w:val="FF0000"/>
            <w:lang w:val="en-US"/>
          </w:rPr>
          <w:t>vvv</w:t>
        </w:r>
        <w:proofErr w:type="spellEnd"/>
        <w:r w:rsidRPr="00271487">
          <w:rPr>
            <w:color w:val="FF0000"/>
            <w:lang w:val="en-US"/>
          </w:rPr>
          <w:t xml:space="preserve"> </w:t>
        </w:r>
      </w:ins>
      <w:ins w:id="402" w:author="Petnathean Julled" w:date="2021-11-27T06:26:00Z">
        <w:r>
          <w:rPr>
            <w:color w:val="FF0000"/>
            <w:lang w:val="en-US"/>
          </w:rPr>
          <w:t>(Partial) implement for XDS Registry</w:t>
        </w:r>
      </w:ins>
      <w:ins w:id="403" w:author="Petnathean Julled" w:date="2021-11-27T06:25:00Z">
        <w:r w:rsidRPr="00271487">
          <w:rPr>
            <w:color w:val="FF0000"/>
            <w:lang w:val="en-US"/>
          </w:rPr>
          <w:t xml:space="preserve"> </w:t>
        </w:r>
        <w:proofErr w:type="spellStart"/>
        <w:r w:rsidRPr="00271487">
          <w:rPr>
            <w:color w:val="FF0000"/>
            <w:lang w:val="en-US"/>
          </w:rPr>
          <w:t>vvv</w:t>
        </w:r>
      </w:ins>
      <w:proofErr w:type="spellEnd"/>
      <w:r w:rsidR="00644E56" w:rsidRPr="004A624A">
        <w:rPr>
          <w:rFonts w:cstheme="minorBidi"/>
          <w:bCs/>
          <w:szCs w:val="25"/>
          <w:lang w:val="en-US" w:bidi="th-TH"/>
        </w:rPr>
        <w:t xml:space="preserve"> </w:t>
      </w:r>
    </w:p>
    <w:p w14:paraId="296059F4" w14:textId="3F6C0BE4" w:rsidR="003E1AEF" w:rsidRDefault="00644E56" w:rsidP="00710B9C">
      <w:pPr>
        <w:pStyle w:val="BodyText"/>
        <w:spacing w:after="0"/>
        <w:rPr>
          <w:ins w:id="404" w:author="Petnathean Julled" w:date="2021-11-27T06:26:00Z"/>
          <w:rFonts w:cstheme="minorBidi"/>
          <w:bCs/>
          <w:szCs w:val="25"/>
          <w:lang w:val="en-US" w:bidi="th-TH"/>
        </w:rPr>
      </w:pPr>
      <w:r w:rsidRPr="004A624A">
        <w:rPr>
          <w:rFonts w:cstheme="minorBidi"/>
          <w:bCs/>
          <w:szCs w:val="25"/>
          <w:lang w:val="en-US" w:bidi="th-TH"/>
        </w:rPr>
        <w:t xml:space="preserve">Unlike the XDS Document Repository Actor and XDS Document Consumer Actor, the XDS Document Registry was made to act as the medium between the native system and the Blockchain </w:t>
      </w:r>
      <w:proofErr w:type="spellStart"/>
      <w:r w:rsidR="00165A59">
        <w:rPr>
          <w:rFonts w:cstheme="minorBidi"/>
          <w:bCs/>
          <w:szCs w:val="25"/>
          <w:lang w:val="en-US" w:bidi="th-TH"/>
        </w:rPr>
        <w:t>Smartcontract</w:t>
      </w:r>
      <w:proofErr w:type="spellEnd"/>
      <w:r w:rsidRPr="004A624A">
        <w:rPr>
          <w:rFonts w:cstheme="minorBidi"/>
          <w:bCs/>
          <w:szCs w:val="25"/>
          <w:lang w:val="en-US" w:bidi="th-TH"/>
        </w:rPr>
        <w:t>.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w:t>
      </w:r>
      <w:r w:rsidR="001A2F63" w:rsidRPr="004A624A">
        <w:rPr>
          <w:rFonts w:cstheme="minorBidi"/>
          <w:bCs/>
          <w:szCs w:val="25"/>
          <w:lang w:val="en-US" w:bidi="th-TH"/>
        </w:rPr>
        <w:t>S</w:t>
      </w:r>
      <w:r w:rsidRPr="004A624A">
        <w:rPr>
          <w:rFonts w:cstheme="minorBidi"/>
          <w:bCs/>
          <w:szCs w:val="25"/>
          <w:lang w:val="en-US" w:bidi="th-TH"/>
        </w:rPr>
        <w:t xml:space="preserve">cript native program part and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part. For this implementation, the XDS </w:t>
      </w:r>
      <w:r w:rsidRPr="004A624A">
        <w:rPr>
          <w:rFonts w:cstheme="minorBidi"/>
          <w:bCs/>
          <w:szCs w:val="25"/>
          <w:lang w:val="en-US" w:bidi="th-TH"/>
        </w:rPr>
        <w:lastRenderedPageBreak/>
        <w:t xml:space="preserve">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compatible format.</w:t>
      </w:r>
      <w:r w:rsidR="003E1AEF" w:rsidRPr="004A624A">
        <w:rPr>
          <w:rFonts w:cstheme="minorBidi"/>
          <w:bCs/>
          <w:szCs w:val="25"/>
          <w:cs/>
          <w:lang w:val="en-US" w:bidi="th-TH"/>
        </w:rPr>
        <w:t xml:space="preserve"> </w:t>
      </w:r>
    </w:p>
    <w:p w14:paraId="5F3FDAFC" w14:textId="441F8038" w:rsidR="00C84557" w:rsidRDefault="0054370F" w:rsidP="00710B9C">
      <w:pPr>
        <w:pStyle w:val="BodyText"/>
        <w:spacing w:after="0"/>
        <w:rPr>
          <w:ins w:id="405" w:author="Petnathean Julled" w:date="2021-11-27T06:27:00Z"/>
          <w:color w:val="FF0000"/>
          <w:lang w:val="en-US"/>
        </w:rPr>
      </w:pPr>
      <w:proofErr w:type="spellStart"/>
      <w:ins w:id="406" w:author="Petnathean Julled" w:date="2021-11-27T06:26:00Z">
        <w:r w:rsidRPr="00271487">
          <w:rPr>
            <w:color w:val="FF0000"/>
            <w:lang w:val="en-US"/>
          </w:rPr>
          <w:t>vvv</w:t>
        </w:r>
        <w:proofErr w:type="spellEnd"/>
        <w:r w:rsidRPr="00271487">
          <w:rPr>
            <w:color w:val="FF0000"/>
            <w:lang w:val="en-US"/>
          </w:rPr>
          <w:t xml:space="preserve"> </w:t>
        </w:r>
      </w:ins>
      <w:ins w:id="407" w:author="Petnathean Julled" w:date="2021-11-27T06:27:00Z">
        <w:r>
          <w:rPr>
            <w:color w:val="FF0000"/>
            <w:lang w:val="en-US"/>
          </w:rPr>
          <w:t xml:space="preserve">How </w:t>
        </w:r>
        <w:proofErr w:type="spellStart"/>
        <w:r>
          <w:rPr>
            <w:color w:val="FF0000"/>
            <w:lang w:val="en-US"/>
          </w:rPr>
          <w:t>Smartcontract</w:t>
        </w:r>
        <w:proofErr w:type="spellEnd"/>
        <w:r>
          <w:rPr>
            <w:color w:val="FF0000"/>
            <w:lang w:val="en-US"/>
          </w:rPr>
          <w:t xml:space="preserve"> made for XDS Registry</w:t>
        </w:r>
      </w:ins>
      <w:ins w:id="408" w:author="Petnathean Julled" w:date="2021-11-27T06:26:00Z">
        <w:r w:rsidRPr="00271487">
          <w:rPr>
            <w:color w:val="FF0000"/>
            <w:lang w:val="en-US"/>
          </w:rPr>
          <w:t xml:space="preserve"> </w:t>
        </w:r>
        <w:proofErr w:type="spellStart"/>
        <w:r w:rsidRPr="00271487">
          <w:rPr>
            <w:color w:val="FF0000"/>
            <w:lang w:val="en-US"/>
          </w:rPr>
          <w:t>vvv</w:t>
        </w:r>
      </w:ins>
      <w:proofErr w:type="spellEnd"/>
    </w:p>
    <w:p w14:paraId="6CBC4918" w14:textId="65A02276" w:rsidR="00C84557" w:rsidRPr="00C84557" w:rsidRDefault="00C84557" w:rsidP="00710B9C">
      <w:pPr>
        <w:pStyle w:val="BodyText"/>
        <w:spacing w:after="0"/>
        <w:rPr>
          <w:color w:val="FF0000"/>
          <w:lang w:val="en-US"/>
          <w:rPrChange w:id="409" w:author="Petnathean Julled" w:date="2021-11-27T06:27:00Z">
            <w:rPr>
              <w:rFonts w:cstheme="minorBidi"/>
              <w:bCs/>
              <w:szCs w:val="25"/>
              <w:lang w:val="en-US" w:bidi="th-TH"/>
            </w:rPr>
          </w:rPrChange>
        </w:rPr>
      </w:pPr>
      <w:ins w:id="410" w:author="Petnathean Julled" w:date="2021-11-27T06:27:00Z">
        <w:r>
          <w:rPr>
            <w:color w:val="FF0000"/>
            <w:lang w:val="en-US"/>
          </w:rPr>
          <w:t xml:space="preserve">(Maybe move to or move from </w:t>
        </w:r>
        <w:proofErr w:type="spellStart"/>
        <w:r>
          <w:rPr>
            <w:color w:val="FF0000"/>
            <w:lang w:val="en-US"/>
          </w:rPr>
          <w:t>Smartcontract</w:t>
        </w:r>
        <w:proofErr w:type="spellEnd"/>
        <w:r>
          <w:rPr>
            <w:color w:val="FF0000"/>
            <w:lang w:val="en-US"/>
          </w:rPr>
          <w:t xml:space="preserve"> section)</w:t>
        </w:r>
      </w:ins>
    </w:p>
    <w:p w14:paraId="05FBA6B1" w14:textId="5B76068F" w:rsidR="00990EC5" w:rsidRDefault="00F75BDF" w:rsidP="00710B9C">
      <w:pPr>
        <w:pStyle w:val="BodyText"/>
        <w:spacing w:after="0"/>
        <w:rPr>
          <w:ins w:id="411" w:author="Petnathean Julled" w:date="2021-11-27T06:28:00Z"/>
          <w:rFonts w:cstheme="minorBidi"/>
          <w:bCs/>
          <w:szCs w:val="25"/>
          <w:lang w:val="en-US" w:bidi="th-TH"/>
        </w:rPr>
      </w:pPr>
      <w:r w:rsidRPr="004A624A">
        <w:rPr>
          <w:rFonts w:cstheme="minorBidi"/>
          <w:bCs/>
          <w:szCs w:val="25"/>
          <w:lang w:val="en-US" w:bidi="th-TH"/>
        </w:rPr>
        <w:t xml:space="preserve">In the implementation,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was designed to store string values and will return the stored value when called by the corresponding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function. The prepared JSON must be converted into a string variable before entering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This is due to the limit of the Ethereum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which can cover a limited number of programming variables so, we simplify our program to avoid that limit by storing the whole JSON in string form as a single variable. Because the Ethereum Blockchain requires a particular amount of gas to run the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the length of the variable could produce an error if there isn't enough gas available. That means, we need to increase the limit amount of gas for executing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design, XDS Document Registry actors can keep Metadata attributes of each document by storing them as JSON string variable inside Blockchain using one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per document. At the same time, the actor can perform search operation by sequentially call upon each published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one-by-one until the result was found or until the last in the case which no matching result. It must be noted that publishing of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always requires gas to execute the task while calling for the variable value stored in the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is not consuming any Blockchain resource. It must be noted that at the beginning of the XDS Blockchain network, the base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must be initially deployed into the Blockchain to allow further registration of health documents for the rest of the Blockchain ledger.</w:t>
      </w:r>
      <w:r w:rsidR="00990EC5" w:rsidRPr="004A624A">
        <w:rPr>
          <w:rFonts w:cstheme="minorBidi"/>
          <w:bCs/>
          <w:szCs w:val="25"/>
          <w:lang w:val="en-US" w:bidi="th-TH"/>
        </w:rPr>
        <w:t xml:space="preserve"> </w:t>
      </w:r>
    </w:p>
    <w:p w14:paraId="74E67784" w14:textId="5C7A61A1" w:rsidR="0094354F" w:rsidRPr="004A624A" w:rsidRDefault="0094354F" w:rsidP="00710B9C">
      <w:pPr>
        <w:pStyle w:val="BodyText"/>
        <w:spacing w:after="0"/>
        <w:rPr>
          <w:rFonts w:cstheme="minorBidi"/>
          <w:bCs/>
          <w:szCs w:val="25"/>
          <w:lang w:val="en-US" w:bidi="th-TH"/>
        </w:rPr>
      </w:pPr>
      <w:proofErr w:type="spellStart"/>
      <w:ins w:id="412" w:author="Petnathean Julled" w:date="2021-11-27T06:28:00Z">
        <w:r w:rsidRPr="00271487">
          <w:rPr>
            <w:color w:val="FF0000"/>
            <w:lang w:val="en-US"/>
          </w:rPr>
          <w:t>vvv</w:t>
        </w:r>
        <w:proofErr w:type="spellEnd"/>
        <w:r w:rsidRPr="00271487">
          <w:rPr>
            <w:color w:val="FF0000"/>
            <w:lang w:val="en-US"/>
          </w:rPr>
          <w:t xml:space="preserve"> </w:t>
        </w:r>
        <w:r>
          <w:rPr>
            <w:color w:val="FF0000"/>
            <w:lang w:val="en-US"/>
          </w:rPr>
          <w:t>How XDS Registry han</w:t>
        </w:r>
      </w:ins>
      <w:ins w:id="413" w:author="Petnathean Julled" w:date="2021-11-27T06:29:00Z">
        <w:r w:rsidR="00576434">
          <w:rPr>
            <w:color w:val="FF0000"/>
            <w:lang w:val="en-US"/>
          </w:rPr>
          <w:t>d</w:t>
        </w:r>
      </w:ins>
      <w:ins w:id="414" w:author="Petnathean Julled" w:date="2021-11-27T06:28:00Z">
        <w:r>
          <w:rPr>
            <w:color w:val="FF0000"/>
            <w:lang w:val="en-US"/>
          </w:rPr>
          <w:t>le ITI-18</w:t>
        </w:r>
        <w:r w:rsidRPr="00271487">
          <w:rPr>
            <w:color w:val="FF0000"/>
            <w:lang w:val="en-US"/>
          </w:rPr>
          <w:t xml:space="preserve"> </w:t>
        </w:r>
        <w:proofErr w:type="spellStart"/>
        <w:r w:rsidRPr="00271487">
          <w:rPr>
            <w:color w:val="FF0000"/>
            <w:lang w:val="en-US"/>
          </w:rPr>
          <w:t>vvv</w:t>
        </w:r>
      </w:ins>
      <w:proofErr w:type="spellEnd"/>
    </w:p>
    <w:p w14:paraId="3816BC9A" w14:textId="692A9899" w:rsidR="003A3ED8" w:rsidRDefault="00990EC5" w:rsidP="00710B9C">
      <w:pPr>
        <w:pStyle w:val="BodyText"/>
        <w:spacing w:after="0"/>
        <w:rPr>
          <w:ins w:id="415" w:author="Petnathean Julled" w:date="2021-11-27T06:30:00Z"/>
          <w:rFonts w:cstheme="minorBidi"/>
          <w:bCs/>
          <w:szCs w:val="25"/>
          <w:lang w:val="en-US" w:bidi="th-TH"/>
        </w:rPr>
      </w:pPr>
      <w:r w:rsidRPr="004A624A">
        <w:rPr>
          <w:rFonts w:cstheme="minorBidi"/>
          <w:bCs/>
          <w:szCs w:val="25"/>
          <w:lang w:val="en-US" w:bidi="th-TH"/>
        </w:rPr>
        <w:t>Like IHE ITI-42 transaction handling, the XDS Document Registry actors also wait for ITI-18 on the TCP channel. The received transaction will be converted into JSON while matching UUID with its corresponding metadata attributes. The transaction is specified with the header “</w:t>
      </w:r>
      <w:proofErr w:type="spellStart"/>
      <w:r w:rsidRPr="004A624A">
        <w:rPr>
          <w:rFonts w:cstheme="minorBidi"/>
          <w:bCs/>
          <w:szCs w:val="25"/>
          <w:lang w:val="en-US" w:bidi="th-TH"/>
        </w:rPr>
        <w:t>QueryResponse</w:t>
      </w:r>
      <w:proofErr w:type="spellEnd"/>
      <w:r w:rsidRPr="004A624A">
        <w:rPr>
          <w:rFonts w:cstheme="minorBidi"/>
          <w:bCs/>
          <w:szCs w:val="25"/>
          <w:lang w:val="en-US" w:bidi="th-TH"/>
        </w:rPr>
        <w:t xml:space="preserve">” and compose of Metadata attributes value input by Document Consumer. These values will be used in search operation which will seek for the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with matching metadata attribute values. After the result was found, the actor then proceeds to create a response XML message following the ITI-18 format. </w:t>
      </w:r>
    </w:p>
    <w:p w14:paraId="0C1D20F9" w14:textId="0941E054" w:rsidR="00986DEE" w:rsidRPr="004A624A" w:rsidRDefault="00986DEE" w:rsidP="00710B9C">
      <w:pPr>
        <w:pStyle w:val="BodyText"/>
        <w:spacing w:after="0"/>
        <w:rPr>
          <w:rFonts w:cstheme="minorBidi"/>
          <w:bCs/>
          <w:szCs w:val="25"/>
          <w:lang w:val="en-US" w:bidi="th-TH"/>
        </w:rPr>
      </w:pPr>
      <w:proofErr w:type="spellStart"/>
      <w:ins w:id="416" w:author="Petnathean Julled" w:date="2021-11-27T06:30:00Z">
        <w:r w:rsidRPr="00271487">
          <w:rPr>
            <w:color w:val="FF0000"/>
            <w:lang w:val="en-US"/>
          </w:rPr>
          <w:t>vvv</w:t>
        </w:r>
        <w:proofErr w:type="spellEnd"/>
        <w:r w:rsidRPr="00271487">
          <w:rPr>
            <w:color w:val="FF0000"/>
            <w:lang w:val="en-US"/>
          </w:rPr>
          <w:t xml:space="preserve"> </w:t>
        </w:r>
        <w:r>
          <w:rPr>
            <w:color w:val="FF0000"/>
            <w:lang w:val="en-US"/>
          </w:rPr>
          <w:t>More explanation on Search operation</w:t>
        </w:r>
        <w:r w:rsidRPr="00271487">
          <w:rPr>
            <w:color w:val="FF0000"/>
            <w:lang w:val="en-US"/>
          </w:rPr>
          <w:t xml:space="preserve"> </w:t>
        </w:r>
        <w:proofErr w:type="spellStart"/>
        <w:r w:rsidRPr="00271487">
          <w:rPr>
            <w:color w:val="FF0000"/>
            <w:lang w:val="en-US"/>
          </w:rPr>
          <w:t>vvv</w:t>
        </w:r>
      </w:ins>
      <w:proofErr w:type="spellEnd"/>
    </w:p>
    <w:p w14:paraId="1E4A2246" w14:textId="6A55135D" w:rsidR="002B6ED1" w:rsidRPr="004A624A" w:rsidRDefault="003A3ED8" w:rsidP="00F75BDF">
      <w:pPr>
        <w:pStyle w:val="BodyText"/>
        <w:rPr>
          <w:rFonts w:cstheme="minorBidi"/>
          <w:bCs/>
          <w:szCs w:val="25"/>
          <w:lang w:val="en-US" w:bidi="th-TH"/>
        </w:rPr>
      </w:pPr>
      <w:r w:rsidRPr="004A624A">
        <w:rPr>
          <w:rFonts w:cstheme="minorBidi"/>
          <w:bCs/>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t>
      </w:r>
      <w:r w:rsidR="00F1770D" w:rsidRPr="004A624A">
        <w:rPr>
          <w:rFonts w:cstheme="minorBidi"/>
          <w:bCs/>
          <w:szCs w:val="25"/>
          <w:lang w:val="en-US" w:bidi="th-TH"/>
        </w:rPr>
        <w:t>like</w:t>
      </w:r>
      <w:r w:rsidRPr="004A624A">
        <w:rPr>
          <w:rFonts w:cstheme="minorBidi"/>
          <w:bCs/>
          <w:szCs w:val="25"/>
          <w:lang w:val="en-US" w:bidi="th-TH"/>
        </w:rPr>
        <w:t xml:space="preserve"> NoSQL. That means search operation will need to rely on a sequential search algorithm. The program will need to </w:t>
      </w:r>
      <w:r w:rsidR="00F1770D" w:rsidRPr="004A624A">
        <w:rPr>
          <w:rFonts w:cstheme="minorBidi"/>
          <w:bCs/>
          <w:szCs w:val="25"/>
          <w:lang w:val="en-US" w:bidi="th-TH"/>
        </w:rPr>
        <w:t>look</w:t>
      </w:r>
      <w:r w:rsidRPr="004A624A">
        <w:rPr>
          <w:rFonts w:cstheme="minorBidi"/>
          <w:bCs/>
          <w:szCs w:val="25"/>
          <w:lang w:val="en-US" w:bidi="th-TH"/>
        </w:rPr>
        <w:t xml:space="preserve"> at all published transactions one-by-one from the first until the result was </w:t>
      </w:r>
      <w:r w:rsidRPr="004A624A">
        <w:rPr>
          <w:rFonts w:cstheme="minorBidi"/>
          <w:bCs/>
          <w:szCs w:val="25"/>
          <w:lang w:val="en-US" w:bidi="th-TH"/>
        </w:rPr>
        <w:t xml:space="preserve">found. Each transaction will require the program to call on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for reviewing the stored value before comparing it with the specified value used for search. When </w:t>
      </w:r>
      <w:proofErr w:type="gramStart"/>
      <w:r w:rsidRPr="004A624A">
        <w:rPr>
          <w:rFonts w:cstheme="minorBidi"/>
          <w:bCs/>
          <w:szCs w:val="25"/>
          <w:lang w:val="en-US" w:bidi="th-TH"/>
        </w:rPr>
        <w:t>all of</w:t>
      </w:r>
      <w:proofErr w:type="gramEnd"/>
      <w:r w:rsidRPr="004A624A">
        <w:rPr>
          <w:rFonts w:cstheme="minorBidi"/>
          <w:bCs/>
          <w:szCs w:val="25"/>
          <w:lang w:val="en-US" w:bidi="th-TH"/>
        </w:rPr>
        <w:t xml:space="preserve"> the values called from the </w:t>
      </w:r>
      <w:proofErr w:type="spellStart"/>
      <w:r w:rsidR="00165A59">
        <w:rPr>
          <w:rFonts w:cstheme="minorBidi"/>
          <w:bCs/>
          <w:szCs w:val="25"/>
          <w:lang w:val="en-US" w:bidi="th-TH"/>
        </w:rPr>
        <w:t>Smartcontract</w:t>
      </w:r>
      <w:proofErr w:type="spellEnd"/>
      <w:r w:rsidRPr="004A624A">
        <w:rPr>
          <w:rFonts w:cstheme="minorBidi"/>
          <w:bCs/>
          <w:szCs w:val="25"/>
          <w:lang w:val="en-US" w:bidi="th-TH"/>
        </w:rPr>
        <w:t xml:space="preserve"> are matched with the value specified for search, the value called will be marked as a search result which will be returned to XDS Document Consumer Actor via ITI-18 format.</w:t>
      </w:r>
    </w:p>
    <w:p w14:paraId="37813392" w14:textId="4A3CA4DA" w:rsidR="00EC6E92" w:rsidRPr="000E219F" w:rsidRDefault="00EC6E92" w:rsidP="00EC6E92">
      <w:pPr>
        <w:pStyle w:val="Heading2"/>
      </w:pPr>
      <w:r>
        <w:rPr>
          <w:rFonts w:cs="Angsana New"/>
          <w:szCs w:val="25"/>
          <w:lang w:bidi="th-TH"/>
        </w:rPr>
        <w:t>Implementation Result</w:t>
      </w:r>
    </w:p>
    <w:p w14:paraId="229466C4" w14:textId="3C6C1543" w:rsidR="00EE1234" w:rsidRDefault="00EE1234" w:rsidP="00710B9C">
      <w:pPr>
        <w:pStyle w:val="BodyText"/>
        <w:spacing w:after="0"/>
        <w:rPr>
          <w:ins w:id="417" w:author="Petnathean Julled" w:date="2021-11-27T06:31:00Z"/>
          <w:rFonts w:cs="Angsana New"/>
          <w:bCs/>
          <w:color w:val="FF0000"/>
          <w:szCs w:val="25"/>
          <w:lang w:val="en-US" w:bidi="th-TH"/>
        </w:rPr>
      </w:pPr>
      <w:ins w:id="418" w:author="Petnathean Julled" w:date="2021-11-27T06:31:00Z">
        <w:r w:rsidRPr="00EE1234">
          <w:rPr>
            <w:rFonts w:cs="Angsana New"/>
            <w:bCs/>
            <w:color w:val="FF0000"/>
            <w:szCs w:val="25"/>
            <w:lang w:val="en-US" w:bidi="th-TH"/>
            <w:rPrChange w:id="419" w:author="Petnathean Julled" w:date="2021-11-27T06:31:00Z">
              <w:rPr>
                <w:rFonts w:cs="Angsana New"/>
                <w:bCs/>
                <w:szCs w:val="25"/>
                <w:lang w:val="en-US" w:bidi="th-TH"/>
              </w:rPr>
            </w:rPrChange>
          </w:rPr>
          <w:t>Is this necessary?</w:t>
        </w:r>
      </w:ins>
    </w:p>
    <w:p w14:paraId="19787020" w14:textId="1827B054" w:rsidR="0068442D" w:rsidRPr="00EE1234" w:rsidRDefault="0068442D" w:rsidP="00710B9C">
      <w:pPr>
        <w:pStyle w:val="BodyText"/>
        <w:spacing w:after="0"/>
        <w:rPr>
          <w:ins w:id="420" w:author="Petnathean Julled" w:date="2021-11-27T06:30:00Z"/>
          <w:rFonts w:cs="Angsana New"/>
          <w:bCs/>
          <w:color w:val="FF0000"/>
          <w:szCs w:val="25"/>
          <w:lang w:val="en-US" w:bidi="th-TH"/>
          <w:rPrChange w:id="421" w:author="Petnathean Julled" w:date="2021-11-27T06:31:00Z">
            <w:rPr>
              <w:ins w:id="422" w:author="Petnathean Julled" w:date="2021-11-27T06:30:00Z"/>
              <w:rFonts w:cs="Angsana New"/>
              <w:bCs/>
              <w:szCs w:val="25"/>
              <w:lang w:val="en-US" w:bidi="th-TH"/>
            </w:rPr>
          </w:rPrChange>
        </w:rPr>
      </w:pPr>
      <w:proofErr w:type="spellStart"/>
      <w:ins w:id="423" w:author="Petnathean Julled" w:date="2021-11-27T06:31:00Z">
        <w:r w:rsidRPr="00271487">
          <w:rPr>
            <w:color w:val="FF0000"/>
            <w:lang w:val="en-US"/>
          </w:rPr>
          <w:t>vvv</w:t>
        </w:r>
        <w:proofErr w:type="spellEnd"/>
        <w:r w:rsidRPr="00271487">
          <w:rPr>
            <w:color w:val="FF0000"/>
            <w:lang w:val="en-US"/>
          </w:rPr>
          <w:t xml:space="preserve"> </w:t>
        </w:r>
        <w:r>
          <w:rPr>
            <w:color w:val="FF0000"/>
            <w:lang w:val="en-US"/>
          </w:rPr>
          <w:t>Test environment for demo</w:t>
        </w:r>
        <w:r w:rsidRPr="00271487">
          <w:rPr>
            <w:color w:val="FF0000"/>
            <w:lang w:val="en-US"/>
          </w:rPr>
          <w:t xml:space="preserve"> </w:t>
        </w:r>
        <w:proofErr w:type="spellStart"/>
        <w:r w:rsidRPr="00271487">
          <w:rPr>
            <w:color w:val="FF0000"/>
            <w:lang w:val="en-US"/>
          </w:rPr>
          <w:t>vvv</w:t>
        </w:r>
      </w:ins>
      <w:proofErr w:type="spellEnd"/>
    </w:p>
    <w:p w14:paraId="0B4F956E" w14:textId="01841EA5" w:rsidR="005A72BC" w:rsidRDefault="007B3207" w:rsidP="00710B9C">
      <w:pPr>
        <w:pStyle w:val="BodyText"/>
        <w:spacing w:after="0"/>
        <w:rPr>
          <w:ins w:id="424" w:author="Petnathean Julled" w:date="2021-11-27T06:31:00Z"/>
          <w:bCs/>
          <w:lang w:val="en-US"/>
        </w:rPr>
      </w:pPr>
      <w:r>
        <w:rPr>
          <w:rFonts w:cs="Angsana New"/>
          <w:bCs/>
          <w:szCs w:val="25"/>
          <w:lang w:val="en-US" w:bidi="th-TH"/>
        </w:rPr>
        <w:t>T</w:t>
      </w:r>
      <w:r w:rsidR="005A72BC" w:rsidRPr="005A72BC">
        <w:rPr>
          <w:bCs/>
          <w:lang w:val="en-US"/>
        </w:rPr>
        <w:t>he environment of the test machine is running on Linux Ubuntu (64-bit) version 18.10 with 8 GB RAM and 100 GB storage dynamically shared from the host machine.</w:t>
      </w:r>
    </w:p>
    <w:p w14:paraId="4498609B" w14:textId="58DB65EB" w:rsidR="00FC1B67" w:rsidRPr="005A72BC" w:rsidRDefault="00FC1B67" w:rsidP="00710B9C">
      <w:pPr>
        <w:pStyle w:val="BodyText"/>
        <w:spacing w:after="0"/>
        <w:rPr>
          <w:bCs/>
          <w:lang w:val="en-US"/>
        </w:rPr>
      </w:pPr>
      <w:proofErr w:type="spellStart"/>
      <w:ins w:id="425" w:author="Petnathean Julled" w:date="2021-11-27T06:31:00Z">
        <w:r w:rsidRPr="00271487">
          <w:rPr>
            <w:color w:val="FF0000"/>
            <w:lang w:val="en-US"/>
          </w:rPr>
          <w:t>vvv</w:t>
        </w:r>
        <w:proofErr w:type="spellEnd"/>
        <w:r w:rsidRPr="00271487">
          <w:rPr>
            <w:color w:val="FF0000"/>
            <w:lang w:val="en-US"/>
          </w:rPr>
          <w:t xml:space="preserve"> </w:t>
        </w:r>
        <w:r>
          <w:rPr>
            <w:color w:val="FF0000"/>
            <w:lang w:val="en-US"/>
          </w:rPr>
          <w:t>How implemented system</w:t>
        </w:r>
      </w:ins>
      <w:ins w:id="426" w:author="Petnathean Julled" w:date="2021-11-27T06:32:00Z">
        <w:r>
          <w:rPr>
            <w:color w:val="FF0000"/>
            <w:lang w:val="en-US"/>
          </w:rPr>
          <w:t xml:space="preserve"> demo.</w:t>
        </w:r>
      </w:ins>
      <w:ins w:id="427" w:author="Petnathean Julled" w:date="2021-11-27T06:31:00Z">
        <w:r w:rsidRPr="00271487">
          <w:rPr>
            <w:color w:val="FF0000"/>
            <w:lang w:val="en-US"/>
          </w:rPr>
          <w:t xml:space="preserve"> </w:t>
        </w:r>
        <w:proofErr w:type="spellStart"/>
        <w:r w:rsidRPr="00271487">
          <w:rPr>
            <w:color w:val="FF0000"/>
            <w:lang w:val="en-US"/>
          </w:rPr>
          <w:t>vvv</w:t>
        </w:r>
      </w:ins>
      <w:proofErr w:type="spellEnd"/>
    </w:p>
    <w:p w14:paraId="2C8ED5C9" w14:textId="04B81B59" w:rsidR="0027585A" w:rsidRDefault="00A34E7D" w:rsidP="00710B9C">
      <w:pPr>
        <w:pStyle w:val="BodyText"/>
        <w:spacing w:after="0"/>
        <w:rPr>
          <w:ins w:id="428" w:author="Petnathean Julled" w:date="2021-11-27T06:34:00Z"/>
          <w:bCs/>
          <w:lang w:val="en-US"/>
        </w:rPr>
      </w:pPr>
      <w:del w:id="429" w:author="Petnathean Julled" w:date="2021-11-27T05:49:00Z">
        <w:r w:rsidDel="00A34E7D">
          <w:rPr>
            <w:bCs/>
            <w:noProof/>
            <w:lang w:val="en-US"/>
          </w:rPr>
          <mc:AlternateContent>
            <mc:Choice Requires="wpg">
              <w:drawing>
                <wp:anchor distT="0" distB="0" distL="114300" distR="114300" simplePos="0" relativeHeight="251655680" behindDoc="0" locked="0" layoutInCell="1" allowOverlap="1" wp14:anchorId="101BB03C" wp14:editId="5501C6A4">
                  <wp:simplePos x="0" y="0"/>
                  <wp:positionH relativeFrom="column">
                    <wp:posOffset>3472180</wp:posOffset>
                  </wp:positionH>
                  <wp:positionV relativeFrom="paragraph">
                    <wp:posOffset>650875</wp:posOffset>
                  </wp:positionV>
                  <wp:extent cx="2638425" cy="2199640"/>
                  <wp:effectExtent l="0" t="0" r="9525" b="0"/>
                  <wp:wrapTopAndBottom/>
                  <wp:docPr id="67" name="Group 67"/>
                  <wp:cNvGraphicFramePr/>
                  <a:graphic xmlns:a="http://schemas.openxmlformats.org/drawingml/2006/main">
                    <a:graphicData uri="http://schemas.microsoft.com/office/word/2010/wordprocessingGroup">
                      <wpg:wgp>
                        <wpg:cNvGrpSpPr/>
                        <wpg:grpSpPr>
                          <a:xfrm>
                            <a:off x="0" y="0"/>
                            <a:ext cx="2553673" cy="1930836"/>
                            <a:chOff x="90232" y="180976"/>
                            <a:chExt cx="3997988" cy="2875596"/>
                          </a:xfrm>
                        </wpg:grpSpPr>
                        <pic:pic xmlns:pic="http://schemas.openxmlformats.org/drawingml/2006/picture">
                          <pic:nvPicPr>
                            <pic:cNvPr id="65" name="Picture 65"/>
                            <pic:cNvPicPr>
                              <a:picLocks noChangeAspect="1"/>
                            </pic:cNvPicPr>
                          </pic:nvPicPr>
                          <pic:blipFill>
                            <a:blip r:embed="rId20"/>
                            <a:srcRect/>
                            <a:stretch/>
                          </pic:blipFill>
                          <pic:spPr>
                            <a:xfrm>
                              <a:off x="57635" y="268804"/>
                              <a:ext cx="2553673" cy="193083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10202B" id="Group 67" o:spid="_x0000_s1026" style="position:absolute;margin-left:273.4pt;margin-top:51.25pt;width:207.75pt;height:173.2pt;z-index:251634688;mso-width-relative:margin;mso-height-relative:margin" coordorigin="902,1809" coordsize="39979,28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">
                  <v:shape id="Picture 65" o:spid="_x0000_s1027" type="#_x0000_t75" style="position:absolute;left:576;top:2688;width:25537;height:19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">
                    <v:imagedata r:id="rId21" o:title=""/>
                  </v:shape>
                  <w10:wrap type="topAndBottom"/>
                </v:group>
              </w:pict>
            </mc:Fallback>
          </mc:AlternateContent>
        </w:r>
      </w:del>
      <w:r w:rsidR="0033720B">
        <w:rPr>
          <w:bCs/>
          <w:lang w:val="en-US"/>
        </w:rPr>
        <w:t>T</w:t>
      </w:r>
      <w:r w:rsidR="005A72BC" w:rsidRPr="005A72BC">
        <w:rPr>
          <w:bCs/>
          <w:lang w:val="en-US"/>
        </w:rPr>
        <w: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t>
      </w:r>
      <w:r w:rsidR="005A72BC">
        <w:rPr>
          <w:bCs/>
          <w:lang w:val="en-US"/>
        </w:rPr>
        <w:t xml:space="preserve"> </w:t>
      </w:r>
      <w:r w:rsidR="005A72BC" w:rsidRPr="005A72BC">
        <w:rPr>
          <w:bCs/>
          <w:lang w:val="en-US"/>
        </w:rPr>
        <w: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t>
      </w:r>
      <w:r w:rsidR="003D075D">
        <w:rPr>
          <w:bCs/>
          <w:lang w:val="en-US"/>
        </w:rPr>
        <w:t>.</w:t>
      </w:r>
      <w:r w:rsidR="005A72BC" w:rsidRPr="005A72BC">
        <w:rPr>
          <w:bCs/>
          <w:lang w:val="en-US"/>
        </w:rPr>
        <w:t xml:space="preserve"> </w:t>
      </w:r>
      <w:r w:rsidR="0075135A">
        <w:rPr>
          <w:bCs/>
          <w:lang w:val="en-US"/>
        </w:rPr>
        <w:t>T</w:t>
      </w:r>
      <w:r w:rsidR="005A72BC" w:rsidRPr="005A72BC">
        <w:rPr>
          <w:bCs/>
          <w:lang w:val="en-US"/>
        </w:rPr>
        <w:t>here may consist of an element that differs from the transaction used in the actual system which may cause an error and need further adjustment in the actual deployment.</w:t>
      </w:r>
      <w:r w:rsidR="005A72BC">
        <w:rPr>
          <w:bCs/>
          <w:lang w:val="en-US"/>
        </w:rPr>
        <w:t xml:space="preserve"> </w:t>
      </w:r>
      <w:r w:rsidR="005A72BC" w:rsidRPr="005A72BC">
        <w:rPr>
          <w:bCs/>
          <w:lang w:val="en-US"/>
        </w:rPr>
        <w: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t>
      </w:r>
      <w:r w:rsidR="00991132">
        <w:rPr>
          <w:bCs/>
          <w:lang w:val="en-US"/>
        </w:rPr>
        <w:t>T</w:t>
      </w:r>
      <w:r w:rsidR="005A72BC" w:rsidRPr="005A72BC">
        <w:rPr>
          <w:bCs/>
          <w:lang w:val="en-US"/>
        </w:rPr>
        <w:t>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Registry. The XDS Document Registry will always active and standby for incoming transactions.</w:t>
      </w:r>
      <w:r w:rsidR="0027585A">
        <w:rPr>
          <w:bCs/>
          <w:lang w:val="en-US"/>
        </w:rPr>
        <w:t xml:space="preserve"> </w:t>
      </w:r>
    </w:p>
    <w:p w14:paraId="25FDDF2E" w14:textId="70F27359" w:rsidR="003E039B" w:rsidRDefault="003E039B" w:rsidP="00710B9C">
      <w:pPr>
        <w:pStyle w:val="BodyText"/>
        <w:spacing w:after="0"/>
        <w:rPr>
          <w:bCs/>
          <w:lang w:val="en-US"/>
        </w:rPr>
      </w:pPr>
      <w:proofErr w:type="spellStart"/>
      <w:ins w:id="430" w:author="Petnathean Julled" w:date="2021-11-27T06:34:00Z">
        <w:r w:rsidRPr="00271487">
          <w:rPr>
            <w:color w:val="FF0000"/>
            <w:lang w:val="en-US"/>
          </w:rPr>
          <w:t>vvv</w:t>
        </w:r>
        <w:proofErr w:type="spellEnd"/>
        <w:r w:rsidRPr="00271487">
          <w:rPr>
            <w:color w:val="FF0000"/>
            <w:lang w:val="en-US"/>
          </w:rPr>
          <w:t xml:space="preserve"> </w:t>
        </w:r>
        <w:r>
          <w:rPr>
            <w:color w:val="FF0000"/>
            <w:lang w:val="en-US"/>
          </w:rPr>
          <w:t>Explain how XDS Repository &amp; Registry work</w:t>
        </w:r>
        <w:r w:rsidRPr="00271487">
          <w:rPr>
            <w:color w:val="FF0000"/>
            <w:lang w:val="en-US"/>
          </w:rPr>
          <w:t xml:space="preserve"> </w:t>
        </w:r>
        <w:proofErr w:type="spellStart"/>
        <w:r w:rsidRPr="00271487">
          <w:rPr>
            <w:color w:val="FF0000"/>
            <w:lang w:val="en-US"/>
          </w:rPr>
          <w:t>vvv</w:t>
        </w:r>
      </w:ins>
      <w:proofErr w:type="spellEnd"/>
    </w:p>
    <w:p w14:paraId="6B643901" w14:textId="2DAA0372" w:rsidR="00F221FC" w:rsidRDefault="00D1353A" w:rsidP="00710B9C">
      <w:pPr>
        <w:pStyle w:val="BodyText"/>
        <w:spacing w:after="0"/>
        <w:rPr>
          <w:ins w:id="431" w:author="Petnathean Julled" w:date="2021-11-27T06:34:00Z"/>
          <w:bCs/>
          <w:lang w:val="en-US"/>
        </w:rPr>
      </w:pPr>
      <w:ins w:id="432" w:author="Petnathean Julled" w:date="2021-11-27T05:49:00Z">
        <w:r>
          <w:rPr>
            <w:bCs/>
            <w:noProof/>
            <w:lang w:val="en-US"/>
          </w:rPr>
          <w:drawing>
            <wp:anchor distT="0" distB="0" distL="114300" distR="114300" simplePos="0" relativeHeight="251656704" behindDoc="0" locked="0" layoutInCell="1" allowOverlap="1" wp14:anchorId="78A80D4F" wp14:editId="54EF231E">
              <wp:simplePos x="0" y="0"/>
              <wp:positionH relativeFrom="page">
                <wp:posOffset>4210050</wp:posOffset>
              </wp:positionH>
              <wp:positionV relativeFrom="paragraph">
                <wp:posOffset>884555</wp:posOffset>
              </wp:positionV>
              <wp:extent cx="2553335" cy="1930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0"/>
                      <a:srcRect/>
                      <a:stretch/>
                    </pic:blipFill>
                    <pic:spPr>
                      <a:xfrm>
                        <a:off x="0" y="0"/>
                        <a:ext cx="2553335" cy="1930400"/>
                      </a:xfrm>
                      <a:prstGeom prst="rect">
                        <a:avLst/>
                      </a:prstGeom>
                    </pic:spPr>
                  </pic:pic>
                </a:graphicData>
              </a:graphic>
            </wp:anchor>
          </w:drawing>
        </w:r>
      </w:ins>
      <w:r w:rsidR="00B6065F">
        <w:rPr>
          <w:bCs/>
          <w:lang w:val="en-US"/>
        </w:rPr>
        <w:t>T</w:t>
      </w:r>
      <w:r w:rsidR="0027585A" w:rsidRPr="0027585A">
        <w:rPr>
          <w:bCs/>
          <w:lang w:val="en-US"/>
        </w:rPr>
        <w:t xml:space="preserve">he XDS Document Repository Actor is the actor that triggers the Document Register function registering new health document metadata attributes set into the Blockchain ledger. The Document Register function is triggered once the XDS Document Repository Actor program was called to </w:t>
      </w:r>
      <w:r w:rsidR="0027585A" w:rsidRPr="0027585A">
        <w:rPr>
          <w:bCs/>
          <w:lang w:val="en-US"/>
        </w:rPr>
        <w:lastRenderedPageBreak/>
        <w:t>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t>
      </w:r>
      <w:r w:rsidR="00F221FC">
        <w:rPr>
          <w:bCs/>
          <w:lang w:val="en-US"/>
        </w:rPr>
        <w:t xml:space="preserve"> </w:t>
      </w:r>
    </w:p>
    <w:p w14:paraId="6E530384" w14:textId="1C4B98FA" w:rsidR="006B2F49" w:rsidRDefault="006B2F49" w:rsidP="00710B9C">
      <w:pPr>
        <w:pStyle w:val="BodyText"/>
        <w:spacing w:after="0"/>
        <w:rPr>
          <w:bCs/>
          <w:lang w:val="en-US"/>
        </w:rPr>
      </w:pPr>
      <w:proofErr w:type="spellStart"/>
      <w:ins w:id="433" w:author="Petnathean Julled" w:date="2021-11-27T06:34:00Z">
        <w:r w:rsidRPr="00271487">
          <w:rPr>
            <w:color w:val="FF0000"/>
            <w:lang w:val="en-US"/>
          </w:rPr>
          <w:t>vvv</w:t>
        </w:r>
        <w:proofErr w:type="spellEnd"/>
        <w:r w:rsidRPr="00271487">
          <w:rPr>
            <w:color w:val="FF0000"/>
            <w:lang w:val="en-US"/>
          </w:rPr>
          <w:t xml:space="preserve"> </w:t>
        </w:r>
      </w:ins>
      <w:ins w:id="434" w:author="Petnathean Julled" w:date="2021-11-27T06:35:00Z">
        <w:r>
          <w:rPr>
            <w:color w:val="FF0000"/>
            <w:lang w:val="en-US"/>
          </w:rPr>
          <w:t>Explain how XDS Consumer work</w:t>
        </w:r>
      </w:ins>
      <w:ins w:id="435" w:author="Petnathean Julled" w:date="2021-11-27T06:34:00Z">
        <w:r w:rsidRPr="00271487">
          <w:rPr>
            <w:color w:val="FF0000"/>
            <w:lang w:val="en-US"/>
          </w:rPr>
          <w:t xml:space="preserve"> </w:t>
        </w:r>
        <w:proofErr w:type="spellStart"/>
        <w:r w:rsidRPr="00271487">
          <w:rPr>
            <w:color w:val="FF0000"/>
            <w:lang w:val="en-US"/>
          </w:rPr>
          <w:t>vvv</w:t>
        </w:r>
      </w:ins>
      <w:proofErr w:type="spellEnd"/>
    </w:p>
    <w:p w14:paraId="7DF83E76" w14:textId="64C32D19" w:rsidR="00EC6E92" w:rsidRDefault="00E13D89" w:rsidP="005A72BC">
      <w:pPr>
        <w:pStyle w:val="BodyText"/>
        <w:rPr>
          <w:bCs/>
          <w:lang w:val="en-US"/>
        </w:rPr>
      </w:pPr>
      <w:r>
        <w:rPr>
          <w:bCs/>
          <w:lang w:val="en-US"/>
        </w:rPr>
        <w:t>T</w:t>
      </w:r>
      <w:r w:rsidR="00F221FC" w:rsidRPr="00F221FC">
        <w:rPr>
          <w:bCs/>
          <w:lang w:val="en-US"/>
        </w:rPr>
        <w:t>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t>
      </w:r>
    </w:p>
    <w:p w14:paraId="3C6ABCB5" w14:textId="3F5E8FDB" w:rsidR="00D949F2" w:rsidRPr="00710B9C" w:rsidRDefault="00D949F2" w:rsidP="00710B9C">
      <w:pPr>
        <w:pStyle w:val="Heading1"/>
      </w:pPr>
      <w:r>
        <w:t>evaluation</w:t>
      </w:r>
    </w:p>
    <w:p w14:paraId="0221BA3F" w14:textId="289979DA" w:rsidR="00C56988" w:rsidRPr="00710B9C" w:rsidRDefault="00D1353A" w:rsidP="00EC6E92">
      <w:pPr>
        <w:pStyle w:val="BodyText"/>
        <w:rPr>
          <w:bCs/>
          <w:lang w:val="en-US"/>
        </w:rPr>
      </w:pPr>
      <w:r>
        <w:rPr>
          <w:bCs/>
          <w:noProof/>
          <w:lang w:val="en-US"/>
        </w:rPr>
        <mc:AlternateContent>
          <mc:Choice Requires="wpg">
            <w:drawing>
              <wp:anchor distT="0" distB="0" distL="114300" distR="114300" simplePos="0" relativeHeight="251653632" behindDoc="0" locked="0" layoutInCell="1" allowOverlap="1" wp14:anchorId="52978C64" wp14:editId="617F566D">
                <wp:simplePos x="0" y="0"/>
                <wp:positionH relativeFrom="column">
                  <wp:posOffset>1078865</wp:posOffset>
                </wp:positionH>
                <wp:positionV relativeFrom="paragraph">
                  <wp:posOffset>3034665</wp:posOffset>
                </wp:positionV>
                <wp:extent cx="4260215" cy="1454785"/>
                <wp:effectExtent l="0" t="0" r="6985" b="0"/>
                <wp:wrapTopAndBottom/>
                <wp:docPr id="70" name="Group 70"/>
                <wp:cNvGraphicFramePr/>
                <a:graphic xmlns:a="http://schemas.openxmlformats.org/drawingml/2006/main">
                  <a:graphicData uri="http://schemas.microsoft.com/office/word/2010/wordprocessingGroup">
                    <wpg:wgp>
                      <wpg:cNvGrpSpPr/>
                      <wpg:grpSpPr>
                        <a:xfrm>
                          <a:off x="0" y="0"/>
                          <a:ext cx="4260215" cy="1454785"/>
                          <a:chOff x="0" y="-95250"/>
                          <a:chExt cx="4260215" cy="1454785"/>
                        </a:xfrm>
                      </wpg:grpSpPr>
                      <pic:pic xmlns:pic="http://schemas.openxmlformats.org/drawingml/2006/picture">
                        <pic:nvPicPr>
                          <pic:cNvPr id="68" name="Picture 68" descr="Table&#10;&#10;Description automatically generated with medium confidence"/>
                          <pic:cNvPicPr>
                            <a:picLocks noChangeAspect="1"/>
                          </pic:cNvPicPr>
                        </pic:nvPicPr>
                        <pic:blipFill>
                          <a:blip r:embed="rId22"/>
                          <a:stretch>
                            <a:fillRect/>
                          </a:stretch>
                        </pic:blipFill>
                        <pic:spPr>
                          <a:xfrm>
                            <a:off x="0" y="180975"/>
                            <a:ext cx="4260215" cy="1178560"/>
                          </a:xfrm>
                          <a:prstGeom prst="rect">
                            <a:avLst/>
                          </a:prstGeom>
                        </pic:spPr>
                      </pic:pic>
                      <wps:wsp>
                        <wps:cNvPr id="69" name="Text Box 69"/>
                        <wps:cNvSpPr txBox="1"/>
                        <wps:spPr>
                          <a:xfrm>
                            <a:off x="0" y="-95250"/>
                            <a:ext cx="4260215" cy="276225"/>
                          </a:xfrm>
                          <a:prstGeom prst="rect">
                            <a:avLst/>
                          </a:prstGeom>
                          <a:solidFill>
                            <a:prstClr val="white"/>
                          </a:solidFill>
                          <a:ln>
                            <a:noFill/>
                          </a:ln>
                        </wps:spPr>
                        <wps:txbx>
                          <w:txbxContent>
                            <w:p w14:paraId="209A8197" w14:textId="078F7748" w:rsidR="0082708C" w:rsidRPr="00710B9C" w:rsidRDefault="0082708C" w:rsidP="00710B9C">
                              <w:pPr>
                                <w:pStyle w:val="Caption"/>
                                <w:rPr>
                                  <w:noProof/>
                                </w:rPr>
                              </w:pPr>
                              <w:r>
                                <w:rPr>
                                  <w:color w:val="auto"/>
                                </w:rPr>
                                <w:br/>
                              </w:r>
                              <w:bookmarkStart w:id="436"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4</w:t>
                              </w:r>
                              <w:r w:rsidRPr="00710B9C">
                                <w:rPr>
                                  <w:color w:val="auto"/>
                                </w:rPr>
                                <w:fldChar w:fldCharType="end"/>
                              </w:r>
                              <w:bookmarkEnd w:id="436"/>
                              <w:r w:rsidRPr="00710B9C">
                                <w:rPr>
                                  <w:color w:val="auto"/>
                                </w:rPr>
                                <w:t xml:space="preserve"> Functionalities experiment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978C64" id="Group 70" o:spid="_x0000_s1032" style="position:absolute;left:0;text-align:left;margin-left:84.95pt;margin-top:238.95pt;width:335.45pt;height:114.55pt;z-index:251653632;mso-height-relative:margin" coordorigin=",-952" coordsize="42602,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">
                <v:shape id="Picture 68" o:spid="_x0000_s1033" type="#_x0000_t75" alt="Table&#10;&#10;Description automatically generated with medium confidence" style="position:absolute;top:1809;width:42602;height:1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">
                  <v:imagedata r:id="rId23" o:title="Table&#10;&#10;Description automatically generated with medium confidence"/>
                </v:shape>
                <v:shape id="Text Box 69" o:spid="_x0000_s1034" type="#_x0000_t202" style="position:absolute;top:-952;width:4260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209A8197" w14:textId="078F7748" w:rsidR="0082708C" w:rsidRPr="00710B9C" w:rsidRDefault="0082708C" w:rsidP="00710B9C">
                        <w:pPr>
                          <w:pStyle w:val="Caption"/>
                          <w:rPr>
                            <w:noProof/>
                          </w:rPr>
                        </w:pPr>
                        <w:r>
                          <w:rPr>
                            <w:color w:val="auto"/>
                          </w:rPr>
                          <w:br/>
                        </w:r>
                        <w:bookmarkStart w:id="437"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4</w:t>
                        </w:r>
                        <w:r w:rsidRPr="00710B9C">
                          <w:rPr>
                            <w:color w:val="auto"/>
                          </w:rPr>
                          <w:fldChar w:fldCharType="end"/>
                        </w:r>
                        <w:bookmarkEnd w:id="437"/>
                        <w:r w:rsidRPr="00710B9C">
                          <w:rPr>
                            <w:color w:val="auto"/>
                          </w:rPr>
                          <w:t xml:space="preserve"> Functionalities experiment result</w:t>
                        </w:r>
                      </w:p>
                    </w:txbxContent>
                  </v:textbox>
                </v:shape>
                <w10:wrap type="topAndBottom"/>
              </v:group>
            </w:pict>
          </mc:Fallback>
        </mc:AlternateContent>
      </w:r>
      <w:r w:rsidR="00EC6E92" w:rsidRPr="005061B7">
        <w:rPr>
          <w:bCs/>
        </w:rPr>
        <w:t> </w:t>
      </w:r>
      <w:r w:rsidR="00D949F2" w:rsidRPr="00D949F2">
        <w:rPr>
          <w:bCs/>
          <w:lang w:val="en-US"/>
        </w:rPr>
        <w:t>The goal of the evaluation is to test the functionalities and the performance of the implemented system. This includ</w:t>
      </w:r>
      <w:r w:rsidR="0024008D">
        <w:rPr>
          <w:bCs/>
          <w:lang w:val="en-US"/>
        </w:rPr>
        <w:t>es</w:t>
      </w:r>
      <w:r w:rsidR="00D949F2" w:rsidRPr="00D949F2">
        <w:rPr>
          <w:bCs/>
          <w:lang w:val="en-US"/>
        </w:rPr>
        <w:t xml:space="preserve"> the Document Register function and Document Query function. The evaluation will indicate the compatibility of the implemented system to an actual healthcare operation environment. The implemented system should be able to sustain a huge amount of data that continuously flows through the system without a failure. Each setup will be tested with the mockup transactions and measure the processing time required for the system to complete the specific process.</w:t>
      </w:r>
      <w:r w:rsidR="00D949F2">
        <w:rPr>
          <w:bCs/>
          <w:lang w:val="en-US"/>
        </w:rPr>
        <w:t xml:space="preserve"> </w:t>
      </w:r>
      <w:r w:rsidR="00D949F2" w:rsidRPr="00D949F2">
        <w:rPr>
          <w:bCs/>
          <w:lang w:val="en-US"/>
        </w:rPr>
        <w:t xml:space="preserve">There are ten transactions created for the experiment as test samples. In each transaction have its metadata attributes modified varied in each transaction for the test as shown in </w:t>
      </w:r>
      <w:r w:rsidR="00144A6A">
        <w:rPr>
          <w:bCs/>
          <w:color w:val="FF0000"/>
          <w:lang w:val="en-US"/>
        </w:rPr>
        <w:fldChar w:fldCharType="begin"/>
      </w:r>
      <w:r w:rsidR="00144A6A">
        <w:rPr>
          <w:bCs/>
          <w:lang w:val="en-US"/>
        </w:rPr>
        <w:instrText xml:space="preserve"> REF _Ref83203069 \h </w:instrText>
      </w:r>
      <w:r w:rsidR="00144A6A">
        <w:rPr>
          <w:bCs/>
          <w:color w:val="FF0000"/>
          <w:lang w:val="en-US"/>
        </w:rPr>
      </w:r>
      <w:r w:rsidR="00144A6A">
        <w:rPr>
          <w:bCs/>
          <w:color w:val="FF0000"/>
          <w:lang w:val="en-US"/>
        </w:rPr>
        <w:fldChar w:fldCharType="separate"/>
      </w:r>
      <w:r w:rsidR="00144A6A" w:rsidRPr="00C56988">
        <w:t xml:space="preserve">Table </w:t>
      </w:r>
      <w:r w:rsidR="00144A6A" w:rsidRPr="00C56988">
        <w:rPr>
          <w:noProof/>
        </w:rPr>
        <w:t>1</w:t>
      </w:r>
      <w:r w:rsidR="00144A6A">
        <w:rPr>
          <w:bCs/>
          <w:color w:val="FF0000"/>
          <w:lang w:val="en-US"/>
        </w:rPr>
        <w:fldChar w:fldCharType="end"/>
      </w:r>
      <w:r w:rsidR="00D949F2" w:rsidRPr="00D949F2">
        <w:rPr>
          <w:bCs/>
          <w:lang w:val="en-US"/>
        </w:rPr>
        <w:t>. Each transaction will have about the same file size but different metadata attributes values to prove functionalities of the Document Query function. All experiments will be tested with these transaction samples resulting as 10 times test for each setup ("transaction number #n" will be referred to as "</w:t>
      </w:r>
      <w:proofErr w:type="spellStart"/>
      <w:r w:rsidR="00D949F2" w:rsidRPr="00D949F2">
        <w:rPr>
          <w:bCs/>
          <w:lang w:val="en-US"/>
        </w:rPr>
        <w:t>Document#n</w:t>
      </w:r>
      <w:proofErr w:type="spellEnd"/>
      <w:r w:rsidR="00D949F2" w:rsidRPr="00D949F2">
        <w:rPr>
          <w:bCs/>
          <w:lang w:val="en-US"/>
        </w:rPr>
        <w:t>").</w:t>
      </w:r>
    </w:p>
    <w:p w14:paraId="70F0AA86" w14:textId="6337FBA7" w:rsidR="00EC6E92" w:rsidRPr="000E219F" w:rsidRDefault="00E97C39" w:rsidP="00EC6E92">
      <w:pPr>
        <w:pStyle w:val="Heading2"/>
      </w:pPr>
      <w:r>
        <w:rPr>
          <w:rFonts w:cs="Angsana New"/>
          <w:szCs w:val="25"/>
          <w:lang w:bidi="th-TH"/>
        </w:rPr>
        <w:t>Functionalities Test</w:t>
      </w:r>
    </w:p>
    <w:p w14:paraId="462A9086" w14:textId="4E0ECB48" w:rsidR="00E97C39" w:rsidRDefault="00EC6E92" w:rsidP="00710B9C">
      <w:pPr>
        <w:pStyle w:val="BodyText"/>
        <w:spacing w:after="0"/>
        <w:rPr>
          <w:bCs/>
          <w:lang w:val="en-US"/>
        </w:rPr>
      </w:pPr>
      <w:r w:rsidRPr="005061B7">
        <w:rPr>
          <w:bCs/>
        </w:rPr>
        <w:t> </w:t>
      </w:r>
      <w:r w:rsidR="00E97C39" w:rsidRPr="00E97C39">
        <w:rPr>
          <w:bCs/>
          <w:lang w:val="en-US"/>
        </w:rPr>
        <w:t>The main functions of the implemented system are Document Register and Document Query. So, this setup will test the functionalities of each function under the normal circumstance where there are seven active Blockchain nodes and there is one node performing the task.</w:t>
      </w:r>
      <w:r w:rsidR="00E97C39">
        <w:rPr>
          <w:bCs/>
          <w:lang w:val="en-US"/>
        </w:rPr>
        <w:t xml:space="preserve"> </w:t>
      </w:r>
      <w:r w:rsidR="00E97C39" w:rsidRPr="00E97C39">
        <w:rPr>
          <w:bCs/>
          <w:lang w:val="en-US"/>
        </w:rPr>
        <w:t xml:space="preserve">The criteria to check if the Document Register function correctly is the registered document must be discoverable within the Blockchain ledger when its </w:t>
      </w:r>
      <w:del w:id="438" w:author="Petnathean Julled" w:date="2021-11-27T05:53:00Z">
        <w:r w:rsidR="00B06165" w:rsidDel="00165A59">
          <w:rPr>
            <w:bCs/>
            <w:lang w:val="en-US"/>
          </w:rPr>
          <w:delText>S</w:delText>
        </w:r>
        <w:r w:rsidR="00E97C39" w:rsidRPr="00E97C39" w:rsidDel="00165A59">
          <w:rPr>
            <w:bCs/>
            <w:lang w:val="en-US"/>
          </w:rPr>
          <w:delText>mart</w:delText>
        </w:r>
        <w:r w:rsidR="00B06165" w:rsidDel="00165A59">
          <w:rPr>
            <w:bCs/>
            <w:lang w:val="en-US"/>
          </w:rPr>
          <w:delText>C</w:delText>
        </w:r>
        <w:r w:rsidR="00E97C39" w:rsidRPr="00E97C39" w:rsidDel="00165A59">
          <w:rPr>
            <w:bCs/>
            <w:lang w:val="en-US"/>
          </w:rPr>
          <w:delText>ontract</w:delText>
        </w:r>
      </w:del>
      <w:proofErr w:type="spellStart"/>
      <w:ins w:id="439" w:author="Petnathean Julled" w:date="2021-11-27T05:53:00Z">
        <w:r w:rsidR="00165A59">
          <w:rPr>
            <w:bCs/>
            <w:lang w:val="en-US"/>
          </w:rPr>
          <w:t>Smartcontract</w:t>
        </w:r>
      </w:ins>
      <w:proofErr w:type="spellEnd"/>
      <w:r w:rsidR="00E97C39" w:rsidRPr="00E97C39">
        <w:rPr>
          <w:bCs/>
          <w:lang w:val="en-US"/>
        </w:rPr>
        <w:t xml:space="preserve"> was called. This </w:t>
      </w:r>
      <w:del w:id="440" w:author="Petnathean Julled" w:date="2021-11-27T05:53:00Z">
        <w:r w:rsidR="003F1FA7" w:rsidDel="00165A59">
          <w:rPr>
            <w:bCs/>
            <w:lang w:val="en-US"/>
          </w:rPr>
          <w:delText>S</w:delText>
        </w:r>
        <w:r w:rsidR="00E97C39" w:rsidRPr="00E97C39" w:rsidDel="00165A59">
          <w:rPr>
            <w:bCs/>
            <w:lang w:val="en-US"/>
          </w:rPr>
          <w:delText>mart</w:delText>
        </w:r>
        <w:r w:rsidR="003F1FA7" w:rsidDel="00165A59">
          <w:rPr>
            <w:bCs/>
            <w:lang w:val="en-US"/>
          </w:rPr>
          <w:delText>C</w:delText>
        </w:r>
        <w:r w:rsidR="00E97C39" w:rsidRPr="00E97C39" w:rsidDel="00165A59">
          <w:rPr>
            <w:bCs/>
            <w:lang w:val="en-US"/>
          </w:rPr>
          <w:delText>ontract</w:delText>
        </w:r>
      </w:del>
      <w:proofErr w:type="spellStart"/>
      <w:ins w:id="441" w:author="Petnathean Julled" w:date="2021-11-27T05:53:00Z">
        <w:r w:rsidR="00165A59">
          <w:rPr>
            <w:bCs/>
            <w:lang w:val="en-US"/>
          </w:rPr>
          <w:t>Smartcontract</w:t>
        </w:r>
      </w:ins>
      <w:proofErr w:type="spellEnd"/>
      <w:r w:rsidR="00E97C39" w:rsidRPr="00E97C39">
        <w:rPr>
          <w:bCs/>
          <w:lang w:val="en-US"/>
        </w:rPr>
        <w:t xml:space="preserve"> must return metadata attribute values of its corresponding document when it was called by the system.</w:t>
      </w:r>
      <w:r w:rsidR="00E97C39">
        <w:rPr>
          <w:bCs/>
          <w:lang w:val="en-US"/>
        </w:rPr>
        <w:t xml:space="preserve"> </w:t>
      </w:r>
      <w:r w:rsidR="00E135E0">
        <w:rPr>
          <w:rFonts w:cs="Angsana New"/>
          <w:bCs/>
          <w:szCs w:val="25"/>
          <w:lang w:val="en-US" w:bidi="th-TH"/>
        </w:rPr>
        <w:t>T</w:t>
      </w:r>
      <w:r w:rsidR="00E97C39" w:rsidRPr="00E97C39">
        <w:rPr>
          <w:bCs/>
          <w:lang w:val="en-US"/>
        </w:rPr>
        <w:t xml:space="preserve">he XDS Document Registry Actor signal that it successfully published the metadata attributes set into the Blockchain ledger using </w:t>
      </w:r>
      <w:del w:id="442" w:author="Petnathean Julled" w:date="2021-11-27T05:53:00Z">
        <w:r w:rsidR="003F1FA7" w:rsidDel="00165A59">
          <w:rPr>
            <w:bCs/>
            <w:lang w:val="en-US"/>
          </w:rPr>
          <w:delText>S</w:delText>
        </w:r>
        <w:r w:rsidR="00E97C39" w:rsidRPr="00E97C39" w:rsidDel="00165A59">
          <w:rPr>
            <w:bCs/>
            <w:lang w:val="en-US"/>
          </w:rPr>
          <w:delText>mart</w:delText>
        </w:r>
        <w:r w:rsidR="003F1FA7" w:rsidDel="00165A59">
          <w:rPr>
            <w:bCs/>
            <w:lang w:val="en-US"/>
          </w:rPr>
          <w:delText>C</w:delText>
        </w:r>
        <w:r w:rsidR="00E97C39" w:rsidRPr="00E97C39" w:rsidDel="00165A59">
          <w:rPr>
            <w:bCs/>
            <w:lang w:val="en-US"/>
          </w:rPr>
          <w:delText>ontract</w:delText>
        </w:r>
      </w:del>
      <w:proofErr w:type="spellStart"/>
      <w:ins w:id="443" w:author="Petnathean Julled" w:date="2021-11-27T05:53:00Z">
        <w:r w:rsidR="00165A59">
          <w:rPr>
            <w:bCs/>
            <w:lang w:val="en-US"/>
          </w:rPr>
          <w:t>Smartcontract</w:t>
        </w:r>
      </w:ins>
      <w:proofErr w:type="spellEnd"/>
      <w:r w:rsidR="00E97C39" w:rsidRPr="00E97C39">
        <w:rPr>
          <w:bCs/>
          <w:lang w:val="en-US"/>
        </w:rPr>
        <w:t>.</w:t>
      </w:r>
      <w:r w:rsidR="00E97C39">
        <w:rPr>
          <w:bCs/>
          <w:lang w:val="en-US"/>
        </w:rPr>
        <w:t xml:space="preserve"> </w:t>
      </w:r>
      <w:r w:rsidR="00E97C39" w:rsidRPr="00E97C39">
        <w:rPr>
          <w:bCs/>
          <w:lang w:val="en-US"/>
        </w:rPr>
        <w:t xml:space="preserve">When the published </w:t>
      </w:r>
      <w:del w:id="444" w:author="Petnathean Julled" w:date="2021-11-27T05:53:00Z">
        <w:r w:rsidR="003F1FA7" w:rsidDel="00165A59">
          <w:rPr>
            <w:bCs/>
            <w:lang w:val="en-US"/>
          </w:rPr>
          <w:delText>S</w:delText>
        </w:r>
        <w:r w:rsidR="00E97C39" w:rsidRPr="00E97C39" w:rsidDel="00165A59">
          <w:rPr>
            <w:bCs/>
            <w:lang w:val="en-US"/>
          </w:rPr>
          <w:delText>mart</w:delText>
        </w:r>
        <w:r w:rsidR="003F1FA7" w:rsidDel="00165A59">
          <w:rPr>
            <w:bCs/>
            <w:lang w:val="en-US"/>
          </w:rPr>
          <w:delText>C</w:delText>
        </w:r>
        <w:r w:rsidR="00E97C39" w:rsidRPr="00E97C39" w:rsidDel="00165A59">
          <w:rPr>
            <w:bCs/>
            <w:lang w:val="en-US"/>
          </w:rPr>
          <w:delText>ontract</w:delText>
        </w:r>
      </w:del>
      <w:proofErr w:type="spellStart"/>
      <w:ins w:id="445" w:author="Petnathean Julled" w:date="2021-11-27T05:53:00Z">
        <w:r w:rsidR="00165A59">
          <w:rPr>
            <w:bCs/>
            <w:lang w:val="en-US"/>
          </w:rPr>
          <w:t>Smartcontract</w:t>
        </w:r>
      </w:ins>
      <w:proofErr w:type="spellEnd"/>
      <w:r w:rsidR="00E97C39" w:rsidRPr="00E97C39">
        <w:rPr>
          <w:bCs/>
          <w:lang w:val="en-US"/>
        </w:rPr>
        <w:t xml:space="preserve"> was called, it returns the value of metadata attributes set. That means the metadata attributes set of </w:t>
      </w:r>
      <w:r w:rsidR="0041020D" w:rsidRPr="0041020D">
        <w:rPr>
          <w:bCs/>
          <w:lang w:val="en-US"/>
        </w:rPr>
        <w:t>“</w:t>
      </w:r>
      <w:r w:rsidR="00E97C39" w:rsidRPr="00A540DB">
        <w:rPr>
          <w:bCs/>
          <w:lang w:val="en-US"/>
        </w:rPr>
        <w:t>Document01</w:t>
      </w:r>
      <w:r w:rsidR="0041020D" w:rsidRPr="0041020D">
        <w:rPr>
          <w:bCs/>
          <w:lang w:val="en-US"/>
        </w:rPr>
        <w:t>”</w:t>
      </w:r>
      <w:r w:rsidR="00E97C39" w:rsidRPr="00E97C39">
        <w:rPr>
          <w:bCs/>
          <w:lang w:val="en-US"/>
        </w:rPr>
        <w:t xml:space="preserve"> is now live on the Blockchain ledger. This proves that the Document Register is functions correctly.</w:t>
      </w:r>
      <w:r w:rsidR="00E97C39">
        <w:rPr>
          <w:bCs/>
          <w:lang w:val="en-US"/>
        </w:rPr>
        <w:t xml:space="preserve"> </w:t>
      </w:r>
    </w:p>
    <w:p w14:paraId="32E0BD03" w14:textId="4C026D9B" w:rsidR="00015DE4" w:rsidRDefault="00E97C39" w:rsidP="00710B9C">
      <w:pPr>
        <w:pStyle w:val="BodyText"/>
        <w:spacing w:after="0"/>
        <w:rPr>
          <w:bCs/>
          <w:lang w:val="en-US"/>
        </w:rPr>
      </w:pPr>
      <w:r w:rsidRPr="00E97C39">
        <w:rPr>
          <w:bCs/>
          <w:lang w:val="en-US"/>
        </w:rPr>
        <w:t>The criteria to check if the Document Register function correctly is when users input corrected search keywords that match one of the documents registered within the Blockchain ledger, the XDS Document Registry actor must be able to find the matching document and return the search result to the XDS Document Consumer Actor to display it to the user correctly.</w:t>
      </w:r>
      <w:r w:rsidR="00015DE4">
        <w:rPr>
          <w:bCs/>
          <w:lang w:val="en-US"/>
        </w:rPr>
        <w:t xml:space="preserve"> </w:t>
      </w:r>
      <w:r w:rsidR="007776F2">
        <w:rPr>
          <w:rFonts w:cs="Angsana New"/>
          <w:bCs/>
          <w:szCs w:val="25"/>
          <w:lang w:val="en-US" w:bidi="th-TH"/>
        </w:rPr>
        <w:t>T</w:t>
      </w:r>
      <w:r w:rsidR="00015DE4" w:rsidRPr="00015DE4">
        <w:rPr>
          <w:bCs/>
          <w:lang w:val="en-US"/>
        </w:rPr>
        <w:t>he XDS Document Consumer user interface that prompts the user to input search keywords matching the document</w:t>
      </w:r>
      <w:r w:rsidR="00574979">
        <w:rPr>
          <w:bCs/>
          <w:lang w:val="en-US"/>
        </w:rPr>
        <w:t>,</w:t>
      </w:r>
      <w:r w:rsidR="00015DE4" w:rsidRPr="00015DE4">
        <w:rPr>
          <w:bCs/>
          <w:lang w:val="en-US"/>
        </w:rPr>
        <w:t xml:space="preserve"> they are seeking</w:t>
      </w:r>
      <w:r w:rsidR="00802F51">
        <w:rPr>
          <w:bCs/>
          <w:lang w:val="en-US"/>
        </w:rPr>
        <w:t xml:space="preserve"> </w:t>
      </w:r>
      <w:proofErr w:type="gramStart"/>
      <w:r w:rsidR="00802F51">
        <w:rPr>
          <w:bCs/>
          <w:lang w:val="en-US"/>
        </w:rPr>
        <w:t xml:space="preserve">and </w:t>
      </w:r>
      <w:r w:rsidR="00015DE4" w:rsidRPr="00015DE4">
        <w:rPr>
          <w:bCs/>
          <w:lang w:val="en-US"/>
        </w:rPr>
        <w:t>also</w:t>
      </w:r>
      <w:proofErr w:type="gramEnd"/>
      <w:r w:rsidR="00015DE4" w:rsidRPr="00015DE4">
        <w:rPr>
          <w:bCs/>
          <w:lang w:val="en-US"/>
        </w:rPr>
        <w:t xml:space="preserve"> show the list of search keywords that match with the Document01.</w:t>
      </w:r>
      <w:r w:rsidR="00015DE4">
        <w:rPr>
          <w:bCs/>
          <w:lang w:val="en-US"/>
        </w:rPr>
        <w:t xml:space="preserve"> </w:t>
      </w:r>
      <w:r w:rsidR="00802F51">
        <w:rPr>
          <w:bCs/>
          <w:lang w:val="en-US"/>
        </w:rPr>
        <w:t>T</w:t>
      </w:r>
      <w:r w:rsidR="00015DE4" w:rsidRPr="00015DE4">
        <w:rPr>
          <w:bCs/>
          <w:lang w:val="en-US"/>
        </w:rPr>
        <w:t xml:space="preserve">he XDS Document Registry Actor received the query from the XDS Document Consumer Actor and initiate search program. </w:t>
      </w:r>
      <w:r w:rsidR="00802F51">
        <w:rPr>
          <w:bCs/>
          <w:lang w:val="en-US"/>
        </w:rPr>
        <w:t>When t</w:t>
      </w:r>
      <w:r w:rsidR="00015DE4" w:rsidRPr="00015DE4">
        <w:rPr>
          <w:bCs/>
          <w:lang w:val="en-US"/>
        </w:rPr>
        <w:t>he XDS Document Consumer found the matching document as the search keywords provided</w:t>
      </w:r>
      <w:r w:rsidR="00802F51">
        <w:rPr>
          <w:bCs/>
          <w:lang w:val="en-US"/>
        </w:rPr>
        <w:t>,</w:t>
      </w:r>
      <w:r w:rsidR="00015DE4" w:rsidRPr="00015DE4">
        <w:rPr>
          <w:bCs/>
          <w:lang w:val="en-US"/>
        </w:rPr>
        <w:t xml:space="preserve"> </w:t>
      </w:r>
      <w:r w:rsidR="00802F51">
        <w:rPr>
          <w:bCs/>
          <w:lang w:val="en-US"/>
        </w:rPr>
        <w:t>t</w:t>
      </w:r>
      <w:r w:rsidR="00015DE4" w:rsidRPr="00015DE4">
        <w:rPr>
          <w:bCs/>
          <w:lang w:val="en-US"/>
        </w:rPr>
        <w:t>he XDS Document Registry Actor then returns the search result to the XDS Document Consumer Actor.</w:t>
      </w:r>
      <w:r w:rsidR="00015DE4">
        <w:rPr>
          <w:bCs/>
          <w:lang w:val="en-US"/>
        </w:rPr>
        <w:t xml:space="preserve"> </w:t>
      </w:r>
      <w:r w:rsidR="00802F51" w:rsidRPr="00710B9C">
        <w:rPr>
          <w:bCs/>
          <w:lang w:val="en-US"/>
        </w:rPr>
        <w:t>After</w:t>
      </w:r>
      <w:r w:rsidR="00015DE4" w:rsidRPr="00015DE4">
        <w:rPr>
          <w:bCs/>
          <w:lang w:val="en-US"/>
        </w:rPr>
        <w:t xml:space="preserve"> the XDS Document Consumer Actor received the search result returned from the XDS Document Registry Actor and display the result to the user. In this case, the result show metadata attributes set for the Document01 correctly. This proves that the Document Query is functioning correctly.</w:t>
      </w:r>
      <w:r w:rsidR="00015DE4">
        <w:rPr>
          <w:bCs/>
          <w:lang w:val="en-US"/>
        </w:rPr>
        <w:t xml:space="preserve"> </w:t>
      </w:r>
    </w:p>
    <w:p w14:paraId="15F00C62" w14:textId="38F51F8C" w:rsidR="004611D5" w:rsidRDefault="00015DE4" w:rsidP="00710B9C">
      <w:pPr>
        <w:pStyle w:val="BodyText"/>
        <w:spacing w:after="0"/>
        <w:rPr>
          <w:bCs/>
          <w:lang w:val="en-US"/>
        </w:rPr>
      </w:pPr>
      <w:r w:rsidRPr="00015DE4">
        <w:rPr>
          <w:bCs/>
          <w:lang w:val="en-US"/>
        </w:rPr>
        <w:t>On the hypothesis that a changed number of active nodes may cause a change in the functionalities of the XDS Blockchain, to test the functionalities, the experiment performs by varying the number of nodes and test if the system could perform any function. Start from the setup with seven active nodes as the reference, followed by six, five, four, three, two, and one active node for the variation.</w:t>
      </w:r>
      <w:r>
        <w:rPr>
          <w:bCs/>
          <w:lang w:val="en-US"/>
        </w:rPr>
        <w:t xml:space="preserve"> </w:t>
      </w:r>
      <w:r w:rsidRPr="00015DE4">
        <w:rPr>
          <w:bCs/>
          <w:lang w:val="en-US"/>
        </w:rPr>
        <w:t>To create a situation where there are fewer than seven active nodes, the 7-Nodes Example configuration must be modified to meet the situation. In Quorum 7-Nodes Example, the number of active nodes was defined in the "permissioned-</w:t>
      </w:r>
      <w:proofErr w:type="spellStart"/>
      <w:proofErr w:type="gramStart"/>
      <w:r w:rsidRPr="00015DE4">
        <w:rPr>
          <w:bCs/>
          <w:lang w:val="en-US"/>
        </w:rPr>
        <w:t>nodes.json</w:t>
      </w:r>
      <w:proofErr w:type="spellEnd"/>
      <w:proofErr w:type="gramEnd"/>
      <w:r w:rsidRPr="00015DE4">
        <w:rPr>
          <w:bCs/>
          <w:lang w:val="en-US"/>
        </w:rPr>
        <w:t>" file. Each active node represents by its "</w:t>
      </w:r>
      <w:proofErr w:type="spellStart"/>
      <w:r w:rsidRPr="00015DE4">
        <w:rPr>
          <w:bCs/>
          <w:lang w:val="en-US"/>
        </w:rPr>
        <w:t>enode</w:t>
      </w:r>
      <w:proofErr w:type="spellEnd"/>
      <w:r w:rsidRPr="00015DE4">
        <w:rPr>
          <w:bCs/>
          <w:lang w:val="en-US"/>
        </w:rPr>
        <w:t xml:space="preserve">" identifier number together with its communicating TCP port number. The node will become inactive if its </w:t>
      </w:r>
      <w:proofErr w:type="spellStart"/>
      <w:r w:rsidRPr="00015DE4">
        <w:rPr>
          <w:bCs/>
          <w:lang w:val="en-US"/>
        </w:rPr>
        <w:t>enode</w:t>
      </w:r>
      <w:proofErr w:type="spellEnd"/>
      <w:r w:rsidRPr="00015DE4">
        <w:rPr>
          <w:bCs/>
          <w:lang w:val="en-US"/>
        </w:rPr>
        <w:t xml:space="preserve"> number was excluded from the file. That means, in each setup for a specific number of nodes, </w:t>
      </w:r>
      <w:proofErr w:type="spellStart"/>
      <w:r w:rsidRPr="00015DE4">
        <w:rPr>
          <w:bCs/>
          <w:lang w:val="en-US"/>
        </w:rPr>
        <w:t>enode</w:t>
      </w:r>
      <w:proofErr w:type="spellEnd"/>
      <w:r w:rsidRPr="00015DE4">
        <w:rPr>
          <w:bCs/>
          <w:lang w:val="en-US"/>
        </w:rPr>
        <w:t xml:space="preserve"> number of inactive nodes must be excluded from the file </w:t>
      </w:r>
      <w:r w:rsidR="00454CB3">
        <w:rPr>
          <w:bCs/>
          <w:noProof/>
          <w:lang w:val="en-US"/>
        </w:rPr>
        <w:lastRenderedPageBreak/>
        <mc:AlternateContent>
          <mc:Choice Requires="wpg">
            <w:drawing>
              <wp:anchor distT="0" distB="0" distL="114300" distR="114300" simplePos="0" relativeHeight="251657728" behindDoc="0" locked="0" layoutInCell="1" allowOverlap="1" wp14:anchorId="3BC91536" wp14:editId="2EC8147A">
                <wp:simplePos x="0" y="0"/>
                <wp:positionH relativeFrom="margin">
                  <wp:align>center</wp:align>
                </wp:positionH>
                <wp:positionV relativeFrom="paragraph">
                  <wp:posOffset>0</wp:posOffset>
                </wp:positionV>
                <wp:extent cx="4524375" cy="2809240"/>
                <wp:effectExtent l="0" t="0" r="9525" b="0"/>
                <wp:wrapTopAndBottom/>
                <wp:docPr id="73" name="Group 73"/>
                <wp:cNvGraphicFramePr/>
                <a:graphic xmlns:a="http://schemas.openxmlformats.org/drawingml/2006/main">
                  <a:graphicData uri="http://schemas.microsoft.com/office/word/2010/wordprocessingGroup">
                    <wpg:wgp>
                      <wpg:cNvGrpSpPr/>
                      <wpg:grpSpPr>
                        <a:xfrm>
                          <a:off x="0" y="0"/>
                          <a:ext cx="4524375" cy="2809240"/>
                          <a:chOff x="-28576" y="-38100"/>
                          <a:chExt cx="4524596" cy="2809240"/>
                        </a:xfrm>
                      </wpg:grpSpPr>
                      <pic:pic xmlns:pic="http://schemas.openxmlformats.org/drawingml/2006/picture">
                        <pic:nvPicPr>
                          <pic:cNvPr id="71" name="Picture 71" descr="Chart, line chart&#10;&#10;Description automatically generated"/>
                          <pic:cNvPicPr>
                            <a:picLocks noChangeAspect="1"/>
                          </pic:cNvPicPr>
                        </pic:nvPicPr>
                        <pic:blipFill>
                          <a:blip r:embed="rId24"/>
                          <a:stretch>
                            <a:fillRect/>
                          </a:stretch>
                        </pic:blipFill>
                        <pic:spPr>
                          <a:xfrm>
                            <a:off x="-28576" y="-38100"/>
                            <a:ext cx="4524596" cy="2409825"/>
                          </a:xfrm>
                          <a:prstGeom prst="rect">
                            <a:avLst/>
                          </a:prstGeom>
                        </pic:spPr>
                      </pic:pic>
                      <wps:wsp>
                        <wps:cNvPr id="72" name="Text Box 72"/>
                        <wps:cNvSpPr txBox="1"/>
                        <wps:spPr>
                          <a:xfrm>
                            <a:off x="0" y="2381250"/>
                            <a:ext cx="4362450" cy="389890"/>
                          </a:xfrm>
                          <a:prstGeom prst="rect">
                            <a:avLst/>
                          </a:prstGeom>
                          <a:solidFill>
                            <a:prstClr val="white"/>
                          </a:solidFill>
                          <a:ln>
                            <a:noFill/>
                          </a:ln>
                        </wps:spPr>
                        <wps:txbx>
                          <w:txbxContent>
                            <w:p w14:paraId="5F925E98" w14:textId="27874E39" w:rsidR="0082708C" w:rsidRPr="00710B9C" w:rsidRDefault="0082708C" w:rsidP="00710B9C">
                              <w:pPr>
                                <w:pStyle w:val="Caption"/>
                                <w:rPr>
                                  <w:noProof/>
                                </w:rPr>
                              </w:pPr>
                              <w:bookmarkStart w:id="446"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bookmarkEnd w:id="446"/>
                              <w:r w:rsidRPr="00710B9C">
                                <w:rPr>
                                  <w:color w:val="auto"/>
                                </w:rPr>
                                <w:t xml:space="preserve"> Performance comparison of the system performing the Document Register function between when performed by only a single node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C91536" id="Group 73" o:spid="_x0000_s1035" style="position:absolute;left:0;text-align:left;margin-left:0;margin-top:0;width:356.25pt;height:221.2pt;z-index:251657728;mso-position-horizontal:center;mso-position-horizontal-relative:margin;mso-width-relative:margin;mso-height-relative:margin"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">
                <v:shape id="Picture 71" o:spid="_x0000_s1036"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">
                  <v:imagedata r:id="rId25" o:title="Chart, line chart&#10;&#10;Description automatically generated"/>
                </v:shape>
                <v:shape id="Text Box 72" o:spid="_x0000_s1037"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5F925E98" w14:textId="27874E39" w:rsidR="0082708C" w:rsidRPr="00710B9C" w:rsidRDefault="0082708C" w:rsidP="00710B9C">
                        <w:pPr>
                          <w:pStyle w:val="Caption"/>
                          <w:rPr>
                            <w:noProof/>
                          </w:rPr>
                        </w:pPr>
                        <w:bookmarkStart w:id="447"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bookmarkEnd w:id="447"/>
                        <w:r w:rsidRPr="00710B9C">
                          <w:rPr>
                            <w:color w:val="auto"/>
                          </w:rPr>
                          <w:t xml:space="preserve"> Performance comparison of the system performing the Document Register function between when performed by only a single node and</w:t>
                        </w:r>
                      </w:p>
                    </w:txbxContent>
                  </v:textbox>
                </v:shape>
                <w10:wrap type="topAndBottom" anchorx="margin"/>
              </v:group>
            </w:pict>
          </mc:Fallback>
        </mc:AlternateContent>
      </w:r>
      <w:r w:rsidRPr="00015DE4">
        <w:rPr>
          <w:bCs/>
          <w:lang w:val="en-US"/>
        </w:rPr>
        <w:t>before initiate the 7-Nodes Blockchain network</w:t>
      </w:r>
      <w:proofErr w:type="gramStart"/>
      <w:r w:rsidRPr="00015DE4">
        <w:rPr>
          <w:bCs/>
          <w:lang w:val="en-US"/>
        </w:rPr>
        <w:t xml:space="preserve">.  </w:t>
      </w:r>
      <w:proofErr w:type="gramEnd"/>
      <w:r w:rsidRPr="00015DE4">
        <w:rPr>
          <w:bCs/>
          <w:lang w:val="en-US"/>
        </w:rPr>
        <w:t>At the same time, the "</w:t>
      </w:r>
      <w:proofErr w:type="spellStart"/>
      <w:r w:rsidRPr="00015DE4">
        <w:rPr>
          <w:bCs/>
          <w:lang w:val="en-US"/>
        </w:rPr>
        <w:t>numNodes</w:t>
      </w:r>
      <w:proofErr w:type="spellEnd"/>
      <w:r w:rsidRPr="00015DE4">
        <w:rPr>
          <w:bCs/>
          <w:lang w:val="en-US"/>
        </w:rPr>
        <w:t xml:space="preserve">" variable value in the "istanbul-init.sh" file must be set to the specific number of active nodes (i.e., </w:t>
      </w:r>
      <w:proofErr w:type="spellStart"/>
      <w:r w:rsidRPr="00015DE4">
        <w:rPr>
          <w:bCs/>
          <w:lang w:val="en-US"/>
        </w:rPr>
        <w:t>numNodes</w:t>
      </w:r>
      <w:proofErr w:type="spellEnd"/>
      <w:r w:rsidRPr="00015DE4">
        <w:rPr>
          <w:bCs/>
          <w:lang w:val="en-US"/>
        </w:rPr>
        <w:t xml:space="preserve"> = 6 for six active nodes)</w:t>
      </w:r>
      <w:r w:rsidR="005C29E9">
        <w:rPr>
          <w:bCs/>
          <w:lang w:val="en-US"/>
        </w:rPr>
        <w:t xml:space="preserve"> </w:t>
      </w:r>
      <w:r w:rsidRPr="00015DE4">
        <w:rPr>
          <w:bCs/>
          <w:lang w:val="en-US"/>
        </w:rPr>
        <w:t>to declare that there will be file directory prepared for the specified number of nodes at the initiation of the 7-Node Blockchain network.</w:t>
      </w:r>
      <w:r>
        <w:rPr>
          <w:bCs/>
          <w:lang w:val="en-US"/>
        </w:rPr>
        <w:t xml:space="preserve"> </w:t>
      </w:r>
      <w:r w:rsidRPr="00015DE4">
        <w:rPr>
          <w:bCs/>
          <w:lang w:val="en-US"/>
        </w:rPr>
        <w:t>After the configuration was modified, the 7-Nodes Example will automatically generate Blockchain nodes to meet with the specified number upon the initiation of the Blockchain ledger. That means every time the configuration file was modified for a new setup, the Blockchain network must be reset and re-initiated to ensure that there is no conflict with another setup which could affect the accuracy of the experiment result.</w:t>
      </w:r>
      <w:r w:rsidR="004611D5">
        <w:rPr>
          <w:bCs/>
          <w:lang w:val="en-US"/>
        </w:rPr>
        <w:t xml:space="preserve"> </w:t>
      </w:r>
    </w:p>
    <w:p w14:paraId="7E290AE1" w14:textId="275D14D6" w:rsidR="00637FCE" w:rsidRDefault="00705FDE" w:rsidP="00710B9C">
      <w:pPr>
        <w:pStyle w:val="BodyText"/>
        <w:spacing w:after="0"/>
        <w:rPr>
          <w:bCs/>
          <w:lang w:val="en-US"/>
        </w:rPr>
      </w:pPr>
      <w:r w:rsidRPr="00D1353A">
        <w:rPr>
          <w:bCs/>
          <w:color w:val="FF0000"/>
          <w:highlight w:val="yellow"/>
          <w:lang w:val="en-US"/>
          <w:rPrChange w:id="448" w:author="Petnathean Julled" w:date="2021-11-27T06:33:00Z">
            <w:rPr>
              <w:bCs/>
              <w:color w:val="FF0000"/>
              <w:lang w:val="en-US"/>
            </w:rPr>
          </w:rPrChange>
        </w:rPr>
        <w:fldChar w:fldCharType="begin"/>
      </w:r>
      <w:r w:rsidRPr="00D1353A">
        <w:rPr>
          <w:bCs/>
          <w:highlight w:val="yellow"/>
          <w:lang w:val="en-US"/>
          <w:rPrChange w:id="449" w:author="Petnathean Julled" w:date="2021-11-27T06:33:00Z">
            <w:rPr>
              <w:bCs/>
              <w:lang w:val="en-US"/>
            </w:rPr>
          </w:rPrChange>
        </w:rPr>
        <w:instrText xml:space="preserve"> REF _Ref83204373 \h </w:instrText>
      </w:r>
      <w:r w:rsidR="00D1353A">
        <w:rPr>
          <w:bCs/>
          <w:color w:val="FF0000"/>
          <w:highlight w:val="yellow"/>
          <w:lang w:val="en-US"/>
        </w:rPr>
        <w:instrText xml:space="preserve"> \* MERGEFORMAT </w:instrText>
      </w:r>
      <w:r w:rsidRPr="002051C9">
        <w:rPr>
          <w:bCs/>
          <w:color w:val="FF0000"/>
          <w:highlight w:val="yellow"/>
          <w:lang w:val="en-US"/>
        </w:rPr>
      </w:r>
      <w:r w:rsidRPr="00D1353A">
        <w:rPr>
          <w:bCs/>
          <w:color w:val="FF0000"/>
          <w:highlight w:val="yellow"/>
          <w:lang w:val="en-US"/>
          <w:rPrChange w:id="450" w:author="Petnathean Julled" w:date="2021-11-27T06:33:00Z">
            <w:rPr>
              <w:bCs/>
              <w:color w:val="FF0000"/>
              <w:lang w:val="en-US"/>
            </w:rPr>
          </w:rPrChange>
        </w:rPr>
        <w:fldChar w:fldCharType="separate"/>
      </w:r>
      <w:r w:rsidRPr="00D1353A">
        <w:rPr>
          <w:highlight w:val="yellow"/>
          <w:rPrChange w:id="451" w:author="Petnathean Julled" w:date="2021-11-27T06:33:00Z">
            <w:rPr/>
          </w:rPrChange>
        </w:rPr>
        <w:t xml:space="preserve">Table </w:t>
      </w:r>
      <w:r w:rsidRPr="00D1353A">
        <w:rPr>
          <w:noProof/>
          <w:highlight w:val="yellow"/>
          <w:rPrChange w:id="452" w:author="Petnathean Julled" w:date="2021-11-27T06:33:00Z">
            <w:rPr>
              <w:noProof/>
            </w:rPr>
          </w:rPrChange>
        </w:rPr>
        <w:t>2</w:t>
      </w:r>
      <w:r w:rsidRPr="00D1353A">
        <w:rPr>
          <w:bCs/>
          <w:color w:val="FF0000"/>
          <w:highlight w:val="yellow"/>
          <w:lang w:val="en-US"/>
          <w:rPrChange w:id="453" w:author="Petnathean Julled" w:date="2021-11-27T06:33:00Z">
            <w:rPr>
              <w:bCs/>
              <w:color w:val="FF0000"/>
              <w:lang w:val="en-US"/>
            </w:rPr>
          </w:rPrChange>
        </w:rPr>
        <w:fldChar w:fldCharType="end"/>
      </w:r>
      <w:r>
        <w:rPr>
          <w:bCs/>
          <w:color w:val="FF0000"/>
          <w:lang w:val="en-US"/>
        </w:rPr>
        <w:t xml:space="preserve"> </w:t>
      </w:r>
      <w:r w:rsidR="005C29E9" w:rsidRPr="005C29E9">
        <w:rPr>
          <w:bCs/>
          <w:lang w:val="en-US"/>
        </w:rPr>
        <w:t>shows that the system result from the implementation can function normally with 7, 6, and 5 active nodes. The system stops functioning when there are active nodes lesser than 5.</w:t>
      </w:r>
      <w:r w:rsidR="005C29E9">
        <w:rPr>
          <w:bCs/>
          <w:lang w:val="en-US"/>
        </w:rPr>
        <w:t xml:space="preserve"> </w:t>
      </w:r>
      <w:r w:rsidR="004611D5" w:rsidRPr="004611D5">
        <w:rPr>
          <w:bCs/>
          <w:lang w:val="en-US"/>
        </w:rPr>
        <w:t xml:space="preserve">After looking into the root cause of the result, it is turn out that the 7-Nodes Example cannot resolve the Block validation process cycle in a situation with fewer than 5 active nodes. </w:t>
      </w:r>
      <w:r w:rsidR="00D91E1D">
        <w:rPr>
          <w:bCs/>
          <w:lang w:val="en-US"/>
        </w:rPr>
        <w:t xml:space="preserve">When </w:t>
      </w:r>
      <w:r w:rsidR="00E37693">
        <w:rPr>
          <w:bCs/>
          <w:lang w:val="en-US"/>
        </w:rPr>
        <w:t>investigate</w:t>
      </w:r>
      <w:r w:rsidR="00D91E1D">
        <w:rPr>
          <w:bCs/>
          <w:lang w:val="en-US"/>
        </w:rPr>
        <w:t xml:space="preserve"> t</w:t>
      </w:r>
      <w:r w:rsidR="004611D5" w:rsidRPr="004611D5">
        <w:rPr>
          <w:bCs/>
          <w:lang w:val="en-US"/>
        </w:rPr>
        <w:t>he log</w:t>
      </w:r>
      <w:r w:rsidR="00D91E1D">
        <w:rPr>
          <w:bCs/>
          <w:lang w:val="en-US"/>
        </w:rPr>
        <w:t>,</w:t>
      </w:r>
      <w:r w:rsidR="004611D5" w:rsidRPr="004611D5">
        <w:rPr>
          <w:bCs/>
          <w:lang w:val="en-US"/>
        </w:rPr>
        <w:t xml:space="preserve"> </w:t>
      </w:r>
      <w:r w:rsidR="00D91E1D">
        <w:rPr>
          <w:bCs/>
          <w:lang w:val="en-US"/>
        </w:rPr>
        <w:t xml:space="preserve">it </w:t>
      </w:r>
      <w:r w:rsidR="004611D5" w:rsidRPr="004611D5">
        <w:rPr>
          <w:bCs/>
          <w:lang w:val="en-US"/>
        </w:rPr>
        <w:t>shows that the Block validation process cycle which would repeat continuously and endlessly simply stopped at the first Block and there is no further upcoming process appeared in the log or none of any error notification appeared.</w:t>
      </w:r>
      <w:r w:rsidR="004611D5">
        <w:rPr>
          <w:bCs/>
          <w:lang w:val="en-US"/>
        </w:rPr>
        <w:t xml:space="preserve"> </w:t>
      </w:r>
      <w:r w:rsidR="004611D5" w:rsidRPr="004611D5">
        <w:rPr>
          <w:bCs/>
          <w:lang w:val="en-US"/>
        </w:rPr>
        <w:t xml:space="preserve">Noteworthy, this is not even related to the condition of IBFT consensus where it requires at least </w:t>
      </w:r>
      <w:r w:rsidR="002820F3">
        <w:rPr>
          <w:bCs/>
          <w:lang w:val="en-US"/>
        </w:rPr>
        <w:t>two-third</w:t>
      </w:r>
      <w:r w:rsidR="004611D5" w:rsidRPr="004611D5">
        <w:rPr>
          <w:bCs/>
          <w:lang w:val="en-US"/>
        </w:rPr>
        <w:t xml:space="preserve"> of all nodes to vote for the same Block version to complete the validation process. The system should be able to operate normally without error even there are fewer than </w:t>
      </w:r>
      <w:r w:rsidR="002820F3">
        <w:rPr>
          <w:bCs/>
          <w:lang w:val="en-US"/>
        </w:rPr>
        <w:t>five</w:t>
      </w:r>
      <w:r w:rsidR="004611D5" w:rsidRPr="004611D5">
        <w:rPr>
          <w:bCs/>
          <w:lang w:val="en-US"/>
        </w:rPr>
        <w:t xml:space="preserve"> active nodes when all active nodes agreeing on the same Block version and there is no "bad actor node" present in the system to propose a falsified Block version that interrupts the vote</w:t>
      </w:r>
      <w:r w:rsidR="004611D5">
        <w:rPr>
          <w:bCs/>
          <w:lang w:val="en-US"/>
        </w:rPr>
        <w:t xml:space="preserve">. </w:t>
      </w:r>
      <w:r w:rsidR="004611D5" w:rsidRPr="004611D5">
        <w:rPr>
          <w:bCs/>
          <w:lang w:val="en-US"/>
        </w:rPr>
        <w:t xml:space="preserve">We think that a possible reason could be that the 7-Nodes example may not be developed for the situation with 4,3,2, or 1 active node as it was only built to aid </w:t>
      </w:r>
      <w:del w:id="454" w:author="Petnathean Julled" w:date="2021-11-27T05:53:00Z">
        <w:r w:rsidR="004611D5" w:rsidRPr="004611D5" w:rsidDel="00165A59">
          <w:rPr>
            <w:bCs/>
            <w:lang w:val="en-US"/>
          </w:rPr>
          <w:delText>Smartcontract</w:delText>
        </w:r>
      </w:del>
      <w:proofErr w:type="spellStart"/>
      <w:ins w:id="455" w:author="Petnathean Julled" w:date="2021-11-27T05:53:00Z">
        <w:r w:rsidR="00165A59">
          <w:rPr>
            <w:bCs/>
            <w:lang w:val="en-US"/>
          </w:rPr>
          <w:t>Smartcontract</w:t>
        </w:r>
      </w:ins>
      <w:proofErr w:type="spellEnd"/>
      <w:r w:rsidR="004611D5" w:rsidRPr="004611D5">
        <w:rPr>
          <w:bCs/>
          <w:lang w:val="en-US"/>
        </w:rPr>
        <w:t xml:space="preserve"> developers to easily deploy and test their </w:t>
      </w:r>
      <w:del w:id="456" w:author="Petnathean Julled" w:date="2021-11-27T05:53:00Z">
        <w:r w:rsidR="004611D5" w:rsidRPr="004611D5" w:rsidDel="00165A59">
          <w:rPr>
            <w:bCs/>
            <w:lang w:val="en-US"/>
          </w:rPr>
          <w:delText>Smart</w:delText>
        </w:r>
        <w:r w:rsidR="001F6D30" w:rsidDel="00165A59">
          <w:rPr>
            <w:bCs/>
            <w:lang w:val="en-US"/>
          </w:rPr>
          <w:delText>C</w:delText>
        </w:r>
        <w:r w:rsidR="004611D5" w:rsidRPr="004611D5" w:rsidDel="00165A59">
          <w:rPr>
            <w:bCs/>
            <w:lang w:val="en-US"/>
          </w:rPr>
          <w:delText>ontract</w:delText>
        </w:r>
      </w:del>
      <w:proofErr w:type="spellStart"/>
      <w:ins w:id="457" w:author="Petnathean Julled" w:date="2021-11-27T05:53:00Z">
        <w:r w:rsidR="00165A59">
          <w:rPr>
            <w:bCs/>
            <w:lang w:val="en-US"/>
          </w:rPr>
          <w:t>Smartcontract</w:t>
        </w:r>
      </w:ins>
      <w:proofErr w:type="spellEnd"/>
      <w:r w:rsidR="004611D5" w:rsidRPr="004611D5">
        <w:rPr>
          <w:bCs/>
          <w:lang w:val="en-US"/>
        </w:rPr>
        <w:t xml:space="preserve"> in the proper 7 active nodes simulated environment closely </w:t>
      </w:r>
      <w:proofErr w:type="gramStart"/>
      <w:r w:rsidR="004611D5" w:rsidRPr="004611D5">
        <w:rPr>
          <w:bCs/>
          <w:lang w:val="en-US"/>
        </w:rPr>
        <w:t>similar to</w:t>
      </w:r>
      <w:proofErr w:type="gramEnd"/>
      <w:r w:rsidR="004611D5" w:rsidRPr="004611D5">
        <w:rPr>
          <w:bCs/>
          <w:lang w:val="en-US"/>
        </w:rPr>
        <w:t xml:space="preserve"> the actual Blockchain network.</w:t>
      </w:r>
      <w:r w:rsidR="00637FCE">
        <w:rPr>
          <w:bCs/>
          <w:lang w:val="en-US"/>
        </w:rPr>
        <w:t xml:space="preserve"> </w:t>
      </w:r>
    </w:p>
    <w:p w14:paraId="5D070250" w14:textId="70D2EBD5" w:rsidR="00EC6E92" w:rsidRPr="00710B9C" w:rsidRDefault="00637FCE" w:rsidP="004611D5">
      <w:pPr>
        <w:pStyle w:val="BodyText"/>
        <w:rPr>
          <w:bCs/>
          <w:lang w:val="en-US"/>
        </w:rPr>
      </w:pPr>
      <w:r w:rsidRPr="00637FCE">
        <w:rPr>
          <w:bCs/>
          <w:lang w:val="en-US"/>
        </w:rPr>
        <w:t xml:space="preserve">It also must be noted that it is possible for the case that contains an even number of nodes may cause failure in Block validation attempt due to </w:t>
      </w:r>
      <w:proofErr w:type="gramStart"/>
      <w:r w:rsidRPr="00637FCE">
        <w:rPr>
          <w:bCs/>
          <w:lang w:val="en-US"/>
        </w:rPr>
        <w:t>the majority of</w:t>
      </w:r>
      <w:proofErr w:type="gramEnd"/>
      <w:r w:rsidRPr="00637FCE">
        <w:rPr>
          <w:bCs/>
          <w:lang w:val="en-US"/>
        </w:rPr>
        <w:t xml:space="preserve"> Block approval from nodes not meet the least requirement of </w:t>
      </w:r>
      <w:r w:rsidR="001F6D30">
        <w:rPr>
          <w:bCs/>
          <w:lang w:val="en-US"/>
        </w:rPr>
        <w:t>two-third</w:t>
      </w:r>
      <w:r w:rsidRPr="00637FCE">
        <w:rPr>
          <w:bCs/>
          <w:lang w:val="en-US"/>
        </w:rPr>
        <w:t xml:space="preserve"> of all nodes in the network. For example, if ten nodes are participating, five nodes proposed Block named 'ABC' while another five nodes proposed Block named 'CBA'. This example will result in failed Block validation attempt. If this happened, the network was expected to try another attempt until the majority meet the least requirement of </w:t>
      </w:r>
      <w:r w:rsidR="001F6D30">
        <w:rPr>
          <w:bCs/>
          <w:lang w:val="en-US"/>
        </w:rPr>
        <w:t>two-third</w:t>
      </w:r>
      <w:r w:rsidRPr="00637FCE">
        <w:rPr>
          <w:bCs/>
          <w:lang w:val="en-US"/>
        </w:rPr>
        <w:t xml:space="preserve"> and all the remaining transactions were successfully added into the valid Block and published into the Blockchain ledger. However, the evaluation of the implementation will not cover the case due to complications in creating the “bad actor” node. We assume that the feature was not directly included with Ethereum, Quorum, or its 7-Nodes Example as it was not created for a malicious purpose so, it is too difficult for us to create the situation that half of the participate nodes attempt to propose falsified Block for the evaluation.</w:t>
      </w:r>
    </w:p>
    <w:p w14:paraId="50D49E3B" w14:textId="6D191169" w:rsidR="00E97C39" w:rsidRPr="000E219F" w:rsidRDefault="003436C6" w:rsidP="00E97C39">
      <w:pPr>
        <w:pStyle w:val="Heading2"/>
      </w:pPr>
      <w:r>
        <w:rPr>
          <w:rFonts w:cs="Angsana New"/>
          <w:szCs w:val="25"/>
          <w:lang w:bidi="th-TH"/>
        </w:rPr>
        <w:t>Performance Test</w:t>
      </w:r>
    </w:p>
    <w:p w14:paraId="138F313D" w14:textId="15383361" w:rsidR="00B83A76" w:rsidRDefault="00E97C39" w:rsidP="00710B9C">
      <w:pPr>
        <w:pStyle w:val="BodyText"/>
        <w:spacing w:after="0"/>
        <w:rPr>
          <w:bCs/>
          <w:lang w:val="en-US"/>
        </w:rPr>
      </w:pPr>
      <w:r w:rsidRPr="005061B7">
        <w:rPr>
          <w:bCs/>
        </w:rPr>
        <w:t> </w:t>
      </w:r>
      <w:r w:rsidR="00B83A76" w:rsidRPr="00B83A76">
        <w:rPr>
          <w:bCs/>
          <w:lang w:val="en-US"/>
        </w:rPr>
        <w:t>On the hypothesis that a changed number of active nodes or change in the amount of XDS transactions entering the system may cause a change in the performance of the XDS Blockchain, the performance test will be performed by triggering the Document Register function and/or the Document Query function depends on the setup. The prepared transaction samples will be tested on the setup with a specific number of nodes then measure the time the system took to complete the process. Additionally, to increase the accuracy of experiment results and reduce the effect from other factors outside the consideration, the experiment will be repeated ten times on each transaction sample. The final performance result of each transaction will be derived from the average values of these ten times repeated.</w:t>
      </w:r>
      <w:r w:rsidR="00B83A76">
        <w:rPr>
          <w:bCs/>
          <w:lang w:val="en-US"/>
        </w:rPr>
        <w:t xml:space="preserve"> </w:t>
      </w:r>
    </w:p>
    <w:p w14:paraId="7E279680" w14:textId="74913642" w:rsidR="00BF0FCA" w:rsidRDefault="00B83A76" w:rsidP="00710B9C">
      <w:pPr>
        <w:pStyle w:val="BodyText"/>
        <w:spacing w:after="0"/>
        <w:rPr>
          <w:bCs/>
          <w:lang w:val="en-US"/>
        </w:rPr>
      </w:pPr>
      <w:r w:rsidRPr="00B83A76">
        <w:rPr>
          <w:bCs/>
          <w:lang w:val="en-US"/>
        </w:rPr>
        <w:t>Test if the number of transactions would cause a change in performance of the XDS Document Registry to perform the Document Register function.</w:t>
      </w:r>
      <w:r>
        <w:rPr>
          <w:bCs/>
          <w:lang w:val="en-US"/>
        </w:rPr>
        <w:t xml:space="preserve"> </w:t>
      </w:r>
      <w:r w:rsidRPr="00B83A76">
        <w:rPr>
          <w:bCs/>
          <w:lang w:val="en-US"/>
        </w:rPr>
        <w:t>This setup is performed by trigger the XDS Document Repository Actor to start the Document Register function which will send the ITI-42 transaction containing metadata attributes set of the selected document (Doc01 - Doc10) to the XDS Document Registry Actor. The processing time the XDS Document Registry took to complete the process publishing the metadata attributes set into the Blockchain ledger will be measured for the experiment result.</w:t>
      </w:r>
      <w:r>
        <w:rPr>
          <w:bCs/>
          <w:lang w:val="en-US"/>
        </w:rPr>
        <w:t xml:space="preserve"> </w:t>
      </w:r>
      <w:r w:rsidRPr="00B83A76">
        <w:rPr>
          <w:bCs/>
          <w:lang w:val="en-US"/>
        </w:rPr>
        <w:t>The "Single Node" line was the averaged processing time monitored at the 1</w:t>
      </w:r>
      <w:r w:rsidRPr="00710B9C">
        <w:rPr>
          <w:bCs/>
          <w:vertAlign w:val="superscript"/>
          <w:lang w:val="en-US"/>
        </w:rPr>
        <w:t>st</w:t>
      </w:r>
      <w:r w:rsidR="00FC22F5">
        <w:rPr>
          <w:bCs/>
          <w:lang w:val="en-US"/>
        </w:rPr>
        <w:t xml:space="preserve"> </w:t>
      </w:r>
      <w:r w:rsidRPr="00B83A76">
        <w:rPr>
          <w:bCs/>
          <w:lang w:val="en-US"/>
        </w:rPr>
        <w:t>Node performing the Document Register function when there is only one node performing the function. The "All Nodes" line was the average processing time monitored at the 1</w:t>
      </w:r>
      <w:r w:rsidRPr="00710B9C">
        <w:rPr>
          <w:bCs/>
          <w:vertAlign w:val="superscript"/>
          <w:lang w:val="en-US"/>
        </w:rPr>
        <w:t>st</w:t>
      </w:r>
      <w:r w:rsidR="00867168">
        <w:rPr>
          <w:bCs/>
          <w:lang w:val="en-US"/>
        </w:rPr>
        <w:t xml:space="preserve"> </w:t>
      </w:r>
      <w:r w:rsidRPr="00B83A76">
        <w:rPr>
          <w:bCs/>
          <w:lang w:val="en-US"/>
        </w:rPr>
        <w:t xml:space="preserve">Node performing the Document Register function when all active nodes performed the function within the same time. Both setups measure the processing time the node used to complete the Document </w:t>
      </w:r>
      <w:r w:rsidRPr="00B83A76">
        <w:rPr>
          <w:bCs/>
          <w:lang w:val="en-US"/>
        </w:rPr>
        <w:lastRenderedPageBreak/>
        <w:t>Register function since the moment it received the ITI-42 transaction from the XDS Document Repository actor.</w:t>
      </w:r>
      <w:r>
        <w:rPr>
          <w:bCs/>
          <w:lang w:val="en-US"/>
        </w:rPr>
        <w:t xml:space="preserve">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Pr="00B83A76">
        <w:rPr>
          <w:bCs/>
          <w:lang w:val="en-US"/>
        </w:rPr>
        <w:t xml:space="preserve"> shows that when all nodes perform the Document Register function at the same time, it took a longer time to complete the function when compared to the situation when there is only a single node perform the Document Register function. The raw results can be further inspected in Appendix Section C.</w:t>
      </w:r>
      <w:r>
        <w:rPr>
          <w:bCs/>
          <w:lang w:val="en-US"/>
        </w:rPr>
        <w:t xml:space="preserve"> </w:t>
      </w:r>
      <w:r w:rsidRPr="00B83A76">
        <w:rPr>
          <w:bCs/>
          <w:lang w:val="en-US"/>
        </w:rPr>
        <w:t xml:space="preserve">Evidently, the nature of the 7-Nodes Example which its Blockchain nodes need to share processing units of the same host machine could be the main factor affecting the performance. The more processing threads executed together at once mean the more processor resource of the host machine divided for each thread. So, the shared processing unit environment may be affecting the performance of each node resulting in a difference in performance as shown in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Pr="00B83A76">
        <w:rPr>
          <w:bCs/>
          <w:lang w:val="en-US"/>
        </w:rPr>
        <w:t>.</w:t>
      </w:r>
      <w:r w:rsidR="00BF0FCA">
        <w:rPr>
          <w:bCs/>
          <w:lang w:val="en-US"/>
        </w:rPr>
        <w:t xml:space="preserve"> </w:t>
      </w:r>
    </w:p>
    <w:p w14:paraId="07C7152E" w14:textId="257D286C" w:rsidR="00E97C39" w:rsidRDefault="00BF0FCA" w:rsidP="00710B9C">
      <w:pPr>
        <w:pStyle w:val="BodyText"/>
        <w:spacing w:after="0"/>
        <w:rPr>
          <w:bCs/>
          <w:lang w:val="en-US"/>
        </w:rPr>
      </w:pPr>
      <w:r w:rsidRPr="00BF0FCA">
        <w:rPr>
          <w:bCs/>
          <w:lang w:val="en-US"/>
        </w:rPr>
        <w:t>Test if the number of search keywords would cause a change in performance of Document Query function.</w:t>
      </w:r>
      <w:r>
        <w:rPr>
          <w:bCs/>
          <w:lang w:val="en-US"/>
        </w:rPr>
        <w:t xml:space="preserve"> </w:t>
      </w:r>
      <w:r w:rsidRPr="00BF0FCA">
        <w:rPr>
          <w:bCs/>
          <w:lang w:val="en-US"/>
        </w:rPr>
        <w:t>This setup is performed by trigger the XDS Document Consumer Actor to start the Document Query function which prompts for input from the user. The user then selected for “</w:t>
      </w:r>
      <w:proofErr w:type="spellStart"/>
      <w:r w:rsidRPr="00BF0FCA">
        <w:rPr>
          <w:bCs/>
          <w:lang w:val="en-US"/>
        </w:rPr>
        <w:t>FindDocument</w:t>
      </w:r>
      <w:proofErr w:type="spellEnd"/>
      <w:r w:rsidRPr="00BF0FCA">
        <w:rPr>
          <w:bCs/>
          <w:lang w:val="en-US"/>
        </w:rPr>
        <w:t xml:space="preserve">”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w:t>
      </w:r>
      <w:r w:rsidR="0072117F">
        <w:rPr>
          <w:bCs/>
          <w:noProof/>
          <w:lang w:val="en-US"/>
        </w:rPr>
        <mc:AlternateContent>
          <mc:Choice Requires="wpg">
            <w:drawing>
              <wp:anchor distT="0" distB="0" distL="114300" distR="114300" simplePos="0" relativeHeight="251658752" behindDoc="0" locked="0" layoutInCell="1" allowOverlap="1" wp14:anchorId="249B93A6" wp14:editId="28F39FB4">
                <wp:simplePos x="0" y="0"/>
                <wp:positionH relativeFrom="column">
                  <wp:posOffset>-328295</wp:posOffset>
                </wp:positionH>
                <wp:positionV relativeFrom="paragraph">
                  <wp:posOffset>0</wp:posOffset>
                </wp:positionV>
                <wp:extent cx="3486150" cy="2343150"/>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3486150" cy="2343150"/>
                          <a:chOff x="0" y="0"/>
                          <a:chExt cx="3629025" cy="2343150"/>
                        </a:xfrm>
                      </wpg:grpSpPr>
                      <pic:pic xmlns:pic="http://schemas.openxmlformats.org/drawingml/2006/picture">
                        <pic:nvPicPr>
                          <pic:cNvPr id="74" name="Picture 74" descr="Chart, line chart&#10;&#10;Description automatically generated"/>
                          <pic:cNvPicPr>
                            <a:picLocks noChangeAspect="1"/>
                          </pic:cNvPicPr>
                        </pic:nvPicPr>
                        <pic:blipFill>
                          <a:blip r:embed="rId26"/>
                          <a:stretch>
                            <a:fillRect/>
                          </a:stretch>
                        </pic:blipFill>
                        <pic:spPr>
                          <a:xfrm>
                            <a:off x="0" y="0"/>
                            <a:ext cx="3629025" cy="2040890"/>
                          </a:xfrm>
                          <a:prstGeom prst="rect">
                            <a:avLst/>
                          </a:prstGeom>
                        </pic:spPr>
                      </pic:pic>
                      <wps:wsp>
                        <wps:cNvPr id="75" name="Text Box 75"/>
                        <wps:cNvSpPr txBox="1"/>
                        <wps:spPr>
                          <a:xfrm>
                            <a:off x="0" y="2047875"/>
                            <a:ext cx="3629025" cy="295275"/>
                          </a:xfrm>
                          <a:prstGeom prst="rect">
                            <a:avLst/>
                          </a:prstGeom>
                          <a:solidFill>
                            <a:prstClr val="white"/>
                          </a:solidFill>
                          <a:ln>
                            <a:noFill/>
                          </a:ln>
                        </wps:spPr>
                        <wps:txbx>
                          <w:txbxContent>
                            <w:p w14:paraId="2238C843" w14:textId="0CD0B18F" w:rsidR="0082708C" w:rsidRPr="00710B9C" w:rsidRDefault="0082708C" w:rsidP="00710B9C">
                              <w:pPr>
                                <w:pStyle w:val="Caption"/>
                                <w:rPr>
                                  <w:bCs/>
                                </w:rPr>
                              </w:pPr>
                              <w:bookmarkStart w:id="458"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458"/>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B93A6" id="Group 76" o:spid="_x0000_s1038" style="position:absolute;left:0;text-align:left;margin-left:-25.85pt;margin-top:0;width:274.5pt;height:184.5pt;z-index:251658752;mso-width-relative:margin;mso-height-relative:margin"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">
                <v:shape id="Picture 74" o:spid="_x0000_s1039"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">
                  <v:imagedata r:id="rId27" o:title="Chart, line chart&#10;&#10;Description automatically generated"/>
                </v:shape>
                <v:shape id="Text Box 75" o:spid="_x0000_s1040"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2238C843" w14:textId="0CD0B18F" w:rsidR="0082708C" w:rsidRPr="00710B9C" w:rsidRDefault="0082708C" w:rsidP="00710B9C">
                        <w:pPr>
                          <w:pStyle w:val="Caption"/>
                          <w:rPr>
                            <w:bCs/>
                          </w:rPr>
                        </w:pPr>
                        <w:bookmarkStart w:id="459"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459"/>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v:textbox>
                </v:shape>
                <w10:wrap type="topAndBottom"/>
              </v:group>
            </w:pict>
          </mc:Fallback>
        </mc:AlternateContent>
      </w:r>
      <w:r w:rsidRPr="00BF0FCA">
        <w:rPr>
          <w:bCs/>
          <w:lang w:val="en-US"/>
        </w:rPr>
        <w:t xml:space="preserve">Actor until the XDS Document </w:t>
      </w:r>
      <w:r w:rsidR="00BC63AC" w:rsidRPr="00BF0FCA">
        <w:rPr>
          <w:bCs/>
          <w:lang w:val="en-US"/>
        </w:rPr>
        <w:t>Consumer</w:t>
      </w:r>
      <w:r w:rsidR="00BC63AC" w:rsidRPr="0072117F">
        <w:rPr>
          <w:noProof/>
        </w:rPr>
        <w:t xml:space="preserve"> </w:t>
      </w:r>
      <w:r w:rsidR="00BC63AC" w:rsidRPr="00BF0FCA">
        <w:rPr>
          <w:bCs/>
          <w:lang w:val="en-US"/>
        </w:rPr>
        <w:t>received</w:t>
      </w:r>
      <w:r w:rsidRPr="00BF0FCA">
        <w:rPr>
          <w:bCs/>
          <w:lang w:val="en-US"/>
        </w:rPr>
        <w:t xml:space="preserve"> the search result from the XDS Document Registry will be measured for the experiment result. The "minimum" search keywords will include only two attribute values while the "maximum" search keywords will include fifteen attribute values. The setup for “Single Node” and “All Nodes” </w:t>
      </w:r>
      <w:r w:rsidRPr="00382398">
        <w:rPr>
          <w:bCs/>
          <w:lang w:val="en-US"/>
        </w:rPr>
        <w:t xml:space="preserve">is like </w:t>
      </w:r>
      <w:r w:rsidR="00382398" w:rsidRPr="00710B9C">
        <w:rPr>
          <w:bCs/>
          <w:lang w:val="en-US"/>
        </w:rPr>
        <w:t>the first case.</w:t>
      </w:r>
      <w:r>
        <w:rPr>
          <w:bCs/>
          <w:lang w:val="en-US"/>
        </w:rPr>
        <w:t xml:space="preserve"> </w:t>
      </w:r>
      <w:r w:rsidRPr="00BF0FCA">
        <w:rPr>
          <w:bCs/>
          <w:lang w:val="en-US"/>
        </w:rPr>
        <w:t xml:space="preserve">The Document Query with the </w:t>
      </w:r>
      <w:r w:rsidR="001D201C">
        <w:rPr>
          <w:bCs/>
          <w:noProof/>
          <w:lang w:val="en-US"/>
        </w:rPr>
        <mc:AlternateContent>
          <mc:Choice Requires="wpg">
            <w:drawing>
              <wp:anchor distT="0" distB="0" distL="114300" distR="114300" simplePos="0" relativeHeight="251660800" behindDoc="0" locked="0" layoutInCell="1" allowOverlap="1" wp14:anchorId="4B0450D0" wp14:editId="254273C4">
                <wp:simplePos x="0" y="0"/>
                <wp:positionH relativeFrom="column">
                  <wp:posOffset>3215005</wp:posOffset>
                </wp:positionH>
                <wp:positionV relativeFrom="paragraph">
                  <wp:posOffset>6057265</wp:posOffset>
                </wp:positionV>
                <wp:extent cx="3523615" cy="2581275"/>
                <wp:effectExtent l="0" t="0" r="635" b="9525"/>
                <wp:wrapTopAndBottom/>
                <wp:docPr id="83" name="Group 83"/>
                <wp:cNvGraphicFramePr/>
                <a:graphic xmlns:a="http://schemas.openxmlformats.org/drawingml/2006/main">
                  <a:graphicData uri="http://schemas.microsoft.com/office/word/2010/wordprocessingGroup">
                    <wpg:wgp>
                      <wpg:cNvGrpSpPr/>
                      <wpg:grpSpPr>
                        <a:xfrm>
                          <a:off x="0" y="0"/>
                          <a:ext cx="3523615" cy="2581275"/>
                          <a:chOff x="0" y="0"/>
                          <a:chExt cx="3523615" cy="2514600"/>
                        </a:xfrm>
                      </wpg:grpSpPr>
                      <pic:pic xmlns:pic="http://schemas.openxmlformats.org/drawingml/2006/picture">
                        <pic:nvPicPr>
                          <pic:cNvPr id="80" name="Picture 80" descr="Chart, line chart&#10;&#10;Description automatically generated"/>
                          <pic:cNvPicPr>
                            <a:picLocks noChangeAspect="1"/>
                          </pic:cNvPicPr>
                        </pic:nvPicPr>
                        <pic:blipFill>
                          <a:blip r:embed="rId28"/>
                          <a:stretch>
                            <a:fillRect/>
                          </a:stretch>
                        </pic:blipFill>
                        <pic:spPr>
                          <a:xfrm>
                            <a:off x="0" y="0"/>
                            <a:ext cx="3523615" cy="2031365"/>
                          </a:xfrm>
                          <a:prstGeom prst="rect">
                            <a:avLst/>
                          </a:prstGeom>
                        </pic:spPr>
                      </pic:pic>
                      <wps:wsp>
                        <wps:cNvPr id="82" name="Text Box 82"/>
                        <wps:cNvSpPr txBox="1"/>
                        <wps:spPr>
                          <a:xfrm>
                            <a:off x="95250" y="2085975"/>
                            <a:ext cx="3428365" cy="428625"/>
                          </a:xfrm>
                          <a:prstGeom prst="rect">
                            <a:avLst/>
                          </a:prstGeom>
                          <a:solidFill>
                            <a:prstClr val="white"/>
                          </a:solidFill>
                          <a:ln>
                            <a:noFill/>
                          </a:ln>
                        </wps:spPr>
                        <wps:txbx>
                          <w:txbxContent>
                            <w:p w14:paraId="039C8562" w14:textId="3D386E0D" w:rsidR="0082708C" w:rsidRPr="00710B9C" w:rsidRDefault="0082708C" w:rsidP="00710B9C">
                              <w:pPr>
                                <w:pStyle w:val="Caption"/>
                                <w:rPr>
                                  <w:bCs/>
                                </w:rPr>
                              </w:pPr>
                              <w:bookmarkStart w:id="460"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bookmarkEnd w:id="460"/>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0450D0" id="Group 83" o:spid="_x0000_s1041" style="position:absolute;left:0;text-align:left;margin-left:253.15pt;margin-top:476.95pt;width:277.45pt;height:203.25pt;z-index:251660800;mso-height-relative:margin"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">
                <v:shape id="Picture 80" o:spid="_x0000_s1042"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">
                  <v:imagedata r:id="rId29" o:title="Chart, line chart&#10;&#10;Description automatically generated"/>
                </v:shape>
                <v:shape id="Text Box 82" o:spid="_x0000_s1043"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39C8562" w14:textId="3D386E0D" w:rsidR="0082708C" w:rsidRPr="00710B9C" w:rsidRDefault="0082708C" w:rsidP="00710B9C">
                        <w:pPr>
                          <w:pStyle w:val="Caption"/>
                          <w:rPr>
                            <w:bCs/>
                          </w:rPr>
                        </w:pPr>
                        <w:bookmarkStart w:id="461"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bookmarkEnd w:id="461"/>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v:textbox>
                </v:shape>
                <w10:wrap type="topAndBottom"/>
              </v:group>
            </w:pict>
          </mc:Fallback>
        </mc:AlternateContent>
      </w:r>
      <w:r w:rsidRPr="00BF0FCA">
        <w:rPr>
          <w:bCs/>
          <w:lang w:val="en-US"/>
        </w:rPr>
        <w:t>"</w:t>
      </w:r>
      <w:proofErr w:type="spellStart"/>
      <w:r w:rsidRPr="00BF0FCA">
        <w:rPr>
          <w:bCs/>
          <w:lang w:val="en-US"/>
        </w:rPr>
        <w:t>FindDocument</w:t>
      </w:r>
      <w:proofErr w:type="spellEnd"/>
      <w:r w:rsidRPr="00BF0FCA">
        <w:rPr>
          <w:bCs/>
          <w:lang w:val="en-US"/>
        </w:rPr>
        <w:t xml:space="preserve">" query type performed by a single node using minimum keywords took an average process time of </w:t>
      </w:r>
      <w:commentRangeStart w:id="462"/>
      <w:r w:rsidRPr="00BF0FCA">
        <w:rPr>
          <w:bCs/>
          <w:lang w:val="en-US"/>
        </w:rPr>
        <w:t xml:space="preserve">285.2455158 </w:t>
      </w:r>
      <w:commentRangeEnd w:id="462"/>
      <w:r w:rsidR="00E57EAB">
        <w:rPr>
          <w:rStyle w:val="CommentReference"/>
          <w:spacing w:val="0"/>
          <w:lang w:val="en-US" w:eastAsia="en-US"/>
        </w:rPr>
        <w:commentReference w:id="462"/>
      </w:r>
      <w:r w:rsidRPr="00BF0FCA">
        <w:rPr>
          <w:bCs/>
          <w:lang w:val="en-US"/>
        </w:rPr>
        <w:t xml:space="preserve">milliseconds to complete the function. </w:t>
      </w:r>
      <w:proofErr w:type="spellStart"/>
      <w:r w:rsidRPr="00BF0FCA">
        <w:rPr>
          <w:bCs/>
          <w:lang w:val="en-US"/>
        </w:rPr>
        <w:t>FindDocument</w:t>
      </w:r>
      <w:proofErr w:type="spellEnd"/>
      <w:r w:rsidRPr="00BF0FCA">
        <w:rPr>
          <w:bCs/>
          <w:lang w:val="en-US"/>
        </w:rPr>
        <w:t xml:space="preserve"> with maximum keywords took an average process time of 287.7405654 milliseconds to complete the function. Performed by all active nodes, minimum keywords took an average process time of 754.1227332 milliseconds to complete the function while maximum keywords took an average process time of 767.9703297 milliseconds to complete the function. </w:t>
      </w:r>
      <w:r w:rsidR="00397242">
        <w:rPr>
          <w:bCs/>
          <w:color w:val="FF0000"/>
          <w:lang w:val="en-US"/>
        </w:rPr>
        <w:fldChar w:fldCharType="begin"/>
      </w:r>
      <w:r w:rsidR="00397242">
        <w:rPr>
          <w:bCs/>
          <w:lang w:val="en-US"/>
        </w:rPr>
        <w:instrText xml:space="preserve"> REF _Ref83205362 \h </w:instrText>
      </w:r>
      <w:r w:rsidR="00397242">
        <w:rPr>
          <w:bCs/>
          <w:color w:val="FF0000"/>
          <w:lang w:val="en-US"/>
        </w:rPr>
      </w:r>
      <w:r w:rsidR="00397242">
        <w:rPr>
          <w:bCs/>
          <w:color w:val="FF0000"/>
          <w:lang w:val="en-US"/>
        </w:rPr>
        <w:fldChar w:fldCharType="separate"/>
      </w:r>
      <w:r w:rsidR="00397242" w:rsidRPr="0072117F">
        <w:t xml:space="preserve">Figure </w:t>
      </w:r>
      <w:r w:rsidR="00397242" w:rsidRPr="0072117F">
        <w:rPr>
          <w:noProof/>
        </w:rPr>
        <w:t>6</w:t>
      </w:r>
      <w:r w:rsidR="00397242">
        <w:rPr>
          <w:bCs/>
          <w:color w:val="FF0000"/>
          <w:lang w:val="en-US"/>
        </w:rPr>
        <w:fldChar w:fldCharType="end"/>
      </w:r>
      <w:r w:rsidRPr="00BF0FCA">
        <w:rPr>
          <w:bCs/>
          <w:lang w:val="en-US"/>
        </w:rPr>
        <w:t xml:space="preserve"> and </w:t>
      </w:r>
      <w:r w:rsidR="00397242">
        <w:rPr>
          <w:bCs/>
          <w:color w:val="FF0000"/>
          <w:lang w:val="en-US"/>
        </w:rPr>
        <w:fldChar w:fldCharType="begin"/>
      </w:r>
      <w:r w:rsidR="00397242">
        <w:rPr>
          <w:bCs/>
          <w:lang w:val="en-US"/>
        </w:rPr>
        <w:instrText xml:space="preserve"> REF _Ref83205369 \h </w:instrText>
      </w:r>
      <w:r w:rsidR="00397242">
        <w:rPr>
          <w:bCs/>
          <w:color w:val="FF0000"/>
          <w:lang w:val="en-US"/>
        </w:rPr>
      </w:r>
      <w:r w:rsidR="00397242">
        <w:rPr>
          <w:bCs/>
          <w:color w:val="FF0000"/>
          <w:lang w:val="en-US"/>
        </w:rPr>
        <w:fldChar w:fldCharType="separate"/>
      </w:r>
      <w:r w:rsidR="00397242" w:rsidRPr="002F2B46">
        <w:t xml:space="preserve">Figure </w:t>
      </w:r>
      <w:r w:rsidR="00397242">
        <w:rPr>
          <w:noProof/>
        </w:rPr>
        <w:t>7</w:t>
      </w:r>
      <w:r w:rsidR="00397242">
        <w:rPr>
          <w:bCs/>
          <w:color w:val="FF0000"/>
          <w:lang w:val="en-US"/>
        </w:rPr>
        <w:fldChar w:fldCharType="end"/>
      </w:r>
      <w:r w:rsidRPr="00BF0FCA">
        <w:rPr>
          <w:bCs/>
          <w:lang w:val="en-US"/>
        </w:rPr>
        <w:t xml:space="preserve"> show no significant difference between the Document Query with maximum search keywords compared to the Document Query with minimum search keywords. That means the amount of search keywords input is not affecting the performance of the </w:t>
      </w:r>
      <w:r w:rsidRPr="00BF0FCA">
        <w:rPr>
          <w:bCs/>
          <w:lang w:val="en-US"/>
        </w:rPr>
        <w:t>Document Query function. A full version of the experiment result can be further inspected in the Appendix section.</w:t>
      </w:r>
      <w:r>
        <w:rPr>
          <w:bCs/>
          <w:lang w:val="en-US"/>
        </w:rPr>
        <w:t xml:space="preserve"> </w:t>
      </w:r>
      <w:r w:rsidRPr="00BF0FCA">
        <w:rPr>
          <w:bCs/>
          <w:lang w:val="en-US"/>
        </w:rPr>
        <w:t>The Document Query function program only used provided search keywords to search for the matching transaction registered in the Blockchain ledger. A greater number of search keywords may take a little more process to finish the search, but the change will not add more significant processing time to the whole process which was expected not to affect the performance of the system.</w:t>
      </w:r>
      <w:r w:rsidR="00371FB9">
        <w:rPr>
          <w:bCs/>
          <w:lang w:val="en-US"/>
        </w:rPr>
        <w:t xml:space="preserve"> </w:t>
      </w:r>
    </w:p>
    <w:p w14:paraId="4C66C929" w14:textId="0F8ED8F1" w:rsidR="00371FB9" w:rsidRDefault="002F2B46" w:rsidP="00710B9C">
      <w:pPr>
        <w:pStyle w:val="BodyText"/>
        <w:spacing w:after="0"/>
        <w:rPr>
          <w:bCs/>
          <w:lang w:val="en-US"/>
        </w:rPr>
      </w:pPr>
      <w:r>
        <w:rPr>
          <w:bCs/>
          <w:noProof/>
          <w:lang w:val="en-US"/>
        </w:rPr>
        <w:lastRenderedPageBreak/>
        <mc:AlternateContent>
          <mc:Choice Requires="wpg">
            <w:drawing>
              <wp:anchor distT="0" distB="0" distL="114300" distR="114300" simplePos="0" relativeHeight="251659776" behindDoc="0" locked="0" layoutInCell="1" allowOverlap="1" wp14:anchorId="3DFDB141" wp14:editId="015FE299">
                <wp:simplePos x="0" y="0"/>
                <wp:positionH relativeFrom="column">
                  <wp:posOffset>-261620</wp:posOffset>
                </wp:positionH>
                <wp:positionV relativeFrom="paragraph">
                  <wp:posOffset>-4143375</wp:posOffset>
                </wp:positionV>
                <wp:extent cx="3438525" cy="2657475"/>
                <wp:effectExtent l="0" t="0" r="9525" b="9525"/>
                <wp:wrapTopAndBottom/>
                <wp:docPr id="79" name="Group 79"/>
                <wp:cNvGraphicFramePr/>
                <a:graphic xmlns:a="http://schemas.openxmlformats.org/drawingml/2006/main">
                  <a:graphicData uri="http://schemas.microsoft.com/office/word/2010/wordprocessingGroup">
                    <wpg:wgp>
                      <wpg:cNvGrpSpPr/>
                      <wpg:grpSpPr>
                        <a:xfrm>
                          <a:off x="0" y="0"/>
                          <a:ext cx="3438525" cy="2657475"/>
                          <a:chOff x="0" y="0"/>
                          <a:chExt cx="3438525" cy="2569210"/>
                        </a:xfrm>
                      </wpg:grpSpPr>
                      <pic:pic xmlns:pic="http://schemas.openxmlformats.org/drawingml/2006/picture">
                        <pic:nvPicPr>
                          <pic:cNvPr id="77" name="Picture 77" descr="Chart, line chart&#10;&#10;Description automatically generated"/>
                          <pic:cNvPicPr>
                            <a:picLocks noChangeAspect="1"/>
                          </pic:cNvPicPr>
                        </pic:nvPicPr>
                        <pic:blipFill>
                          <a:blip r:embed="rId30"/>
                          <a:stretch>
                            <a:fillRect/>
                          </a:stretch>
                        </pic:blipFill>
                        <pic:spPr>
                          <a:xfrm>
                            <a:off x="0" y="0"/>
                            <a:ext cx="3385820" cy="1990725"/>
                          </a:xfrm>
                          <a:prstGeom prst="rect">
                            <a:avLst/>
                          </a:prstGeom>
                        </pic:spPr>
                      </pic:pic>
                      <wps:wsp>
                        <wps:cNvPr id="78" name="Text Box 78"/>
                        <wps:cNvSpPr txBox="1"/>
                        <wps:spPr>
                          <a:xfrm>
                            <a:off x="0" y="2047875"/>
                            <a:ext cx="3438525" cy="521335"/>
                          </a:xfrm>
                          <a:prstGeom prst="rect">
                            <a:avLst/>
                          </a:prstGeom>
                          <a:solidFill>
                            <a:prstClr val="white"/>
                          </a:solidFill>
                          <a:ln>
                            <a:noFill/>
                          </a:ln>
                        </wps:spPr>
                        <wps:txbx>
                          <w:txbxContent>
                            <w:p w14:paraId="626A1A2F" w14:textId="38E2BDEB" w:rsidR="0082708C" w:rsidRPr="00710B9C" w:rsidRDefault="0082708C" w:rsidP="00710B9C">
                              <w:pPr>
                                <w:pStyle w:val="Caption"/>
                                <w:rPr>
                                  <w:bCs/>
                                </w:rPr>
                              </w:pPr>
                              <w:bookmarkStart w:id="463"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bookmarkEnd w:id="463"/>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FDB141" id="Group 79" o:spid="_x0000_s1044" style="position:absolute;left:0;text-align:left;margin-left:-20.6pt;margin-top:-326.25pt;width:270.75pt;height:209.25pt;z-index:251659776;mso-height-relative:margin"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">
                <v:shape id="Picture 77" o:spid="_x0000_s1045"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">
                  <v:imagedata r:id="rId31" o:title="Chart, line chart&#10;&#10;Description automatically generated"/>
                </v:shape>
                <v:shape id="Text Box 78" o:spid="_x0000_s1046"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626A1A2F" w14:textId="38E2BDEB" w:rsidR="0082708C" w:rsidRPr="00710B9C" w:rsidRDefault="0082708C" w:rsidP="00710B9C">
                        <w:pPr>
                          <w:pStyle w:val="Caption"/>
                          <w:rPr>
                            <w:bCs/>
                          </w:rPr>
                        </w:pPr>
                        <w:bookmarkStart w:id="464"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bookmarkEnd w:id="464"/>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v:textbox>
                </v:shape>
                <w10:wrap type="topAndBottom"/>
              </v:group>
            </w:pict>
          </mc:Fallback>
        </mc:AlternateContent>
      </w:r>
      <w:r w:rsidR="00371FB9" w:rsidRPr="00371FB9">
        <w:rPr>
          <w:bCs/>
          <w:lang w:val="en-US"/>
        </w:rPr>
        <w:t>Test if different query types would cause a change in performance of Document Query function.</w:t>
      </w:r>
      <w:r w:rsidR="00371FB9">
        <w:rPr>
          <w:bCs/>
          <w:lang w:val="en-US"/>
        </w:rPr>
        <w:t xml:space="preserve"> </w:t>
      </w:r>
      <w:r w:rsidR="00371FB9" w:rsidRPr="00371FB9">
        <w:rPr>
          <w:bCs/>
          <w:lang w:val="en-US"/>
        </w:rPr>
        <w:t>This setup is performed by trigger the XDS Document Consumer Actor to start the Document Query function which prompts for input from the user. The user then selected for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Consumer received the search result from the XDS Document Registry will be measured for the experiment result. The test begins with the "</w:t>
      </w:r>
      <w:proofErr w:type="spellStart"/>
      <w:r w:rsidR="00371FB9" w:rsidRPr="00371FB9">
        <w:rPr>
          <w:bCs/>
          <w:lang w:val="en-US"/>
        </w:rPr>
        <w:t>FindDocument</w:t>
      </w:r>
      <w:proofErr w:type="spellEnd"/>
      <w:r w:rsidR="00371FB9" w:rsidRPr="00371FB9">
        <w:rPr>
          <w:bCs/>
          <w:lang w:val="en-US"/>
        </w:rPr>
        <w:t>" query type with minimum keywords before the "</w:t>
      </w:r>
      <w:proofErr w:type="spellStart"/>
      <w:r w:rsidR="00371FB9" w:rsidRPr="00371FB9">
        <w:rPr>
          <w:bCs/>
          <w:lang w:val="en-US"/>
        </w:rPr>
        <w:t>GetDocument</w:t>
      </w:r>
      <w:proofErr w:type="spellEnd"/>
      <w:r w:rsidR="00371FB9" w:rsidRPr="00371FB9">
        <w:rPr>
          <w:bCs/>
          <w:lang w:val="en-US"/>
        </w:rPr>
        <w:t>" query type with required keyword (1 keyword). The result then compares the performance of each query type. The setup for “Single Node” and “All Nodes” situation is like Section 4.4.2.1.</w:t>
      </w:r>
      <w:r w:rsidR="00371FB9">
        <w:rPr>
          <w:bCs/>
          <w:lang w:val="en-US"/>
        </w:rPr>
        <w:t xml:space="preserve"> </w:t>
      </w:r>
      <w:r w:rsidR="00371FB9" w:rsidRPr="00371FB9">
        <w:rPr>
          <w:bCs/>
          <w:lang w:val="en-US"/>
        </w:rPr>
        <w:t>The Document Query with the "</w:t>
      </w:r>
      <w:proofErr w:type="spellStart"/>
      <w:r w:rsidR="00371FB9" w:rsidRPr="00371FB9">
        <w:rPr>
          <w:bCs/>
          <w:lang w:val="en-US"/>
        </w:rPr>
        <w:t>FindDocument</w:t>
      </w:r>
      <w:proofErr w:type="spellEnd"/>
      <w:r w:rsidR="00371FB9" w:rsidRPr="00371FB9">
        <w:rPr>
          <w:bCs/>
          <w:lang w:val="en-US"/>
        </w:rPr>
        <w:t>" query type performed by a single node using minimum keywords took an average process time of 285.2455158 milliseconds to complete the function. The "</w:t>
      </w:r>
      <w:proofErr w:type="spellStart"/>
      <w:r w:rsidR="00371FB9" w:rsidRPr="00371FB9">
        <w:rPr>
          <w:bCs/>
          <w:lang w:val="en-US"/>
        </w:rPr>
        <w:t>GetDocument</w:t>
      </w:r>
      <w:proofErr w:type="spellEnd"/>
      <w:r w:rsidR="00371FB9" w:rsidRPr="00371FB9">
        <w:rPr>
          <w:bCs/>
          <w:lang w:val="en-US"/>
        </w:rPr>
        <w:t>" took an average process time of 266.3474373 milliseconds to complete the function. Performed by all active nodes, the "</w:t>
      </w:r>
      <w:proofErr w:type="spellStart"/>
      <w:r w:rsidR="00371FB9" w:rsidRPr="00371FB9">
        <w:rPr>
          <w:bCs/>
          <w:lang w:val="en-US"/>
        </w:rPr>
        <w:t>FindDocument</w:t>
      </w:r>
      <w:proofErr w:type="spellEnd"/>
      <w:r w:rsidR="00371FB9" w:rsidRPr="00371FB9">
        <w:rPr>
          <w:bCs/>
          <w:lang w:val="en-US"/>
        </w:rPr>
        <w:t>" took an average process time of 754.1227332 milliseconds to complete the function while the "</w:t>
      </w:r>
      <w:proofErr w:type="spellStart"/>
      <w:r w:rsidR="00371FB9" w:rsidRPr="00371FB9">
        <w:rPr>
          <w:bCs/>
          <w:lang w:val="en-US"/>
        </w:rPr>
        <w:t>GetDocument</w:t>
      </w:r>
      <w:proofErr w:type="spellEnd"/>
      <w:r w:rsidR="00371FB9" w:rsidRPr="00371FB9">
        <w:rPr>
          <w:bCs/>
          <w:lang w:val="en-US"/>
        </w:rPr>
        <w:t>" took an average process time of 76</w:t>
      </w:r>
      <w:r w:rsidR="00371FB9" w:rsidRPr="00387A28">
        <w:rPr>
          <w:bCs/>
          <w:lang w:val="en-US"/>
        </w:rPr>
        <w:t xml:space="preserve">5.7761302 milliseconds to complete the function. </w:t>
      </w:r>
      <w:r w:rsidR="00387A28" w:rsidRPr="00710B9C">
        <w:rPr>
          <w:bCs/>
          <w:lang w:val="en-US"/>
        </w:rPr>
        <w:fldChar w:fldCharType="begin"/>
      </w:r>
      <w:r w:rsidR="00387A28" w:rsidRPr="00387A28">
        <w:rPr>
          <w:bCs/>
          <w:lang w:val="en-US"/>
        </w:rPr>
        <w:instrText xml:space="preserve"> REF _Ref83206079 \h </w:instrText>
      </w:r>
      <w:r w:rsidR="00387A28" w:rsidRPr="00710B9C">
        <w:rPr>
          <w:bCs/>
          <w:lang w:val="en-US"/>
        </w:rPr>
      </w:r>
      <w:r w:rsidR="00387A28" w:rsidRPr="00710B9C">
        <w:rPr>
          <w:bCs/>
          <w:lang w:val="en-US"/>
        </w:rPr>
        <w:fldChar w:fldCharType="separate"/>
      </w:r>
      <w:r w:rsidR="00387A28" w:rsidRPr="00387A28">
        <w:t xml:space="preserve">Figure </w:t>
      </w:r>
      <w:r w:rsidR="00387A28" w:rsidRPr="00387A28">
        <w:rPr>
          <w:noProof/>
        </w:rPr>
        <w:t>8</w:t>
      </w:r>
      <w:r w:rsidR="00387A28" w:rsidRPr="00710B9C">
        <w:rPr>
          <w:bCs/>
          <w:lang w:val="en-US"/>
        </w:rPr>
        <w:fldChar w:fldCharType="end"/>
      </w:r>
      <w:r w:rsidR="00371FB9" w:rsidRPr="00387A28">
        <w:rPr>
          <w:bCs/>
          <w:lang w:val="en-US"/>
        </w:rPr>
        <w:t xml:space="preserve"> and </w:t>
      </w:r>
      <w:r w:rsidR="00387A28">
        <w:rPr>
          <w:bCs/>
          <w:color w:val="FF0000"/>
          <w:lang w:val="en-US"/>
        </w:rPr>
        <w:fldChar w:fldCharType="begin"/>
      </w:r>
      <w:r w:rsidR="00387A28">
        <w:rPr>
          <w:bCs/>
          <w:color w:val="FF0000"/>
          <w:lang w:val="en-US"/>
        </w:rPr>
        <w:instrText xml:space="preserve"> REF _Ref83206087 \h </w:instrText>
      </w:r>
      <w:r w:rsidR="00387A28">
        <w:rPr>
          <w:bCs/>
          <w:color w:val="FF0000"/>
          <w:lang w:val="en-US"/>
        </w:rPr>
      </w:r>
      <w:r w:rsidR="00387A28">
        <w:rPr>
          <w:bCs/>
          <w:color w:val="FF0000"/>
          <w:lang w:val="en-US"/>
        </w:rPr>
        <w:fldChar w:fldCharType="separate"/>
      </w:r>
      <w:r w:rsidR="00387A28" w:rsidRPr="007E1E70">
        <w:t xml:space="preserve">Figure </w:t>
      </w:r>
      <w:r w:rsidR="00387A28" w:rsidRPr="007E1E70">
        <w:rPr>
          <w:noProof/>
        </w:rPr>
        <w:t>9</w:t>
      </w:r>
      <w:r w:rsidR="00387A28">
        <w:rPr>
          <w:bCs/>
          <w:color w:val="FF0000"/>
          <w:lang w:val="en-US"/>
        </w:rPr>
        <w:fldChar w:fldCharType="end"/>
      </w:r>
      <w:r w:rsidR="00371FB9" w:rsidRPr="00371FB9">
        <w:rPr>
          <w:bCs/>
          <w:lang w:val="en-US"/>
        </w:rPr>
        <w:t xml:space="preserve"> show no significant difference between the Document Query with the "</w:t>
      </w:r>
      <w:proofErr w:type="spellStart"/>
      <w:r w:rsidR="00371FB9" w:rsidRPr="00371FB9">
        <w:rPr>
          <w:bCs/>
          <w:lang w:val="en-US"/>
        </w:rPr>
        <w:t>FindDocument</w:t>
      </w:r>
      <w:proofErr w:type="spellEnd"/>
      <w:r w:rsidR="00371FB9" w:rsidRPr="00371FB9">
        <w:rPr>
          <w:bCs/>
          <w:lang w:val="en-US"/>
        </w:rPr>
        <w:t>" query type compared to the Document Query with the "</w:t>
      </w:r>
      <w:proofErr w:type="spellStart"/>
      <w:r w:rsidR="00371FB9" w:rsidRPr="00371FB9">
        <w:rPr>
          <w:bCs/>
          <w:lang w:val="en-US"/>
        </w:rPr>
        <w:t>GetDocument</w:t>
      </w:r>
      <w:proofErr w:type="spellEnd"/>
      <w:r w:rsidR="00371FB9" w:rsidRPr="00371FB9">
        <w:rPr>
          <w:bCs/>
          <w:lang w:val="en-US"/>
        </w:rPr>
        <w:t>" query type. That means the query type is not affecting the performance of the Document Query function. A full version of the experiment result can be further inspected in the Appendix section.</w:t>
      </w:r>
      <w:r w:rsidR="00371FB9">
        <w:rPr>
          <w:bCs/>
          <w:lang w:val="en-US"/>
        </w:rPr>
        <w:t xml:space="preserve"> </w:t>
      </w:r>
      <w:r w:rsidR="00371FB9" w:rsidRPr="00371FB9">
        <w:rPr>
          <w:bCs/>
          <w:lang w:val="en-US"/>
        </w:rPr>
        <w:t>The different query types only change the end content of the search result while remain operates on the same base algorithm, so the change will not add more significant processing time to the whole process which was expected not to affect the performance of the system.</w:t>
      </w:r>
      <w:r w:rsidR="00D818A9">
        <w:rPr>
          <w:bCs/>
          <w:lang w:val="en-US"/>
        </w:rPr>
        <w:t xml:space="preserve"> </w:t>
      </w:r>
    </w:p>
    <w:p w14:paraId="27C1E054" w14:textId="77777777" w:rsidR="001D201C" w:rsidRDefault="001D201C" w:rsidP="00EC6E92">
      <w:pPr>
        <w:pStyle w:val="BodyText"/>
        <w:rPr>
          <w:bCs/>
          <w:lang w:val="en-US"/>
        </w:rPr>
      </w:pPr>
    </w:p>
    <w:p w14:paraId="71B89262" w14:textId="4D84793F" w:rsidR="00E97C39" w:rsidRPr="00710B9C" w:rsidRDefault="007E1E70" w:rsidP="00EC6E92">
      <w:pPr>
        <w:pStyle w:val="BodyText"/>
        <w:rPr>
          <w:rFonts w:cstheme="minorBidi"/>
          <w:bCs/>
          <w:szCs w:val="25"/>
          <w:lang w:val="en-US" w:bidi="th-TH"/>
        </w:rPr>
      </w:pPr>
      <w:r>
        <w:rPr>
          <w:bCs/>
          <w:noProof/>
          <w:lang w:val="en-US"/>
        </w:rPr>
        <mc:AlternateContent>
          <mc:Choice Requires="wpg">
            <w:drawing>
              <wp:anchor distT="0" distB="0" distL="114300" distR="114300" simplePos="0" relativeHeight="251661824" behindDoc="0" locked="0" layoutInCell="1" allowOverlap="1" wp14:anchorId="400FC788" wp14:editId="5684CA7E">
                <wp:simplePos x="0" y="0"/>
                <wp:positionH relativeFrom="column">
                  <wp:posOffset>-280670</wp:posOffset>
                </wp:positionH>
                <wp:positionV relativeFrom="paragraph">
                  <wp:posOffset>-47625</wp:posOffset>
                </wp:positionV>
                <wp:extent cx="3472180" cy="254254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3472180" cy="2542540"/>
                          <a:chOff x="0" y="0"/>
                          <a:chExt cx="3472180" cy="2542540"/>
                        </a:xfrm>
                      </wpg:grpSpPr>
                      <pic:pic xmlns:pic="http://schemas.openxmlformats.org/drawingml/2006/picture">
                        <pic:nvPicPr>
                          <pic:cNvPr id="84" name="Picture 84" descr="Chart, line chart&#10;&#10;Description automatically generated"/>
                          <pic:cNvPicPr>
                            <a:picLocks noChangeAspect="1"/>
                          </pic:cNvPicPr>
                        </pic:nvPicPr>
                        <pic:blipFill>
                          <a:blip r:embed="rId32"/>
                          <a:stretch>
                            <a:fillRect/>
                          </a:stretch>
                        </pic:blipFill>
                        <pic:spPr>
                          <a:xfrm>
                            <a:off x="0" y="0"/>
                            <a:ext cx="3472180" cy="2091690"/>
                          </a:xfrm>
                          <a:prstGeom prst="rect">
                            <a:avLst/>
                          </a:prstGeom>
                        </pic:spPr>
                      </pic:pic>
                      <wps:wsp>
                        <wps:cNvPr id="85" name="Text Box 85"/>
                        <wps:cNvSpPr txBox="1"/>
                        <wps:spPr>
                          <a:xfrm>
                            <a:off x="0" y="2152650"/>
                            <a:ext cx="3472180" cy="389890"/>
                          </a:xfrm>
                          <a:prstGeom prst="rect">
                            <a:avLst/>
                          </a:prstGeom>
                          <a:solidFill>
                            <a:prstClr val="white"/>
                          </a:solidFill>
                          <a:ln>
                            <a:noFill/>
                          </a:ln>
                        </wps:spPr>
                        <wps:txbx>
                          <w:txbxContent>
                            <w:p w14:paraId="1A140E55" w14:textId="6D9CA800" w:rsidR="0082708C" w:rsidRPr="00710B9C" w:rsidRDefault="0082708C" w:rsidP="00710B9C">
                              <w:pPr>
                                <w:pStyle w:val="Caption"/>
                                <w:rPr>
                                  <w:noProof/>
                                </w:rPr>
                              </w:pPr>
                              <w:bookmarkStart w:id="465"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465"/>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0FC788" id="Group 86" o:spid="_x0000_s1047" style="position:absolute;left:0;text-align:left;margin-left:-22.1pt;margin-top:-3.75pt;width:273.4pt;height:200.2pt;z-index:251661824;mso-width-relative:margin;mso-height-relative:margin" coordsize="34721,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">
                <v:shape id="Picture 84" o:spid="_x0000_s1048"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">
                  <v:imagedata r:id="rId33" o:title="Chart, line chart&#10;&#10;Description automatically generated"/>
                </v:shape>
                <v:shape id="Text Box 85" o:spid="_x0000_s1049" type="#_x0000_t202" style="position:absolute;top:21526;width:3472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1A140E55" w14:textId="6D9CA800" w:rsidR="0082708C" w:rsidRPr="00710B9C" w:rsidRDefault="0082708C" w:rsidP="00710B9C">
                        <w:pPr>
                          <w:pStyle w:val="Caption"/>
                          <w:rPr>
                            <w:noProof/>
                          </w:rPr>
                        </w:pPr>
                        <w:bookmarkStart w:id="466"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466"/>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v:textbox>
                </v:shape>
                <w10:wrap type="topAndBottom"/>
              </v:group>
            </w:pict>
          </mc:Fallback>
        </mc:AlternateContent>
      </w:r>
      <w:r w:rsidRPr="00D818A9">
        <w:rPr>
          <w:bCs/>
          <w:lang w:val="en-US"/>
        </w:rPr>
        <w:t xml:space="preserve"> </w:t>
      </w:r>
      <w:r w:rsidR="00D818A9" w:rsidRPr="00D818A9">
        <w:rPr>
          <w:bCs/>
          <w:lang w:val="en-US"/>
        </w:rPr>
        <w:t>Test if the number of transactions would cause a change in performance of Document Query function.</w:t>
      </w:r>
      <w:r w:rsidR="00D818A9">
        <w:rPr>
          <w:bCs/>
          <w:lang w:val="en-US"/>
        </w:rPr>
        <w:t xml:space="preserve"> </w:t>
      </w:r>
      <w:r w:rsidR="00D818A9" w:rsidRPr="00D818A9">
        <w:rPr>
          <w:bCs/>
          <w:lang w:val="en-US"/>
        </w:rPr>
        <w:t>This setup compares all graphs resulting from</w:t>
      </w:r>
      <w:r w:rsidR="00D818A9" w:rsidRPr="00C317D2">
        <w:rPr>
          <w:bCs/>
          <w:lang w:val="en-US"/>
        </w:rPr>
        <w:t xml:space="preserve"> </w:t>
      </w:r>
      <w:r w:rsidR="00C317D2" w:rsidRPr="00710B9C">
        <w:rPr>
          <w:bCs/>
          <w:lang w:val="en-US"/>
        </w:rPr>
        <w:t>all cases above</w:t>
      </w:r>
      <w:r w:rsidR="00D818A9" w:rsidRPr="00D818A9">
        <w:rPr>
          <w:bCs/>
          <w:lang w:val="en-US"/>
        </w:rPr>
        <w:t xml:space="preserve"> to show the overall difference between the case when there is only one single node</w:t>
      </w:r>
      <w:r w:rsidR="00D818A9">
        <w:rPr>
          <w:bCs/>
          <w:lang w:val="en-US"/>
        </w:rPr>
        <w:t xml:space="preserve"> </w:t>
      </w:r>
      <w:r w:rsidR="00D818A9" w:rsidRPr="00D818A9">
        <w:rPr>
          <w:bCs/>
          <w:lang w:val="en-US"/>
        </w:rPr>
        <w:t>(1</w:t>
      </w:r>
      <w:r w:rsidR="00D818A9" w:rsidRPr="00710B9C">
        <w:rPr>
          <w:bCs/>
          <w:vertAlign w:val="superscript"/>
          <w:lang w:val="en-US"/>
        </w:rPr>
        <w:t>st</w:t>
      </w:r>
      <w:r w:rsidR="008E6727">
        <w:rPr>
          <w:bCs/>
          <w:lang w:val="en-US"/>
        </w:rPr>
        <w:t xml:space="preserve"> </w:t>
      </w:r>
      <w:r w:rsidR="00D818A9" w:rsidRPr="00D818A9">
        <w:rPr>
          <w:bCs/>
          <w:lang w:val="en-US"/>
        </w:rPr>
        <w:t>Node) perform the Document Query function and when all active nodes perform the Document Query function (inspect process time from 1st Node).</w:t>
      </w:r>
      <w:r w:rsidR="00D818A9">
        <w:rPr>
          <w:bCs/>
          <w:lang w:val="en-US"/>
        </w:rPr>
        <w:t xml:space="preserve">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 xml:space="preserve"> shows a significant difference between the setup when the Document Query function is performed by a single node and the setup when the Document Query function is performed by all active nodes. When transactions are entering all nodes at the same time, the system took a significantly longer time to complete the Document Query function when compared to the processing time when there is only one transaction from a single node performing the function. That means the number of transactions is affecting the performance of the Document Query function.</w:t>
      </w:r>
      <w:r w:rsidR="00D818A9">
        <w:rPr>
          <w:bCs/>
          <w:lang w:val="en-US"/>
        </w:rPr>
        <w:t xml:space="preserve"> </w:t>
      </w:r>
      <w:r w:rsidR="00791462">
        <w:rPr>
          <w:bCs/>
          <w:lang w:val="en-US"/>
        </w:rPr>
        <w:t>T</w:t>
      </w:r>
      <w:r w:rsidR="00D818A9" w:rsidRPr="00D818A9">
        <w:rPr>
          <w:bCs/>
          <w:lang w:val="en-US"/>
        </w:rPr>
        <w:t xml:space="preserve">his could be the effect from the 7-Nodes Example which its Blockchain nodes need to share processing units of the same host machine. This may be the main factor affecting the performance when all nodes need to perform the Document Query function at once at the same time. So, the shared processing unit environment may be affecting the performance of each node resulting in a difference in performance as shown in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w:t>
      </w:r>
      <w:r w:rsidR="00A5720A" w:rsidRPr="00A5720A">
        <w:rPr>
          <w:noProof/>
        </w:rPr>
        <w:t xml:space="preserve"> </w:t>
      </w:r>
    </w:p>
    <w:p w14:paraId="7A85DF43" w14:textId="7540EB88" w:rsidR="00EC6E92" w:rsidRDefault="00EC6E92" w:rsidP="00EC6E92">
      <w:pPr>
        <w:pStyle w:val="Heading1"/>
      </w:pPr>
      <w:r>
        <w:t>discussion</w:t>
      </w:r>
    </w:p>
    <w:p w14:paraId="3D40D05A" w14:textId="7CBE844B" w:rsidR="00EC6E92" w:rsidRDefault="00856095" w:rsidP="00856095">
      <w:pPr>
        <w:pStyle w:val="BodyText"/>
        <w:rPr>
          <w:lang w:val="en-US"/>
        </w:rPr>
      </w:pPr>
      <w:r w:rsidRPr="00856095">
        <w:rPr>
          <w:lang w:val="en-US"/>
        </w:rPr>
        <w:t>Amongst many metadata attributes, there are attributes that value can expose patients' confidential information into the Blockchain network. The attribute "</w:t>
      </w:r>
      <w:proofErr w:type="spellStart"/>
      <w:r w:rsidRPr="00856095">
        <w:rPr>
          <w:lang w:val="en-US"/>
        </w:rPr>
        <w:t>sourcePatientInfo</w:t>
      </w:r>
      <w:proofErr w:type="spellEnd"/>
      <w:r w:rsidRPr="00856095">
        <w:rPr>
          <w:lang w:val="en-US"/>
        </w:rPr>
        <w:t>", for example, directly contains personal information for patients whose medical record the document is associated with. This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use the hash to allow the XDS Document Registry actor to search for the matching hash value registered within the Document Registry Blockchain. This allows the concept to maintain confidentiality of patients' data while preserving the functionalities of the concept.</w:t>
      </w:r>
      <w:r>
        <w:rPr>
          <w:lang w:val="en-US"/>
        </w:rPr>
        <w:t xml:space="preserve"> </w:t>
      </w:r>
      <w:r w:rsidRPr="00856095">
        <w:rPr>
          <w:lang w:val="en-US"/>
        </w:rPr>
        <w:t xml:space="preserve">During the study on the IHE Profiles standard, we found that the complexity of the IHE standard gave difficulty for interpretation. There are a lot of </w:t>
      </w:r>
      <w:r w:rsidRPr="00856095">
        <w:rPr>
          <w:lang w:val="en-US"/>
        </w:rPr>
        <w:lastRenderedPageBreak/>
        <w:t>components including transaction formats, data structures, and specific protocols that are specifically designed for each IHE Profile that published separately in different volumes of IHE Framework documents. Some part of the document was deprecated or obsoleted in the present. There are a limited number of transaction samples available from the framework which makes it difficult for a beginner to develop a system that fully complies with the standard. These make the standard implementation the most time-consuming process.</w:t>
      </w:r>
      <w:r>
        <w:rPr>
          <w:lang w:val="en-US"/>
        </w:rPr>
        <w:t xml:space="preserve"> </w:t>
      </w:r>
      <w:r w:rsidRPr="00856095">
        <w:rPr>
          <w:lang w:val="en-US"/>
        </w:rPr>
        <w:t xml:space="preserve">For Ethereum, the usage of </w:t>
      </w:r>
      <w:del w:id="467" w:author="Petnathean Julled" w:date="2021-11-27T05:53:00Z">
        <w:r w:rsidRPr="00856095" w:rsidDel="00165A59">
          <w:rPr>
            <w:lang w:val="en-US"/>
          </w:rPr>
          <w:delText>Smart</w:delText>
        </w:r>
        <w:r w:rsidR="001C7A7A" w:rsidDel="00165A59">
          <w:rPr>
            <w:lang w:val="en-US"/>
          </w:rPr>
          <w:delText>C</w:delText>
        </w:r>
        <w:r w:rsidRPr="00856095" w:rsidDel="00165A59">
          <w:rPr>
            <w:lang w:val="en-US"/>
          </w:rPr>
          <w:delText>ontract</w:delText>
        </w:r>
      </w:del>
      <w:proofErr w:type="spellStart"/>
      <w:ins w:id="468" w:author="Petnathean Julled" w:date="2021-11-27T05:53:00Z">
        <w:r w:rsidR="00165A59">
          <w:rPr>
            <w:lang w:val="en-US"/>
          </w:rPr>
          <w:t>Smartcontract</w:t>
        </w:r>
      </w:ins>
      <w:proofErr w:type="spellEnd"/>
      <w:r w:rsidRPr="00856095">
        <w:rPr>
          <w:lang w:val="en-US"/>
        </w:rPr>
        <w:t xml:space="preserve"> was limited by its gas requirement. Every task performed by </w:t>
      </w:r>
      <w:del w:id="469" w:author="Petnathean Julled" w:date="2021-11-27T05:53:00Z">
        <w:r w:rsidRPr="00856095" w:rsidDel="00165A59">
          <w:rPr>
            <w:lang w:val="en-US"/>
          </w:rPr>
          <w:delText>Smart</w:delText>
        </w:r>
        <w:r w:rsidR="001C7A7A" w:rsidDel="00165A59">
          <w:rPr>
            <w:lang w:val="en-US"/>
          </w:rPr>
          <w:delText>C</w:delText>
        </w:r>
        <w:r w:rsidRPr="00856095" w:rsidDel="00165A59">
          <w:rPr>
            <w:lang w:val="en-US"/>
          </w:rPr>
          <w:delText>ontract</w:delText>
        </w:r>
      </w:del>
      <w:proofErr w:type="spellStart"/>
      <w:ins w:id="470" w:author="Petnathean Julled" w:date="2021-11-27T05:53:00Z">
        <w:r w:rsidR="00165A59">
          <w:rPr>
            <w:lang w:val="en-US"/>
          </w:rPr>
          <w:t>Smartcontract</w:t>
        </w:r>
      </w:ins>
      <w:proofErr w:type="spellEnd"/>
      <w:r w:rsidRPr="00856095">
        <w:rPr>
          <w:lang w:val="en-US"/>
        </w:rPr>
        <w:t xml:space="preserve"> requires gas which represents the computational power of the network to perform. That means there will be more factors for the platform to be addressed before the actual adoption. We suggest that the adopted network must be able to provide enough amount of gas or disregard the component from the consideration by integrating it into the common agreement amongst the networks.</w:t>
      </w:r>
    </w:p>
    <w:p w14:paraId="109AE4D0" w14:textId="7AD86DE1" w:rsidR="00A5720A" w:rsidRPr="00710B9C" w:rsidRDefault="00A5720A" w:rsidP="00856095">
      <w:pPr>
        <w:pStyle w:val="BodyText"/>
        <w:rPr>
          <w:lang w:val="en-US"/>
        </w:rPr>
      </w:pPr>
      <w:r>
        <w:rPr>
          <w:bCs/>
          <w:noProof/>
          <w:lang w:val="en-US"/>
        </w:rPr>
        <mc:AlternateContent>
          <mc:Choice Requires="wpg">
            <w:drawing>
              <wp:anchor distT="0" distB="0" distL="114300" distR="114300" simplePos="0" relativeHeight="251662848" behindDoc="0" locked="0" layoutInCell="1" allowOverlap="1" wp14:anchorId="682DCC65" wp14:editId="3F59257B">
                <wp:simplePos x="0" y="0"/>
                <wp:positionH relativeFrom="column">
                  <wp:posOffset>-2351405</wp:posOffset>
                </wp:positionH>
                <wp:positionV relativeFrom="paragraph">
                  <wp:posOffset>3408045</wp:posOffset>
                </wp:positionV>
                <wp:extent cx="4467225" cy="2952750"/>
                <wp:effectExtent l="0" t="0" r="9525" b="0"/>
                <wp:wrapTopAndBottom/>
                <wp:docPr id="89" name="Group 89"/>
                <wp:cNvGraphicFramePr/>
                <a:graphic xmlns:a="http://schemas.openxmlformats.org/drawingml/2006/main">
                  <a:graphicData uri="http://schemas.microsoft.com/office/word/2010/wordprocessingGroup">
                    <wpg:wgp>
                      <wpg:cNvGrpSpPr/>
                      <wpg:grpSpPr>
                        <a:xfrm>
                          <a:off x="0" y="0"/>
                          <a:ext cx="4467225" cy="2952750"/>
                          <a:chOff x="0" y="0"/>
                          <a:chExt cx="4400550" cy="3267075"/>
                        </a:xfrm>
                      </wpg:grpSpPr>
                      <pic:pic xmlns:pic="http://schemas.openxmlformats.org/drawingml/2006/picture">
                        <pic:nvPicPr>
                          <pic:cNvPr id="87" name="Picture 87" descr="Chart, line chart&#10;&#10;Description automatically generated"/>
                          <pic:cNvPicPr>
                            <a:picLocks noChangeAspect="1"/>
                          </pic:cNvPicPr>
                        </pic:nvPicPr>
                        <pic:blipFill>
                          <a:blip r:embed="rId34"/>
                          <a:stretch>
                            <a:fillRect/>
                          </a:stretch>
                        </pic:blipFill>
                        <pic:spPr>
                          <a:xfrm>
                            <a:off x="0" y="0"/>
                            <a:ext cx="4400550" cy="2912745"/>
                          </a:xfrm>
                          <a:prstGeom prst="rect">
                            <a:avLst/>
                          </a:prstGeom>
                        </pic:spPr>
                      </pic:pic>
                      <wps:wsp>
                        <wps:cNvPr id="88" name="Text Box 88"/>
                        <wps:cNvSpPr txBox="1"/>
                        <wps:spPr>
                          <a:xfrm>
                            <a:off x="0" y="2971800"/>
                            <a:ext cx="4400550" cy="295275"/>
                          </a:xfrm>
                          <a:prstGeom prst="rect">
                            <a:avLst/>
                          </a:prstGeom>
                          <a:solidFill>
                            <a:prstClr val="white"/>
                          </a:solidFill>
                          <a:ln>
                            <a:noFill/>
                          </a:ln>
                        </wps:spPr>
                        <wps:txbx>
                          <w:txbxContent>
                            <w:p w14:paraId="09C9F83A" w14:textId="2DE5FAB7" w:rsidR="0082708C" w:rsidRPr="00710B9C" w:rsidRDefault="0082708C" w:rsidP="00710B9C">
                              <w:pPr>
                                <w:pStyle w:val="Caption"/>
                                <w:rPr>
                                  <w:rFonts w:cs="Angsana New"/>
                                  <w:noProof/>
                                  <w:szCs w:val="22"/>
                                  <w:lang w:bidi="th-TH"/>
                                </w:rPr>
                              </w:pPr>
                              <w:bookmarkStart w:id="471"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bookmarkEnd w:id="471"/>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DCC65" id="Group 89" o:spid="_x0000_s1050" style="position:absolute;left:0;text-align:left;margin-left:-185.15pt;margin-top:268.35pt;width:351.75pt;height:232.5pt;z-index:251662848;mso-width-relative:margin;mso-height-relative:margin"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">
                <v:shape id="Picture 87" o:spid="_x0000_s1051"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">
                  <v:imagedata r:id="rId35" o:title="Chart, line chart&#10;&#10;Description automatically generated"/>
                </v:shape>
                <v:shape id="Text Box 88" o:spid="_x0000_s1052"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09C9F83A" w14:textId="2DE5FAB7" w:rsidR="0082708C" w:rsidRPr="00710B9C" w:rsidRDefault="0082708C" w:rsidP="00710B9C">
                        <w:pPr>
                          <w:pStyle w:val="Caption"/>
                          <w:rPr>
                            <w:rFonts w:cs="Angsana New"/>
                            <w:noProof/>
                            <w:szCs w:val="22"/>
                            <w:lang w:bidi="th-TH"/>
                          </w:rPr>
                        </w:pPr>
                        <w:bookmarkStart w:id="472"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bookmarkEnd w:id="472"/>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v:textbox>
                </v:shape>
                <w10:wrap type="topAndBottom"/>
              </v:group>
            </w:pict>
          </mc:Fallback>
        </mc:AlternateContent>
      </w:r>
    </w:p>
    <w:p w14:paraId="259E66B2" w14:textId="761F392D" w:rsidR="00D913D1" w:rsidRPr="00EA4BDB" w:rsidRDefault="00D913D1" w:rsidP="00D913D1">
      <w:pPr>
        <w:pStyle w:val="Heading1"/>
      </w:pPr>
      <w:r w:rsidRPr="00EA4BDB">
        <w:t>Conclusion</w:t>
      </w:r>
      <w:r w:rsidR="00A02A5F">
        <w:t xml:space="preserve"> &amp; Future Works</w:t>
      </w:r>
    </w:p>
    <w:p w14:paraId="3084D472" w14:textId="7834C986" w:rsidR="00017117" w:rsidRDefault="00935D21">
      <w:pPr>
        <w:ind w:firstLine="360"/>
        <w:jc w:val="both"/>
      </w:pPr>
      <w:r>
        <w:t xml:space="preserve">In this work, we achieve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t>XDS.b</w:t>
      </w:r>
      <w:proofErr w:type="spellEnd"/>
      <w:r>
        <w:t xml:space="preserve"> Profile with the Blockchain characteristics while appreciating the network to further share their health document to further benefit from the network for both operational interoperability and cyber-security. However, due to the ever-changing nature of the software platform, further adoption of the implementation will need to be updated as the platform released newer </w:t>
      </w:r>
      <w:commentRangeStart w:id="473"/>
      <w:r w:rsidRPr="00710B9C">
        <w:rPr>
          <w:highlight w:val="yellow"/>
        </w:rPr>
        <w:t>version</w:t>
      </w:r>
      <w:commentRangeEnd w:id="473"/>
      <w:r w:rsidR="00DC1DB9">
        <w:rPr>
          <w:rStyle w:val="CommentReference"/>
        </w:rPr>
        <w:commentReference w:id="473"/>
      </w:r>
      <w:r w:rsidRPr="00710B9C">
        <w:rPr>
          <w:highlight w:val="yellow"/>
        </w:rPr>
        <w:t xml:space="preserve"> of the software to avoid version conflict of the source code.</w:t>
      </w:r>
      <w:r>
        <w:t xml:space="preserve"> </w:t>
      </w:r>
    </w:p>
    <w:p w14:paraId="39534C67" w14:textId="77777777" w:rsidR="00017117" w:rsidRDefault="00935D21">
      <w:pPr>
        <w:ind w:firstLine="360"/>
        <w:jc w:val="both"/>
      </w:pPr>
      <w:r>
        <w:t xml:space="preserve">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w:t>
      </w:r>
      <w:r>
        <w:t xml:space="preserve">provides On-Demand health document type which gave flexibility and a wider range of usability of shared health documents to healthcare operation. </w:t>
      </w:r>
    </w:p>
    <w:p w14:paraId="59071111" w14:textId="33E61D25" w:rsidR="00017117" w:rsidRDefault="00935D21">
      <w:pPr>
        <w:ind w:firstLine="360"/>
        <w:jc w:val="both"/>
      </w:pPr>
      <w:r>
        <w:t xml:space="preserve">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w:t>
      </w:r>
      <w:del w:id="474" w:author="Petnathean Julled" w:date="2021-11-27T05:53:00Z">
        <w:r w:rsidDel="00165A59">
          <w:delText>Smart</w:delText>
        </w:r>
        <w:r w:rsidR="00271917" w:rsidDel="00165A59">
          <w:delText>C</w:delText>
        </w:r>
        <w:r w:rsidDel="00165A59">
          <w:delText>ontract</w:delText>
        </w:r>
      </w:del>
      <w:proofErr w:type="spellStart"/>
      <w:ins w:id="475" w:author="Petnathean Julled" w:date="2021-11-27T05:53:00Z">
        <w:r w:rsidR="00165A59">
          <w:t>Smartcontract</w:t>
        </w:r>
      </w:ins>
      <w:proofErr w:type="spellEnd"/>
      <w:r>
        <w:t xml:space="preserve"> and eliminate the need for centralized identity feed in the network. Eliminate the cost which would be spent on maintaining the Patient Identity Feed Actor for the network. </w:t>
      </w:r>
    </w:p>
    <w:p w14:paraId="072A8363" w14:textId="1DF8DD80" w:rsidR="00017117" w:rsidRDefault="00935D21">
      <w:pPr>
        <w:ind w:firstLine="360"/>
        <w:jc w:val="both"/>
      </w:pPr>
      <w:r>
        <w:t xml:space="preserve">Furthermore, the </w:t>
      </w:r>
      <w:del w:id="476" w:author="Petnathean Julled" w:date="2021-11-27T05:53:00Z">
        <w:r w:rsidDel="00165A59">
          <w:delText>Smart</w:delText>
        </w:r>
        <w:r w:rsidR="00271917" w:rsidDel="00165A59">
          <w:delText>C</w:delText>
        </w:r>
        <w:r w:rsidDel="00165A59">
          <w:delText>ontract</w:delText>
        </w:r>
      </w:del>
      <w:proofErr w:type="spellStart"/>
      <w:ins w:id="477" w:author="Petnathean Julled" w:date="2021-11-27T05:53:00Z">
        <w:r w:rsidR="00165A59">
          <w:t>Smartcontract</w:t>
        </w:r>
      </w:ins>
      <w:proofErr w:type="spellEnd"/>
      <w:r>
        <w:t xml:space="preserve"> also has the potential to become the exchange medium for ITI-43 transactions where the XDS Document Consumer 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 </w:t>
      </w:r>
    </w:p>
    <w:p w14:paraId="551DB1E2" w14:textId="267BFA20" w:rsidR="00BC3892" w:rsidRDefault="00935D21">
      <w:pPr>
        <w:ind w:firstLine="360"/>
        <w:jc w:val="both"/>
      </w:pPr>
      <w: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r w:rsidR="00370A88">
        <w:t xml:space="preserve"> </w:t>
      </w:r>
      <w:r>
        <w:t>As Blockchain technology still has a long way of development and research path to go through, the concept proposed in this work also could be further developed into a more advanced version for actual adoption in the future.</w:t>
      </w:r>
    </w:p>
    <w:p w14:paraId="3CD13AE0" w14:textId="526125CD" w:rsidR="00BC3892" w:rsidRDefault="00BC3892">
      <w:pPr>
        <w:ind w:firstLine="360"/>
        <w:jc w:val="both"/>
      </w:pPr>
      <w:r>
        <w:t>The source code of the project can be downloaded at URL.</w:t>
      </w:r>
    </w:p>
    <w:p w14:paraId="2CBB8B6C" w14:textId="59A8FCEE" w:rsidR="002B5937" w:rsidRDefault="002B5937" w:rsidP="00710B9C">
      <w:pPr>
        <w:ind w:firstLine="360"/>
        <w:jc w:val="both"/>
        <w:rPr>
          <w:color w:val="7030A0"/>
        </w:rPr>
      </w:pPr>
    </w:p>
    <w:p w14:paraId="0BACAD00" w14:textId="2D8E0105" w:rsidR="009303D9" w:rsidRPr="005B520E" w:rsidRDefault="005C30C9" w:rsidP="005B54B0">
      <w:pPr>
        <w:pStyle w:val="Heading1"/>
        <w:tabs>
          <w:tab w:val="clear" w:pos="216"/>
          <w:tab w:val="left" w:pos="0"/>
        </w:tabs>
      </w:pPr>
      <w:r>
        <w:t>References</w:t>
      </w:r>
    </w:p>
    <w:p w14:paraId="6E73574F" w14:textId="252A1983" w:rsidR="00F938D1" w:rsidRPr="00F938D1" w:rsidRDefault="00A578E5" w:rsidP="00F938D1">
      <w:pPr>
        <w:widowControl w:val="0"/>
        <w:autoSpaceDE w:val="0"/>
        <w:autoSpaceDN w:val="0"/>
        <w:adjustRightInd w:val="0"/>
        <w:ind w:left="640" w:hanging="640"/>
        <w:rPr>
          <w:noProof/>
          <w:sz w:val="16"/>
          <w:szCs w:val="24"/>
        </w:rPr>
      </w:pPr>
      <w:r w:rsidRPr="007035BE">
        <w:rPr>
          <w:rFonts w:eastAsiaTheme="minorHAnsi"/>
          <w:color w:val="FF0000"/>
          <w:sz w:val="16"/>
          <w:szCs w:val="16"/>
        </w:rPr>
        <w:fldChar w:fldCharType="begin" w:fldLock="1"/>
      </w:r>
      <w:r w:rsidRPr="007035BE">
        <w:rPr>
          <w:color w:val="FF0000"/>
          <w:sz w:val="16"/>
          <w:szCs w:val="16"/>
        </w:rPr>
        <w:instrText xml:space="preserve">ADDIN Mendeley Bibliography CSL_BIBLIOGRAPHY </w:instrText>
      </w:r>
      <w:r w:rsidRPr="007035BE">
        <w:rPr>
          <w:rFonts w:eastAsiaTheme="minorHAnsi"/>
          <w:color w:val="FF0000"/>
          <w:sz w:val="16"/>
          <w:szCs w:val="16"/>
        </w:rPr>
        <w:fldChar w:fldCharType="separate"/>
      </w:r>
      <w:r w:rsidR="00F938D1" w:rsidRPr="00F938D1">
        <w:rPr>
          <w:noProof/>
          <w:sz w:val="16"/>
          <w:szCs w:val="24"/>
        </w:rPr>
        <w:t>[1]</w:t>
      </w:r>
      <w:r w:rsidR="00F938D1" w:rsidRPr="00F938D1">
        <w:rPr>
          <w:noProof/>
          <w:sz w:val="16"/>
          <w:szCs w:val="24"/>
        </w:rPr>
        <w:tab/>
        <w:t>D. H. Interoperability, “Digital Healthcare Interoperability,” no. October, 2016.</w:t>
      </w:r>
    </w:p>
    <w:p w14:paraId="59E973C6"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w:t>
      </w:r>
      <w:r w:rsidRPr="00F938D1">
        <w:rPr>
          <w:noProof/>
          <w:sz w:val="16"/>
          <w:szCs w:val="24"/>
        </w:rPr>
        <w:tab/>
        <w:t>PolicyMedical, “Interoperability in Healthcare: To Have or Not to Have.” https://www.policymedical.com/interoperability-healthcare/ (accessed Sep. 22, 2018).</w:t>
      </w:r>
    </w:p>
    <w:p w14:paraId="6C0B595B"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lastRenderedPageBreak/>
        <w:t>[3]</w:t>
      </w:r>
      <w:r w:rsidRPr="00F938D1">
        <w:rPr>
          <w:noProof/>
          <w:sz w:val="16"/>
          <w:szCs w:val="24"/>
        </w:rPr>
        <w:tab/>
        <w:t>Carestream Health, “Interoperability : Connecting the Healthcare Enterprise to Deliver Responsive Patient Care,” pp. 1–9, 2015, [Online]. Available: http://www.carestream.com/clinical-collaboration/sites/default/files/WhitePaper_CCP_Interoperability_LTR_201508_en_Web.pdf.</w:t>
      </w:r>
    </w:p>
    <w:p w14:paraId="0A6FDD84"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w:t>
      </w:r>
      <w:r w:rsidRPr="00F938D1">
        <w:rPr>
          <w:noProof/>
          <w:sz w:val="16"/>
          <w:szCs w:val="24"/>
        </w:rPr>
        <w:tab/>
        <w:t>Dr.David Hay, “Why is interoperability so important for healthcare organisations? | Orion Health.” https://orionhealth.com/global/knowledge-hub/blogs/why-is-interoperability-so-important-for-healthcare-organisations/ (accessed Apr. 27, 2019).</w:t>
      </w:r>
    </w:p>
    <w:p w14:paraId="0091C256"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w:t>
      </w:r>
      <w:r w:rsidRPr="00F938D1">
        <w:rPr>
          <w:noProof/>
          <w:sz w:val="16"/>
          <w:szCs w:val="24"/>
        </w:rPr>
        <w:tab/>
        <w:t>Paige Goodhew, “Why Healthcare Interoperability Matters | Redox.” https://www.redoxengine.com/blog/why-healthcare-interoperability-matters/ (accessed Apr. 27, 2019).</w:t>
      </w:r>
    </w:p>
    <w:p w14:paraId="72D90540"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[6]</w:t>
      </w:r>
      <w:r w:rsidRPr="00F938D1">
        <w:rPr>
          <w:noProof/>
          <w:sz w:val="16"/>
          <w:szCs w:val="24"/>
        </w:rPr>
        <w:tab/>
        <w:t xml:space="preserve">Oracle, “Interoperability : A Key to Meaningful Use,” </w:t>
      </w:r>
      <w:r w:rsidRPr="00F938D1">
        <w:rPr>
          <w:i/>
          <w:iCs/>
          <w:noProof/>
          <w:sz w:val="16"/>
          <w:szCs w:val="24"/>
        </w:rPr>
        <w:t>Solutions</w:t>
      </w:r>
      <w:r w:rsidRPr="00F938D1">
        <w:rPr>
          <w:noProof/>
          <w:sz w:val="16"/>
          <w:szCs w:val="24"/>
        </w:rPr>
        <w:t>, no. November, 2010, [Online]. Available: http://www.oracle.com/us/industries/healthcare/interoperability-wp-188782.pdf.</w:t>
      </w:r>
    </w:p>
    <w:p w14:paraId="0AAB684F"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[7]</w:t>
      </w:r>
      <w:r w:rsidRPr="00F938D1">
        <w:rPr>
          <w:noProof/>
          <w:sz w:val="16"/>
          <w:szCs w:val="24"/>
        </w:rPr>
        <w:tab/>
        <w:t>HIMSS, “What is Interoperability?” https://www.himss.org/library/interoperability-standards/what-is-interoperability (accessed Apr. 27, 2019).</w:t>
      </w:r>
    </w:p>
    <w:p w14:paraId="6CCD47AF"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[8]</w:t>
      </w:r>
      <w:r w:rsidRPr="00F938D1">
        <w:rPr>
          <w:noProof/>
          <w:sz w:val="16"/>
          <w:szCs w:val="24"/>
        </w:rPr>
        <w:tab/>
        <w:t xml:space="preserve">Healthcare Information and Management Systems Society, “Definition of Interoperability,” </w:t>
      </w:r>
      <w:r w:rsidRPr="00F938D1">
        <w:rPr>
          <w:i/>
          <w:iCs/>
          <w:noProof/>
          <w:sz w:val="16"/>
          <w:szCs w:val="24"/>
        </w:rPr>
        <w:t>Himss</w:t>
      </w:r>
      <w:r w:rsidRPr="00F938D1">
        <w:rPr>
          <w:noProof/>
          <w:sz w:val="16"/>
          <w:szCs w:val="24"/>
        </w:rPr>
        <w:t>, p. 2013, 2013.</w:t>
      </w:r>
    </w:p>
    <w:p w14:paraId="1A43EC21"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[9]</w:t>
      </w:r>
      <w:r w:rsidRPr="00F938D1">
        <w:rPr>
          <w:noProof/>
          <w:sz w:val="16"/>
          <w:szCs w:val="24"/>
        </w:rPr>
        <w:tab/>
        <w:t xml:space="preserve">W. E. Hammond and J. J. Cimino, </w:t>
      </w:r>
      <w:r w:rsidRPr="00F938D1">
        <w:rPr>
          <w:i/>
          <w:iCs/>
          <w:noProof/>
          <w:sz w:val="16"/>
          <w:szCs w:val="24"/>
        </w:rPr>
        <w:t>Standards in Medical Informatics</w:t>
      </w:r>
      <w:r w:rsidRPr="00F938D1">
        <w:rPr>
          <w:noProof/>
          <w:sz w:val="16"/>
          <w:szCs w:val="24"/>
        </w:rPr>
        <w:t>, no. December. 2001.</w:t>
      </w:r>
    </w:p>
    <w:p w14:paraId="3AC662AA"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[10]</w:t>
      </w:r>
      <w:r w:rsidRPr="00F938D1">
        <w:rPr>
          <w:noProof/>
          <w:sz w:val="16"/>
          <w:szCs w:val="24"/>
        </w:rPr>
        <w:tab/>
        <w:t xml:space="preserve">S. Rosslyn, “DICOM PS 3.15 Security and System Management Profiles,” </w:t>
      </w:r>
      <w:r w:rsidRPr="00F938D1">
        <w:rPr>
          <w:i/>
          <w:iCs/>
          <w:noProof/>
          <w:sz w:val="16"/>
          <w:szCs w:val="24"/>
        </w:rPr>
        <w:t>DICOM Stand.</w:t>
      </w:r>
      <w:r w:rsidRPr="00F938D1">
        <w:rPr>
          <w:noProof/>
          <w:sz w:val="16"/>
          <w:szCs w:val="24"/>
        </w:rPr>
        <w:t>, 2011.</w:t>
      </w:r>
    </w:p>
    <w:p w14:paraId="67C3E1D5"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[11]</w:t>
      </w:r>
      <w:r w:rsidRPr="00F938D1">
        <w:rPr>
          <w:noProof/>
          <w:sz w:val="16"/>
          <w:szCs w:val="24"/>
        </w:rPr>
        <w:tab/>
        <w:t>DICOM Library, “About DICOM SOPs.” https://www.dicomlibrary.com/dicom/sop/ (accessed Oct. 22, 2018).</w:t>
      </w:r>
    </w:p>
    <w:p w14:paraId="60BB8C8E"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[12]</w:t>
      </w:r>
      <w:r w:rsidRPr="00F938D1">
        <w:rPr>
          <w:noProof/>
          <w:sz w:val="16"/>
          <w:szCs w:val="24"/>
        </w:rPr>
        <w:tab/>
        <w:t>The Royal College of Radiologists Board of the Faculty of Clinical Radiology, “DICOM and HL7 standards.”</w:t>
      </w:r>
    </w:p>
    <w:p w14:paraId="160C1E2C"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[13]</w:t>
      </w:r>
      <w:r w:rsidRPr="00F938D1">
        <w:rPr>
          <w:noProof/>
          <w:sz w:val="16"/>
          <w:szCs w:val="24"/>
        </w:rPr>
        <w:tab/>
        <w:t>“FHIR v4.0.1.” https://www.hl7.org/fhir/ (accessed Oct. 13, 2020).</w:t>
      </w:r>
    </w:p>
    <w:p w14:paraId="69EE37C0"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[14]</w:t>
      </w:r>
      <w:r w:rsidRPr="00F938D1">
        <w:rPr>
          <w:noProof/>
          <w:sz w:val="16"/>
          <w:szCs w:val="24"/>
        </w:rPr>
        <w:tab/>
        <w:t>IHE International Inc, “About IHE.” https://www.ihe.net/about_ihe/ (accessed Sep. 11, 2018).</w:t>
      </w:r>
    </w:p>
    <w:p w14:paraId="72DDC2AC"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[15]</w:t>
      </w:r>
      <w:r w:rsidRPr="00F938D1">
        <w:rPr>
          <w:noProof/>
          <w:sz w:val="16"/>
          <w:szCs w:val="24"/>
        </w:rPr>
        <w:tab/>
        <w:t xml:space="preserve">IHE International Inc, “IHE IT Infrastructure ( ITI ) Technical Framework Volume 1 Integration Profiles,” </w:t>
      </w:r>
      <w:r w:rsidRPr="00F938D1">
        <w:rPr>
          <w:i/>
          <w:iCs/>
          <w:noProof/>
          <w:sz w:val="16"/>
          <w:szCs w:val="24"/>
        </w:rPr>
        <w:t>Int. J. Healthc. Technol. Manag.</w:t>
      </w:r>
      <w:r w:rsidRPr="00F938D1">
        <w:rPr>
          <w:noProof/>
          <w:sz w:val="16"/>
          <w:szCs w:val="24"/>
        </w:rPr>
        <w:t>, vol. 1, no. 8.0, pp. 1–177, 2008, doi: 10.1504/IJHTM.2008.017371.</w:t>
      </w:r>
    </w:p>
    <w:p w14:paraId="40823F57"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[16]</w:t>
      </w:r>
      <w:r w:rsidRPr="00F938D1">
        <w:rPr>
          <w:noProof/>
          <w:sz w:val="16"/>
          <w:szCs w:val="24"/>
        </w:rPr>
        <w:tab/>
        <w:t>“First known ransomware attack in 1989 also targeted healthcare.” https://www.beckershospitalreview.com/healthcare-information-technology/first-known-ransomware-attack-in-1989-also-targeted-healthcare.html (accessed Oct. 29, 2021).</w:t>
      </w:r>
    </w:p>
    <w:p w14:paraId="5FC4B403"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[17]</w:t>
      </w:r>
      <w:r w:rsidRPr="00F938D1">
        <w:rPr>
          <w:noProof/>
          <w:sz w:val="16"/>
          <w:szCs w:val="24"/>
        </w:rPr>
        <w:tab/>
        <w:t>Healthcare IT News, “The biggest healthcare breaches of 2017.” https://www.healthcareitnews.com/slideshow/biggest-healthcare-breaches-2017-so-far?page=1 (accessed Sep. 11, 2018).</w:t>
      </w:r>
    </w:p>
    <w:p w14:paraId="183AB4E7"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[18]</w:t>
      </w:r>
      <w:r w:rsidRPr="00F938D1">
        <w:rPr>
          <w:noProof/>
          <w:sz w:val="16"/>
          <w:szCs w:val="24"/>
        </w:rPr>
        <w:tab/>
        <w:t>Healthcare IT News, “The biggest healthcare data breaches of 2018 (so far).” https://www.healthcareitnews.com/projects/biggest-healthcare-data-breaches-2018-so-far (accessed Apr. 27, 2019).</w:t>
      </w:r>
    </w:p>
    <w:p w14:paraId="1F3AC548"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[19]</w:t>
      </w:r>
      <w:r w:rsidRPr="00F938D1">
        <w:rPr>
          <w:noProof/>
          <w:sz w:val="16"/>
          <w:szCs w:val="24"/>
        </w:rPr>
        <w:tab/>
        <w:t>HIPAA Journal, “Largest Healthcare Data Breaches of 2018.” https://www.hipaajournal.com/largest-healthcare-data-breaches-of-2018/ (accessed Apr. 27, 2019).</w:t>
      </w:r>
    </w:p>
    <w:p w14:paraId="2CAF19F3"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[20]</w:t>
      </w:r>
      <w:r w:rsidRPr="00F938D1">
        <w:rPr>
          <w:noProof/>
          <w:sz w:val="16"/>
          <w:szCs w:val="24"/>
        </w:rPr>
        <w:tab/>
        <w:t>“The 10 Biggest Healthcare Data Breaches of 2019, So Far.” https://healthitsecurity.com/news/the-10-biggest-healthcare-data-breaches-of-2019-so-far (accessed Mar. 04, 2021).</w:t>
      </w:r>
    </w:p>
    <w:p w14:paraId="54833AFF"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[21]</w:t>
      </w:r>
      <w:r w:rsidRPr="00F938D1">
        <w:rPr>
          <w:noProof/>
          <w:sz w:val="16"/>
          <w:szCs w:val="24"/>
        </w:rPr>
        <w:tab/>
        <w:t>“UPDATE: The 10 Biggest Healthcare Data Breaches of 2020.” https://healthitsecurity.com/news/the-10-biggest-healthcare-data-breaches-of-2020 (accessed Mar. 04, 2021).</w:t>
      </w:r>
    </w:p>
    <w:p w14:paraId="497B198F"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[22]</w:t>
      </w:r>
      <w:r w:rsidRPr="00F938D1">
        <w:rPr>
          <w:noProof/>
          <w:sz w:val="16"/>
          <w:szCs w:val="24"/>
        </w:rPr>
        <w:tab/>
        <w:t xml:space="preserve">V. Puri, A. Kataria, and V. Sharma, “Artificial intelligence-powered decentralized framework for Internet of Things in Healthcare 4.0,” </w:t>
      </w:r>
      <w:r w:rsidRPr="00F938D1">
        <w:rPr>
          <w:i/>
          <w:iCs/>
          <w:noProof/>
          <w:sz w:val="16"/>
          <w:szCs w:val="24"/>
        </w:rPr>
        <w:t>Trans. Emerg. Telecommun. Technol.</w:t>
      </w:r>
      <w:r w:rsidRPr="00F938D1">
        <w:rPr>
          <w:noProof/>
          <w:sz w:val="16"/>
          <w:szCs w:val="24"/>
        </w:rPr>
        <w:t>, p. e4245, 2021, doi: 10.1002/ETT.4245.</w:t>
      </w:r>
    </w:p>
    <w:p w14:paraId="12906363"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[23]</w:t>
      </w:r>
      <w:r w:rsidRPr="00F938D1">
        <w:rPr>
          <w:noProof/>
          <w:sz w:val="16"/>
          <w:szCs w:val="24"/>
        </w:rPr>
        <w:tab/>
        <w:t>“Czech hospital hit by cyberattack while in the midst of a COVID-19 outbreak | ZDNet.” https://www.zdnet.com/article/czech-hospital-hit-by-cyber-attack-while-in-the-midst-of-a-covid-19-outbreak/ (accessed Mar. 04, 2021).</w:t>
      </w:r>
    </w:p>
    <w:p w14:paraId="484177AC"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[24]</w:t>
      </w:r>
      <w:r w:rsidRPr="00F938D1">
        <w:rPr>
          <w:noProof/>
          <w:sz w:val="16"/>
          <w:szCs w:val="24"/>
        </w:rPr>
        <w:tab/>
        <w:t>D. Cosset, “The 4 characteristics of a blockchain - DEV Community.” https://dev.to/damcosset/the-4-characteristics-of-a-blockchain-2c55 (accessed Oct. 29, 2018).</w:t>
      </w:r>
    </w:p>
    <w:p w14:paraId="1298EFDB"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[25]</w:t>
      </w:r>
      <w:r w:rsidRPr="00F938D1">
        <w:rPr>
          <w:noProof/>
          <w:sz w:val="16"/>
          <w:szCs w:val="24"/>
        </w:rPr>
        <w:tab/>
        <w:t>Deloitte, “Key Characteristics of the Blockchain,” Accessed: Oct. 29, 2018. [Online]. Available: https://www2.deloitte.com/content/dam/Deloitte/in/Documents/industries/in-convergence-blockchain-key-characteristics-noexp.pdf.</w:t>
      </w:r>
    </w:p>
    <w:p w14:paraId="10366D64"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[26]</w:t>
      </w:r>
      <w:r w:rsidRPr="00F938D1">
        <w:rPr>
          <w:noProof/>
          <w:sz w:val="16"/>
          <w:szCs w:val="24"/>
        </w:rPr>
        <w:tab/>
        <w:t xml:space="preserve">Data Flair, “6 Major Features Of Blockchain | Why Blockchain is </w:t>
      </w:r>
      <w:r w:rsidRPr="00F938D1">
        <w:rPr>
          <w:noProof/>
          <w:sz w:val="16"/>
          <w:szCs w:val="24"/>
        </w:rPr>
        <w:t>Popular?” https://data-flair.training/blogs/features-of-blockchain/ (accessed Oct. 29, 2018).</w:t>
      </w:r>
    </w:p>
    <w:p w14:paraId="130F5E16"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[27]</w:t>
      </w:r>
      <w:r w:rsidRPr="00F938D1">
        <w:rPr>
          <w:noProof/>
          <w:sz w:val="16"/>
          <w:szCs w:val="24"/>
        </w:rPr>
        <w:tab/>
        <w:t>Techracer-Medium, “4 Key Features of Blockchain – Techracers – Medium.” https://medium.com/techracers/4-key-features-of-blockchain-5a4aff025d38 (accessed Oct. 29, 2018).</w:t>
      </w:r>
    </w:p>
    <w:p w14:paraId="4F9933C7"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[28]</w:t>
      </w:r>
      <w:r w:rsidRPr="00F938D1">
        <w:rPr>
          <w:noProof/>
          <w:sz w:val="16"/>
          <w:szCs w:val="24"/>
        </w:rPr>
        <w:tab/>
        <w:t xml:space="preserve">K. Peterson, R. Deeduvanu, P. Kanjamala, and K. Boles, “A Blockchain-Based Approach to Health Information Exchange Networks,” </w:t>
      </w:r>
      <w:r w:rsidRPr="00F938D1">
        <w:rPr>
          <w:i/>
          <w:iCs/>
          <w:noProof/>
          <w:sz w:val="16"/>
          <w:szCs w:val="24"/>
        </w:rPr>
        <w:t>Mayo Clin.</w:t>
      </w:r>
      <w:r w:rsidRPr="00F938D1">
        <w:rPr>
          <w:noProof/>
          <w:sz w:val="16"/>
          <w:szCs w:val="24"/>
        </w:rPr>
        <w:t>, no. 1, p. 10, 2016, doi: 10.1016/j.procs.2015.08.363.</w:t>
      </w:r>
    </w:p>
    <w:p w14:paraId="43644591"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[29]</w:t>
      </w:r>
      <w:r w:rsidRPr="00F938D1">
        <w:rPr>
          <w:noProof/>
          <w:sz w:val="16"/>
          <w:szCs w:val="24"/>
        </w:rPr>
        <w:tab/>
        <w:t xml:space="preserve">A. Ekblaw, A. Azaria, J. D. Halamka, A. Lippman, I. Original, and T. Vieira, “A Case Study for Blockchain in Healthcare: " MedRec " prototype for electronic health records and medical research data,” </w:t>
      </w:r>
      <w:r w:rsidRPr="00F938D1">
        <w:rPr>
          <w:i/>
          <w:iCs/>
          <w:noProof/>
          <w:sz w:val="16"/>
          <w:szCs w:val="24"/>
        </w:rPr>
        <w:t>IEEE Technol. Soc. Mag.</w:t>
      </w:r>
      <w:r w:rsidRPr="00F938D1">
        <w:rPr>
          <w:noProof/>
          <w:sz w:val="16"/>
          <w:szCs w:val="24"/>
        </w:rPr>
        <w:t>, pp. 1–13, 2016, doi: 10.1109/OBD.ta b2016.11.</w:t>
      </w:r>
    </w:p>
    <w:p w14:paraId="78CD9135"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[30]</w:t>
      </w:r>
      <w:r w:rsidRPr="00F938D1">
        <w:rPr>
          <w:noProof/>
          <w:sz w:val="16"/>
          <w:szCs w:val="24"/>
        </w:rPr>
        <w:tab/>
        <w:t xml:space="preserve">S. Tanwar, K. Parekh, and R. Evans, “Blockchain-based electronic healthcare record system for healthcare 4.0 applications,” </w:t>
      </w:r>
      <w:r w:rsidRPr="00F938D1">
        <w:rPr>
          <w:i/>
          <w:iCs/>
          <w:noProof/>
          <w:sz w:val="16"/>
          <w:szCs w:val="24"/>
        </w:rPr>
        <w:t>J. Inf. Secur. Appl.</w:t>
      </w:r>
      <w:r w:rsidRPr="00F938D1">
        <w:rPr>
          <w:noProof/>
          <w:sz w:val="16"/>
          <w:szCs w:val="24"/>
        </w:rPr>
        <w:t>, vol. 50, p. 102407, Feb. 2020, doi: 10.1016/j.jisa.2019.102407.</w:t>
      </w:r>
    </w:p>
    <w:p w14:paraId="01488DAD"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[31]</w:t>
      </w:r>
      <w:r w:rsidRPr="00F938D1">
        <w:rPr>
          <w:noProof/>
          <w:sz w:val="16"/>
          <w:szCs w:val="24"/>
        </w:rPr>
        <w:tab/>
        <w:t>A. Ekblaw and A. Azaria, “MedRec: Medical Data Management on the Blockchain,” Accessed: Sep. 26, 2018. [Online]. Available: https://viral.media.mit.edu/pub/medrec.</w:t>
      </w:r>
    </w:p>
    <w:p w14:paraId="576FDD38"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[32]</w:t>
      </w:r>
      <w:r w:rsidRPr="00F938D1">
        <w:rPr>
          <w:noProof/>
          <w:sz w:val="16"/>
          <w:szCs w:val="24"/>
        </w:rPr>
        <w:tab/>
        <w:t>A. Medical Association, “What is Information Blocking? Part 1.”</w:t>
      </w:r>
    </w:p>
    <w:p w14:paraId="79869019"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[33]</w:t>
      </w:r>
      <w:r w:rsidRPr="00F938D1">
        <w:rPr>
          <w:noProof/>
          <w:sz w:val="16"/>
          <w:szCs w:val="24"/>
        </w:rPr>
        <w:tab/>
        <w:t xml:space="preserve">G. Zyskind, O. Nathan, and A. S. Pentland, “Decentralizing privacy: Using Blockchain to Protect Personal Data,” </w:t>
      </w:r>
      <w:r w:rsidRPr="00F938D1">
        <w:rPr>
          <w:i/>
          <w:iCs/>
          <w:noProof/>
          <w:sz w:val="16"/>
          <w:szCs w:val="24"/>
        </w:rPr>
        <w:t>Proc. - 2015 IEEE Secur. Priv. Work. SPW 2015</w:t>
      </w:r>
      <w:r w:rsidRPr="00F938D1">
        <w:rPr>
          <w:noProof/>
          <w:sz w:val="16"/>
          <w:szCs w:val="24"/>
        </w:rPr>
        <w:t>, pp. 180–184, 2015, doi: 10.1109/SPW.2015.27.</w:t>
      </w:r>
    </w:p>
    <w:p w14:paraId="3A5303D2"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[34]</w:t>
      </w:r>
      <w:r w:rsidRPr="00F938D1">
        <w:rPr>
          <w:noProof/>
          <w:sz w:val="16"/>
          <w:szCs w:val="24"/>
        </w:rPr>
        <w:tab/>
        <w:t xml:space="preserve">D. Yaga, P. Mell, N. Roby, and K. Scarfone, “Blockchain Technology Overview (NISTIR-8202),” </w:t>
      </w:r>
      <w:r w:rsidRPr="00F938D1">
        <w:rPr>
          <w:i/>
          <w:iCs/>
          <w:noProof/>
          <w:sz w:val="16"/>
          <w:szCs w:val="24"/>
        </w:rPr>
        <w:t>Draft NISTIR</w:t>
      </w:r>
      <w:r w:rsidRPr="00F938D1">
        <w:rPr>
          <w:noProof/>
          <w:sz w:val="16"/>
          <w:szCs w:val="24"/>
        </w:rPr>
        <w:t>, p. 59, 2018, doi: 10.6028/NIST.IR.8202.</w:t>
      </w:r>
    </w:p>
    <w:p w14:paraId="1DC66921"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[35]</w:t>
      </w:r>
      <w:r w:rsidRPr="00F938D1">
        <w:rPr>
          <w:noProof/>
          <w:sz w:val="16"/>
          <w:szCs w:val="24"/>
        </w:rPr>
        <w:tab/>
        <w:t>“Blockchain Consensus: A Simple Explanation Anyone Can Understand.” https://blockgeeks.com/guides/blockchain-consensus/ (accessed Oct. 13, 2020).</w:t>
      </w:r>
    </w:p>
    <w:p w14:paraId="5FBBE8A9"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[36]</w:t>
      </w:r>
      <w:r w:rsidRPr="00F938D1">
        <w:rPr>
          <w:noProof/>
          <w:sz w:val="16"/>
          <w:szCs w:val="24"/>
        </w:rPr>
        <w:tab/>
        <w:t xml:space="preserve">D. Drescher, </w:t>
      </w:r>
      <w:r w:rsidRPr="00F938D1">
        <w:rPr>
          <w:i/>
          <w:iCs/>
          <w:noProof/>
          <w:sz w:val="16"/>
          <w:szCs w:val="24"/>
        </w:rPr>
        <w:t>Blockchainbasics</w:t>
      </w:r>
      <w:r w:rsidRPr="00F938D1">
        <w:rPr>
          <w:noProof/>
          <w:sz w:val="16"/>
          <w:szCs w:val="24"/>
        </w:rPr>
        <w:t>. Apress, Berkeley, CA.</w:t>
      </w:r>
    </w:p>
    <w:p w14:paraId="46D974C9"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[37]</w:t>
      </w:r>
      <w:r w:rsidRPr="00F938D1">
        <w:rPr>
          <w:noProof/>
          <w:sz w:val="16"/>
          <w:szCs w:val="24"/>
        </w:rPr>
        <w:tab/>
        <w:t xml:space="preserve">D. Mingxiao, M. Xiaofeng, Z. Zhe, W. Xiangwei, and C. Qijun, “A review on consensus algorithm of blockchain,” </w:t>
      </w:r>
      <w:r w:rsidRPr="00F938D1">
        <w:rPr>
          <w:i/>
          <w:iCs/>
          <w:noProof/>
          <w:sz w:val="16"/>
          <w:szCs w:val="24"/>
        </w:rPr>
        <w:t>2017 IEEE Int. Conf. Syst. Man, Cybern. SMC 2017</w:t>
      </w:r>
      <w:r w:rsidRPr="00F938D1">
        <w:rPr>
          <w:noProof/>
          <w:sz w:val="16"/>
          <w:szCs w:val="24"/>
        </w:rPr>
        <w:t>, vol. 2017-Janua, pp. 2567–2572, 2017, doi: 10.1109/SMC.2017.8123011.</w:t>
      </w:r>
    </w:p>
    <w:p w14:paraId="1F62113F"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[38]</w:t>
      </w:r>
      <w:r w:rsidRPr="00F938D1">
        <w:rPr>
          <w:noProof/>
          <w:sz w:val="16"/>
          <w:szCs w:val="24"/>
        </w:rPr>
        <w:tab/>
        <w:t>“Proof-of-Work, Explained.” https://cointelegraph.com/explained/proof-of-work-explained (accessed Oct. 13, 2020).</w:t>
      </w:r>
    </w:p>
    <w:p w14:paraId="103C69A4"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[39]</w:t>
      </w:r>
      <w:r w:rsidRPr="00F938D1">
        <w:rPr>
          <w:noProof/>
          <w:sz w:val="16"/>
          <w:szCs w:val="24"/>
        </w:rPr>
        <w:tab/>
        <w:t xml:space="preserve">S. De Angelis, L. Aniello, R. Baldoni, F. Lombardi, A. Margheri, and V. Sassone, “PBFT vs proof-of-authority: Applying the CAP theorem to permissioned blockchain,” </w:t>
      </w:r>
      <w:r w:rsidRPr="00F938D1">
        <w:rPr>
          <w:i/>
          <w:iCs/>
          <w:noProof/>
          <w:sz w:val="16"/>
          <w:szCs w:val="24"/>
        </w:rPr>
        <w:t>CEUR Workshop Proc.</w:t>
      </w:r>
      <w:r w:rsidRPr="00F938D1">
        <w:rPr>
          <w:noProof/>
          <w:sz w:val="16"/>
          <w:szCs w:val="24"/>
        </w:rPr>
        <w:t>, vol. 2058, pp. 1–11, 2018.</w:t>
      </w:r>
    </w:p>
    <w:p w14:paraId="78AD848D"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[40]</w:t>
      </w:r>
      <w:r w:rsidRPr="00F938D1">
        <w:rPr>
          <w:noProof/>
          <w:sz w:val="16"/>
          <w:szCs w:val="24"/>
        </w:rPr>
        <w:tab/>
        <w:t>“Home | ethereum.org.” https://ethereum.org/en/ (accessed Nov. 12, 2021).</w:t>
      </w:r>
    </w:p>
    <w:p w14:paraId="33C31C78"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[41]</w:t>
      </w:r>
      <w:r w:rsidRPr="00F938D1">
        <w:rPr>
          <w:noProof/>
          <w:sz w:val="16"/>
          <w:szCs w:val="24"/>
        </w:rPr>
        <w:tab/>
        <w:t>V. Buterin, “A NEXT GENERATION SMART CONTRACT &amp; DECENTRALIZED APPLICATION PLATFORM.”</w:t>
      </w:r>
    </w:p>
    <w:p w14:paraId="5F27FC30" w14:textId="00E6B801"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[42]</w:t>
      </w:r>
      <w:r w:rsidRPr="00F938D1">
        <w:rPr>
          <w:noProof/>
          <w:sz w:val="16"/>
          <w:szCs w:val="24"/>
        </w:rPr>
        <w:tab/>
        <w:t>henriquegaia, “ethereumbook/07</w:t>
      </w:r>
      <w:del w:id="478" w:author="Petnathean Julled" w:date="2021-11-27T05:54:00Z">
        <w:r w:rsidRPr="00F938D1" w:rsidDel="00165A59">
          <w:rPr>
            <w:noProof/>
            <w:sz w:val="16"/>
            <w:szCs w:val="24"/>
          </w:rPr>
          <w:delText>smart-contract</w:delText>
        </w:r>
      </w:del>
      <w:ins w:id="479" w:author="Petnathean Julled" w:date="2021-11-27T05:54:00Z">
        <w:r w:rsidR="00165A59">
          <w:rPr>
            <w:noProof/>
            <w:sz w:val="16"/>
            <w:szCs w:val="24"/>
          </w:rPr>
          <w:t>Smartcontract</w:t>
        </w:r>
      </w:ins>
      <w:r w:rsidRPr="00F938D1">
        <w:rPr>
          <w:noProof/>
          <w:sz w:val="16"/>
          <w:szCs w:val="24"/>
        </w:rPr>
        <w:t>s-solidity.asciidoc at develop · ethereumbook/ethereumbook · GitHub.” https://github.com/ethereumbook/ethereumbook/blob/develop/07</w:t>
      </w:r>
      <w:del w:id="480" w:author="Petnathean Julled" w:date="2021-11-27T05:54:00Z">
        <w:r w:rsidRPr="00F938D1" w:rsidDel="00165A59">
          <w:rPr>
            <w:noProof/>
            <w:sz w:val="16"/>
            <w:szCs w:val="24"/>
          </w:rPr>
          <w:delText>smart-contract</w:delText>
        </w:r>
      </w:del>
      <w:ins w:id="481" w:author="Petnathean Julled" w:date="2021-11-27T05:54:00Z">
        <w:r w:rsidR="00165A59">
          <w:rPr>
            <w:noProof/>
            <w:sz w:val="16"/>
            <w:szCs w:val="24"/>
          </w:rPr>
          <w:t>Smartcontract</w:t>
        </w:r>
      </w:ins>
      <w:r w:rsidRPr="00F938D1">
        <w:rPr>
          <w:noProof/>
          <w:sz w:val="16"/>
          <w:szCs w:val="24"/>
        </w:rPr>
        <w:t>s-solidity.asciidoc#what-is-a-</w:t>
      </w:r>
      <w:del w:id="482" w:author="Petnathean Julled" w:date="2021-11-27T05:54:00Z">
        <w:r w:rsidRPr="00F938D1" w:rsidDel="00165A59">
          <w:rPr>
            <w:noProof/>
            <w:sz w:val="16"/>
            <w:szCs w:val="24"/>
          </w:rPr>
          <w:delText>smart-contract</w:delText>
        </w:r>
      </w:del>
      <w:ins w:id="483" w:author="Petnathean Julled" w:date="2021-11-27T05:54:00Z">
        <w:r w:rsidR="00165A59">
          <w:rPr>
            <w:noProof/>
            <w:sz w:val="16"/>
            <w:szCs w:val="24"/>
          </w:rPr>
          <w:t>Smartcontract</w:t>
        </w:r>
      </w:ins>
      <w:r w:rsidRPr="00F938D1">
        <w:rPr>
          <w:noProof/>
          <w:sz w:val="16"/>
          <w:szCs w:val="24"/>
        </w:rPr>
        <w:t xml:space="preserve"> (accessed Aug. 23, 2020).</w:t>
      </w:r>
    </w:p>
    <w:p w14:paraId="1C029A0D"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[43]</w:t>
      </w:r>
      <w:r w:rsidRPr="00F938D1">
        <w:rPr>
          <w:noProof/>
          <w:sz w:val="16"/>
          <w:szCs w:val="24"/>
        </w:rPr>
        <w:tab/>
        <w:t>“ethereum/go-ethereum: Official Go implementation of the Ethereum protocol.” https://github.com/ethereum/go-ethereum (accessed Jun. 05, 2021).</w:t>
      </w:r>
    </w:p>
    <w:p w14:paraId="2ADCABAE"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[44]</w:t>
      </w:r>
      <w:r w:rsidRPr="00F938D1">
        <w:rPr>
          <w:noProof/>
          <w:sz w:val="16"/>
          <w:szCs w:val="24"/>
        </w:rPr>
        <w:tab/>
        <w:t>“Installing Geth | Go Ethereum.” https://geth.ethereum.org/docs/install-and-build/installing-geth#install-on-ubuntu-via-ppas (accessed Jun. 10, 2021).</w:t>
      </w:r>
    </w:p>
    <w:p w14:paraId="6EB30C92"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[45]</w:t>
      </w:r>
      <w:r w:rsidRPr="00F938D1">
        <w:rPr>
          <w:noProof/>
          <w:sz w:val="16"/>
          <w:szCs w:val="24"/>
        </w:rPr>
        <w:tab/>
        <w:t>“Command-line Options | Go Ethereum.” https://geth.ethereum.org/docs/interface/command-line-options (accessed Jun. 10, 2021).</w:t>
      </w:r>
    </w:p>
    <w:p w14:paraId="65F63F7D"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[46]</w:t>
      </w:r>
      <w:r w:rsidRPr="00F938D1">
        <w:rPr>
          <w:noProof/>
          <w:sz w:val="16"/>
          <w:szCs w:val="24"/>
        </w:rPr>
        <w:tab/>
        <w:t>Quorum, “GoQuorum,” 2020. https://github.com/ConsenSys/quorum (accessed Jun. 03, 2021).</w:t>
      </w:r>
    </w:p>
    <w:p w14:paraId="32EE8164"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[47]</w:t>
      </w:r>
      <w:r w:rsidRPr="00F938D1">
        <w:rPr>
          <w:noProof/>
          <w:sz w:val="16"/>
          <w:szCs w:val="24"/>
        </w:rPr>
        <w:tab/>
        <w:t>“Install - GoQuorum.” https://docs.goquorum.consensys.net/en/stable/HowTo/GetStarted/Install/ (accessed Jun. 10, 2021).</w:t>
      </w:r>
    </w:p>
    <w:p w14:paraId="02E6B126"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[48]</w:t>
      </w:r>
      <w:r w:rsidRPr="00F938D1">
        <w:rPr>
          <w:noProof/>
          <w:sz w:val="16"/>
          <w:szCs w:val="24"/>
        </w:rPr>
        <w:tab/>
        <w:t>“Quorum 7-nodes Example.” https://github.com/ConsenSys/quorum-examples/tree/master/examples/7nodes (accessed Jun. 03, 2021).</w:t>
      </w:r>
    </w:p>
    <w:p w14:paraId="6726ADC8"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[49]</w:t>
      </w:r>
      <w:r w:rsidRPr="00F938D1">
        <w:rPr>
          <w:noProof/>
          <w:sz w:val="16"/>
          <w:szCs w:val="24"/>
        </w:rPr>
        <w:tab/>
        <w:t>“ConsenSys/tessera: Tessera - Enterprise Implementation of Quorum’s transaction manager.” https://github.com/ConsenSys/tessera (accessed Jun. 05, 2021).</w:t>
      </w:r>
    </w:p>
    <w:p w14:paraId="51E5CD97"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[50]</w:t>
      </w:r>
      <w:r w:rsidRPr="00F938D1">
        <w:rPr>
          <w:noProof/>
          <w:sz w:val="16"/>
          <w:szCs w:val="24"/>
        </w:rPr>
        <w:tab/>
        <w:t>“ConsenSys/constellation: Peer-to-peer encrypted message exchange.” https://github.com/ConsenSys/constellation (accessed Jun. 05, 2021).</w:t>
      </w:r>
    </w:p>
    <w:p w14:paraId="780CF4F7"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[51]</w:t>
      </w:r>
      <w:r w:rsidRPr="00F938D1">
        <w:rPr>
          <w:noProof/>
          <w:sz w:val="16"/>
          <w:szCs w:val="24"/>
        </w:rPr>
        <w:tab/>
        <w:t xml:space="preserve">“quorum-examples/README.md at master · </w:t>
      </w:r>
      <w:r w:rsidRPr="00F938D1">
        <w:rPr>
          <w:noProof/>
          <w:sz w:val="16"/>
          <w:szCs w:val="24"/>
        </w:rPr>
        <w:lastRenderedPageBreak/>
        <w:t>ConsenSys/quorum-examples.” https://github.com/ConsenSys/quorum-examples/blob/master/README.md (accessed Jun. 10, 2021).</w:t>
      </w:r>
    </w:p>
    <w:p w14:paraId="241EA324"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[52]</w:t>
      </w:r>
      <w:r w:rsidRPr="00F938D1">
        <w:rPr>
          <w:noProof/>
          <w:sz w:val="16"/>
          <w:szCs w:val="24"/>
        </w:rPr>
        <w:tab/>
        <w:t>“Remix - Ethereum IDE.” https://remix.ethereum.org/ (accessed Mar. 08, 2021).</w:t>
      </w:r>
    </w:p>
    <w:p w14:paraId="466555D9"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[53]</w:t>
      </w:r>
      <w:r w:rsidRPr="00F938D1">
        <w:rPr>
          <w:noProof/>
          <w:sz w:val="16"/>
          <w:szCs w:val="24"/>
        </w:rPr>
        <w:tab/>
        <w:t>“Node.js.” https://nodejs.org/en/ (accessed Jun. 10, 2021).</w:t>
      </w:r>
    </w:p>
    <w:p w14:paraId="389B4165"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[54]</w:t>
      </w:r>
      <w:r w:rsidRPr="00F938D1">
        <w:rPr>
          <w:noProof/>
          <w:sz w:val="16"/>
          <w:szCs w:val="24"/>
        </w:rPr>
        <w:tab/>
        <w:t>“npm.” https://www.npmjs.com/ (accessed Jun. 10, 2021).</w:t>
      </w:r>
    </w:p>
    <w:p w14:paraId="3728982F"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[55]</w:t>
      </w:r>
      <w:r w:rsidRPr="00F938D1">
        <w:rPr>
          <w:noProof/>
          <w:sz w:val="16"/>
          <w:szCs w:val="24"/>
        </w:rPr>
        <w:tab/>
        <w:t>“web3 - npm.” https://www.npmjs.com/package/web3 (accessed Jun. 10, 2021).</w:t>
      </w:r>
    </w:p>
    <w:p w14:paraId="2B630A68"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[56]</w:t>
      </w:r>
      <w:r w:rsidRPr="00F938D1">
        <w:rPr>
          <w:noProof/>
          <w:sz w:val="16"/>
          <w:szCs w:val="24"/>
        </w:rPr>
        <w:tab/>
        <w:t>“xml2js - npm.” https://www.npmjs.com/package/xml2js (accessed Jun. 10, 2021).</w:t>
      </w:r>
    </w:p>
    <w:p w14:paraId="11930EA0"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[57]</w:t>
      </w:r>
      <w:r w:rsidRPr="00F938D1">
        <w:rPr>
          <w:noProof/>
          <w:sz w:val="16"/>
          <w:szCs w:val="24"/>
        </w:rPr>
        <w:tab/>
        <w:t xml:space="preserve">“fs - npm.” https://www.npmjs.com/package/fs (accessed Jun. 10, </w:t>
      </w:r>
      <w:r w:rsidRPr="00F938D1">
        <w:rPr>
          <w:noProof/>
          <w:sz w:val="16"/>
          <w:szCs w:val="24"/>
        </w:rPr>
        <w:t>2021).</w:t>
      </w:r>
    </w:p>
    <w:p w14:paraId="51A4D79B"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[58]</w:t>
      </w:r>
      <w:r w:rsidRPr="00F938D1">
        <w:rPr>
          <w:noProof/>
          <w:sz w:val="16"/>
          <w:szCs w:val="24"/>
        </w:rPr>
        <w:tab/>
        <w:t>“net - npm.” https://www.npmjs.com/package/net (accessed Jun. 10, 2021).</w:t>
      </w:r>
    </w:p>
    <w:p w14:paraId="3BF03A16"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[59]</w:t>
      </w:r>
      <w:r w:rsidRPr="00F938D1">
        <w:rPr>
          <w:noProof/>
          <w:sz w:val="16"/>
          <w:szCs w:val="24"/>
        </w:rPr>
        <w:tab/>
        <w:t>“util - npm.” https://www.npmjs.com/package/util (accessed Jun. 10, 2021).</w:t>
      </w:r>
    </w:p>
    <w:p w14:paraId="09F14399"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[60]</w:t>
      </w:r>
      <w:r w:rsidRPr="00F938D1">
        <w:rPr>
          <w:noProof/>
          <w:sz w:val="16"/>
          <w:szCs w:val="24"/>
        </w:rPr>
        <w:tab/>
        <w:t>“moment - npm.” https://www.npmjs.com/package/moment (accessed Jun. 10, 2021).</w:t>
      </w:r>
    </w:p>
    <w:p w14:paraId="07BB03C0"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[61]</w:t>
      </w:r>
      <w:r w:rsidRPr="00F938D1">
        <w:rPr>
          <w:noProof/>
          <w:sz w:val="16"/>
          <w:szCs w:val="24"/>
        </w:rPr>
        <w:tab/>
        <w:t>“cryptr - npm.” https://www.npmjs.com/package/cryptr (accessed Jun. 10, 2021).</w:t>
      </w:r>
    </w:p>
    <w:p w14:paraId="2C8B94F3" w14:textId="77777777" w:rsidR="00F938D1" w:rsidRPr="00F938D1" w:rsidRDefault="00F938D1" w:rsidP="00F938D1">
      <w:pPr>
        <w:widowControl w:val="0"/>
        <w:autoSpaceDE w:val="0"/>
        <w:autoSpaceDN w:val="0"/>
        <w:adjustRightInd w:val="0"/>
        <w:ind w:left="640" w:hanging="640"/>
        <w:rPr>
          <w:noProof/>
          <w:sz w:val="16"/>
        </w:rPr>
      </w:pPr>
      <w:r w:rsidRPr="00F938D1">
        <w:rPr>
          <w:noProof/>
          <w:sz w:val="16"/>
          <w:szCs w:val="24"/>
        </w:rPr>
        <w:t>[62]</w:t>
      </w:r>
      <w:r w:rsidRPr="00F938D1">
        <w:rPr>
          <w:noProof/>
          <w:sz w:val="16"/>
          <w:szCs w:val="24"/>
        </w:rPr>
        <w:tab/>
        <w:t>“web3.eth.Contract — web3.js 1.0.0 documentation.” https://web3js.readthedocs.io/en/v1.3.4/web3-eth-contract.html (accessed Mar. 08, 2021).</w:t>
      </w:r>
    </w:p>
    <w:p w14:paraId="205F82CE" w14:textId="25351130" w:rsidR="00836367" w:rsidRPr="0056733C" w:rsidRDefault="00A578E5" w:rsidP="00710B9C">
      <w:pPr>
        <w:pStyle w:val="references"/>
        <w:numPr>
          <w:ilvl w:val="0"/>
          <w:numId w:val="0"/>
        </w:numPr>
        <w:tabs>
          <w:tab w:val="left" w:pos="0"/>
        </w:tabs>
        <w:spacing w:line="240" w:lineRule="auto"/>
        <w:ind w:left="360" w:hanging="360"/>
        <w:jc w:val="left"/>
        <w:sectPr w:rsidR="00836367" w:rsidRPr="0056733C" w:rsidSect="003B4E04">
          <w:type w:val="continuous"/>
          <w:pgSz w:w="11906" w:h="16838" w:code="9"/>
          <w:pgMar w:top="1080" w:right="907" w:bottom="1440" w:left="907" w:header="720" w:footer="720" w:gutter="0"/>
          <w:cols w:num="2" w:space="360"/>
          <w:docGrid w:linePitch="360"/>
        </w:sectPr>
      </w:pPr>
      <w:r w:rsidRPr="007035BE">
        <w:rPr>
          <w:color w:val="FF0000"/>
        </w:rPr>
        <w:fldChar w:fldCharType="end"/>
      </w:r>
    </w:p>
    <w:p w14:paraId="30E1EDD3" w14:textId="02A682FD" w:rsidR="00807E13" w:rsidRDefault="00807E13" w:rsidP="00193BFC">
      <w:pPr>
        <w:jc w:val="both"/>
      </w:pPr>
    </w:p>
    <w:sectPr w:rsidR="00807E13"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Assadarat Khurat" w:date="2021-11-19T15:58:00Z" w:initials="AK">
    <w:p w14:paraId="66D8ABDF" w14:textId="76CF3025" w:rsidR="00F72C26" w:rsidRPr="00F72C26" w:rsidRDefault="00F72C26">
      <w:pPr>
        <w:pStyle w:val="CommentText"/>
        <w:rPr>
          <w:rFonts w:cstheme="minorBidi"/>
          <w:szCs w:val="25"/>
          <w:cs/>
          <w:lang w:bidi="th-TH"/>
        </w:rPr>
      </w:pPr>
      <w:r>
        <w:rPr>
          <w:rStyle w:val="CommentReference"/>
        </w:rPr>
        <w:annotationRef/>
      </w:r>
      <w:r>
        <w:rPr>
          <w:rFonts w:cstheme="minorBidi" w:hint="cs"/>
          <w:szCs w:val="25"/>
          <w:cs/>
          <w:lang w:bidi="th-TH"/>
        </w:rPr>
        <w:t>เพิ่มประเด็นการที่แต่ละ</w:t>
      </w:r>
      <w:r>
        <w:rPr>
          <w:rFonts w:cstheme="minorBidi"/>
          <w:szCs w:val="25"/>
          <w:lang w:bidi="th-TH"/>
        </w:rPr>
        <w:t xml:space="preserve"> node </w:t>
      </w:r>
      <w:r>
        <w:rPr>
          <w:rFonts w:cstheme="minorBidi" w:hint="cs"/>
          <w:szCs w:val="25"/>
          <w:cs/>
          <w:lang w:bidi="th-TH"/>
        </w:rPr>
        <w:t xml:space="preserve">จะเก็บ </w:t>
      </w:r>
      <w:r>
        <w:rPr>
          <w:rFonts w:cstheme="minorBidi"/>
          <w:szCs w:val="25"/>
          <w:lang w:bidi="th-TH"/>
        </w:rPr>
        <w:t xml:space="preserve">block </w:t>
      </w:r>
      <w:r>
        <w:rPr>
          <w:rFonts w:cstheme="minorBidi" w:hint="cs"/>
          <w:szCs w:val="25"/>
          <w:cs/>
          <w:lang w:bidi="th-TH"/>
        </w:rPr>
        <w:t xml:space="preserve">ด้วย จึงสามารถเป็น </w:t>
      </w:r>
      <w:r>
        <w:rPr>
          <w:rFonts w:cstheme="minorBidi"/>
          <w:szCs w:val="25"/>
          <w:lang w:bidi="th-TH"/>
        </w:rPr>
        <w:t xml:space="preserve">immutable database </w:t>
      </w:r>
      <w:r>
        <w:rPr>
          <w:rFonts w:cstheme="minorBidi" w:hint="cs"/>
          <w:szCs w:val="25"/>
          <w:cs/>
          <w:lang w:bidi="th-TH"/>
        </w:rPr>
        <w:t>ได้</w:t>
      </w:r>
    </w:p>
  </w:comment>
  <w:comment w:id="16" w:author="Assadarat Khurat" w:date="2021-11-19T12:24:00Z" w:initials="AK">
    <w:p w14:paraId="1DF7D4C0" w14:textId="5E31111A" w:rsidR="00216E3B" w:rsidRPr="00216E3B" w:rsidRDefault="00216E3B">
      <w:pPr>
        <w:pStyle w:val="CommentText"/>
        <w:rPr>
          <w:rFonts w:cstheme="minorBidi"/>
          <w:szCs w:val="25"/>
          <w:cs/>
          <w:lang w:bidi="th-TH"/>
        </w:rPr>
      </w:pPr>
      <w:r>
        <w:rPr>
          <w:rStyle w:val="CommentReference"/>
        </w:rPr>
        <w:annotationRef/>
      </w:r>
      <w:r w:rsidR="00C8582A">
        <w:rPr>
          <w:rFonts w:cstheme="minorBidi" w:hint="cs"/>
          <w:szCs w:val="25"/>
          <w:cs/>
          <w:lang w:bidi="th-TH"/>
        </w:rPr>
        <w:t xml:space="preserve">ควรพูดถึงก่อนว่า สองชนิดที่ว่านี้คือ </w:t>
      </w:r>
      <w:r w:rsidR="00C8582A">
        <w:rPr>
          <w:rFonts w:cstheme="minorBidi"/>
          <w:szCs w:val="25"/>
          <w:lang w:bidi="th-TH"/>
        </w:rPr>
        <w:t xml:space="preserve">permission and permissionless </w:t>
      </w:r>
      <w:r w:rsidR="00C8582A">
        <w:rPr>
          <w:rFonts w:cstheme="minorBidi"/>
          <w:szCs w:val="25"/>
          <w:cs/>
          <w:lang w:bidi="th-TH"/>
        </w:rPr>
        <w:br/>
      </w:r>
      <w:r w:rsidR="00C8582A">
        <w:rPr>
          <w:rFonts w:cstheme="minorBidi" w:hint="cs"/>
          <w:szCs w:val="25"/>
          <w:cs/>
          <w:lang w:bidi="th-TH"/>
        </w:rPr>
        <w:t>และต</w:t>
      </w:r>
      <w:r>
        <w:rPr>
          <w:rFonts w:cstheme="minorBidi" w:hint="cs"/>
          <w:szCs w:val="25"/>
          <w:cs/>
          <w:lang w:bidi="th-TH"/>
        </w:rPr>
        <w:t>อนท้าย</w:t>
      </w:r>
      <w:r w:rsidR="00C8582A">
        <w:rPr>
          <w:rFonts w:cstheme="minorBidi" w:hint="cs"/>
          <w:szCs w:val="25"/>
          <w:cs/>
          <w:lang w:bidi="th-TH"/>
        </w:rPr>
        <w:t>น่าบอกว่าเราเลือกประเภทไหนในงานของเรา</w:t>
      </w:r>
      <w:r>
        <w:rPr>
          <w:rFonts w:cstheme="minorBidi" w:hint="cs"/>
          <w:szCs w:val="25"/>
          <w:cs/>
          <w:lang w:bidi="th-TH"/>
        </w:rPr>
        <w:t xml:space="preserve"> </w:t>
      </w:r>
    </w:p>
  </w:comment>
  <w:comment w:id="17" w:author="Assadarat Khurat" w:date="2021-11-19T12:31:00Z" w:initials="AK">
    <w:p w14:paraId="19FCD696" w14:textId="509C6BBD" w:rsidR="00E72E9B" w:rsidRDefault="00E72E9B">
      <w:pPr>
        <w:pStyle w:val="CommentText"/>
      </w:pPr>
      <w:r>
        <w:rPr>
          <w:rStyle w:val="CommentReference"/>
        </w:rPr>
        <w:annotationRef/>
      </w:r>
      <w:r>
        <w:t>Rewrite it. Too long and not understandable</w:t>
      </w:r>
    </w:p>
  </w:comment>
  <w:comment w:id="18" w:author="Assadarat Khurat" w:date="2021-11-19T12:34:00Z" w:initials="AK">
    <w:p w14:paraId="1BDE1218" w14:textId="72457CAD" w:rsidR="00E72E9B" w:rsidRPr="00E72E9B" w:rsidRDefault="00E72E9B">
      <w:pPr>
        <w:pStyle w:val="CommentText"/>
        <w:rPr>
          <w:rFonts w:cstheme="minorBidi"/>
          <w:szCs w:val="25"/>
          <w:cs/>
          <w:lang w:bidi="th-TH"/>
        </w:rPr>
      </w:pPr>
      <w:r>
        <w:rPr>
          <w:rStyle w:val="CommentReference"/>
        </w:rPr>
        <w:annotationRef/>
      </w:r>
      <w:r>
        <w:rPr>
          <w:rFonts w:cstheme="minorBidi" w:hint="cs"/>
          <w:szCs w:val="25"/>
          <w:cs/>
          <w:lang w:bidi="th-TH"/>
        </w:rPr>
        <w:t>ควรสรุปตอนท้ายว่าเราใช้แบบไหน</w:t>
      </w:r>
    </w:p>
  </w:comment>
  <w:comment w:id="30" w:author="Assadarat Khurat" w:date="2021-11-19T14:46:00Z" w:initials="AK">
    <w:p w14:paraId="42584B66" w14:textId="67DD1EC1" w:rsidR="0083095C" w:rsidRPr="0083095C" w:rsidRDefault="0083095C">
      <w:pPr>
        <w:pStyle w:val="CommentText"/>
        <w:rPr>
          <w:rFonts w:cstheme="minorBidi"/>
          <w:szCs w:val="25"/>
          <w:cs/>
          <w:lang w:bidi="th-TH"/>
        </w:rPr>
      </w:pPr>
      <w:r>
        <w:rPr>
          <w:rStyle w:val="CommentReference"/>
        </w:rPr>
        <w:annotationRef/>
      </w:r>
      <w:r>
        <w:rPr>
          <w:rFonts w:cstheme="minorBidi" w:hint="cs"/>
          <w:szCs w:val="25"/>
          <w:cs/>
          <w:lang w:bidi="th-TH"/>
        </w:rPr>
        <w:t>คิดเองใช่ปะคะ</w:t>
      </w:r>
    </w:p>
  </w:comment>
  <w:comment w:id="29" w:author="Pattanasak Mongkolwat" w:date="2021-10-07T15:30:00Z" w:initials="PM">
    <w:p w14:paraId="60B990A0" w14:textId="1B21689A" w:rsidR="0082708C" w:rsidRDefault="0082708C">
      <w:pPr>
        <w:pStyle w:val="CommentText"/>
      </w:pPr>
      <w:r>
        <w:rPr>
          <w:rStyle w:val="CommentReference"/>
        </w:rPr>
        <w:annotationRef/>
      </w:r>
      <w:r>
        <w:t>I don’t see important relationship between not having document sharing and information system being hacked.</w:t>
      </w:r>
    </w:p>
  </w:comment>
  <w:comment w:id="31" w:author="Pattanasak Mongkolwat" w:date="2021-10-07T15:32:00Z" w:initials="PM">
    <w:p w14:paraId="56276E37" w14:textId="3BDB6907" w:rsidR="0082708C" w:rsidRDefault="0082708C">
      <w:pPr>
        <w:pStyle w:val="CommentText"/>
      </w:pPr>
      <w:r>
        <w:rPr>
          <w:rStyle w:val="CommentReference"/>
        </w:rPr>
        <w:annotationRef/>
      </w:r>
      <w:r>
        <w:t xml:space="preserve">Need a medical doctor to verify this. I don’t understand or know if this is correct (sound). Otherwise, we need to get a simple scenario. </w:t>
      </w:r>
    </w:p>
  </w:comment>
  <w:comment w:id="48" w:author="Assadarat Khurat" w:date="2021-11-19T16:17:00Z" w:initials="AK">
    <w:p w14:paraId="5D2E68B7" w14:textId="14BBD93A" w:rsidR="00626E75" w:rsidRPr="00626E75" w:rsidRDefault="00626E75">
      <w:pPr>
        <w:pStyle w:val="CommentText"/>
        <w:rPr>
          <w:rFonts w:cstheme="minorBidi"/>
          <w:szCs w:val="25"/>
          <w:cs/>
          <w:lang w:bidi="th-TH"/>
        </w:rPr>
      </w:pPr>
      <w:r>
        <w:rPr>
          <w:rStyle w:val="CommentReference"/>
        </w:rPr>
        <w:annotationRef/>
      </w:r>
      <w:r>
        <w:rPr>
          <w:rFonts w:cstheme="minorBidi" w:hint="cs"/>
          <w:szCs w:val="25"/>
          <w:cs/>
          <w:lang w:bidi="th-TH"/>
        </w:rPr>
        <w:t xml:space="preserve">แบ่ง </w:t>
      </w:r>
      <w:r>
        <w:rPr>
          <w:rFonts w:cstheme="minorBidi"/>
          <w:szCs w:val="25"/>
          <w:lang w:bidi="th-TH"/>
        </w:rPr>
        <w:t xml:space="preserve">section </w:t>
      </w:r>
      <w:r>
        <w:rPr>
          <w:rFonts w:cstheme="minorBidi" w:hint="cs"/>
          <w:szCs w:val="25"/>
          <w:cs/>
          <w:lang w:bidi="th-TH"/>
        </w:rPr>
        <w:t xml:space="preserve">ย่อยด้วย </w:t>
      </w:r>
      <w:r>
        <w:rPr>
          <w:rFonts w:cstheme="minorBidi"/>
          <w:szCs w:val="25"/>
          <w:lang w:bidi="th-TH"/>
        </w:rPr>
        <w:t xml:space="preserve">Paragraph </w:t>
      </w:r>
      <w:r>
        <w:rPr>
          <w:rFonts w:cstheme="minorBidi" w:hint="cs"/>
          <w:szCs w:val="25"/>
          <w:cs/>
          <w:lang w:bidi="th-TH"/>
        </w:rPr>
        <w:t xml:space="preserve">ก่อน แล้วแบ่งแต่ละ </w:t>
      </w:r>
      <w:r>
        <w:rPr>
          <w:rFonts w:cstheme="minorBidi"/>
          <w:szCs w:val="25"/>
          <w:lang w:bidi="th-TH"/>
        </w:rPr>
        <w:t>section</w:t>
      </w:r>
      <w:r>
        <w:rPr>
          <w:rFonts w:cstheme="minorBidi" w:hint="cs"/>
          <w:szCs w:val="25"/>
          <w:cs/>
          <w:lang w:bidi="th-TH"/>
        </w:rPr>
        <w:t xml:space="preserve">ย่อยตาม </w:t>
      </w:r>
      <w:r>
        <w:rPr>
          <w:rFonts w:cstheme="minorBidi"/>
          <w:szCs w:val="25"/>
          <w:lang w:bidi="th-TH"/>
        </w:rPr>
        <w:t xml:space="preserve">component </w:t>
      </w:r>
      <w:r>
        <w:rPr>
          <w:rFonts w:cstheme="minorBidi" w:hint="cs"/>
          <w:szCs w:val="25"/>
          <w:cs/>
          <w:lang w:bidi="th-TH"/>
        </w:rPr>
        <w:t>ของแต่ละอัน</w:t>
      </w:r>
    </w:p>
  </w:comment>
  <w:comment w:id="79" w:author="Pattanasak Mongkolwat" w:date="2021-10-07T16:26:00Z" w:initials="PM">
    <w:p w14:paraId="13390362" w14:textId="58FB0197" w:rsidR="0082708C" w:rsidRDefault="0082708C">
      <w:pPr>
        <w:pStyle w:val="CommentText"/>
      </w:pPr>
      <w:r>
        <w:rPr>
          <w:rStyle w:val="CommentReference"/>
        </w:rPr>
        <w:annotationRef/>
      </w:r>
      <w:r>
        <w:t>Who? The developer (You)?</w:t>
      </w:r>
    </w:p>
  </w:comment>
  <w:comment w:id="77" w:author="Petnathean Julled" w:date="2021-11-27T05:25:00Z" w:initials="PJ">
    <w:p w14:paraId="1A131056" w14:textId="714A8CB6" w:rsidR="00BE4BF7" w:rsidRDefault="00BE4BF7">
      <w:pPr>
        <w:pStyle w:val="CommentText"/>
      </w:pPr>
      <w:r>
        <w:rPr>
          <w:rStyle w:val="CommentReference"/>
        </w:rPr>
        <w:annotationRef/>
      </w:r>
      <w:r>
        <w:t>Maybe, move this to Background Knowledge?</w:t>
      </w:r>
    </w:p>
  </w:comment>
  <w:comment w:id="112" w:author="Pattanasak Mongkolwat" w:date="2021-10-07T16:30:00Z" w:initials="PM">
    <w:p w14:paraId="028FE82F" w14:textId="0F2C6160" w:rsidR="0082708C" w:rsidRDefault="0082708C">
      <w:pPr>
        <w:pStyle w:val="CommentText"/>
      </w:pPr>
      <w:r>
        <w:rPr>
          <w:rStyle w:val="CommentReference"/>
        </w:rPr>
        <w:annotationRef/>
      </w:r>
      <w:r>
        <w:t>What is it?</w:t>
      </w:r>
    </w:p>
  </w:comment>
  <w:comment w:id="399" w:author="Pattanasak Mongkolwat" w:date="2021-10-07T16:53:00Z" w:initials="PM">
    <w:p w14:paraId="224B1017" w14:textId="77777777" w:rsidR="0082708C" w:rsidRDefault="0082708C">
      <w:pPr>
        <w:pStyle w:val="CommentText"/>
      </w:pPr>
      <w:r>
        <w:rPr>
          <w:rStyle w:val="CommentReference"/>
        </w:rPr>
        <w:annotationRef/>
      </w:r>
      <w:r>
        <w:t>Middleware???</w:t>
      </w:r>
    </w:p>
    <w:p w14:paraId="0C3B2BEC" w14:textId="0C61E2EB" w:rsidR="0082708C" w:rsidRDefault="0082708C">
      <w:pPr>
        <w:pStyle w:val="CommentText"/>
      </w:pPr>
    </w:p>
  </w:comment>
  <w:comment w:id="462" w:author="Pattanasak Mongkolwat" w:date="2021-10-07T17:18:00Z" w:initials="PM">
    <w:p w14:paraId="7131933B" w14:textId="4D69A2FA" w:rsidR="0082708C" w:rsidRDefault="0082708C">
      <w:pPr>
        <w:pStyle w:val="CommentText"/>
      </w:pPr>
      <w:r>
        <w:rPr>
          <w:rStyle w:val="CommentReference"/>
        </w:rPr>
        <w:annotationRef/>
      </w:r>
      <w:r>
        <w:t xml:space="preserve">No need to have </w:t>
      </w:r>
      <w:proofErr w:type="gramStart"/>
      <w:r>
        <w:t>this many digits</w:t>
      </w:r>
      <w:proofErr w:type="gramEnd"/>
      <w:r>
        <w:t>.</w:t>
      </w:r>
    </w:p>
  </w:comment>
  <w:comment w:id="473" w:author="Pattanasak Mongkolwat" w:date="2021-10-07T17:22:00Z" w:initials="PM">
    <w:p w14:paraId="6DBD49CA" w14:textId="09D64B37" w:rsidR="0082708C" w:rsidRDefault="0082708C">
      <w:pPr>
        <w:pStyle w:val="CommentText"/>
      </w:pPr>
      <w:r>
        <w:rPr>
          <w:rStyle w:val="CommentReference"/>
        </w:rPr>
        <w:annotationRef/>
      </w:r>
      <w:r>
        <w:t>Not sure if this is the main reason.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D8ABDF" w15:done="0"/>
  <w15:commentEx w15:paraId="1DF7D4C0" w15:done="0"/>
  <w15:commentEx w15:paraId="19FCD696" w15:done="0"/>
  <w15:commentEx w15:paraId="1BDE1218" w15:done="0"/>
  <w15:commentEx w15:paraId="42584B66" w15:done="0"/>
  <w15:commentEx w15:paraId="60B990A0" w15:done="0"/>
  <w15:commentEx w15:paraId="56276E37" w15:done="0"/>
  <w15:commentEx w15:paraId="5D2E68B7" w15:done="0"/>
  <w15:commentEx w15:paraId="13390362" w15:done="0"/>
  <w15:commentEx w15:paraId="1A131056" w15:done="0"/>
  <w15:commentEx w15:paraId="028FE82F" w15:done="0"/>
  <w15:commentEx w15:paraId="0C3B2BEC" w15:done="0"/>
  <w15:commentEx w15:paraId="7131933B" w15:done="0"/>
  <w15:commentEx w15:paraId="6DBD49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24821" w16cex:dateUtc="2021-11-19T08:58:00Z"/>
  <w16cex:commentExtensible w16cex:durableId="2542160F" w16cex:dateUtc="2021-11-19T05:24:00Z"/>
  <w16cex:commentExtensible w16cex:durableId="254217B0" w16cex:dateUtc="2021-11-19T05:31:00Z"/>
  <w16cex:commentExtensible w16cex:durableId="2542183A" w16cex:dateUtc="2021-11-19T05:34:00Z"/>
  <w16cex:commentExtensible w16cex:durableId="25423759" w16cex:dateUtc="2021-11-19T07:46:00Z"/>
  <w16cex:commentExtensible w16cex:durableId="25099103" w16cex:dateUtc="2021-10-07T08:30:00Z"/>
  <w16cex:commentExtensible w16cex:durableId="2509918C" w16cex:dateUtc="2021-10-07T08:32:00Z"/>
  <w16cex:commentExtensible w16cex:durableId="25424C87" w16cex:dateUtc="2021-11-19T09:17:00Z"/>
  <w16cex:commentExtensible w16cex:durableId="25099E3A" w16cex:dateUtc="2021-10-07T09:26:00Z"/>
  <w16cex:commentExtensible w16cex:durableId="254C3FBF" w16cex:dateUtc="2021-11-26T22:25:00Z"/>
  <w16cex:commentExtensible w16cex:durableId="25099F09" w16cex:dateUtc="2021-10-07T09:30:00Z"/>
  <w16cex:commentExtensible w16cex:durableId="2509A48A" w16cex:dateUtc="2021-10-07T09:53:00Z"/>
  <w16cex:commentExtensible w16cex:durableId="2509AA73" w16cex:dateUtc="2021-10-07T10:18:00Z"/>
  <w16cex:commentExtensible w16cex:durableId="2509AB5F" w16cex:dateUtc="2021-10-07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D8ABDF" w16cid:durableId="25424821"/>
  <w16cid:commentId w16cid:paraId="1DF7D4C0" w16cid:durableId="2542160F"/>
  <w16cid:commentId w16cid:paraId="19FCD696" w16cid:durableId="254217B0"/>
  <w16cid:commentId w16cid:paraId="1BDE1218" w16cid:durableId="2542183A"/>
  <w16cid:commentId w16cid:paraId="42584B66" w16cid:durableId="25423759"/>
  <w16cid:commentId w16cid:paraId="60B990A0" w16cid:durableId="25099103"/>
  <w16cid:commentId w16cid:paraId="56276E37" w16cid:durableId="2509918C"/>
  <w16cid:commentId w16cid:paraId="5D2E68B7" w16cid:durableId="25424C87"/>
  <w16cid:commentId w16cid:paraId="13390362" w16cid:durableId="25099E3A"/>
  <w16cid:commentId w16cid:paraId="1A131056" w16cid:durableId="254C3FBF"/>
  <w16cid:commentId w16cid:paraId="028FE82F" w16cid:durableId="25099F09"/>
  <w16cid:commentId w16cid:paraId="0C3B2BEC" w16cid:durableId="2509A48A"/>
  <w16cid:commentId w16cid:paraId="7131933B" w16cid:durableId="2509AA73"/>
  <w16cid:commentId w16cid:paraId="6DBD49CA" w16cid:durableId="2509AB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80A52" w14:textId="77777777" w:rsidR="0041354A" w:rsidRDefault="0041354A" w:rsidP="001A3B3D">
      <w:r>
        <w:separator/>
      </w:r>
    </w:p>
  </w:endnote>
  <w:endnote w:type="continuationSeparator" w:id="0">
    <w:p w14:paraId="18F15B05" w14:textId="77777777" w:rsidR="0041354A" w:rsidRDefault="0041354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9614" w14:textId="77777777" w:rsidR="0082708C" w:rsidRPr="006F6D3D" w:rsidRDefault="0082708C"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A0A6B" w14:textId="77777777" w:rsidR="0041354A" w:rsidRDefault="0041354A" w:rsidP="001A3B3D">
      <w:r>
        <w:separator/>
      </w:r>
    </w:p>
  </w:footnote>
  <w:footnote w:type="continuationSeparator" w:id="0">
    <w:p w14:paraId="5BB7EEA6" w14:textId="77777777" w:rsidR="0041354A" w:rsidRDefault="0041354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nathean Julled">
    <w15:presenceInfo w15:providerId="Windows Live" w15:userId="0e2ce6bcdf9157df"/>
  </w15:person>
  <w15:person w15:author="Assadarat Khurat">
    <w15:presenceInfo w15:providerId="AD" w15:userId="S-1-5-21-768287714-1785177330-3709019132-1001"/>
  </w15:person>
  <w15:person w15:author="Pattanasak Mongkolwat">
    <w15:presenceInfo w15:providerId="None" w15:userId="Pattanasak Mongkolw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trackRevision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MTQ0MzAwNDA0NDdW0lEKTi0uzszPAykwNKoFABiyhT8tAAAA"/>
  </w:docVars>
  <w:rsids>
    <w:rsidRoot w:val="009303D9"/>
    <w:rsid w:val="00000057"/>
    <w:rsid w:val="00000576"/>
    <w:rsid w:val="00001838"/>
    <w:rsid w:val="00001D3B"/>
    <w:rsid w:val="00002237"/>
    <w:rsid w:val="00002428"/>
    <w:rsid w:val="0000269F"/>
    <w:rsid w:val="00003C52"/>
    <w:rsid w:val="00003D44"/>
    <w:rsid w:val="00004443"/>
    <w:rsid w:val="00004CFA"/>
    <w:rsid w:val="00006F34"/>
    <w:rsid w:val="000070D0"/>
    <w:rsid w:val="000071C5"/>
    <w:rsid w:val="000109EF"/>
    <w:rsid w:val="000119A7"/>
    <w:rsid w:val="00011AA5"/>
    <w:rsid w:val="0001316A"/>
    <w:rsid w:val="00013395"/>
    <w:rsid w:val="00013F6D"/>
    <w:rsid w:val="0001422F"/>
    <w:rsid w:val="000144F2"/>
    <w:rsid w:val="00015DE4"/>
    <w:rsid w:val="00016001"/>
    <w:rsid w:val="00016C54"/>
    <w:rsid w:val="00016CC8"/>
    <w:rsid w:val="00016E6F"/>
    <w:rsid w:val="00017117"/>
    <w:rsid w:val="000179F5"/>
    <w:rsid w:val="00020A32"/>
    <w:rsid w:val="00020DEA"/>
    <w:rsid w:val="000216A7"/>
    <w:rsid w:val="00021B22"/>
    <w:rsid w:val="00021E77"/>
    <w:rsid w:val="000221A6"/>
    <w:rsid w:val="00022876"/>
    <w:rsid w:val="00022E11"/>
    <w:rsid w:val="00023739"/>
    <w:rsid w:val="000242CE"/>
    <w:rsid w:val="00024891"/>
    <w:rsid w:val="00024BC1"/>
    <w:rsid w:val="0002560C"/>
    <w:rsid w:val="00026536"/>
    <w:rsid w:val="00030330"/>
    <w:rsid w:val="000306E5"/>
    <w:rsid w:val="00032362"/>
    <w:rsid w:val="00032977"/>
    <w:rsid w:val="00032D1A"/>
    <w:rsid w:val="0003356C"/>
    <w:rsid w:val="000340B0"/>
    <w:rsid w:val="000373A3"/>
    <w:rsid w:val="00037BE7"/>
    <w:rsid w:val="00040334"/>
    <w:rsid w:val="000410E8"/>
    <w:rsid w:val="00042AB2"/>
    <w:rsid w:val="00042D14"/>
    <w:rsid w:val="000436D3"/>
    <w:rsid w:val="00044FA9"/>
    <w:rsid w:val="00045E93"/>
    <w:rsid w:val="00046451"/>
    <w:rsid w:val="000472F3"/>
    <w:rsid w:val="000474F3"/>
    <w:rsid w:val="0004781E"/>
    <w:rsid w:val="000500E9"/>
    <w:rsid w:val="0005100A"/>
    <w:rsid w:val="00051C49"/>
    <w:rsid w:val="00052842"/>
    <w:rsid w:val="0005757E"/>
    <w:rsid w:val="0006080A"/>
    <w:rsid w:val="0006083B"/>
    <w:rsid w:val="000615FA"/>
    <w:rsid w:val="00063C2F"/>
    <w:rsid w:val="00064D45"/>
    <w:rsid w:val="00066CD8"/>
    <w:rsid w:val="00066E63"/>
    <w:rsid w:val="00067921"/>
    <w:rsid w:val="00071322"/>
    <w:rsid w:val="000713E3"/>
    <w:rsid w:val="0007149B"/>
    <w:rsid w:val="00071AF8"/>
    <w:rsid w:val="000737EF"/>
    <w:rsid w:val="00073DF9"/>
    <w:rsid w:val="000746A6"/>
    <w:rsid w:val="00075E91"/>
    <w:rsid w:val="00076206"/>
    <w:rsid w:val="00077470"/>
    <w:rsid w:val="00077702"/>
    <w:rsid w:val="00082068"/>
    <w:rsid w:val="000825F7"/>
    <w:rsid w:val="00082610"/>
    <w:rsid w:val="000833B6"/>
    <w:rsid w:val="000836BE"/>
    <w:rsid w:val="00084741"/>
    <w:rsid w:val="000848A4"/>
    <w:rsid w:val="00085632"/>
    <w:rsid w:val="000864FC"/>
    <w:rsid w:val="0008666B"/>
    <w:rsid w:val="0008758A"/>
    <w:rsid w:val="00087639"/>
    <w:rsid w:val="00091E4D"/>
    <w:rsid w:val="00091F67"/>
    <w:rsid w:val="000945DC"/>
    <w:rsid w:val="00094A18"/>
    <w:rsid w:val="0009788D"/>
    <w:rsid w:val="00097BC2"/>
    <w:rsid w:val="000A146C"/>
    <w:rsid w:val="000A26BE"/>
    <w:rsid w:val="000A2D04"/>
    <w:rsid w:val="000A3548"/>
    <w:rsid w:val="000A40C9"/>
    <w:rsid w:val="000A50F9"/>
    <w:rsid w:val="000A5340"/>
    <w:rsid w:val="000A5743"/>
    <w:rsid w:val="000A6808"/>
    <w:rsid w:val="000A75E4"/>
    <w:rsid w:val="000B0B34"/>
    <w:rsid w:val="000B1453"/>
    <w:rsid w:val="000B18F1"/>
    <w:rsid w:val="000B636C"/>
    <w:rsid w:val="000B645C"/>
    <w:rsid w:val="000B6A2E"/>
    <w:rsid w:val="000C09E4"/>
    <w:rsid w:val="000C1E68"/>
    <w:rsid w:val="000C2790"/>
    <w:rsid w:val="000C27F6"/>
    <w:rsid w:val="000C30DE"/>
    <w:rsid w:val="000D228A"/>
    <w:rsid w:val="000D2EDB"/>
    <w:rsid w:val="000D3740"/>
    <w:rsid w:val="000D39B3"/>
    <w:rsid w:val="000D465C"/>
    <w:rsid w:val="000D6140"/>
    <w:rsid w:val="000E219F"/>
    <w:rsid w:val="000E2287"/>
    <w:rsid w:val="000E2EAC"/>
    <w:rsid w:val="000E3653"/>
    <w:rsid w:val="000E3DC5"/>
    <w:rsid w:val="000E4F4B"/>
    <w:rsid w:val="000E65CA"/>
    <w:rsid w:val="000E73B3"/>
    <w:rsid w:val="000F0032"/>
    <w:rsid w:val="000F1E06"/>
    <w:rsid w:val="000F1ECD"/>
    <w:rsid w:val="000F2485"/>
    <w:rsid w:val="000F3406"/>
    <w:rsid w:val="000F5BB4"/>
    <w:rsid w:val="000F62B7"/>
    <w:rsid w:val="000F6C48"/>
    <w:rsid w:val="000F7BE4"/>
    <w:rsid w:val="00100CB0"/>
    <w:rsid w:val="001018A5"/>
    <w:rsid w:val="0010475E"/>
    <w:rsid w:val="001048D8"/>
    <w:rsid w:val="001052E8"/>
    <w:rsid w:val="00105EDB"/>
    <w:rsid w:val="00106EAF"/>
    <w:rsid w:val="001070A7"/>
    <w:rsid w:val="001107CE"/>
    <w:rsid w:val="00110EB4"/>
    <w:rsid w:val="00110FFD"/>
    <w:rsid w:val="00112B36"/>
    <w:rsid w:val="00112CA9"/>
    <w:rsid w:val="00112D4F"/>
    <w:rsid w:val="00116BAC"/>
    <w:rsid w:val="001204E8"/>
    <w:rsid w:val="00121042"/>
    <w:rsid w:val="00121833"/>
    <w:rsid w:val="001222C0"/>
    <w:rsid w:val="00123456"/>
    <w:rsid w:val="00123B02"/>
    <w:rsid w:val="00125442"/>
    <w:rsid w:val="0012627F"/>
    <w:rsid w:val="0012630D"/>
    <w:rsid w:val="0012764E"/>
    <w:rsid w:val="00127BFE"/>
    <w:rsid w:val="0013079C"/>
    <w:rsid w:val="00131450"/>
    <w:rsid w:val="00132738"/>
    <w:rsid w:val="00132B8B"/>
    <w:rsid w:val="001343C8"/>
    <w:rsid w:val="001343C9"/>
    <w:rsid w:val="001348AE"/>
    <w:rsid w:val="00136090"/>
    <w:rsid w:val="0013631E"/>
    <w:rsid w:val="0014015E"/>
    <w:rsid w:val="00140B9B"/>
    <w:rsid w:val="00141455"/>
    <w:rsid w:val="00141B23"/>
    <w:rsid w:val="00142B38"/>
    <w:rsid w:val="001433D7"/>
    <w:rsid w:val="00143AA5"/>
    <w:rsid w:val="00143C14"/>
    <w:rsid w:val="00144A6A"/>
    <w:rsid w:val="00145007"/>
    <w:rsid w:val="001458BE"/>
    <w:rsid w:val="001503B6"/>
    <w:rsid w:val="001509B0"/>
    <w:rsid w:val="00152380"/>
    <w:rsid w:val="001524F4"/>
    <w:rsid w:val="00152DBD"/>
    <w:rsid w:val="00156106"/>
    <w:rsid w:val="00157033"/>
    <w:rsid w:val="00160CEC"/>
    <w:rsid w:val="00160F61"/>
    <w:rsid w:val="001614CE"/>
    <w:rsid w:val="00161520"/>
    <w:rsid w:val="0016198E"/>
    <w:rsid w:val="00162280"/>
    <w:rsid w:val="001653E4"/>
    <w:rsid w:val="00165A59"/>
    <w:rsid w:val="0016700F"/>
    <w:rsid w:val="0016754C"/>
    <w:rsid w:val="00170082"/>
    <w:rsid w:val="00170F03"/>
    <w:rsid w:val="0017119C"/>
    <w:rsid w:val="00171535"/>
    <w:rsid w:val="0017315B"/>
    <w:rsid w:val="0017360F"/>
    <w:rsid w:val="001756B0"/>
    <w:rsid w:val="001802E8"/>
    <w:rsid w:val="00183499"/>
    <w:rsid w:val="00183AB6"/>
    <w:rsid w:val="00185000"/>
    <w:rsid w:val="0018524D"/>
    <w:rsid w:val="00185667"/>
    <w:rsid w:val="001868BF"/>
    <w:rsid w:val="001878BC"/>
    <w:rsid w:val="00190127"/>
    <w:rsid w:val="001912A3"/>
    <w:rsid w:val="0019172D"/>
    <w:rsid w:val="00191F70"/>
    <w:rsid w:val="00191F77"/>
    <w:rsid w:val="0019208E"/>
    <w:rsid w:val="00192185"/>
    <w:rsid w:val="00192A3F"/>
    <w:rsid w:val="00193BFC"/>
    <w:rsid w:val="00194180"/>
    <w:rsid w:val="001947B4"/>
    <w:rsid w:val="00194CF4"/>
    <w:rsid w:val="001950D1"/>
    <w:rsid w:val="00196194"/>
    <w:rsid w:val="001961A9"/>
    <w:rsid w:val="00196B61"/>
    <w:rsid w:val="00197094"/>
    <w:rsid w:val="00197B87"/>
    <w:rsid w:val="001A0257"/>
    <w:rsid w:val="001A0C10"/>
    <w:rsid w:val="001A1A6D"/>
    <w:rsid w:val="001A2062"/>
    <w:rsid w:val="001A2EFD"/>
    <w:rsid w:val="001A2F63"/>
    <w:rsid w:val="001A3B3D"/>
    <w:rsid w:val="001A3E14"/>
    <w:rsid w:val="001A3F4A"/>
    <w:rsid w:val="001A6361"/>
    <w:rsid w:val="001A75A7"/>
    <w:rsid w:val="001A7692"/>
    <w:rsid w:val="001B02C6"/>
    <w:rsid w:val="001B079E"/>
    <w:rsid w:val="001B08D0"/>
    <w:rsid w:val="001B1806"/>
    <w:rsid w:val="001B1B2E"/>
    <w:rsid w:val="001B4D2B"/>
    <w:rsid w:val="001B500B"/>
    <w:rsid w:val="001B62BA"/>
    <w:rsid w:val="001B67DC"/>
    <w:rsid w:val="001B6B77"/>
    <w:rsid w:val="001B6F08"/>
    <w:rsid w:val="001B743F"/>
    <w:rsid w:val="001B7AC4"/>
    <w:rsid w:val="001C084F"/>
    <w:rsid w:val="001C16CD"/>
    <w:rsid w:val="001C2407"/>
    <w:rsid w:val="001C5C5F"/>
    <w:rsid w:val="001C6775"/>
    <w:rsid w:val="001C6F28"/>
    <w:rsid w:val="001C72C0"/>
    <w:rsid w:val="001C7410"/>
    <w:rsid w:val="001C7A7A"/>
    <w:rsid w:val="001D0019"/>
    <w:rsid w:val="001D00CA"/>
    <w:rsid w:val="001D1A5A"/>
    <w:rsid w:val="001D1FCE"/>
    <w:rsid w:val="001D201C"/>
    <w:rsid w:val="001D3241"/>
    <w:rsid w:val="001D5618"/>
    <w:rsid w:val="001D6252"/>
    <w:rsid w:val="001D7060"/>
    <w:rsid w:val="001E2BF1"/>
    <w:rsid w:val="001E2F1B"/>
    <w:rsid w:val="001E4DA2"/>
    <w:rsid w:val="001E5758"/>
    <w:rsid w:val="001E68A8"/>
    <w:rsid w:val="001E6DB4"/>
    <w:rsid w:val="001E71FA"/>
    <w:rsid w:val="001F0AA6"/>
    <w:rsid w:val="001F1A19"/>
    <w:rsid w:val="001F1D32"/>
    <w:rsid w:val="001F4039"/>
    <w:rsid w:val="001F4552"/>
    <w:rsid w:val="001F4ABE"/>
    <w:rsid w:val="001F5563"/>
    <w:rsid w:val="001F6D30"/>
    <w:rsid w:val="001F709B"/>
    <w:rsid w:val="00200C0A"/>
    <w:rsid w:val="002011D8"/>
    <w:rsid w:val="0020354F"/>
    <w:rsid w:val="0020479F"/>
    <w:rsid w:val="002051C9"/>
    <w:rsid w:val="00210268"/>
    <w:rsid w:val="00210637"/>
    <w:rsid w:val="00210F3F"/>
    <w:rsid w:val="002111C3"/>
    <w:rsid w:val="0021142A"/>
    <w:rsid w:val="0021269E"/>
    <w:rsid w:val="00212751"/>
    <w:rsid w:val="002127FB"/>
    <w:rsid w:val="00212F8C"/>
    <w:rsid w:val="002141CC"/>
    <w:rsid w:val="002145B3"/>
    <w:rsid w:val="00214ABF"/>
    <w:rsid w:val="00214D6E"/>
    <w:rsid w:val="0021567C"/>
    <w:rsid w:val="0021595C"/>
    <w:rsid w:val="00216E3B"/>
    <w:rsid w:val="002178C3"/>
    <w:rsid w:val="00223300"/>
    <w:rsid w:val="0022367A"/>
    <w:rsid w:val="00223B76"/>
    <w:rsid w:val="00223ECB"/>
    <w:rsid w:val="00224898"/>
    <w:rsid w:val="002254A9"/>
    <w:rsid w:val="00225F49"/>
    <w:rsid w:val="00227108"/>
    <w:rsid w:val="00232F36"/>
    <w:rsid w:val="00233150"/>
    <w:rsid w:val="00233D97"/>
    <w:rsid w:val="002347A2"/>
    <w:rsid w:val="00234FC8"/>
    <w:rsid w:val="00236037"/>
    <w:rsid w:val="0023645E"/>
    <w:rsid w:val="00236E45"/>
    <w:rsid w:val="0024008D"/>
    <w:rsid w:val="002415F1"/>
    <w:rsid w:val="00241DE8"/>
    <w:rsid w:val="00242DEE"/>
    <w:rsid w:val="00243BBE"/>
    <w:rsid w:val="00247ECC"/>
    <w:rsid w:val="00250C7B"/>
    <w:rsid w:val="00250D5F"/>
    <w:rsid w:val="00252F5E"/>
    <w:rsid w:val="002545A4"/>
    <w:rsid w:val="00254605"/>
    <w:rsid w:val="00256F77"/>
    <w:rsid w:val="0026110A"/>
    <w:rsid w:val="00261867"/>
    <w:rsid w:val="00261D85"/>
    <w:rsid w:val="00262910"/>
    <w:rsid w:val="00264EAE"/>
    <w:rsid w:val="00265222"/>
    <w:rsid w:val="00266EE1"/>
    <w:rsid w:val="00267F37"/>
    <w:rsid w:val="00270605"/>
    <w:rsid w:val="00271917"/>
    <w:rsid w:val="002719BC"/>
    <w:rsid w:val="00272E32"/>
    <w:rsid w:val="00272F86"/>
    <w:rsid w:val="00273873"/>
    <w:rsid w:val="00273FDA"/>
    <w:rsid w:val="00274455"/>
    <w:rsid w:val="0027553E"/>
    <w:rsid w:val="0027585A"/>
    <w:rsid w:val="00275B51"/>
    <w:rsid w:val="002771D9"/>
    <w:rsid w:val="00281059"/>
    <w:rsid w:val="00281A9F"/>
    <w:rsid w:val="002820F3"/>
    <w:rsid w:val="00282687"/>
    <w:rsid w:val="00284248"/>
    <w:rsid w:val="0028506C"/>
    <w:rsid w:val="002850E3"/>
    <w:rsid w:val="002854B5"/>
    <w:rsid w:val="0028747B"/>
    <w:rsid w:val="0028793C"/>
    <w:rsid w:val="002916E2"/>
    <w:rsid w:val="002919D9"/>
    <w:rsid w:val="00292520"/>
    <w:rsid w:val="00292F74"/>
    <w:rsid w:val="002938C0"/>
    <w:rsid w:val="00294530"/>
    <w:rsid w:val="00295214"/>
    <w:rsid w:val="00295A21"/>
    <w:rsid w:val="002967F4"/>
    <w:rsid w:val="00296C8F"/>
    <w:rsid w:val="002A11D9"/>
    <w:rsid w:val="002A148D"/>
    <w:rsid w:val="002A1A83"/>
    <w:rsid w:val="002A3023"/>
    <w:rsid w:val="002A3089"/>
    <w:rsid w:val="002A30E6"/>
    <w:rsid w:val="002A3708"/>
    <w:rsid w:val="002A4811"/>
    <w:rsid w:val="002A5951"/>
    <w:rsid w:val="002A5C3C"/>
    <w:rsid w:val="002A69F3"/>
    <w:rsid w:val="002A70B2"/>
    <w:rsid w:val="002A7358"/>
    <w:rsid w:val="002A74AA"/>
    <w:rsid w:val="002B0990"/>
    <w:rsid w:val="002B17C1"/>
    <w:rsid w:val="002B1CA3"/>
    <w:rsid w:val="002B2486"/>
    <w:rsid w:val="002B2E06"/>
    <w:rsid w:val="002B35F9"/>
    <w:rsid w:val="002B38A9"/>
    <w:rsid w:val="002B435F"/>
    <w:rsid w:val="002B4899"/>
    <w:rsid w:val="002B5937"/>
    <w:rsid w:val="002B5E54"/>
    <w:rsid w:val="002B6342"/>
    <w:rsid w:val="002B68A5"/>
    <w:rsid w:val="002B6ED1"/>
    <w:rsid w:val="002B7A64"/>
    <w:rsid w:val="002C0754"/>
    <w:rsid w:val="002C0AAF"/>
    <w:rsid w:val="002C0FE6"/>
    <w:rsid w:val="002C17B2"/>
    <w:rsid w:val="002C1A82"/>
    <w:rsid w:val="002C1E07"/>
    <w:rsid w:val="002C441B"/>
    <w:rsid w:val="002C4618"/>
    <w:rsid w:val="002C4C12"/>
    <w:rsid w:val="002C4EAF"/>
    <w:rsid w:val="002C5CD3"/>
    <w:rsid w:val="002C5E50"/>
    <w:rsid w:val="002C6854"/>
    <w:rsid w:val="002C6957"/>
    <w:rsid w:val="002C720C"/>
    <w:rsid w:val="002C748E"/>
    <w:rsid w:val="002C7A7B"/>
    <w:rsid w:val="002D0403"/>
    <w:rsid w:val="002D05CC"/>
    <w:rsid w:val="002D0F01"/>
    <w:rsid w:val="002D24F6"/>
    <w:rsid w:val="002D3C43"/>
    <w:rsid w:val="002D3F23"/>
    <w:rsid w:val="002D555E"/>
    <w:rsid w:val="002D5A35"/>
    <w:rsid w:val="002D6233"/>
    <w:rsid w:val="002D748D"/>
    <w:rsid w:val="002D7E38"/>
    <w:rsid w:val="002E114C"/>
    <w:rsid w:val="002E1769"/>
    <w:rsid w:val="002E285B"/>
    <w:rsid w:val="002E461B"/>
    <w:rsid w:val="002E4EBC"/>
    <w:rsid w:val="002E56D3"/>
    <w:rsid w:val="002E6116"/>
    <w:rsid w:val="002E6E2C"/>
    <w:rsid w:val="002E6EC2"/>
    <w:rsid w:val="002E7F0D"/>
    <w:rsid w:val="002F034D"/>
    <w:rsid w:val="002F12AC"/>
    <w:rsid w:val="002F2B46"/>
    <w:rsid w:val="002F2F94"/>
    <w:rsid w:val="002F47EE"/>
    <w:rsid w:val="002F6B30"/>
    <w:rsid w:val="002F73A1"/>
    <w:rsid w:val="002F7F89"/>
    <w:rsid w:val="00300EB4"/>
    <w:rsid w:val="00301AE9"/>
    <w:rsid w:val="00302B83"/>
    <w:rsid w:val="00303804"/>
    <w:rsid w:val="00303E2F"/>
    <w:rsid w:val="0030529B"/>
    <w:rsid w:val="00305576"/>
    <w:rsid w:val="00306A89"/>
    <w:rsid w:val="00306BE3"/>
    <w:rsid w:val="00306C9A"/>
    <w:rsid w:val="00306ED6"/>
    <w:rsid w:val="00307ED5"/>
    <w:rsid w:val="00307FD6"/>
    <w:rsid w:val="00311134"/>
    <w:rsid w:val="003128C7"/>
    <w:rsid w:val="00313895"/>
    <w:rsid w:val="00314725"/>
    <w:rsid w:val="00314E46"/>
    <w:rsid w:val="00315564"/>
    <w:rsid w:val="00315877"/>
    <w:rsid w:val="003158AD"/>
    <w:rsid w:val="00315BD5"/>
    <w:rsid w:val="00315E3D"/>
    <w:rsid w:val="00316D18"/>
    <w:rsid w:val="003171A6"/>
    <w:rsid w:val="003200E6"/>
    <w:rsid w:val="00321856"/>
    <w:rsid w:val="003218D8"/>
    <w:rsid w:val="00323801"/>
    <w:rsid w:val="00323839"/>
    <w:rsid w:val="003238A1"/>
    <w:rsid w:val="0032449A"/>
    <w:rsid w:val="003258B8"/>
    <w:rsid w:val="00325BFE"/>
    <w:rsid w:val="0032719D"/>
    <w:rsid w:val="003313BF"/>
    <w:rsid w:val="00331755"/>
    <w:rsid w:val="00331CDF"/>
    <w:rsid w:val="00334381"/>
    <w:rsid w:val="00334754"/>
    <w:rsid w:val="00334B58"/>
    <w:rsid w:val="00334D32"/>
    <w:rsid w:val="00335D66"/>
    <w:rsid w:val="00336087"/>
    <w:rsid w:val="003368EA"/>
    <w:rsid w:val="0033720B"/>
    <w:rsid w:val="003409D5"/>
    <w:rsid w:val="00340C61"/>
    <w:rsid w:val="00341276"/>
    <w:rsid w:val="00341727"/>
    <w:rsid w:val="00342BEE"/>
    <w:rsid w:val="003436C6"/>
    <w:rsid w:val="00343EAE"/>
    <w:rsid w:val="0034403D"/>
    <w:rsid w:val="00344516"/>
    <w:rsid w:val="00346DFD"/>
    <w:rsid w:val="0035023C"/>
    <w:rsid w:val="00350EC9"/>
    <w:rsid w:val="00353330"/>
    <w:rsid w:val="00353813"/>
    <w:rsid w:val="00354193"/>
    <w:rsid w:val="00354762"/>
    <w:rsid w:val="00354FCF"/>
    <w:rsid w:val="0035791C"/>
    <w:rsid w:val="00360548"/>
    <w:rsid w:val="00360C53"/>
    <w:rsid w:val="0036107E"/>
    <w:rsid w:val="00362919"/>
    <w:rsid w:val="00362E43"/>
    <w:rsid w:val="00365522"/>
    <w:rsid w:val="0036572F"/>
    <w:rsid w:val="00365D76"/>
    <w:rsid w:val="003668C8"/>
    <w:rsid w:val="003668EE"/>
    <w:rsid w:val="00366D5E"/>
    <w:rsid w:val="003705FD"/>
    <w:rsid w:val="00370A88"/>
    <w:rsid w:val="00370C72"/>
    <w:rsid w:val="00371EC5"/>
    <w:rsid w:val="00371FB9"/>
    <w:rsid w:val="00373E51"/>
    <w:rsid w:val="00374AD6"/>
    <w:rsid w:val="00374DA5"/>
    <w:rsid w:val="00374E59"/>
    <w:rsid w:val="00377B8A"/>
    <w:rsid w:val="003800AF"/>
    <w:rsid w:val="003801B3"/>
    <w:rsid w:val="00380831"/>
    <w:rsid w:val="00381320"/>
    <w:rsid w:val="003820C4"/>
    <w:rsid w:val="003821C7"/>
    <w:rsid w:val="00382218"/>
    <w:rsid w:val="003822C6"/>
    <w:rsid w:val="00382398"/>
    <w:rsid w:val="003843D3"/>
    <w:rsid w:val="00386F76"/>
    <w:rsid w:val="00387A28"/>
    <w:rsid w:val="003920F8"/>
    <w:rsid w:val="003921E0"/>
    <w:rsid w:val="00392A63"/>
    <w:rsid w:val="00393720"/>
    <w:rsid w:val="00395EA1"/>
    <w:rsid w:val="0039632C"/>
    <w:rsid w:val="00396588"/>
    <w:rsid w:val="003965EC"/>
    <w:rsid w:val="003966A7"/>
    <w:rsid w:val="00397242"/>
    <w:rsid w:val="00397369"/>
    <w:rsid w:val="0039750F"/>
    <w:rsid w:val="003A0425"/>
    <w:rsid w:val="003A05A4"/>
    <w:rsid w:val="003A1842"/>
    <w:rsid w:val="003A19E2"/>
    <w:rsid w:val="003A1BEE"/>
    <w:rsid w:val="003A22C7"/>
    <w:rsid w:val="003A356B"/>
    <w:rsid w:val="003A397A"/>
    <w:rsid w:val="003A3ABA"/>
    <w:rsid w:val="003A3E14"/>
    <w:rsid w:val="003A3ED8"/>
    <w:rsid w:val="003A5F2F"/>
    <w:rsid w:val="003A605F"/>
    <w:rsid w:val="003A6118"/>
    <w:rsid w:val="003B06FC"/>
    <w:rsid w:val="003B0812"/>
    <w:rsid w:val="003B0BD8"/>
    <w:rsid w:val="003B0E7A"/>
    <w:rsid w:val="003B1186"/>
    <w:rsid w:val="003B1472"/>
    <w:rsid w:val="003B2B40"/>
    <w:rsid w:val="003B2F6E"/>
    <w:rsid w:val="003B4A7E"/>
    <w:rsid w:val="003B4C53"/>
    <w:rsid w:val="003B4E04"/>
    <w:rsid w:val="003B57C4"/>
    <w:rsid w:val="003C1D01"/>
    <w:rsid w:val="003C3493"/>
    <w:rsid w:val="003C3AAB"/>
    <w:rsid w:val="003C4183"/>
    <w:rsid w:val="003C4ADB"/>
    <w:rsid w:val="003C5208"/>
    <w:rsid w:val="003C556E"/>
    <w:rsid w:val="003C59FE"/>
    <w:rsid w:val="003C67B9"/>
    <w:rsid w:val="003D075D"/>
    <w:rsid w:val="003D0E7D"/>
    <w:rsid w:val="003D1AD5"/>
    <w:rsid w:val="003D24B2"/>
    <w:rsid w:val="003D2C8E"/>
    <w:rsid w:val="003D4830"/>
    <w:rsid w:val="003D5060"/>
    <w:rsid w:val="003D544D"/>
    <w:rsid w:val="003D5BC2"/>
    <w:rsid w:val="003D5DCC"/>
    <w:rsid w:val="003D71DA"/>
    <w:rsid w:val="003D74C0"/>
    <w:rsid w:val="003D7F66"/>
    <w:rsid w:val="003E039B"/>
    <w:rsid w:val="003E065B"/>
    <w:rsid w:val="003E0A9C"/>
    <w:rsid w:val="003E1AEF"/>
    <w:rsid w:val="003E1BFE"/>
    <w:rsid w:val="003E2CF6"/>
    <w:rsid w:val="003E3AD8"/>
    <w:rsid w:val="003E3C6E"/>
    <w:rsid w:val="003E4663"/>
    <w:rsid w:val="003E60B0"/>
    <w:rsid w:val="003E631C"/>
    <w:rsid w:val="003F04D5"/>
    <w:rsid w:val="003F1EAE"/>
    <w:rsid w:val="003F1FA7"/>
    <w:rsid w:val="003F44B9"/>
    <w:rsid w:val="003F4C1D"/>
    <w:rsid w:val="003F56FC"/>
    <w:rsid w:val="003F5A08"/>
    <w:rsid w:val="003F6492"/>
    <w:rsid w:val="003F6DE2"/>
    <w:rsid w:val="0040157C"/>
    <w:rsid w:val="0040443F"/>
    <w:rsid w:val="00405954"/>
    <w:rsid w:val="0041020D"/>
    <w:rsid w:val="00410B2F"/>
    <w:rsid w:val="004124E5"/>
    <w:rsid w:val="00412500"/>
    <w:rsid w:val="0041354A"/>
    <w:rsid w:val="0041542F"/>
    <w:rsid w:val="00415FB4"/>
    <w:rsid w:val="00416CE0"/>
    <w:rsid w:val="004206EB"/>
    <w:rsid w:val="00420716"/>
    <w:rsid w:val="00420E92"/>
    <w:rsid w:val="0042109F"/>
    <w:rsid w:val="0042132F"/>
    <w:rsid w:val="004215B0"/>
    <w:rsid w:val="00423CC4"/>
    <w:rsid w:val="0042523C"/>
    <w:rsid w:val="00426F86"/>
    <w:rsid w:val="00426FDF"/>
    <w:rsid w:val="00430938"/>
    <w:rsid w:val="004323FF"/>
    <w:rsid w:val="004325FB"/>
    <w:rsid w:val="004338AF"/>
    <w:rsid w:val="00434C40"/>
    <w:rsid w:val="00435560"/>
    <w:rsid w:val="00435BC9"/>
    <w:rsid w:val="00437339"/>
    <w:rsid w:val="00437363"/>
    <w:rsid w:val="004424E7"/>
    <w:rsid w:val="00442CD0"/>
    <w:rsid w:val="004432BA"/>
    <w:rsid w:val="004433FD"/>
    <w:rsid w:val="00443782"/>
    <w:rsid w:val="00443909"/>
    <w:rsid w:val="0044407E"/>
    <w:rsid w:val="00444EA4"/>
    <w:rsid w:val="0044595D"/>
    <w:rsid w:val="00446A52"/>
    <w:rsid w:val="00447218"/>
    <w:rsid w:val="00447383"/>
    <w:rsid w:val="00447BB9"/>
    <w:rsid w:val="00447C03"/>
    <w:rsid w:val="00450D58"/>
    <w:rsid w:val="00452DB1"/>
    <w:rsid w:val="00453C10"/>
    <w:rsid w:val="00454531"/>
    <w:rsid w:val="00454B43"/>
    <w:rsid w:val="00454CB3"/>
    <w:rsid w:val="00455353"/>
    <w:rsid w:val="0045794A"/>
    <w:rsid w:val="004600F8"/>
    <w:rsid w:val="0046031D"/>
    <w:rsid w:val="0046043C"/>
    <w:rsid w:val="004611D5"/>
    <w:rsid w:val="00463E07"/>
    <w:rsid w:val="004670D2"/>
    <w:rsid w:val="00470198"/>
    <w:rsid w:val="0047037D"/>
    <w:rsid w:val="00471B41"/>
    <w:rsid w:val="004720C8"/>
    <w:rsid w:val="0047355B"/>
    <w:rsid w:val="00473AC9"/>
    <w:rsid w:val="00473BB5"/>
    <w:rsid w:val="00473D83"/>
    <w:rsid w:val="00475F42"/>
    <w:rsid w:val="004779B0"/>
    <w:rsid w:val="004815C2"/>
    <w:rsid w:val="00482CF5"/>
    <w:rsid w:val="00484314"/>
    <w:rsid w:val="00484551"/>
    <w:rsid w:val="0048517F"/>
    <w:rsid w:val="0048618A"/>
    <w:rsid w:val="004874E0"/>
    <w:rsid w:val="004906FE"/>
    <w:rsid w:val="00490CBD"/>
    <w:rsid w:val="00491017"/>
    <w:rsid w:val="00492CFF"/>
    <w:rsid w:val="00492E6D"/>
    <w:rsid w:val="004941A3"/>
    <w:rsid w:val="00494E56"/>
    <w:rsid w:val="00494EAC"/>
    <w:rsid w:val="0049526F"/>
    <w:rsid w:val="00495EFE"/>
    <w:rsid w:val="0049757A"/>
    <w:rsid w:val="004A1602"/>
    <w:rsid w:val="004A450A"/>
    <w:rsid w:val="004A4973"/>
    <w:rsid w:val="004A59CA"/>
    <w:rsid w:val="004A5C75"/>
    <w:rsid w:val="004A624A"/>
    <w:rsid w:val="004A70F4"/>
    <w:rsid w:val="004A7987"/>
    <w:rsid w:val="004A7EF0"/>
    <w:rsid w:val="004B1B9A"/>
    <w:rsid w:val="004B1D28"/>
    <w:rsid w:val="004B393C"/>
    <w:rsid w:val="004B3B29"/>
    <w:rsid w:val="004B4709"/>
    <w:rsid w:val="004B5674"/>
    <w:rsid w:val="004B7F0D"/>
    <w:rsid w:val="004C09D6"/>
    <w:rsid w:val="004C19C1"/>
    <w:rsid w:val="004C2902"/>
    <w:rsid w:val="004C3BAC"/>
    <w:rsid w:val="004C48D7"/>
    <w:rsid w:val="004C4A92"/>
    <w:rsid w:val="004C5EE4"/>
    <w:rsid w:val="004C67F6"/>
    <w:rsid w:val="004C6854"/>
    <w:rsid w:val="004C6FF1"/>
    <w:rsid w:val="004C7765"/>
    <w:rsid w:val="004D1066"/>
    <w:rsid w:val="004D44BA"/>
    <w:rsid w:val="004D50EC"/>
    <w:rsid w:val="004D555A"/>
    <w:rsid w:val="004D6DB3"/>
    <w:rsid w:val="004D72B5"/>
    <w:rsid w:val="004D7BFE"/>
    <w:rsid w:val="004E076F"/>
    <w:rsid w:val="004E0A89"/>
    <w:rsid w:val="004E10FB"/>
    <w:rsid w:val="004E124F"/>
    <w:rsid w:val="004E139F"/>
    <w:rsid w:val="004E184F"/>
    <w:rsid w:val="004E1B4A"/>
    <w:rsid w:val="004E1D55"/>
    <w:rsid w:val="004E29BD"/>
    <w:rsid w:val="004E3175"/>
    <w:rsid w:val="004E33F7"/>
    <w:rsid w:val="004E49E2"/>
    <w:rsid w:val="004E5CFA"/>
    <w:rsid w:val="004E6164"/>
    <w:rsid w:val="004E651F"/>
    <w:rsid w:val="004F07D1"/>
    <w:rsid w:val="004F0B26"/>
    <w:rsid w:val="004F13FB"/>
    <w:rsid w:val="004F1B9E"/>
    <w:rsid w:val="004F24AC"/>
    <w:rsid w:val="004F4394"/>
    <w:rsid w:val="004F515D"/>
    <w:rsid w:val="004F6107"/>
    <w:rsid w:val="004F7863"/>
    <w:rsid w:val="00500684"/>
    <w:rsid w:val="00500F30"/>
    <w:rsid w:val="00502628"/>
    <w:rsid w:val="0050300B"/>
    <w:rsid w:val="0050302E"/>
    <w:rsid w:val="005034C5"/>
    <w:rsid w:val="005042C7"/>
    <w:rsid w:val="00505CE2"/>
    <w:rsid w:val="005061B7"/>
    <w:rsid w:val="0050684C"/>
    <w:rsid w:val="0050728C"/>
    <w:rsid w:val="00507BF0"/>
    <w:rsid w:val="00510F1B"/>
    <w:rsid w:val="005133A5"/>
    <w:rsid w:val="0051379D"/>
    <w:rsid w:val="00513E29"/>
    <w:rsid w:val="00514384"/>
    <w:rsid w:val="00514B60"/>
    <w:rsid w:val="005159FF"/>
    <w:rsid w:val="0051718A"/>
    <w:rsid w:val="00517A81"/>
    <w:rsid w:val="00520473"/>
    <w:rsid w:val="00520D38"/>
    <w:rsid w:val="00521BC4"/>
    <w:rsid w:val="005242A1"/>
    <w:rsid w:val="00524C2C"/>
    <w:rsid w:val="005261C9"/>
    <w:rsid w:val="00526367"/>
    <w:rsid w:val="00526E35"/>
    <w:rsid w:val="00531677"/>
    <w:rsid w:val="00531E5D"/>
    <w:rsid w:val="0053287C"/>
    <w:rsid w:val="00532881"/>
    <w:rsid w:val="00532A94"/>
    <w:rsid w:val="005342F4"/>
    <w:rsid w:val="0053480D"/>
    <w:rsid w:val="00534BCE"/>
    <w:rsid w:val="005366B0"/>
    <w:rsid w:val="00536F4D"/>
    <w:rsid w:val="00537681"/>
    <w:rsid w:val="005376CA"/>
    <w:rsid w:val="00537F73"/>
    <w:rsid w:val="00540E73"/>
    <w:rsid w:val="00540EC1"/>
    <w:rsid w:val="005418B9"/>
    <w:rsid w:val="00542DEA"/>
    <w:rsid w:val="0054370F"/>
    <w:rsid w:val="00544668"/>
    <w:rsid w:val="005447AD"/>
    <w:rsid w:val="00550925"/>
    <w:rsid w:val="00550F62"/>
    <w:rsid w:val="005517D8"/>
    <w:rsid w:val="00551B7F"/>
    <w:rsid w:val="005527A1"/>
    <w:rsid w:val="00552BFF"/>
    <w:rsid w:val="0055495B"/>
    <w:rsid w:val="00554D81"/>
    <w:rsid w:val="00555242"/>
    <w:rsid w:val="00555F31"/>
    <w:rsid w:val="0055773A"/>
    <w:rsid w:val="00557F0D"/>
    <w:rsid w:val="00561BF4"/>
    <w:rsid w:val="005625D7"/>
    <w:rsid w:val="00563F17"/>
    <w:rsid w:val="0056449C"/>
    <w:rsid w:val="0056610F"/>
    <w:rsid w:val="0056733C"/>
    <w:rsid w:val="0057043F"/>
    <w:rsid w:val="0057136C"/>
    <w:rsid w:val="005718D8"/>
    <w:rsid w:val="00572028"/>
    <w:rsid w:val="005729B6"/>
    <w:rsid w:val="0057409C"/>
    <w:rsid w:val="005740B9"/>
    <w:rsid w:val="00574919"/>
    <w:rsid w:val="00574979"/>
    <w:rsid w:val="00575A83"/>
    <w:rsid w:val="00575B4C"/>
    <w:rsid w:val="00575BCA"/>
    <w:rsid w:val="00576434"/>
    <w:rsid w:val="00577E8A"/>
    <w:rsid w:val="00581D71"/>
    <w:rsid w:val="00583B9E"/>
    <w:rsid w:val="005841E9"/>
    <w:rsid w:val="00585432"/>
    <w:rsid w:val="00585EB5"/>
    <w:rsid w:val="00586E18"/>
    <w:rsid w:val="005909FD"/>
    <w:rsid w:val="00591110"/>
    <w:rsid w:val="00591ED7"/>
    <w:rsid w:val="0059340D"/>
    <w:rsid w:val="00595DD8"/>
    <w:rsid w:val="00596FFE"/>
    <w:rsid w:val="005A0961"/>
    <w:rsid w:val="005A42A3"/>
    <w:rsid w:val="005A5A6C"/>
    <w:rsid w:val="005A5B6E"/>
    <w:rsid w:val="005A603C"/>
    <w:rsid w:val="005A6304"/>
    <w:rsid w:val="005A6603"/>
    <w:rsid w:val="005A6AB6"/>
    <w:rsid w:val="005A72BC"/>
    <w:rsid w:val="005B0344"/>
    <w:rsid w:val="005B0B4C"/>
    <w:rsid w:val="005B2B08"/>
    <w:rsid w:val="005B2BB7"/>
    <w:rsid w:val="005B3EE8"/>
    <w:rsid w:val="005B4272"/>
    <w:rsid w:val="005B520E"/>
    <w:rsid w:val="005B54B0"/>
    <w:rsid w:val="005B6A0D"/>
    <w:rsid w:val="005B74F9"/>
    <w:rsid w:val="005B75A2"/>
    <w:rsid w:val="005C096B"/>
    <w:rsid w:val="005C0F45"/>
    <w:rsid w:val="005C29E9"/>
    <w:rsid w:val="005C30C9"/>
    <w:rsid w:val="005C3F59"/>
    <w:rsid w:val="005C41ED"/>
    <w:rsid w:val="005C4842"/>
    <w:rsid w:val="005C75CD"/>
    <w:rsid w:val="005C7747"/>
    <w:rsid w:val="005D0433"/>
    <w:rsid w:val="005D0AE9"/>
    <w:rsid w:val="005D309C"/>
    <w:rsid w:val="005D31E9"/>
    <w:rsid w:val="005D329C"/>
    <w:rsid w:val="005D33E3"/>
    <w:rsid w:val="005D5662"/>
    <w:rsid w:val="005D58E2"/>
    <w:rsid w:val="005D70BE"/>
    <w:rsid w:val="005D729F"/>
    <w:rsid w:val="005E087F"/>
    <w:rsid w:val="005E0E43"/>
    <w:rsid w:val="005E157E"/>
    <w:rsid w:val="005E1F98"/>
    <w:rsid w:val="005E2800"/>
    <w:rsid w:val="005E2F68"/>
    <w:rsid w:val="005E35D0"/>
    <w:rsid w:val="005E475B"/>
    <w:rsid w:val="005E5966"/>
    <w:rsid w:val="005E743A"/>
    <w:rsid w:val="005F075D"/>
    <w:rsid w:val="005F1FAF"/>
    <w:rsid w:val="005F219D"/>
    <w:rsid w:val="005F2B5C"/>
    <w:rsid w:val="005F2CCD"/>
    <w:rsid w:val="005F36FF"/>
    <w:rsid w:val="005F3C27"/>
    <w:rsid w:val="005F4575"/>
    <w:rsid w:val="005F5302"/>
    <w:rsid w:val="005F6466"/>
    <w:rsid w:val="0060008D"/>
    <w:rsid w:val="00601116"/>
    <w:rsid w:val="00601BFD"/>
    <w:rsid w:val="00602A68"/>
    <w:rsid w:val="00602CBB"/>
    <w:rsid w:val="006035DE"/>
    <w:rsid w:val="0060401F"/>
    <w:rsid w:val="00604684"/>
    <w:rsid w:val="00605707"/>
    <w:rsid w:val="00605825"/>
    <w:rsid w:val="00606948"/>
    <w:rsid w:val="00606D7F"/>
    <w:rsid w:val="00607702"/>
    <w:rsid w:val="006100C3"/>
    <w:rsid w:val="00611B79"/>
    <w:rsid w:val="00612112"/>
    <w:rsid w:val="00612CB7"/>
    <w:rsid w:val="006131BC"/>
    <w:rsid w:val="00613662"/>
    <w:rsid w:val="00613A65"/>
    <w:rsid w:val="00613DB2"/>
    <w:rsid w:val="00613DD6"/>
    <w:rsid w:val="00614C05"/>
    <w:rsid w:val="00614C49"/>
    <w:rsid w:val="006150AD"/>
    <w:rsid w:val="00615172"/>
    <w:rsid w:val="00615880"/>
    <w:rsid w:val="00615DCD"/>
    <w:rsid w:val="006162D7"/>
    <w:rsid w:val="00616EBA"/>
    <w:rsid w:val="0062188F"/>
    <w:rsid w:val="00622152"/>
    <w:rsid w:val="00622859"/>
    <w:rsid w:val="0062380A"/>
    <w:rsid w:val="00624021"/>
    <w:rsid w:val="00624E35"/>
    <w:rsid w:val="00624E3E"/>
    <w:rsid w:val="00626E75"/>
    <w:rsid w:val="00627721"/>
    <w:rsid w:val="0063038C"/>
    <w:rsid w:val="006303DC"/>
    <w:rsid w:val="00630C79"/>
    <w:rsid w:val="00631A05"/>
    <w:rsid w:val="00632052"/>
    <w:rsid w:val="00632C50"/>
    <w:rsid w:val="00633087"/>
    <w:rsid w:val="0063385B"/>
    <w:rsid w:val="00633DCB"/>
    <w:rsid w:val="00634155"/>
    <w:rsid w:val="00634BA5"/>
    <w:rsid w:val="0063741D"/>
    <w:rsid w:val="006378D0"/>
    <w:rsid w:val="00637B90"/>
    <w:rsid w:val="00637FCE"/>
    <w:rsid w:val="00642205"/>
    <w:rsid w:val="0064311C"/>
    <w:rsid w:val="006432BA"/>
    <w:rsid w:val="0064453C"/>
    <w:rsid w:val="00644E56"/>
    <w:rsid w:val="0064555D"/>
    <w:rsid w:val="00645853"/>
    <w:rsid w:val="00645D22"/>
    <w:rsid w:val="00646052"/>
    <w:rsid w:val="006474C6"/>
    <w:rsid w:val="006476B7"/>
    <w:rsid w:val="0064778D"/>
    <w:rsid w:val="00647B42"/>
    <w:rsid w:val="00647D73"/>
    <w:rsid w:val="00651A08"/>
    <w:rsid w:val="00651E68"/>
    <w:rsid w:val="0065209E"/>
    <w:rsid w:val="006540B4"/>
    <w:rsid w:val="00654204"/>
    <w:rsid w:val="00654615"/>
    <w:rsid w:val="0065690B"/>
    <w:rsid w:val="00656EFE"/>
    <w:rsid w:val="00657B02"/>
    <w:rsid w:val="006600FF"/>
    <w:rsid w:val="00660B6F"/>
    <w:rsid w:val="006616B0"/>
    <w:rsid w:val="00661D4C"/>
    <w:rsid w:val="00662A67"/>
    <w:rsid w:val="00662B0A"/>
    <w:rsid w:val="00663778"/>
    <w:rsid w:val="006644B2"/>
    <w:rsid w:val="00664508"/>
    <w:rsid w:val="00665B0F"/>
    <w:rsid w:val="00670434"/>
    <w:rsid w:val="00670FCD"/>
    <w:rsid w:val="00672392"/>
    <w:rsid w:val="006741B2"/>
    <w:rsid w:val="0068039B"/>
    <w:rsid w:val="00681318"/>
    <w:rsid w:val="00682593"/>
    <w:rsid w:val="00682D2B"/>
    <w:rsid w:val="00682FF0"/>
    <w:rsid w:val="006835AC"/>
    <w:rsid w:val="0068442D"/>
    <w:rsid w:val="00684CDE"/>
    <w:rsid w:val="006909D9"/>
    <w:rsid w:val="00690E2B"/>
    <w:rsid w:val="00691445"/>
    <w:rsid w:val="00691E6B"/>
    <w:rsid w:val="006925CE"/>
    <w:rsid w:val="00692DF9"/>
    <w:rsid w:val="006937D7"/>
    <w:rsid w:val="006954E7"/>
    <w:rsid w:val="00695A3B"/>
    <w:rsid w:val="00695F91"/>
    <w:rsid w:val="00697591"/>
    <w:rsid w:val="006A0C1B"/>
    <w:rsid w:val="006A12BA"/>
    <w:rsid w:val="006A150D"/>
    <w:rsid w:val="006A1779"/>
    <w:rsid w:val="006A1FAA"/>
    <w:rsid w:val="006A3198"/>
    <w:rsid w:val="006A4889"/>
    <w:rsid w:val="006A7E6F"/>
    <w:rsid w:val="006B02DA"/>
    <w:rsid w:val="006B0C3C"/>
    <w:rsid w:val="006B1510"/>
    <w:rsid w:val="006B1962"/>
    <w:rsid w:val="006B1FE7"/>
    <w:rsid w:val="006B2F49"/>
    <w:rsid w:val="006B3203"/>
    <w:rsid w:val="006B39F6"/>
    <w:rsid w:val="006B5BB4"/>
    <w:rsid w:val="006B618D"/>
    <w:rsid w:val="006B65B6"/>
    <w:rsid w:val="006B665F"/>
    <w:rsid w:val="006B6B66"/>
    <w:rsid w:val="006C001D"/>
    <w:rsid w:val="006C029F"/>
    <w:rsid w:val="006C07A5"/>
    <w:rsid w:val="006C10C6"/>
    <w:rsid w:val="006C14A1"/>
    <w:rsid w:val="006C1B51"/>
    <w:rsid w:val="006C31CB"/>
    <w:rsid w:val="006C4A21"/>
    <w:rsid w:val="006C604D"/>
    <w:rsid w:val="006C60C3"/>
    <w:rsid w:val="006C73BE"/>
    <w:rsid w:val="006D0147"/>
    <w:rsid w:val="006D073A"/>
    <w:rsid w:val="006D0B54"/>
    <w:rsid w:val="006D26A7"/>
    <w:rsid w:val="006D292D"/>
    <w:rsid w:val="006D496F"/>
    <w:rsid w:val="006D5091"/>
    <w:rsid w:val="006D7539"/>
    <w:rsid w:val="006D7D5F"/>
    <w:rsid w:val="006E1E65"/>
    <w:rsid w:val="006E2056"/>
    <w:rsid w:val="006E5D50"/>
    <w:rsid w:val="006E61AB"/>
    <w:rsid w:val="006E67BA"/>
    <w:rsid w:val="006F45F6"/>
    <w:rsid w:val="006F4B49"/>
    <w:rsid w:val="006F4FDF"/>
    <w:rsid w:val="006F5B13"/>
    <w:rsid w:val="006F673A"/>
    <w:rsid w:val="006F6D3D"/>
    <w:rsid w:val="006F7E75"/>
    <w:rsid w:val="00700327"/>
    <w:rsid w:val="007003F9"/>
    <w:rsid w:val="007004FB"/>
    <w:rsid w:val="00701449"/>
    <w:rsid w:val="007015CE"/>
    <w:rsid w:val="00702F30"/>
    <w:rsid w:val="00702FBB"/>
    <w:rsid w:val="007035BE"/>
    <w:rsid w:val="00703CA4"/>
    <w:rsid w:val="007040A9"/>
    <w:rsid w:val="007044E0"/>
    <w:rsid w:val="007046E8"/>
    <w:rsid w:val="00705892"/>
    <w:rsid w:val="00705FDE"/>
    <w:rsid w:val="00706AC8"/>
    <w:rsid w:val="00706B5F"/>
    <w:rsid w:val="00707221"/>
    <w:rsid w:val="00707AED"/>
    <w:rsid w:val="00710B9C"/>
    <w:rsid w:val="0071138D"/>
    <w:rsid w:val="00712E68"/>
    <w:rsid w:val="007130C9"/>
    <w:rsid w:val="00714444"/>
    <w:rsid w:val="007145FC"/>
    <w:rsid w:val="00714CBB"/>
    <w:rsid w:val="00715745"/>
    <w:rsid w:val="00715BEA"/>
    <w:rsid w:val="0071678E"/>
    <w:rsid w:val="00716F8D"/>
    <w:rsid w:val="0072117F"/>
    <w:rsid w:val="00721681"/>
    <w:rsid w:val="00721BA3"/>
    <w:rsid w:val="007230F9"/>
    <w:rsid w:val="00724BB1"/>
    <w:rsid w:val="007262FA"/>
    <w:rsid w:val="00727769"/>
    <w:rsid w:val="0073069F"/>
    <w:rsid w:val="007306E0"/>
    <w:rsid w:val="007312F0"/>
    <w:rsid w:val="00731AE0"/>
    <w:rsid w:val="00731C82"/>
    <w:rsid w:val="00731ED1"/>
    <w:rsid w:val="00732A8A"/>
    <w:rsid w:val="00732B62"/>
    <w:rsid w:val="007365DF"/>
    <w:rsid w:val="00737F7C"/>
    <w:rsid w:val="00740EEA"/>
    <w:rsid w:val="00741149"/>
    <w:rsid w:val="007411D7"/>
    <w:rsid w:val="007423B4"/>
    <w:rsid w:val="00745041"/>
    <w:rsid w:val="00745390"/>
    <w:rsid w:val="00745437"/>
    <w:rsid w:val="007458CF"/>
    <w:rsid w:val="00747DB0"/>
    <w:rsid w:val="007507FD"/>
    <w:rsid w:val="0075135A"/>
    <w:rsid w:val="007524FE"/>
    <w:rsid w:val="0075298C"/>
    <w:rsid w:val="00753FC3"/>
    <w:rsid w:val="007555E5"/>
    <w:rsid w:val="00755A89"/>
    <w:rsid w:val="00757A7E"/>
    <w:rsid w:val="0076086D"/>
    <w:rsid w:val="00760F78"/>
    <w:rsid w:val="00762FEE"/>
    <w:rsid w:val="007636CC"/>
    <w:rsid w:val="0076380A"/>
    <w:rsid w:val="0076522D"/>
    <w:rsid w:val="007658CA"/>
    <w:rsid w:val="007666AD"/>
    <w:rsid w:val="007705EF"/>
    <w:rsid w:val="007711B6"/>
    <w:rsid w:val="00772F54"/>
    <w:rsid w:val="00773AA3"/>
    <w:rsid w:val="007741A6"/>
    <w:rsid w:val="00775AD0"/>
    <w:rsid w:val="00776D91"/>
    <w:rsid w:val="007776F2"/>
    <w:rsid w:val="007809CA"/>
    <w:rsid w:val="0078134D"/>
    <w:rsid w:val="007825D2"/>
    <w:rsid w:val="007845A3"/>
    <w:rsid w:val="00785656"/>
    <w:rsid w:val="00787D20"/>
    <w:rsid w:val="00787F49"/>
    <w:rsid w:val="00790641"/>
    <w:rsid w:val="00791462"/>
    <w:rsid w:val="00791F24"/>
    <w:rsid w:val="00792E1A"/>
    <w:rsid w:val="00794238"/>
    <w:rsid w:val="00794584"/>
    <w:rsid w:val="00794804"/>
    <w:rsid w:val="00794B3A"/>
    <w:rsid w:val="00794C01"/>
    <w:rsid w:val="00795B27"/>
    <w:rsid w:val="00797C9A"/>
    <w:rsid w:val="007A0A20"/>
    <w:rsid w:val="007A10A9"/>
    <w:rsid w:val="007A2D5C"/>
    <w:rsid w:val="007A3C71"/>
    <w:rsid w:val="007A635C"/>
    <w:rsid w:val="007B3207"/>
    <w:rsid w:val="007B33F1"/>
    <w:rsid w:val="007B363C"/>
    <w:rsid w:val="007B4AF8"/>
    <w:rsid w:val="007B6DDA"/>
    <w:rsid w:val="007B76AB"/>
    <w:rsid w:val="007C0308"/>
    <w:rsid w:val="007C0D67"/>
    <w:rsid w:val="007C1DCF"/>
    <w:rsid w:val="007C2FF2"/>
    <w:rsid w:val="007C42D1"/>
    <w:rsid w:val="007C437D"/>
    <w:rsid w:val="007C4F05"/>
    <w:rsid w:val="007C5BEE"/>
    <w:rsid w:val="007C69FB"/>
    <w:rsid w:val="007C6A37"/>
    <w:rsid w:val="007D07A8"/>
    <w:rsid w:val="007D1814"/>
    <w:rsid w:val="007D19E3"/>
    <w:rsid w:val="007D3257"/>
    <w:rsid w:val="007D339D"/>
    <w:rsid w:val="007D3EA3"/>
    <w:rsid w:val="007D4A6A"/>
    <w:rsid w:val="007D6232"/>
    <w:rsid w:val="007D7353"/>
    <w:rsid w:val="007E1529"/>
    <w:rsid w:val="007E15AB"/>
    <w:rsid w:val="007E1E70"/>
    <w:rsid w:val="007E2238"/>
    <w:rsid w:val="007E5B8A"/>
    <w:rsid w:val="007F1A70"/>
    <w:rsid w:val="007F1F99"/>
    <w:rsid w:val="007F2DB5"/>
    <w:rsid w:val="007F2EDF"/>
    <w:rsid w:val="007F3D69"/>
    <w:rsid w:val="007F415B"/>
    <w:rsid w:val="007F4747"/>
    <w:rsid w:val="007F5DF4"/>
    <w:rsid w:val="007F768F"/>
    <w:rsid w:val="008016BA"/>
    <w:rsid w:val="00802965"/>
    <w:rsid w:val="00802F51"/>
    <w:rsid w:val="0080336E"/>
    <w:rsid w:val="00803579"/>
    <w:rsid w:val="00805270"/>
    <w:rsid w:val="008053B7"/>
    <w:rsid w:val="008066F8"/>
    <w:rsid w:val="00806A5E"/>
    <w:rsid w:val="008074F4"/>
    <w:rsid w:val="0080791D"/>
    <w:rsid w:val="00807E13"/>
    <w:rsid w:val="00807F26"/>
    <w:rsid w:val="00810047"/>
    <w:rsid w:val="008104AA"/>
    <w:rsid w:val="008125C8"/>
    <w:rsid w:val="008126B5"/>
    <w:rsid w:val="00813E81"/>
    <w:rsid w:val="00813FB9"/>
    <w:rsid w:val="00814639"/>
    <w:rsid w:val="0081463C"/>
    <w:rsid w:val="00815708"/>
    <w:rsid w:val="008157EE"/>
    <w:rsid w:val="00815ACF"/>
    <w:rsid w:val="00816D71"/>
    <w:rsid w:val="00820C00"/>
    <w:rsid w:val="00821414"/>
    <w:rsid w:val="008220EF"/>
    <w:rsid w:val="00822671"/>
    <w:rsid w:val="00823913"/>
    <w:rsid w:val="00825606"/>
    <w:rsid w:val="00825FF1"/>
    <w:rsid w:val="0082708C"/>
    <w:rsid w:val="008272EF"/>
    <w:rsid w:val="0083095C"/>
    <w:rsid w:val="00833406"/>
    <w:rsid w:val="008347FC"/>
    <w:rsid w:val="0083484F"/>
    <w:rsid w:val="0083493C"/>
    <w:rsid w:val="008349E1"/>
    <w:rsid w:val="00836367"/>
    <w:rsid w:val="008416A6"/>
    <w:rsid w:val="008422B8"/>
    <w:rsid w:val="00842735"/>
    <w:rsid w:val="00844789"/>
    <w:rsid w:val="0084491D"/>
    <w:rsid w:val="00844FB0"/>
    <w:rsid w:val="008466B9"/>
    <w:rsid w:val="00850234"/>
    <w:rsid w:val="00850CD1"/>
    <w:rsid w:val="00851412"/>
    <w:rsid w:val="00853D18"/>
    <w:rsid w:val="008547DA"/>
    <w:rsid w:val="00854E0A"/>
    <w:rsid w:val="008550B6"/>
    <w:rsid w:val="008556C3"/>
    <w:rsid w:val="00856095"/>
    <w:rsid w:val="008560F7"/>
    <w:rsid w:val="0085662B"/>
    <w:rsid w:val="0085774D"/>
    <w:rsid w:val="00862092"/>
    <w:rsid w:val="008627FA"/>
    <w:rsid w:val="008631F8"/>
    <w:rsid w:val="0086378E"/>
    <w:rsid w:val="00867168"/>
    <w:rsid w:val="008726E3"/>
    <w:rsid w:val="00872998"/>
    <w:rsid w:val="008729CD"/>
    <w:rsid w:val="00873603"/>
    <w:rsid w:val="00875FA0"/>
    <w:rsid w:val="0087664F"/>
    <w:rsid w:val="008766AD"/>
    <w:rsid w:val="00876D7A"/>
    <w:rsid w:val="00876E3E"/>
    <w:rsid w:val="0087779C"/>
    <w:rsid w:val="00880AEA"/>
    <w:rsid w:val="0088106C"/>
    <w:rsid w:val="0088290C"/>
    <w:rsid w:val="0088358F"/>
    <w:rsid w:val="00886346"/>
    <w:rsid w:val="00887B40"/>
    <w:rsid w:val="00892B05"/>
    <w:rsid w:val="00893C7D"/>
    <w:rsid w:val="00894547"/>
    <w:rsid w:val="00894F7C"/>
    <w:rsid w:val="0089557C"/>
    <w:rsid w:val="00897DB2"/>
    <w:rsid w:val="008A04B7"/>
    <w:rsid w:val="008A1D9D"/>
    <w:rsid w:val="008A2C7D"/>
    <w:rsid w:val="008A4652"/>
    <w:rsid w:val="008A6B76"/>
    <w:rsid w:val="008A72F6"/>
    <w:rsid w:val="008A7328"/>
    <w:rsid w:val="008B1B6B"/>
    <w:rsid w:val="008B1E11"/>
    <w:rsid w:val="008B3404"/>
    <w:rsid w:val="008B3A7D"/>
    <w:rsid w:val="008B3D55"/>
    <w:rsid w:val="008B4086"/>
    <w:rsid w:val="008B5096"/>
    <w:rsid w:val="008B50BF"/>
    <w:rsid w:val="008B5D11"/>
    <w:rsid w:val="008B5E7F"/>
    <w:rsid w:val="008B6524"/>
    <w:rsid w:val="008B75AE"/>
    <w:rsid w:val="008C0F6D"/>
    <w:rsid w:val="008C36B9"/>
    <w:rsid w:val="008C4B23"/>
    <w:rsid w:val="008C4C31"/>
    <w:rsid w:val="008C621E"/>
    <w:rsid w:val="008C6257"/>
    <w:rsid w:val="008C631F"/>
    <w:rsid w:val="008D0218"/>
    <w:rsid w:val="008D16D5"/>
    <w:rsid w:val="008D2B63"/>
    <w:rsid w:val="008D2BD3"/>
    <w:rsid w:val="008D3627"/>
    <w:rsid w:val="008D42D5"/>
    <w:rsid w:val="008D4E85"/>
    <w:rsid w:val="008D560C"/>
    <w:rsid w:val="008D7730"/>
    <w:rsid w:val="008D79F6"/>
    <w:rsid w:val="008E0267"/>
    <w:rsid w:val="008E0799"/>
    <w:rsid w:val="008E160E"/>
    <w:rsid w:val="008E18E8"/>
    <w:rsid w:val="008E1979"/>
    <w:rsid w:val="008E2194"/>
    <w:rsid w:val="008E24E8"/>
    <w:rsid w:val="008E2A5C"/>
    <w:rsid w:val="008E3C9F"/>
    <w:rsid w:val="008E4614"/>
    <w:rsid w:val="008E49B8"/>
    <w:rsid w:val="008E5301"/>
    <w:rsid w:val="008E574D"/>
    <w:rsid w:val="008E6727"/>
    <w:rsid w:val="008F01C1"/>
    <w:rsid w:val="008F024B"/>
    <w:rsid w:val="008F02A0"/>
    <w:rsid w:val="008F1A27"/>
    <w:rsid w:val="008F2457"/>
    <w:rsid w:val="008F2F42"/>
    <w:rsid w:val="008F3C0F"/>
    <w:rsid w:val="008F46D2"/>
    <w:rsid w:val="008F687C"/>
    <w:rsid w:val="008F6E2C"/>
    <w:rsid w:val="008F772E"/>
    <w:rsid w:val="0090055C"/>
    <w:rsid w:val="009005FE"/>
    <w:rsid w:val="00900A20"/>
    <w:rsid w:val="00902FC5"/>
    <w:rsid w:val="0090324D"/>
    <w:rsid w:val="0090458B"/>
    <w:rsid w:val="0090476A"/>
    <w:rsid w:val="00906D7F"/>
    <w:rsid w:val="00907082"/>
    <w:rsid w:val="00907E5C"/>
    <w:rsid w:val="00911580"/>
    <w:rsid w:val="0091395A"/>
    <w:rsid w:val="00913DE2"/>
    <w:rsid w:val="00915ABA"/>
    <w:rsid w:val="00915DC2"/>
    <w:rsid w:val="00916486"/>
    <w:rsid w:val="00917007"/>
    <w:rsid w:val="009177CF"/>
    <w:rsid w:val="00920899"/>
    <w:rsid w:val="00922308"/>
    <w:rsid w:val="00923C5A"/>
    <w:rsid w:val="00924AA2"/>
    <w:rsid w:val="00926B1B"/>
    <w:rsid w:val="00927B38"/>
    <w:rsid w:val="009303D9"/>
    <w:rsid w:val="00930ECA"/>
    <w:rsid w:val="0093118F"/>
    <w:rsid w:val="00931C3E"/>
    <w:rsid w:val="00932FAD"/>
    <w:rsid w:val="00933418"/>
    <w:rsid w:val="0093389F"/>
    <w:rsid w:val="00933C64"/>
    <w:rsid w:val="00934435"/>
    <w:rsid w:val="00934F0F"/>
    <w:rsid w:val="00934FB5"/>
    <w:rsid w:val="009358C6"/>
    <w:rsid w:val="00935D21"/>
    <w:rsid w:val="009400FB"/>
    <w:rsid w:val="0094068A"/>
    <w:rsid w:val="009408D3"/>
    <w:rsid w:val="0094166E"/>
    <w:rsid w:val="009417BB"/>
    <w:rsid w:val="009426FB"/>
    <w:rsid w:val="00942999"/>
    <w:rsid w:val="0094354F"/>
    <w:rsid w:val="0094388C"/>
    <w:rsid w:val="00944A39"/>
    <w:rsid w:val="00944F8F"/>
    <w:rsid w:val="00945E7D"/>
    <w:rsid w:val="00946365"/>
    <w:rsid w:val="00947108"/>
    <w:rsid w:val="009472BB"/>
    <w:rsid w:val="00951272"/>
    <w:rsid w:val="009518A8"/>
    <w:rsid w:val="00953956"/>
    <w:rsid w:val="0095592E"/>
    <w:rsid w:val="00960735"/>
    <w:rsid w:val="00961E28"/>
    <w:rsid w:val="009631EF"/>
    <w:rsid w:val="00963537"/>
    <w:rsid w:val="00963C9C"/>
    <w:rsid w:val="00963EC9"/>
    <w:rsid w:val="009647F3"/>
    <w:rsid w:val="00964932"/>
    <w:rsid w:val="009669EB"/>
    <w:rsid w:val="00970823"/>
    <w:rsid w:val="009710DB"/>
    <w:rsid w:val="0097111C"/>
    <w:rsid w:val="00971371"/>
    <w:rsid w:val="00972012"/>
    <w:rsid w:val="00972203"/>
    <w:rsid w:val="00972599"/>
    <w:rsid w:val="00973ECC"/>
    <w:rsid w:val="00975E48"/>
    <w:rsid w:val="0097683C"/>
    <w:rsid w:val="00976CD3"/>
    <w:rsid w:val="009772F7"/>
    <w:rsid w:val="009773A6"/>
    <w:rsid w:val="00977C4F"/>
    <w:rsid w:val="00977DC5"/>
    <w:rsid w:val="0098216F"/>
    <w:rsid w:val="00982265"/>
    <w:rsid w:val="009832A2"/>
    <w:rsid w:val="009845F2"/>
    <w:rsid w:val="009853EA"/>
    <w:rsid w:val="00985F23"/>
    <w:rsid w:val="009863B7"/>
    <w:rsid w:val="00986DEE"/>
    <w:rsid w:val="009879A5"/>
    <w:rsid w:val="00990EC5"/>
    <w:rsid w:val="00991132"/>
    <w:rsid w:val="009916D8"/>
    <w:rsid w:val="00994948"/>
    <w:rsid w:val="0099533A"/>
    <w:rsid w:val="009A1C6D"/>
    <w:rsid w:val="009A33A8"/>
    <w:rsid w:val="009A34BA"/>
    <w:rsid w:val="009A4983"/>
    <w:rsid w:val="009A4DC0"/>
    <w:rsid w:val="009A59AD"/>
    <w:rsid w:val="009A7B1E"/>
    <w:rsid w:val="009B13C3"/>
    <w:rsid w:val="009B20A7"/>
    <w:rsid w:val="009B2390"/>
    <w:rsid w:val="009B34CE"/>
    <w:rsid w:val="009B44A0"/>
    <w:rsid w:val="009B4A10"/>
    <w:rsid w:val="009B4F07"/>
    <w:rsid w:val="009B6459"/>
    <w:rsid w:val="009B76B4"/>
    <w:rsid w:val="009B79FC"/>
    <w:rsid w:val="009C17D5"/>
    <w:rsid w:val="009C224E"/>
    <w:rsid w:val="009C416F"/>
    <w:rsid w:val="009C584A"/>
    <w:rsid w:val="009C64A6"/>
    <w:rsid w:val="009C6FB1"/>
    <w:rsid w:val="009C7D0C"/>
    <w:rsid w:val="009D0D5E"/>
    <w:rsid w:val="009D1298"/>
    <w:rsid w:val="009D15D3"/>
    <w:rsid w:val="009D16CB"/>
    <w:rsid w:val="009D2E51"/>
    <w:rsid w:val="009D31B6"/>
    <w:rsid w:val="009D5129"/>
    <w:rsid w:val="009D5673"/>
    <w:rsid w:val="009D6270"/>
    <w:rsid w:val="009D7675"/>
    <w:rsid w:val="009E0C94"/>
    <w:rsid w:val="009E0E84"/>
    <w:rsid w:val="009E2148"/>
    <w:rsid w:val="009E2B42"/>
    <w:rsid w:val="009E2CE2"/>
    <w:rsid w:val="009E358F"/>
    <w:rsid w:val="009E7579"/>
    <w:rsid w:val="009E7625"/>
    <w:rsid w:val="009E78D4"/>
    <w:rsid w:val="009E7E19"/>
    <w:rsid w:val="009F0A11"/>
    <w:rsid w:val="009F1D79"/>
    <w:rsid w:val="009F4B0C"/>
    <w:rsid w:val="009F763C"/>
    <w:rsid w:val="009F79FE"/>
    <w:rsid w:val="00A01032"/>
    <w:rsid w:val="00A01AED"/>
    <w:rsid w:val="00A02A5F"/>
    <w:rsid w:val="00A02F6C"/>
    <w:rsid w:val="00A04D35"/>
    <w:rsid w:val="00A04E62"/>
    <w:rsid w:val="00A05542"/>
    <w:rsid w:val="00A059B3"/>
    <w:rsid w:val="00A0638E"/>
    <w:rsid w:val="00A07CA2"/>
    <w:rsid w:val="00A116AA"/>
    <w:rsid w:val="00A11ED4"/>
    <w:rsid w:val="00A12C7A"/>
    <w:rsid w:val="00A12E60"/>
    <w:rsid w:val="00A135B3"/>
    <w:rsid w:val="00A17063"/>
    <w:rsid w:val="00A17341"/>
    <w:rsid w:val="00A17610"/>
    <w:rsid w:val="00A17DF3"/>
    <w:rsid w:val="00A17F68"/>
    <w:rsid w:val="00A20C0C"/>
    <w:rsid w:val="00A222FA"/>
    <w:rsid w:val="00A241C2"/>
    <w:rsid w:val="00A24DA4"/>
    <w:rsid w:val="00A24E06"/>
    <w:rsid w:val="00A264E0"/>
    <w:rsid w:val="00A269D0"/>
    <w:rsid w:val="00A3403F"/>
    <w:rsid w:val="00A34E7D"/>
    <w:rsid w:val="00A350CB"/>
    <w:rsid w:val="00A35441"/>
    <w:rsid w:val="00A36029"/>
    <w:rsid w:val="00A36CA9"/>
    <w:rsid w:val="00A37B19"/>
    <w:rsid w:val="00A4082D"/>
    <w:rsid w:val="00A411EF"/>
    <w:rsid w:val="00A41C5E"/>
    <w:rsid w:val="00A43465"/>
    <w:rsid w:val="00A467AF"/>
    <w:rsid w:val="00A509B0"/>
    <w:rsid w:val="00A51BB7"/>
    <w:rsid w:val="00A52AC9"/>
    <w:rsid w:val="00A5380C"/>
    <w:rsid w:val="00A540DB"/>
    <w:rsid w:val="00A54292"/>
    <w:rsid w:val="00A54FD8"/>
    <w:rsid w:val="00A55075"/>
    <w:rsid w:val="00A5720A"/>
    <w:rsid w:val="00A57262"/>
    <w:rsid w:val="00A578E5"/>
    <w:rsid w:val="00A57DDC"/>
    <w:rsid w:val="00A57FDE"/>
    <w:rsid w:val="00A6032F"/>
    <w:rsid w:val="00A628F0"/>
    <w:rsid w:val="00A62B2A"/>
    <w:rsid w:val="00A63815"/>
    <w:rsid w:val="00A6492D"/>
    <w:rsid w:val="00A64A62"/>
    <w:rsid w:val="00A64CFD"/>
    <w:rsid w:val="00A65301"/>
    <w:rsid w:val="00A6680A"/>
    <w:rsid w:val="00A66C53"/>
    <w:rsid w:val="00A701E8"/>
    <w:rsid w:val="00A7074D"/>
    <w:rsid w:val="00A70956"/>
    <w:rsid w:val="00A73001"/>
    <w:rsid w:val="00A7587F"/>
    <w:rsid w:val="00A766E3"/>
    <w:rsid w:val="00A80552"/>
    <w:rsid w:val="00A81231"/>
    <w:rsid w:val="00A81E19"/>
    <w:rsid w:val="00A83697"/>
    <w:rsid w:val="00A83DEA"/>
    <w:rsid w:val="00A84270"/>
    <w:rsid w:val="00A8653B"/>
    <w:rsid w:val="00A86D54"/>
    <w:rsid w:val="00A87212"/>
    <w:rsid w:val="00A87402"/>
    <w:rsid w:val="00A87D1C"/>
    <w:rsid w:val="00A9105F"/>
    <w:rsid w:val="00A91364"/>
    <w:rsid w:val="00A9143B"/>
    <w:rsid w:val="00A929C0"/>
    <w:rsid w:val="00A92FBB"/>
    <w:rsid w:val="00A95D30"/>
    <w:rsid w:val="00A966C2"/>
    <w:rsid w:val="00A96CFB"/>
    <w:rsid w:val="00A9715C"/>
    <w:rsid w:val="00A97BB4"/>
    <w:rsid w:val="00AA0ACC"/>
    <w:rsid w:val="00AA1C98"/>
    <w:rsid w:val="00AA1F3A"/>
    <w:rsid w:val="00AA2788"/>
    <w:rsid w:val="00AA3628"/>
    <w:rsid w:val="00AA40FE"/>
    <w:rsid w:val="00AA4FF9"/>
    <w:rsid w:val="00AB09F9"/>
    <w:rsid w:val="00AB0B81"/>
    <w:rsid w:val="00AB1034"/>
    <w:rsid w:val="00AB106B"/>
    <w:rsid w:val="00AB1124"/>
    <w:rsid w:val="00AB350E"/>
    <w:rsid w:val="00AB3F8F"/>
    <w:rsid w:val="00AB5B21"/>
    <w:rsid w:val="00AB6E4A"/>
    <w:rsid w:val="00AB7860"/>
    <w:rsid w:val="00AC0865"/>
    <w:rsid w:val="00AC0AA0"/>
    <w:rsid w:val="00AC1532"/>
    <w:rsid w:val="00AC3FE1"/>
    <w:rsid w:val="00AC43BC"/>
    <w:rsid w:val="00AC526F"/>
    <w:rsid w:val="00AC5B74"/>
    <w:rsid w:val="00AD024A"/>
    <w:rsid w:val="00AD143D"/>
    <w:rsid w:val="00AD4550"/>
    <w:rsid w:val="00AD523D"/>
    <w:rsid w:val="00AD6D78"/>
    <w:rsid w:val="00AD711B"/>
    <w:rsid w:val="00AD715F"/>
    <w:rsid w:val="00AD747E"/>
    <w:rsid w:val="00AD7F13"/>
    <w:rsid w:val="00AE0389"/>
    <w:rsid w:val="00AE0EDC"/>
    <w:rsid w:val="00AE1F74"/>
    <w:rsid w:val="00AE278B"/>
    <w:rsid w:val="00AE2BD3"/>
    <w:rsid w:val="00AE3409"/>
    <w:rsid w:val="00AE394E"/>
    <w:rsid w:val="00AE6141"/>
    <w:rsid w:val="00AE6FD3"/>
    <w:rsid w:val="00AE70F2"/>
    <w:rsid w:val="00AF03AE"/>
    <w:rsid w:val="00AF0644"/>
    <w:rsid w:val="00AF1621"/>
    <w:rsid w:val="00AF171B"/>
    <w:rsid w:val="00AF2B60"/>
    <w:rsid w:val="00AF2D06"/>
    <w:rsid w:val="00AF4627"/>
    <w:rsid w:val="00AF6514"/>
    <w:rsid w:val="00AF67AE"/>
    <w:rsid w:val="00AF6A33"/>
    <w:rsid w:val="00AF7A55"/>
    <w:rsid w:val="00AF7C5F"/>
    <w:rsid w:val="00AF7C6F"/>
    <w:rsid w:val="00B000D6"/>
    <w:rsid w:val="00B01153"/>
    <w:rsid w:val="00B030E9"/>
    <w:rsid w:val="00B035BE"/>
    <w:rsid w:val="00B04112"/>
    <w:rsid w:val="00B04D58"/>
    <w:rsid w:val="00B051B1"/>
    <w:rsid w:val="00B06165"/>
    <w:rsid w:val="00B06E0F"/>
    <w:rsid w:val="00B07FA9"/>
    <w:rsid w:val="00B11A60"/>
    <w:rsid w:val="00B13259"/>
    <w:rsid w:val="00B1350E"/>
    <w:rsid w:val="00B15EE2"/>
    <w:rsid w:val="00B16258"/>
    <w:rsid w:val="00B210A8"/>
    <w:rsid w:val="00B220A8"/>
    <w:rsid w:val="00B22613"/>
    <w:rsid w:val="00B22B51"/>
    <w:rsid w:val="00B23BEF"/>
    <w:rsid w:val="00B25636"/>
    <w:rsid w:val="00B25ED4"/>
    <w:rsid w:val="00B26CBC"/>
    <w:rsid w:val="00B301AF"/>
    <w:rsid w:val="00B302D8"/>
    <w:rsid w:val="00B32FEF"/>
    <w:rsid w:val="00B34F56"/>
    <w:rsid w:val="00B35D7D"/>
    <w:rsid w:val="00B360E0"/>
    <w:rsid w:val="00B3698D"/>
    <w:rsid w:val="00B410C5"/>
    <w:rsid w:val="00B4169F"/>
    <w:rsid w:val="00B41B8A"/>
    <w:rsid w:val="00B42D1F"/>
    <w:rsid w:val="00B4310D"/>
    <w:rsid w:val="00B4386D"/>
    <w:rsid w:val="00B43C90"/>
    <w:rsid w:val="00B43DF2"/>
    <w:rsid w:val="00B43EC6"/>
    <w:rsid w:val="00B44A76"/>
    <w:rsid w:val="00B4604C"/>
    <w:rsid w:val="00B471AE"/>
    <w:rsid w:val="00B47ADE"/>
    <w:rsid w:val="00B51D63"/>
    <w:rsid w:val="00B5260C"/>
    <w:rsid w:val="00B54C97"/>
    <w:rsid w:val="00B54FBF"/>
    <w:rsid w:val="00B55A1F"/>
    <w:rsid w:val="00B5615C"/>
    <w:rsid w:val="00B57C71"/>
    <w:rsid w:val="00B6065F"/>
    <w:rsid w:val="00B6217E"/>
    <w:rsid w:val="00B625EE"/>
    <w:rsid w:val="00B6439B"/>
    <w:rsid w:val="00B64A7A"/>
    <w:rsid w:val="00B6606A"/>
    <w:rsid w:val="00B66A62"/>
    <w:rsid w:val="00B6711F"/>
    <w:rsid w:val="00B70CBF"/>
    <w:rsid w:val="00B7211D"/>
    <w:rsid w:val="00B72828"/>
    <w:rsid w:val="00B73163"/>
    <w:rsid w:val="00B73EEC"/>
    <w:rsid w:val="00B74CE8"/>
    <w:rsid w:val="00B768D1"/>
    <w:rsid w:val="00B769D2"/>
    <w:rsid w:val="00B770CB"/>
    <w:rsid w:val="00B82102"/>
    <w:rsid w:val="00B824D2"/>
    <w:rsid w:val="00B8311F"/>
    <w:rsid w:val="00B83A76"/>
    <w:rsid w:val="00B83C14"/>
    <w:rsid w:val="00B84847"/>
    <w:rsid w:val="00B84C8E"/>
    <w:rsid w:val="00B867F7"/>
    <w:rsid w:val="00B87DE6"/>
    <w:rsid w:val="00B87F6F"/>
    <w:rsid w:val="00B87F8F"/>
    <w:rsid w:val="00B9125E"/>
    <w:rsid w:val="00B920BB"/>
    <w:rsid w:val="00B922FA"/>
    <w:rsid w:val="00B933FA"/>
    <w:rsid w:val="00B94C89"/>
    <w:rsid w:val="00B953E9"/>
    <w:rsid w:val="00B958BD"/>
    <w:rsid w:val="00B97293"/>
    <w:rsid w:val="00B97594"/>
    <w:rsid w:val="00BA1025"/>
    <w:rsid w:val="00BA4BDE"/>
    <w:rsid w:val="00BA5BFD"/>
    <w:rsid w:val="00BA69C6"/>
    <w:rsid w:val="00BA6D7F"/>
    <w:rsid w:val="00BA7030"/>
    <w:rsid w:val="00BA745D"/>
    <w:rsid w:val="00BB0142"/>
    <w:rsid w:val="00BB0912"/>
    <w:rsid w:val="00BB1038"/>
    <w:rsid w:val="00BB16FA"/>
    <w:rsid w:val="00BB1CB6"/>
    <w:rsid w:val="00BB1E84"/>
    <w:rsid w:val="00BB2B04"/>
    <w:rsid w:val="00BB3EA1"/>
    <w:rsid w:val="00BB425B"/>
    <w:rsid w:val="00BB692F"/>
    <w:rsid w:val="00BB79FA"/>
    <w:rsid w:val="00BC1836"/>
    <w:rsid w:val="00BC3420"/>
    <w:rsid w:val="00BC3892"/>
    <w:rsid w:val="00BC3B77"/>
    <w:rsid w:val="00BC3C84"/>
    <w:rsid w:val="00BC3FBF"/>
    <w:rsid w:val="00BC63AC"/>
    <w:rsid w:val="00BC76E5"/>
    <w:rsid w:val="00BC7CE6"/>
    <w:rsid w:val="00BD02A9"/>
    <w:rsid w:val="00BD1D73"/>
    <w:rsid w:val="00BD3542"/>
    <w:rsid w:val="00BD3C28"/>
    <w:rsid w:val="00BD3E3C"/>
    <w:rsid w:val="00BD541C"/>
    <w:rsid w:val="00BD670B"/>
    <w:rsid w:val="00BD74E5"/>
    <w:rsid w:val="00BD76FA"/>
    <w:rsid w:val="00BE1773"/>
    <w:rsid w:val="00BE1A25"/>
    <w:rsid w:val="00BE1F98"/>
    <w:rsid w:val="00BE1FFB"/>
    <w:rsid w:val="00BE3C57"/>
    <w:rsid w:val="00BE4BCB"/>
    <w:rsid w:val="00BE4BF7"/>
    <w:rsid w:val="00BE6E86"/>
    <w:rsid w:val="00BE7D3C"/>
    <w:rsid w:val="00BF0BC1"/>
    <w:rsid w:val="00BF0F67"/>
    <w:rsid w:val="00BF0FCA"/>
    <w:rsid w:val="00BF17E5"/>
    <w:rsid w:val="00BF473E"/>
    <w:rsid w:val="00BF5900"/>
    <w:rsid w:val="00BF5B97"/>
    <w:rsid w:val="00BF5FF6"/>
    <w:rsid w:val="00BF72DA"/>
    <w:rsid w:val="00C01913"/>
    <w:rsid w:val="00C0207F"/>
    <w:rsid w:val="00C027B0"/>
    <w:rsid w:val="00C0361E"/>
    <w:rsid w:val="00C04EA9"/>
    <w:rsid w:val="00C0582B"/>
    <w:rsid w:val="00C05BBA"/>
    <w:rsid w:val="00C067D1"/>
    <w:rsid w:val="00C073C7"/>
    <w:rsid w:val="00C1079B"/>
    <w:rsid w:val="00C130E3"/>
    <w:rsid w:val="00C158F8"/>
    <w:rsid w:val="00C15A2F"/>
    <w:rsid w:val="00C16117"/>
    <w:rsid w:val="00C166B9"/>
    <w:rsid w:val="00C178A9"/>
    <w:rsid w:val="00C2109F"/>
    <w:rsid w:val="00C219B0"/>
    <w:rsid w:val="00C21E49"/>
    <w:rsid w:val="00C22256"/>
    <w:rsid w:val="00C2244C"/>
    <w:rsid w:val="00C2304C"/>
    <w:rsid w:val="00C23790"/>
    <w:rsid w:val="00C24501"/>
    <w:rsid w:val="00C26686"/>
    <w:rsid w:val="00C27482"/>
    <w:rsid w:val="00C27BE2"/>
    <w:rsid w:val="00C30324"/>
    <w:rsid w:val="00C30630"/>
    <w:rsid w:val="00C3075A"/>
    <w:rsid w:val="00C314E3"/>
    <w:rsid w:val="00C317D2"/>
    <w:rsid w:val="00C31DCB"/>
    <w:rsid w:val="00C32153"/>
    <w:rsid w:val="00C32204"/>
    <w:rsid w:val="00C3310B"/>
    <w:rsid w:val="00C3316D"/>
    <w:rsid w:val="00C33B17"/>
    <w:rsid w:val="00C345A8"/>
    <w:rsid w:val="00C348D1"/>
    <w:rsid w:val="00C363A0"/>
    <w:rsid w:val="00C36CC1"/>
    <w:rsid w:val="00C40065"/>
    <w:rsid w:val="00C404F1"/>
    <w:rsid w:val="00C4079E"/>
    <w:rsid w:val="00C40D48"/>
    <w:rsid w:val="00C457DF"/>
    <w:rsid w:val="00C45C32"/>
    <w:rsid w:val="00C46E99"/>
    <w:rsid w:val="00C47568"/>
    <w:rsid w:val="00C50017"/>
    <w:rsid w:val="00C513EA"/>
    <w:rsid w:val="00C51902"/>
    <w:rsid w:val="00C54F4D"/>
    <w:rsid w:val="00C550F3"/>
    <w:rsid w:val="00C5589F"/>
    <w:rsid w:val="00C559AA"/>
    <w:rsid w:val="00C56988"/>
    <w:rsid w:val="00C5705C"/>
    <w:rsid w:val="00C60C9F"/>
    <w:rsid w:val="00C618CB"/>
    <w:rsid w:val="00C6370E"/>
    <w:rsid w:val="00C64B8E"/>
    <w:rsid w:val="00C64F0C"/>
    <w:rsid w:val="00C65810"/>
    <w:rsid w:val="00C66685"/>
    <w:rsid w:val="00C677D2"/>
    <w:rsid w:val="00C67CFF"/>
    <w:rsid w:val="00C67E90"/>
    <w:rsid w:val="00C706E0"/>
    <w:rsid w:val="00C71015"/>
    <w:rsid w:val="00C7370B"/>
    <w:rsid w:val="00C73CA6"/>
    <w:rsid w:val="00C73CFF"/>
    <w:rsid w:val="00C741A8"/>
    <w:rsid w:val="00C76061"/>
    <w:rsid w:val="00C80645"/>
    <w:rsid w:val="00C81A79"/>
    <w:rsid w:val="00C84557"/>
    <w:rsid w:val="00C8582A"/>
    <w:rsid w:val="00C916AC"/>
    <w:rsid w:val="00C919A4"/>
    <w:rsid w:val="00C91FFC"/>
    <w:rsid w:val="00C93505"/>
    <w:rsid w:val="00C9354C"/>
    <w:rsid w:val="00C97009"/>
    <w:rsid w:val="00C97231"/>
    <w:rsid w:val="00C975F5"/>
    <w:rsid w:val="00C976C5"/>
    <w:rsid w:val="00CA04D8"/>
    <w:rsid w:val="00CA11A1"/>
    <w:rsid w:val="00CA1E74"/>
    <w:rsid w:val="00CA2DCD"/>
    <w:rsid w:val="00CA42D4"/>
    <w:rsid w:val="00CA4392"/>
    <w:rsid w:val="00CA489B"/>
    <w:rsid w:val="00CA498B"/>
    <w:rsid w:val="00CA4CB8"/>
    <w:rsid w:val="00CA5D9F"/>
    <w:rsid w:val="00CA6C6C"/>
    <w:rsid w:val="00CA6EFE"/>
    <w:rsid w:val="00CA725B"/>
    <w:rsid w:val="00CA764A"/>
    <w:rsid w:val="00CB209B"/>
    <w:rsid w:val="00CB226F"/>
    <w:rsid w:val="00CB29B0"/>
    <w:rsid w:val="00CB3147"/>
    <w:rsid w:val="00CB331A"/>
    <w:rsid w:val="00CB5E74"/>
    <w:rsid w:val="00CB76EB"/>
    <w:rsid w:val="00CC0851"/>
    <w:rsid w:val="00CC0C26"/>
    <w:rsid w:val="00CC1670"/>
    <w:rsid w:val="00CC1A5C"/>
    <w:rsid w:val="00CC393F"/>
    <w:rsid w:val="00CC39E0"/>
    <w:rsid w:val="00CC3F03"/>
    <w:rsid w:val="00CC4123"/>
    <w:rsid w:val="00CC4639"/>
    <w:rsid w:val="00CC5FD1"/>
    <w:rsid w:val="00CC6F8F"/>
    <w:rsid w:val="00CC743B"/>
    <w:rsid w:val="00CC774C"/>
    <w:rsid w:val="00CD0FD4"/>
    <w:rsid w:val="00CD3070"/>
    <w:rsid w:val="00CD46C6"/>
    <w:rsid w:val="00CD4BA8"/>
    <w:rsid w:val="00CD59FF"/>
    <w:rsid w:val="00CD5CB9"/>
    <w:rsid w:val="00CD6029"/>
    <w:rsid w:val="00CD67A3"/>
    <w:rsid w:val="00CD6805"/>
    <w:rsid w:val="00CD68A6"/>
    <w:rsid w:val="00CD692C"/>
    <w:rsid w:val="00CD7786"/>
    <w:rsid w:val="00CD77F5"/>
    <w:rsid w:val="00CE3015"/>
    <w:rsid w:val="00CE339C"/>
    <w:rsid w:val="00CE3D9D"/>
    <w:rsid w:val="00CE57E6"/>
    <w:rsid w:val="00CE5AF7"/>
    <w:rsid w:val="00CE6B77"/>
    <w:rsid w:val="00CE6F89"/>
    <w:rsid w:val="00CE72E1"/>
    <w:rsid w:val="00CF0870"/>
    <w:rsid w:val="00CF0BCD"/>
    <w:rsid w:val="00CF0D25"/>
    <w:rsid w:val="00CF13A0"/>
    <w:rsid w:val="00CF1D6C"/>
    <w:rsid w:val="00CF2CEE"/>
    <w:rsid w:val="00CF3402"/>
    <w:rsid w:val="00CF55CF"/>
    <w:rsid w:val="00CF6161"/>
    <w:rsid w:val="00CF6349"/>
    <w:rsid w:val="00D01146"/>
    <w:rsid w:val="00D02E46"/>
    <w:rsid w:val="00D04ACD"/>
    <w:rsid w:val="00D04BCA"/>
    <w:rsid w:val="00D07D90"/>
    <w:rsid w:val="00D10144"/>
    <w:rsid w:val="00D1070A"/>
    <w:rsid w:val="00D10B39"/>
    <w:rsid w:val="00D11B6E"/>
    <w:rsid w:val="00D11DCC"/>
    <w:rsid w:val="00D12C27"/>
    <w:rsid w:val="00D130B0"/>
    <w:rsid w:val="00D1353A"/>
    <w:rsid w:val="00D13F81"/>
    <w:rsid w:val="00D14D84"/>
    <w:rsid w:val="00D16B87"/>
    <w:rsid w:val="00D17419"/>
    <w:rsid w:val="00D20F0D"/>
    <w:rsid w:val="00D2176E"/>
    <w:rsid w:val="00D21A46"/>
    <w:rsid w:val="00D23516"/>
    <w:rsid w:val="00D235CF"/>
    <w:rsid w:val="00D250D5"/>
    <w:rsid w:val="00D25221"/>
    <w:rsid w:val="00D25EB2"/>
    <w:rsid w:val="00D26604"/>
    <w:rsid w:val="00D26AA6"/>
    <w:rsid w:val="00D26E17"/>
    <w:rsid w:val="00D27326"/>
    <w:rsid w:val="00D27446"/>
    <w:rsid w:val="00D27C00"/>
    <w:rsid w:val="00D304C5"/>
    <w:rsid w:val="00D305BE"/>
    <w:rsid w:val="00D31215"/>
    <w:rsid w:val="00D31324"/>
    <w:rsid w:val="00D32073"/>
    <w:rsid w:val="00D33E24"/>
    <w:rsid w:val="00D33FAA"/>
    <w:rsid w:val="00D353F3"/>
    <w:rsid w:val="00D364D4"/>
    <w:rsid w:val="00D370EE"/>
    <w:rsid w:val="00D404C5"/>
    <w:rsid w:val="00D40E8E"/>
    <w:rsid w:val="00D41198"/>
    <w:rsid w:val="00D43571"/>
    <w:rsid w:val="00D43D02"/>
    <w:rsid w:val="00D4594D"/>
    <w:rsid w:val="00D46FA0"/>
    <w:rsid w:val="00D470F5"/>
    <w:rsid w:val="00D47B0E"/>
    <w:rsid w:val="00D51BB2"/>
    <w:rsid w:val="00D5225E"/>
    <w:rsid w:val="00D524C2"/>
    <w:rsid w:val="00D52F12"/>
    <w:rsid w:val="00D53D20"/>
    <w:rsid w:val="00D5437D"/>
    <w:rsid w:val="00D559C2"/>
    <w:rsid w:val="00D55C42"/>
    <w:rsid w:val="00D56014"/>
    <w:rsid w:val="00D57076"/>
    <w:rsid w:val="00D57C22"/>
    <w:rsid w:val="00D57DC6"/>
    <w:rsid w:val="00D57E9C"/>
    <w:rsid w:val="00D6060A"/>
    <w:rsid w:val="00D60D8B"/>
    <w:rsid w:val="00D61D54"/>
    <w:rsid w:val="00D6223F"/>
    <w:rsid w:val="00D62FF6"/>
    <w:rsid w:val="00D63141"/>
    <w:rsid w:val="00D632BE"/>
    <w:rsid w:val="00D63428"/>
    <w:rsid w:val="00D6449B"/>
    <w:rsid w:val="00D64B9B"/>
    <w:rsid w:val="00D66CD0"/>
    <w:rsid w:val="00D67728"/>
    <w:rsid w:val="00D67D98"/>
    <w:rsid w:val="00D711DF"/>
    <w:rsid w:val="00D715DF"/>
    <w:rsid w:val="00D717B0"/>
    <w:rsid w:val="00D72D06"/>
    <w:rsid w:val="00D73115"/>
    <w:rsid w:val="00D7522C"/>
    <w:rsid w:val="00D7536F"/>
    <w:rsid w:val="00D76668"/>
    <w:rsid w:val="00D7700F"/>
    <w:rsid w:val="00D8024D"/>
    <w:rsid w:val="00D81326"/>
    <w:rsid w:val="00D818A9"/>
    <w:rsid w:val="00D81CFA"/>
    <w:rsid w:val="00D831DF"/>
    <w:rsid w:val="00D8350E"/>
    <w:rsid w:val="00D837EE"/>
    <w:rsid w:val="00D83E02"/>
    <w:rsid w:val="00D86500"/>
    <w:rsid w:val="00D8688C"/>
    <w:rsid w:val="00D87870"/>
    <w:rsid w:val="00D902C0"/>
    <w:rsid w:val="00D913D1"/>
    <w:rsid w:val="00D91E1D"/>
    <w:rsid w:val="00D929AA"/>
    <w:rsid w:val="00D948D4"/>
    <w:rsid w:val="00D949F2"/>
    <w:rsid w:val="00D95EC4"/>
    <w:rsid w:val="00D96593"/>
    <w:rsid w:val="00DA0039"/>
    <w:rsid w:val="00DA1A96"/>
    <w:rsid w:val="00DA2CD6"/>
    <w:rsid w:val="00DA345D"/>
    <w:rsid w:val="00DA392D"/>
    <w:rsid w:val="00DA4CBC"/>
    <w:rsid w:val="00DA51E6"/>
    <w:rsid w:val="00DA6D79"/>
    <w:rsid w:val="00DA7F60"/>
    <w:rsid w:val="00DB123E"/>
    <w:rsid w:val="00DB19A2"/>
    <w:rsid w:val="00DB262F"/>
    <w:rsid w:val="00DB2C62"/>
    <w:rsid w:val="00DB4EF1"/>
    <w:rsid w:val="00DB5907"/>
    <w:rsid w:val="00DB5F00"/>
    <w:rsid w:val="00DC0888"/>
    <w:rsid w:val="00DC1DB9"/>
    <w:rsid w:val="00DC1E0E"/>
    <w:rsid w:val="00DC2D1F"/>
    <w:rsid w:val="00DC55B5"/>
    <w:rsid w:val="00DC5738"/>
    <w:rsid w:val="00DD27CE"/>
    <w:rsid w:val="00DD3B48"/>
    <w:rsid w:val="00DD4D2C"/>
    <w:rsid w:val="00DD7F84"/>
    <w:rsid w:val="00DE15A8"/>
    <w:rsid w:val="00DE1B52"/>
    <w:rsid w:val="00DE1BD7"/>
    <w:rsid w:val="00DE400B"/>
    <w:rsid w:val="00DE4251"/>
    <w:rsid w:val="00DE46EE"/>
    <w:rsid w:val="00DE5055"/>
    <w:rsid w:val="00DE5522"/>
    <w:rsid w:val="00DE5A36"/>
    <w:rsid w:val="00DE6478"/>
    <w:rsid w:val="00DE6DA8"/>
    <w:rsid w:val="00DF048C"/>
    <w:rsid w:val="00DF0C65"/>
    <w:rsid w:val="00DF18BB"/>
    <w:rsid w:val="00DF23CB"/>
    <w:rsid w:val="00DF315A"/>
    <w:rsid w:val="00DF352E"/>
    <w:rsid w:val="00DF3F9A"/>
    <w:rsid w:val="00DF519F"/>
    <w:rsid w:val="00DF7C53"/>
    <w:rsid w:val="00DF7D2A"/>
    <w:rsid w:val="00DF7EC9"/>
    <w:rsid w:val="00E00116"/>
    <w:rsid w:val="00E01E9E"/>
    <w:rsid w:val="00E022E9"/>
    <w:rsid w:val="00E02D54"/>
    <w:rsid w:val="00E046BC"/>
    <w:rsid w:val="00E04B81"/>
    <w:rsid w:val="00E063FE"/>
    <w:rsid w:val="00E06694"/>
    <w:rsid w:val="00E07308"/>
    <w:rsid w:val="00E07383"/>
    <w:rsid w:val="00E129CF"/>
    <w:rsid w:val="00E12E55"/>
    <w:rsid w:val="00E13247"/>
    <w:rsid w:val="00E13283"/>
    <w:rsid w:val="00E135BB"/>
    <w:rsid w:val="00E135E0"/>
    <w:rsid w:val="00E13D89"/>
    <w:rsid w:val="00E161A7"/>
    <w:rsid w:val="00E163C8"/>
    <w:rsid w:val="00E165BC"/>
    <w:rsid w:val="00E170E5"/>
    <w:rsid w:val="00E17287"/>
    <w:rsid w:val="00E21E5F"/>
    <w:rsid w:val="00E225DF"/>
    <w:rsid w:val="00E22D96"/>
    <w:rsid w:val="00E23159"/>
    <w:rsid w:val="00E238BB"/>
    <w:rsid w:val="00E2502A"/>
    <w:rsid w:val="00E26895"/>
    <w:rsid w:val="00E321D1"/>
    <w:rsid w:val="00E348F3"/>
    <w:rsid w:val="00E351A4"/>
    <w:rsid w:val="00E35351"/>
    <w:rsid w:val="00E35C3C"/>
    <w:rsid w:val="00E374AB"/>
    <w:rsid w:val="00E37693"/>
    <w:rsid w:val="00E37858"/>
    <w:rsid w:val="00E37CEE"/>
    <w:rsid w:val="00E407F4"/>
    <w:rsid w:val="00E416C0"/>
    <w:rsid w:val="00E440F8"/>
    <w:rsid w:val="00E445C8"/>
    <w:rsid w:val="00E50403"/>
    <w:rsid w:val="00E5198E"/>
    <w:rsid w:val="00E53E08"/>
    <w:rsid w:val="00E54B59"/>
    <w:rsid w:val="00E5554B"/>
    <w:rsid w:val="00E567D2"/>
    <w:rsid w:val="00E569CF"/>
    <w:rsid w:val="00E57096"/>
    <w:rsid w:val="00E5727D"/>
    <w:rsid w:val="00E57BB0"/>
    <w:rsid w:val="00E57EAB"/>
    <w:rsid w:val="00E60424"/>
    <w:rsid w:val="00E60B84"/>
    <w:rsid w:val="00E60DF3"/>
    <w:rsid w:val="00E61065"/>
    <w:rsid w:val="00E61D9F"/>
    <w:rsid w:val="00E61E12"/>
    <w:rsid w:val="00E633CE"/>
    <w:rsid w:val="00E63E82"/>
    <w:rsid w:val="00E6463A"/>
    <w:rsid w:val="00E65113"/>
    <w:rsid w:val="00E662D1"/>
    <w:rsid w:val="00E66F50"/>
    <w:rsid w:val="00E6750F"/>
    <w:rsid w:val="00E70318"/>
    <w:rsid w:val="00E70347"/>
    <w:rsid w:val="00E7226F"/>
    <w:rsid w:val="00E72E9B"/>
    <w:rsid w:val="00E7596C"/>
    <w:rsid w:val="00E7727E"/>
    <w:rsid w:val="00E81267"/>
    <w:rsid w:val="00E8197F"/>
    <w:rsid w:val="00E827F8"/>
    <w:rsid w:val="00E8348F"/>
    <w:rsid w:val="00E83C0E"/>
    <w:rsid w:val="00E83F37"/>
    <w:rsid w:val="00E845C8"/>
    <w:rsid w:val="00E847D3"/>
    <w:rsid w:val="00E84E0F"/>
    <w:rsid w:val="00E856A3"/>
    <w:rsid w:val="00E878F2"/>
    <w:rsid w:val="00E90755"/>
    <w:rsid w:val="00E9142E"/>
    <w:rsid w:val="00E9316E"/>
    <w:rsid w:val="00E957C7"/>
    <w:rsid w:val="00E96590"/>
    <w:rsid w:val="00E9707B"/>
    <w:rsid w:val="00E97BAB"/>
    <w:rsid w:val="00E97C39"/>
    <w:rsid w:val="00EA0623"/>
    <w:rsid w:val="00EA3ABA"/>
    <w:rsid w:val="00EA3D50"/>
    <w:rsid w:val="00EA3F49"/>
    <w:rsid w:val="00EA50E2"/>
    <w:rsid w:val="00EA5A05"/>
    <w:rsid w:val="00EA6834"/>
    <w:rsid w:val="00EA7181"/>
    <w:rsid w:val="00EA76AD"/>
    <w:rsid w:val="00EB07AC"/>
    <w:rsid w:val="00EB1D3A"/>
    <w:rsid w:val="00EB2B75"/>
    <w:rsid w:val="00EB3626"/>
    <w:rsid w:val="00EB4202"/>
    <w:rsid w:val="00EB4234"/>
    <w:rsid w:val="00EB46B6"/>
    <w:rsid w:val="00EB62D1"/>
    <w:rsid w:val="00EB6556"/>
    <w:rsid w:val="00EB6CF9"/>
    <w:rsid w:val="00EB7F39"/>
    <w:rsid w:val="00EC27D7"/>
    <w:rsid w:val="00EC3C92"/>
    <w:rsid w:val="00EC4080"/>
    <w:rsid w:val="00EC47C9"/>
    <w:rsid w:val="00EC4C95"/>
    <w:rsid w:val="00EC566A"/>
    <w:rsid w:val="00EC6173"/>
    <w:rsid w:val="00EC6E92"/>
    <w:rsid w:val="00EC7C2D"/>
    <w:rsid w:val="00EC7FC5"/>
    <w:rsid w:val="00ED0149"/>
    <w:rsid w:val="00ED0482"/>
    <w:rsid w:val="00ED05B4"/>
    <w:rsid w:val="00ED089D"/>
    <w:rsid w:val="00ED0DF7"/>
    <w:rsid w:val="00ED1D48"/>
    <w:rsid w:val="00ED25F1"/>
    <w:rsid w:val="00ED2AA0"/>
    <w:rsid w:val="00ED3398"/>
    <w:rsid w:val="00ED3452"/>
    <w:rsid w:val="00ED3555"/>
    <w:rsid w:val="00ED36B1"/>
    <w:rsid w:val="00ED4370"/>
    <w:rsid w:val="00ED4DD2"/>
    <w:rsid w:val="00ED6AB7"/>
    <w:rsid w:val="00ED7EA5"/>
    <w:rsid w:val="00ED7ED2"/>
    <w:rsid w:val="00EE1234"/>
    <w:rsid w:val="00EE346E"/>
    <w:rsid w:val="00EE5414"/>
    <w:rsid w:val="00EE5E5C"/>
    <w:rsid w:val="00EE5F5C"/>
    <w:rsid w:val="00EE6026"/>
    <w:rsid w:val="00EE6F67"/>
    <w:rsid w:val="00EF14E0"/>
    <w:rsid w:val="00EF5636"/>
    <w:rsid w:val="00EF7DE3"/>
    <w:rsid w:val="00F00BEA"/>
    <w:rsid w:val="00F01A12"/>
    <w:rsid w:val="00F0202E"/>
    <w:rsid w:val="00F02810"/>
    <w:rsid w:val="00F03103"/>
    <w:rsid w:val="00F035E4"/>
    <w:rsid w:val="00F03C8C"/>
    <w:rsid w:val="00F03D13"/>
    <w:rsid w:val="00F04C37"/>
    <w:rsid w:val="00F06690"/>
    <w:rsid w:val="00F07431"/>
    <w:rsid w:val="00F07FE0"/>
    <w:rsid w:val="00F12A41"/>
    <w:rsid w:val="00F13999"/>
    <w:rsid w:val="00F141C4"/>
    <w:rsid w:val="00F1469A"/>
    <w:rsid w:val="00F14AAD"/>
    <w:rsid w:val="00F15211"/>
    <w:rsid w:val="00F152D7"/>
    <w:rsid w:val="00F15B10"/>
    <w:rsid w:val="00F1770D"/>
    <w:rsid w:val="00F17916"/>
    <w:rsid w:val="00F20625"/>
    <w:rsid w:val="00F206F3"/>
    <w:rsid w:val="00F20C4C"/>
    <w:rsid w:val="00F216F6"/>
    <w:rsid w:val="00F2187C"/>
    <w:rsid w:val="00F221FC"/>
    <w:rsid w:val="00F23C5E"/>
    <w:rsid w:val="00F240C2"/>
    <w:rsid w:val="00F24961"/>
    <w:rsid w:val="00F24C54"/>
    <w:rsid w:val="00F24EDE"/>
    <w:rsid w:val="00F254B2"/>
    <w:rsid w:val="00F266A0"/>
    <w:rsid w:val="00F26E86"/>
    <w:rsid w:val="00F271DE"/>
    <w:rsid w:val="00F2721A"/>
    <w:rsid w:val="00F30244"/>
    <w:rsid w:val="00F3191C"/>
    <w:rsid w:val="00F32863"/>
    <w:rsid w:val="00F36DB2"/>
    <w:rsid w:val="00F36F48"/>
    <w:rsid w:val="00F374B2"/>
    <w:rsid w:val="00F379C8"/>
    <w:rsid w:val="00F413E0"/>
    <w:rsid w:val="00F42A47"/>
    <w:rsid w:val="00F434A4"/>
    <w:rsid w:val="00F43B3E"/>
    <w:rsid w:val="00F43B82"/>
    <w:rsid w:val="00F44299"/>
    <w:rsid w:val="00F44363"/>
    <w:rsid w:val="00F45699"/>
    <w:rsid w:val="00F45783"/>
    <w:rsid w:val="00F45902"/>
    <w:rsid w:val="00F459BA"/>
    <w:rsid w:val="00F46298"/>
    <w:rsid w:val="00F47450"/>
    <w:rsid w:val="00F47B68"/>
    <w:rsid w:val="00F51213"/>
    <w:rsid w:val="00F5358D"/>
    <w:rsid w:val="00F54D51"/>
    <w:rsid w:val="00F6049A"/>
    <w:rsid w:val="00F61AEB"/>
    <w:rsid w:val="00F627DA"/>
    <w:rsid w:val="00F63B0C"/>
    <w:rsid w:val="00F63D1C"/>
    <w:rsid w:val="00F647B5"/>
    <w:rsid w:val="00F665BB"/>
    <w:rsid w:val="00F6673D"/>
    <w:rsid w:val="00F67E35"/>
    <w:rsid w:val="00F70936"/>
    <w:rsid w:val="00F70A1B"/>
    <w:rsid w:val="00F711A1"/>
    <w:rsid w:val="00F7184C"/>
    <w:rsid w:val="00F71BFC"/>
    <w:rsid w:val="00F725D2"/>
    <w:rsid w:val="00F7288F"/>
    <w:rsid w:val="00F729F2"/>
    <w:rsid w:val="00F72C26"/>
    <w:rsid w:val="00F72FD8"/>
    <w:rsid w:val="00F73D05"/>
    <w:rsid w:val="00F750C3"/>
    <w:rsid w:val="00F75BDF"/>
    <w:rsid w:val="00F7752D"/>
    <w:rsid w:val="00F80B8E"/>
    <w:rsid w:val="00F81385"/>
    <w:rsid w:val="00F81E9A"/>
    <w:rsid w:val="00F827F1"/>
    <w:rsid w:val="00F836E6"/>
    <w:rsid w:val="00F84569"/>
    <w:rsid w:val="00F847A6"/>
    <w:rsid w:val="00F84920"/>
    <w:rsid w:val="00F900D0"/>
    <w:rsid w:val="00F90D69"/>
    <w:rsid w:val="00F9133C"/>
    <w:rsid w:val="00F9283C"/>
    <w:rsid w:val="00F938D1"/>
    <w:rsid w:val="00F93A2B"/>
    <w:rsid w:val="00F9441B"/>
    <w:rsid w:val="00F96E2A"/>
    <w:rsid w:val="00F96F8B"/>
    <w:rsid w:val="00F9746E"/>
    <w:rsid w:val="00F97E1A"/>
    <w:rsid w:val="00FA0E88"/>
    <w:rsid w:val="00FA4C32"/>
    <w:rsid w:val="00FA53C7"/>
    <w:rsid w:val="00FA55BD"/>
    <w:rsid w:val="00FA6902"/>
    <w:rsid w:val="00FA7DFF"/>
    <w:rsid w:val="00FB19A9"/>
    <w:rsid w:val="00FB2A8C"/>
    <w:rsid w:val="00FB4085"/>
    <w:rsid w:val="00FB469D"/>
    <w:rsid w:val="00FB46B6"/>
    <w:rsid w:val="00FB51F7"/>
    <w:rsid w:val="00FB5E89"/>
    <w:rsid w:val="00FB75CA"/>
    <w:rsid w:val="00FC04B4"/>
    <w:rsid w:val="00FC0939"/>
    <w:rsid w:val="00FC0FE5"/>
    <w:rsid w:val="00FC16A1"/>
    <w:rsid w:val="00FC1B67"/>
    <w:rsid w:val="00FC22F5"/>
    <w:rsid w:val="00FC3CDE"/>
    <w:rsid w:val="00FC45D9"/>
    <w:rsid w:val="00FC4856"/>
    <w:rsid w:val="00FC5A96"/>
    <w:rsid w:val="00FC7C45"/>
    <w:rsid w:val="00FC7D79"/>
    <w:rsid w:val="00FD0775"/>
    <w:rsid w:val="00FD07F6"/>
    <w:rsid w:val="00FD1369"/>
    <w:rsid w:val="00FD2F4D"/>
    <w:rsid w:val="00FD373F"/>
    <w:rsid w:val="00FE1168"/>
    <w:rsid w:val="00FE2494"/>
    <w:rsid w:val="00FE2AE2"/>
    <w:rsid w:val="00FE40BA"/>
    <w:rsid w:val="00FE456A"/>
    <w:rsid w:val="00FE50F3"/>
    <w:rsid w:val="00FE522D"/>
    <w:rsid w:val="00FE7114"/>
    <w:rsid w:val="00FF0356"/>
    <w:rsid w:val="00FF09F4"/>
    <w:rsid w:val="00FF15BC"/>
    <w:rsid w:val="00FF4188"/>
    <w:rsid w:val="00FF4F72"/>
    <w:rsid w:val="00FF5207"/>
    <w:rsid w:val="00FF7A2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B8F11E"/>
  <w15:docId w15:val="{66936B73-CA7D-44BC-AE29-46E21CF2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FootnoteReference">
    <w:name w:val="footnote reference"/>
    <w:basedOn w:val="DefaultParagraphFont"/>
    <w:uiPriority w:val="99"/>
    <w:semiHidden/>
    <w:unhideWhenUsed/>
    <w:rsid w:val="00A578E5"/>
    <w:rPr>
      <w:sz w:val="32"/>
      <w:szCs w:val="32"/>
      <w:vertAlign w:val="superscript"/>
    </w:rPr>
  </w:style>
  <w:style w:type="paragraph" w:styleId="BalloonText">
    <w:name w:val="Balloon Text"/>
    <w:basedOn w:val="Normal"/>
    <w:link w:val="BalloonTextChar"/>
    <w:semiHidden/>
    <w:unhideWhenUsed/>
    <w:rsid w:val="002C748E"/>
    <w:rPr>
      <w:rFonts w:ascii="Segoe UI" w:hAnsi="Segoe UI" w:cs="Segoe UI"/>
      <w:sz w:val="18"/>
      <w:szCs w:val="18"/>
    </w:rPr>
  </w:style>
  <w:style w:type="character" w:customStyle="1" w:styleId="BalloonTextChar">
    <w:name w:val="Balloon Text Char"/>
    <w:basedOn w:val="DefaultParagraphFont"/>
    <w:link w:val="BalloonText"/>
    <w:semiHidden/>
    <w:rsid w:val="002C748E"/>
    <w:rPr>
      <w:rFonts w:ascii="Segoe UI" w:hAnsi="Segoe UI" w:cs="Segoe UI"/>
      <w:sz w:val="18"/>
      <w:szCs w:val="18"/>
    </w:rPr>
  </w:style>
  <w:style w:type="character" w:styleId="CommentReference">
    <w:name w:val="annotation reference"/>
    <w:basedOn w:val="DefaultParagraphFont"/>
    <w:semiHidden/>
    <w:unhideWhenUsed/>
    <w:rsid w:val="00EE5414"/>
    <w:rPr>
      <w:sz w:val="16"/>
      <w:szCs w:val="16"/>
    </w:rPr>
  </w:style>
  <w:style w:type="paragraph" w:styleId="CommentText">
    <w:name w:val="annotation text"/>
    <w:basedOn w:val="Normal"/>
    <w:link w:val="CommentTextChar"/>
    <w:semiHidden/>
    <w:unhideWhenUsed/>
    <w:rsid w:val="00EE5414"/>
  </w:style>
  <w:style w:type="character" w:customStyle="1" w:styleId="CommentTextChar">
    <w:name w:val="Comment Text Char"/>
    <w:basedOn w:val="DefaultParagraphFont"/>
    <w:link w:val="CommentText"/>
    <w:semiHidden/>
    <w:rsid w:val="00EE5414"/>
  </w:style>
  <w:style w:type="paragraph" w:styleId="CommentSubject">
    <w:name w:val="annotation subject"/>
    <w:basedOn w:val="CommentText"/>
    <w:next w:val="CommentText"/>
    <w:link w:val="CommentSubjectChar"/>
    <w:semiHidden/>
    <w:unhideWhenUsed/>
    <w:rsid w:val="00EE5414"/>
    <w:rPr>
      <w:b/>
      <w:bCs/>
    </w:rPr>
  </w:style>
  <w:style w:type="character" w:customStyle="1" w:styleId="CommentSubjectChar">
    <w:name w:val="Comment Subject Char"/>
    <w:basedOn w:val="CommentTextChar"/>
    <w:link w:val="CommentSubject"/>
    <w:semiHidden/>
    <w:rsid w:val="00EE5414"/>
    <w:rPr>
      <w:b/>
      <w:bCs/>
    </w:rPr>
  </w:style>
  <w:style w:type="paragraph" w:styleId="Revision">
    <w:name w:val="Revision"/>
    <w:hidden/>
    <w:uiPriority w:val="99"/>
    <w:semiHidden/>
    <w:rsid w:val="003D5BC2"/>
  </w:style>
  <w:style w:type="paragraph" w:styleId="Caption">
    <w:name w:val="caption"/>
    <w:basedOn w:val="Normal"/>
    <w:next w:val="Normal"/>
    <w:unhideWhenUsed/>
    <w:qFormat/>
    <w:rsid w:val="00E238BB"/>
    <w:pPr>
      <w:spacing w:after="200"/>
    </w:pPr>
    <w:rPr>
      <w:i/>
      <w:iCs/>
      <w:color w:val="44546A" w:themeColor="text2"/>
      <w:sz w:val="18"/>
      <w:szCs w:val="18"/>
    </w:rPr>
  </w:style>
  <w:style w:type="character" w:styleId="Hyperlink">
    <w:name w:val="Hyperlink"/>
    <w:basedOn w:val="DefaultParagraphFont"/>
    <w:unhideWhenUsed/>
    <w:rsid w:val="00D913D1"/>
    <w:rPr>
      <w:color w:val="0563C1" w:themeColor="hyperlink"/>
      <w:u w:val="single"/>
    </w:rPr>
  </w:style>
  <w:style w:type="character" w:styleId="UnresolvedMention">
    <w:name w:val="Unresolved Mention"/>
    <w:basedOn w:val="DefaultParagraphFont"/>
    <w:uiPriority w:val="99"/>
    <w:semiHidden/>
    <w:unhideWhenUsed/>
    <w:rsid w:val="00E5198E"/>
    <w:rPr>
      <w:color w:val="605E5C"/>
      <w:shd w:val="clear" w:color="auto" w:fill="E1DFDD"/>
    </w:rPr>
  </w:style>
  <w:style w:type="table" w:styleId="TableGrid">
    <w:name w:val="Table Grid"/>
    <w:basedOn w:val="TableNormal"/>
    <w:rsid w:val="00E81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321">
      <w:bodyDiv w:val="1"/>
      <w:marLeft w:val="0"/>
      <w:marRight w:val="0"/>
      <w:marTop w:val="0"/>
      <w:marBottom w:val="0"/>
      <w:divBdr>
        <w:top w:val="none" w:sz="0" w:space="0" w:color="auto"/>
        <w:left w:val="none" w:sz="0" w:space="0" w:color="auto"/>
        <w:bottom w:val="none" w:sz="0" w:space="0" w:color="auto"/>
        <w:right w:val="none" w:sz="0" w:space="0" w:color="auto"/>
      </w:divBdr>
      <w:divsChild>
        <w:div w:id="1673951961">
          <w:marLeft w:val="0"/>
          <w:marRight w:val="0"/>
          <w:marTop w:val="0"/>
          <w:marBottom w:val="0"/>
          <w:divBdr>
            <w:top w:val="none" w:sz="0" w:space="0" w:color="auto"/>
            <w:left w:val="none" w:sz="0" w:space="0" w:color="auto"/>
            <w:bottom w:val="none" w:sz="0" w:space="0" w:color="auto"/>
            <w:right w:val="none" w:sz="0" w:space="0" w:color="auto"/>
          </w:divBdr>
        </w:div>
      </w:divsChild>
    </w:div>
    <w:div w:id="205527567">
      <w:bodyDiv w:val="1"/>
      <w:marLeft w:val="0"/>
      <w:marRight w:val="0"/>
      <w:marTop w:val="0"/>
      <w:marBottom w:val="0"/>
      <w:divBdr>
        <w:top w:val="none" w:sz="0" w:space="0" w:color="auto"/>
        <w:left w:val="none" w:sz="0" w:space="0" w:color="auto"/>
        <w:bottom w:val="none" w:sz="0" w:space="0" w:color="auto"/>
        <w:right w:val="none" w:sz="0" w:space="0" w:color="auto"/>
      </w:divBdr>
      <w:divsChild>
        <w:div w:id="1144548453">
          <w:marLeft w:val="0"/>
          <w:marRight w:val="0"/>
          <w:marTop w:val="0"/>
          <w:marBottom w:val="0"/>
          <w:divBdr>
            <w:top w:val="none" w:sz="0" w:space="0" w:color="auto"/>
            <w:left w:val="none" w:sz="0" w:space="0" w:color="auto"/>
            <w:bottom w:val="none" w:sz="0" w:space="0" w:color="auto"/>
            <w:right w:val="none" w:sz="0" w:space="0" w:color="auto"/>
          </w:divBdr>
        </w:div>
      </w:divsChild>
    </w:div>
    <w:div w:id="409692208">
      <w:bodyDiv w:val="1"/>
      <w:marLeft w:val="0"/>
      <w:marRight w:val="0"/>
      <w:marTop w:val="0"/>
      <w:marBottom w:val="0"/>
      <w:divBdr>
        <w:top w:val="none" w:sz="0" w:space="0" w:color="auto"/>
        <w:left w:val="none" w:sz="0" w:space="0" w:color="auto"/>
        <w:bottom w:val="none" w:sz="0" w:space="0" w:color="auto"/>
        <w:right w:val="none" w:sz="0" w:space="0" w:color="auto"/>
      </w:divBdr>
      <w:divsChild>
        <w:div w:id="406651087">
          <w:marLeft w:val="0"/>
          <w:marRight w:val="0"/>
          <w:marTop w:val="0"/>
          <w:marBottom w:val="0"/>
          <w:divBdr>
            <w:top w:val="none" w:sz="0" w:space="0" w:color="auto"/>
            <w:left w:val="none" w:sz="0" w:space="0" w:color="auto"/>
            <w:bottom w:val="none" w:sz="0" w:space="0" w:color="auto"/>
            <w:right w:val="none" w:sz="0" w:space="0" w:color="auto"/>
          </w:divBdr>
        </w:div>
      </w:divsChild>
    </w:div>
    <w:div w:id="439883016">
      <w:bodyDiv w:val="1"/>
      <w:marLeft w:val="0"/>
      <w:marRight w:val="0"/>
      <w:marTop w:val="0"/>
      <w:marBottom w:val="0"/>
      <w:divBdr>
        <w:top w:val="none" w:sz="0" w:space="0" w:color="auto"/>
        <w:left w:val="none" w:sz="0" w:space="0" w:color="auto"/>
        <w:bottom w:val="none" w:sz="0" w:space="0" w:color="auto"/>
        <w:right w:val="none" w:sz="0" w:space="0" w:color="auto"/>
      </w:divBdr>
      <w:divsChild>
        <w:div w:id="1581477169">
          <w:marLeft w:val="0"/>
          <w:marRight w:val="0"/>
          <w:marTop w:val="0"/>
          <w:marBottom w:val="0"/>
          <w:divBdr>
            <w:top w:val="none" w:sz="0" w:space="0" w:color="auto"/>
            <w:left w:val="none" w:sz="0" w:space="0" w:color="auto"/>
            <w:bottom w:val="none" w:sz="0" w:space="0" w:color="auto"/>
            <w:right w:val="none" w:sz="0" w:space="0" w:color="auto"/>
          </w:divBdr>
        </w:div>
      </w:divsChild>
    </w:div>
    <w:div w:id="449016006">
      <w:bodyDiv w:val="1"/>
      <w:marLeft w:val="0"/>
      <w:marRight w:val="0"/>
      <w:marTop w:val="0"/>
      <w:marBottom w:val="0"/>
      <w:divBdr>
        <w:top w:val="none" w:sz="0" w:space="0" w:color="auto"/>
        <w:left w:val="none" w:sz="0" w:space="0" w:color="auto"/>
        <w:bottom w:val="none" w:sz="0" w:space="0" w:color="auto"/>
        <w:right w:val="none" w:sz="0" w:space="0" w:color="auto"/>
      </w:divBdr>
      <w:divsChild>
        <w:div w:id="1746953440">
          <w:marLeft w:val="0"/>
          <w:marRight w:val="0"/>
          <w:marTop w:val="0"/>
          <w:marBottom w:val="0"/>
          <w:divBdr>
            <w:top w:val="none" w:sz="0" w:space="0" w:color="auto"/>
            <w:left w:val="none" w:sz="0" w:space="0" w:color="auto"/>
            <w:bottom w:val="none" w:sz="0" w:space="0" w:color="auto"/>
            <w:right w:val="none" w:sz="0" w:space="0" w:color="auto"/>
          </w:divBdr>
        </w:div>
      </w:divsChild>
    </w:div>
    <w:div w:id="475493418">
      <w:bodyDiv w:val="1"/>
      <w:marLeft w:val="0"/>
      <w:marRight w:val="0"/>
      <w:marTop w:val="0"/>
      <w:marBottom w:val="0"/>
      <w:divBdr>
        <w:top w:val="none" w:sz="0" w:space="0" w:color="auto"/>
        <w:left w:val="none" w:sz="0" w:space="0" w:color="auto"/>
        <w:bottom w:val="none" w:sz="0" w:space="0" w:color="auto"/>
        <w:right w:val="none" w:sz="0" w:space="0" w:color="auto"/>
      </w:divBdr>
      <w:divsChild>
        <w:div w:id="1350570863">
          <w:marLeft w:val="0"/>
          <w:marRight w:val="0"/>
          <w:marTop w:val="0"/>
          <w:marBottom w:val="0"/>
          <w:divBdr>
            <w:top w:val="none" w:sz="0" w:space="0" w:color="auto"/>
            <w:left w:val="none" w:sz="0" w:space="0" w:color="auto"/>
            <w:bottom w:val="none" w:sz="0" w:space="0" w:color="auto"/>
            <w:right w:val="none" w:sz="0" w:space="0" w:color="auto"/>
          </w:divBdr>
        </w:div>
      </w:divsChild>
    </w:div>
    <w:div w:id="477110433">
      <w:bodyDiv w:val="1"/>
      <w:marLeft w:val="0"/>
      <w:marRight w:val="0"/>
      <w:marTop w:val="0"/>
      <w:marBottom w:val="0"/>
      <w:divBdr>
        <w:top w:val="none" w:sz="0" w:space="0" w:color="auto"/>
        <w:left w:val="none" w:sz="0" w:space="0" w:color="auto"/>
        <w:bottom w:val="none" w:sz="0" w:space="0" w:color="auto"/>
        <w:right w:val="none" w:sz="0" w:space="0" w:color="auto"/>
      </w:divBdr>
      <w:divsChild>
        <w:div w:id="991101726">
          <w:marLeft w:val="0"/>
          <w:marRight w:val="0"/>
          <w:marTop w:val="0"/>
          <w:marBottom w:val="0"/>
          <w:divBdr>
            <w:top w:val="none" w:sz="0" w:space="0" w:color="auto"/>
            <w:left w:val="none" w:sz="0" w:space="0" w:color="auto"/>
            <w:bottom w:val="none" w:sz="0" w:space="0" w:color="auto"/>
            <w:right w:val="none" w:sz="0" w:space="0" w:color="auto"/>
          </w:divBdr>
        </w:div>
      </w:divsChild>
    </w:div>
    <w:div w:id="563294839">
      <w:bodyDiv w:val="1"/>
      <w:marLeft w:val="0"/>
      <w:marRight w:val="0"/>
      <w:marTop w:val="0"/>
      <w:marBottom w:val="0"/>
      <w:divBdr>
        <w:top w:val="none" w:sz="0" w:space="0" w:color="auto"/>
        <w:left w:val="none" w:sz="0" w:space="0" w:color="auto"/>
        <w:bottom w:val="none" w:sz="0" w:space="0" w:color="auto"/>
        <w:right w:val="none" w:sz="0" w:space="0" w:color="auto"/>
      </w:divBdr>
      <w:divsChild>
        <w:div w:id="122700519">
          <w:marLeft w:val="0"/>
          <w:marRight w:val="0"/>
          <w:marTop w:val="0"/>
          <w:marBottom w:val="0"/>
          <w:divBdr>
            <w:top w:val="none" w:sz="0" w:space="0" w:color="auto"/>
            <w:left w:val="none" w:sz="0" w:space="0" w:color="auto"/>
            <w:bottom w:val="none" w:sz="0" w:space="0" w:color="auto"/>
            <w:right w:val="none" w:sz="0" w:space="0" w:color="auto"/>
          </w:divBdr>
        </w:div>
      </w:divsChild>
    </w:div>
    <w:div w:id="629214096">
      <w:bodyDiv w:val="1"/>
      <w:marLeft w:val="0"/>
      <w:marRight w:val="0"/>
      <w:marTop w:val="0"/>
      <w:marBottom w:val="0"/>
      <w:divBdr>
        <w:top w:val="none" w:sz="0" w:space="0" w:color="auto"/>
        <w:left w:val="none" w:sz="0" w:space="0" w:color="auto"/>
        <w:bottom w:val="none" w:sz="0" w:space="0" w:color="auto"/>
        <w:right w:val="none" w:sz="0" w:space="0" w:color="auto"/>
      </w:divBdr>
      <w:divsChild>
        <w:div w:id="1857428856">
          <w:marLeft w:val="0"/>
          <w:marRight w:val="0"/>
          <w:marTop w:val="0"/>
          <w:marBottom w:val="0"/>
          <w:divBdr>
            <w:top w:val="none" w:sz="0" w:space="0" w:color="auto"/>
            <w:left w:val="none" w:sz="0" w:space="0" w:color="auto"/>
            <w:bottom w:val="none" w:sz="0" w:space="0" w:color="auto"/>
            <w:right w:val="none" w:sz="0" w:space="0" w:color="auto"/>
          </w:divBdr>
        </w:div>
      </w:divsChild>
    </w:div>
    <w:div w:id="687219689">
      <w:bodyDiv w:val="1"/>
      <w:marLeft w:val="0"/>
      <w:marRight w:val="0"/>
      <w:marTop w:val="0"/>
      <w:marBottom w:val="0"/>
      <w:divBdr>
        <w:top w:val="none" w:sz="0" w:space="0" w:color="auto"/>
        <w:left w:val="none" w:sz="0" w:space="0" w:color="auto"/>
        <w:bottom w:val="none" w:sz="0" w:space="0" w:color="auto"/>
        <w:right w:val="none" w:sz="0" w:space="0" w:color="auto"/>
      </w:divBdr>
      <w:divsChild>
        <w:div w:id="1350988379">
          <w:marLeft w:val="0"/>
          <w:marRight w:val="0"/>
          <w:marTop w:val="0"/>
          <w:marBottom w:val="0"/>
          <w:divBdr>
            <w:top w:val="none" w:sz="0" w:space="0" w:color="auto"/>
            <w:left w:val="none" w:sz="0" w:space="0" w:color="auto"/>
            <w:bottom w:val="none" w:sz="0" w:space="0" w:color="auto"/>
            <w:right w:val="none" w:sz="0" w:space="0" w:color="auto"/>
          </w:divBdr>
        </w:div>
      </w:divsChild>
    </w:div>
    <w:div w:id="699823147">
      <w:bodyDiv w:val="1"/>
      <w:marLeft w:val="0"/>
      <w:marRight w:val="0"/>
      <w:marTop w:val="0"/>
      <w:marBottom w:val="0"/>
      <w:divBdr>
        <w:top w:val="none" w:sz="0" w:space="0" w:color="auto"/>
        <w:left w:val="none" w:sz="0" w:space="0" w:color="auto"/>
        <w:bottom w:val="none" w:sz="0" w:space="0" w:color="auto"/>
        <w:right w:val="none" w:sz="0" w:space="0" w:color="auto"/>
      </w:divBdr>
      <w:divsChild>
        <w:div w:id="742534625">
          <w:marLeft w:val="0"/>
          <w:marRight w:val="0"/>
          <w:marTop w:val="0"/>
          <w:marBottom w:val="0"/>
          <w:divBdr>
            <w:top w:val="none" w:sz="0" w:space="0" w:color="auto"/>
            <w:left w:val="none" w:sz="0" w:space="0" w:color="auto"/>
            <w:bottom w:val="none" w:sz="0" w:space="0" w:color="auto"/>
            <w:right w:val="none" w:sz="0" w:space="0" w:color="auto"/>
          </w:divBdr>
        </w:div>
      </w:divsChild>
    </w:div>
    <w:div w:id="742608742">
      <w:bodyDiv w:val="1"/>
      <w:marLeft w:val="0"/>
      <w:marRight w:val="0"/>
      <w:marTop w:val="0"/>
      <w:marBottom w:val="0"/>
      <w:divBdr>
        <w:top w:val="none" w:sz="0" w:space="0" w:color="auto"/>
        <w:left w:val="none" w:sz="0" w:space="0" w:color="auto"/>
        <w:bottom w:val="none" w:sz="0" w:space="0" w:color="auto"/>
        <w:right w:val="none" w:sz="0" w:space="0" w:color="auto"/>
      </w:divBdr>
      <w:divsChild>
        <w:div w:id="607156584">
          <w:marLeft w:val="0"/>
          <w:marRight w:val="0"/>
          <w:marTop w:val="0"/>
          <w:marBottom w:val="0"/>
          <w:divBdr>
            <w:top w:val="none" w:sz="0" w:space="0" w:color="auto"/>
            <w:left w:val="none" w:sz="0" w:space="0" w:color="auto"/>
            <w:bottom w:val="none" w:sz="0" w:space="0" w:color="auto"/>
            <w:right w:val="none" w:sz="0" w:space="0" w:color="auto"/>
          </w:divBdr>
        </w:div>
      </w:divsChild>
    </w:div>
    <w:div w:id="774790910">
      <w:bodyDiv w:val="1"/>
      <w:marLeft w:val="0"/>
      <w:marRight w:val="0"/>
      <w:marTop w:val="0"/>
      <w:marBottom w:val="0"/>
      <w:divBdr>
        <w:top w:val="none" w:sz="0" w:space="0" w:color="auto"/>
        <w:left w:val="none" w:sz="0" w:space="0" w:color="auto"/>
        <w:bottom w:val="none" w:sz="0" w:space="0" w:color="auto"/>
        <w:right w:val="none" w:sz="0" w:space="0" w:color="auto"/>
      </w:divBdr>
      <w:divsChild>
        <w:div w:id="2083333130">
          <w:marLeft w:val="0"/>
          <w:marRight w:val="0"/>
          <w:marTop w:val="0"/>
          <w:marBottom w:val="0"/>
          <w:divBdr>
            <w:top w:val="none" w:sz="0" w:space="0" w:color="auto"/>
            <w:left w:val="none" w:sz="0" w:space="0" w:color="auto"/>
            <w:bottom w:val="none" w:sz="0" w:space="0" w:color="auto"/>
            <w:right w:val="none" w:sz="0" w:space="0" w:color="auto"/>
          </w:divBdr>
        </w:div>
      </w:divsChild>
    </w:div>
    <w:div w:id="794644554">
      <w:bodyDiv w:val="1"/>
      <w:marLeft w:val="0"/>
      <w:marRight w:val="0"/>
      <w:marTop w:val="0"/>
      <w:marBottom w:val="0"/>
      <w:divBdr>
        <w:top w:val="none" w:sz="0" w:space="0" w:color="auto"/>
        <w:left w:val="none" w:sz="0" w:space="0" w:color="auto"/>
        <w:bottom w:val="none" w:sz="0" w:space="0" w:color="auto"/>
        <w:right w:val="none" w:sz="0" w:space="0" w:color="auto"/>
      </w:divBdr>
      <w:divsChild>
        <w:div w:id="1546870865">
          <w:marLeft w:val="0"/>
          <w:marRight w:val="0"/>
          <w:marTop w:val="0"/>
          <w:marBottom w:val="0"/>
          <w:divBdr>
            <w:top w:val="none" w:sz="0" w:space="0" w:color="auto"/>
            <w:left w:val="none" w:sz="0" w:space="0" w:color="auto"/>
            <w:bottom w:val="none" w:sz="0" w:space="0" w:color="auto"/>
            <w:right w:val="none" w:sz="0" w:space="0" w:color="auto"/>
          </w:divBdr>
        </w:div>
      </w:divsChild>
    </w:div>
    <w:div w:id="930431330">
      <w:bodyDiv w:val="1"/>
      <w:marLeft w:val="0"/>
      <w:marRight w:val="0"/>
      <w:marTop w:val="0"/>
      <w:marBottom w:val="0"/>
      <w:divBdr>
        <w:top w:val="none" w:sz="0" w:space="0" w:color="auto"/>
        <w:left w:val="none" w:sz="0" w:space="0" w:color="auto"/>
        <w:bottom w:val="none" w:sz="0" w:space="0" w:color="auto"/>
        <w:right w:val="none" w:sz="0" w:space="0" w:color="auto"/>
      </w:divBdr>
      <w:divsChild>
        <w:div w:id="1028023988">
          <w:marLeft w:val="0"/>
          <w:marRight w:val="0"/>
          <w:marTop w:val="0"/>
          <w:marBottom w:val="0"/>
          <w:divBdr>
            <w:top w:val="none" w:sz="0" w:space="0" w:color="auto"/>
            <w:left w:val="none" w:sz="0" w:space="0" w:color="auto"/>
            <w:bottom w:val="none" w:sz="0" w:space="0" w:color="auto"/>
            <w:right w:val="none" w:sz="0" w:space="0" w:color="auto"/>
          </w:divBdr>
        </w:div>
      </w:divsChild>
    </w:div>
    <w:div w:id="976569651">
      <w:bodyDiv w:val="1"/>
      <w:marLeft w:val="0"/>
      <w:marRight w:val="0"/>
      <w:marTop w:val="0"/>
      <w:marBottom w:val="0"/>
      <w:divBdr>
        <w:top w:val="none" w:sz="0" w:space="0" w:color="auto"/>
        <w:left w:val="none" w:sz="0" w:space="0" w:color="auto"/>
        <w:bottom w:val="none" w:sz="0" w:space="0" w:color="auto"/>
        <w:right w:val="none" w:sz="0" w:space="0" w:color="auto"/>
      </w:divBdr>
      <w:divsChild>
        <w:div w:id="414135781">
          <w:marLeft w:val="0"/>
          <w:marRight w:val="0"/>
          <w:marTop w:val="0"/>
          <w:marBottom w:val="0"/>
          <w:divBdr>
            <w:top w:val="none" w:sz="0" w:space="0" w:color="auto"/>
            <w:left w:val="none" w:sz="0" w:space="0" w:color="auto"/>
            <w:bottom w:val="none" w:sz="0" w:space="0" w:color="auto"/>
            <w:right w:val="none" w:sz="0" w:space="0" w:color="auto"/>
          </w:divBdr>
        </w:div>
      </w:divsChild>
    </w:div>
    <w:div w:id="1045639355">
      <w:bodyDiv w:val="1"/>
      <w:marLeft w:val="0"/>
      <w:marRight w:val="0"/>
      <w:marTop w:val="0"/>
      <w:marBottom w:val="0"/>
      <w:divBdr>
        <w:top w:val="none" w:sz="0" w:space="0" w:color="auto"/>
        <w:left w:val="none" w:sz="0" w:space="0" w:color="auto"/>
        <w:bottom w:val="none" w:sz="0" w:space="0" w:color="auto"/>
        <w:right w:val="none" w:sz="0" w:space="0" w:color="auto"/>
      </w:divBdr>
      <w:divsChild>
        <w:div w:id="700935334">
          <w:marLeft w:val="0"/>
          <w:marRight w:val="0"/>
          <w:marTop w:val="0"/>
          <w:marBottom w:val="0"/>
          <w:divBdr>
            <w:top w:val="none" w:sz="0" w:space="0" w:color="auto"/>
            <w:left w:val="none" w:sz="0" w:space="0" w:color="auto"/>
            <w:bottom w:val="none" w:sz="0" w:space="0" w:color="auto"/>
            <w:right w:val="none" w:sz="0" w:space="0" w:color="auto"/>
          </w:divBdr>
        </w:div>
      </w:divsChild>
    </w:div>
    <w:div w:id="1059356032">
      <w:bodyDiv w:val="1"/>
      <w:marLeft w:val="0"/>
      <w:marRight w:val="0"/>
      <w:marTop w:val="0"/>
      <w:marBottom w:val="0"/>
      <w:divBdr>
        <w:top w:val="none" w:sz="0" w:space="0" w:color="auto"/>
        <w:left w:val="none" w:sz="0" w:space="0" w:color="auto"/>
        <w:bottom w:val="none" w:sz="0" w:space="0" w:color="auto"/>
        <w:right w:val="none" w:sz="0" w:space="0" w:color="auto"/>
      </w:divBdr>
      <w:divsChild>
        <w:div w:id="1209952111">
          <w:marLeft w:val="0"/>
          <w:marRight w:val="0"/>
          <w:marTop w:val="0"/>
          <w:marBottom w:val="0"/>
          <w:divBdr>
            <w:top w:val="none" w:sz="0" w:space="0" w:color="auto"/>
            <w:left w:val="none" w:sz="0" w:space="0" w:color="auto"/>
            <w:bottom w:val="none" w:sz="0" w:space="0" w:color="auto"/>
            <w:right w:val="none" w:sz="0" w:space="0" w:color="auto"/>
          </w:divBdr>
        </w:div>
      </w:divsChild>
    </w:div>
    <w:div w:id="1068839517">
      <w:bodyDiv w:val="1"/>
      <w:marLeft w:val="0"/>
      <w:marRight w:val="0"/>
      <w:marTop w:val="0"/>
      <w:marBottom w:val="0"/>
      <w:divBdr>
        <w:top w:val="none" w:sz="0" w:space="0" w:color="auto"/>
        <w:left w:val="none" w:sz="0" w:space="0" w:color="auto"/>
        <w:bottom w:val="none" w:sz="0" w:space="0" w:color="auto"/>
        <w:right w:val="none" w:sz="0" w:space="0" w:color="auto"/>
      </w:divBdr>
      <w:divsChild>
        <w:div w:id="1280449843">
          <w:marLeft w:val="0"/>
          <w:marRight w:val="0"/>
          <w:marTop w:val="0"/>
          <w:marBottom w:val="0"/>
          <w:divBdr>
            <w:top w:val="none" w:sz="0" w:space="0" w:color="auto"/>
            <w:left w:val="none" w:sz="0" w:space="0" w:color="auto"/>
            <w:bottom w:val="none" w:sz="0" w:space="0" w:color="auto"/>
            <w:right w:val="none" w:sz="0" w:space="0" w:color="auto"/>
          </w:divBdr>
        </w:div>
      </w:divsChild>
    </w:div>
    <w:div w:id="1128814195">
      <w:bodyDiv w:val="1"/>
      <w:marLeft w:val="0"/>
      <w:marRight w:val="0"/>
      <w:marTop w:val="0"/>
      <w:marBottom w:val="0"/>
      <w:divBdr>
        <w:top w:val="none" w:sz="0" w:space="0" w:color="auto"/>
        <w:left w:val="none" w:sz="0" w:space="0" w:color="auto"/>
        <w:bottom w:val="none" w:sz="0" w:space="0" w:color="auto"/>
        <w:right w:val="none" w:sz="0" w:space="0" w:color="auto"/>
      </w:divBdr>
      <w:divsChild>
        <w:div w:id="682324348">
          <w:marLeft w:val="0"/>
          <w:marRight w:val="0"/>
          <w:marTop w:val="0"/>
          <w:marBottom w:val="0"/>
          <w:divBdr>
            <w:top w:val="none" w:sz="0" w:space="0" w:color="auto"/>
            <w:left w:val="none" w:sz="0" w:space="0" w:color="auto"/>
            <w:bottom w:val="none" w:sz="0" w:space="0" w:color="auto"/>
            <w:right w:val="none" w:sz="0" w:space="0" w:color="auto"/>
          </w:divBdr>
        </w:div>
      </w:divsChild>
    </w:div>
    <w:div w:id="1167015131">
      <w:bodyDiv w:val="1"/>
      <w:marLeft w:val="0"/>
      <w:marRight w:val="0"/>
      <w:marTop w:val="0"/>
      <w:marBottom w:val="0"/>
      <w:divBdr>
        <w:top w:val="none" w:sz="0" w:space="0" w:color="auto"/>
        <w:left w:val="none" w:sz="0" w:space="0" w:color="auto"/>
        <w:bottom w:val="none" w:sz="0" w:space="0" w:color="auto"/>
        <w:right w:val="none" w:sz="0" w:space="0" w:color="auto"/>
      </w:divBdr>
      <w:divsChild>
        <w:div w:id="1180779847">
          <w:marLeft w:val="0"/>
          <w:marRight w:val="0"/>
          <w:marTop w:val="0"/>
          <w:marBottom w:val="0"/>
          <w:divBdr>
            <w:top w:val="none" w:sz="0" w:space="0" w:color="auto"/>
            <w:left w:val="none" w:sz="0" w:space="0" w:color="auto"/>
            <w:bottom w:val="none" w:sz="0" w:space="0" w:color="auto"/>
            <w:right w:val="none" w:sz="0" w:space="0" w:color="auto"/>
          </w:divBdr>
        </w:div>
      </w:divsChild>
    </w:div>
    <w:div w:id="1558005120">
      <w:bodyDiv w:val="1"/>
      <w:marLeft w:val="0"/>
      <w:marRight w:val="0"/>
      <w:marTop w:val="0"/>
      <w:marBottom w:val="0"/>
      <w:divBdr>
        <w:top w:val="none" w:sz="0" w:space="0" w:color="auto"/>
        <w:left w:val="none" w:sz="0" w:space="0" w:color="auto"/>
        <w:bottom w:val="none" w:sz="0" w:space="0" w:color="auto"/>
        <w:right w:val="none" w:sz="0" w:space="0" w:color="auto"/>
      </w:divBdr>
      <w:divsChild>
        <w:div w:id="375856863">
          <w:marLeft w:val="0"/>
          <w:marRight w:val="0"/>
          <w:marTop w:val="0"/>
          <w:marBottom w:val="0"/>
          <w:divBdr>
            <w:top w:val="none" w:sz="0" w:space="0" w:color="auto"/>
            <w:left w:val="none" w:sz="0" w:space="0" w:color="auto"/>
            <w:bottom w:val="none" w:sz="0" w:space="0" w:color="auto"/>
            <w:right w:val="none" w:sz="0" w:space="0" w:color="auto"/>
          </w:divBdr>
        </w:div>
      </w:divsChild>
    </w:div>
    <w:div w:id="1619725308">
      <w:bodyDiv w:val="1"/>
      <w:marLeft w:val="0"/>
      <w:marRight w:val="0"/>
      <w:marTop w:val="0"/>
      <w:marBottom w:val="0"/>
      <w:divBdr>
        <w:top w:val="none" w:sz="0" w:space="0" w:color="auto"/>
        <w:left w:val="none" w:sz="0" w:space="0" w:color="auto"/>
        <w:bottom w:val="none" w:sz="0" w:space="0" w:color="auto"/>
        <w:right w:val="none" w:sz="0" w:space="0" w:color="auto"/>
      </w:divBdr>
      <w:divsChild>
        <w:div w:id="1396928379">
          <w:marLeft w:val="0"/>
          <w:marRight w:val="0"/>
          <w:marTop w:val="0"/>
          <w:marBottom w:val="0"/>
          <w:divBdr>
            <w:top w:val="none" w:sz="0" w:space="0" w:color="auto"/>
            <w:left w:val="none" w:sz="0" w:space="0" w:color="auto"/>
            <w:bottom w:val="none" w:sz="0" w:space="0" w:color="auto"/>
            <w:right w:val="none" w:sz="0" w:space="0" w:color="auto"/>
          </w:divBdr>
        </w:div>
      </w:divsChild>
    </w:div>
    <w:div w:id="1638993891">
      <w:bodyDiv w:val="1"/>
      <w:marLeft w:val="0"/>
      <w:marRight w:val="0"/>
      <w:marTop w:val="0"/>
      <w:marBottom w:val="0"/>
      <w:divBdr>
        <w:top w:val="none" w:sz="0" w:space="0" w:color="auto"/>
        <w:left w:val="none" w:sz="0" w:space="0" w:color="auto"/>
        <w:bottom w:val="none" w:sz="0" w:space="0" w:color="auto"/>
        <w:right w:val="none" w:sz="0" w:space="0" w:color="auto"/>
      </w:divBdr>
      <w:divsChild>
        <w:div w:id="2079091382">
          <w:marLeft w:val="0"/>
          <w:marRight w:val="0"/>
          <w:marTop w:val="0"/>
          <w:marBottom w:val="0"/>
          <w:divBdr>
            <w:top w:val="none" w:sz="0" w:space="0" w:color="auto"/>
            <w:left w:val="none" w:sz="0" w:space="0" w:color="auto"/>
            <w:bottom w:val="none" w:sz="0" w:space="0" w:color="auto"/>
            <w:right w:val="none" w:sz="0" w:space="0" w:color="auto"/>
          </w:divBdr>
        </w:div>
      </w:divsChild>
    </w:div>
    <w:div w:id="1661228205">
      <w:bodyDiv w:val="1"/>
      <w:marLeft w:val="0"/>
      <w:marRight w:val="0"/>
      <w:marTop w:val="0"/>
      <w:marBottom w:val="0"/>
      <w:divBdr>
        <w:top w:val="none" w:sz="0" w:space="0" w:color="auto"/>
        <w:left w:val="none" w:sz="0" w:space="0" w:color="auto"/>
        <w:bottom w:val="none" w:sz="0" w:space="0" w:color="auto"/>
        <w:right w:val="none" w:sz="0" w:space="0" w:color="auto"/>
      </w:divBdr>
      <w:divsChild>
        <w:div w:id="426775936">
          <w:marLeft w:val="0"/>
          <w:marRight w:val="0"/>
          <w:marTop w:val="0"/>
          <w:marBottom w:val="0"/>
          <w:divBdr>
            <w:top w:val="none" w:sz="0" w:space="0" w:color="auto"/>
            <w:left w:val="none" w:sz="0" w:space="0" w:color="auto"/>
            <w:bottom w:val="none" w:sz="0" w:space="0" w:color="auto"/>
            <w:right w:val="none" w:sz="0" w:space="0" w:color="auto"/>
          </w:divBdr>
        </w:div>
      </w:divsChild>
    </w:div>
    <w:div w:id="1819761682">
      <w:bodyDiv w:val="1"/>
      <w:marLeft w:val="0"/>
      <w:marRight w:val="0"/>
      <w:marTop w:val="0"/>
      <w:marBottom w:val="0"/>
      <w:divBdr>
        <w:top w:val="none" w:sz="0" w:space="0" w:color="auto"/>
        <w:left w:val="none" w:sz="0" w:space="0" w:color="auto"/>
        <w:bottom w:val="none" w:sz="0" w:space="0" w:color="auto"/>
        <w:right w:val="none" w:sz="0" w:space="0" w:color="auto"/>
      </w:divBdr>
      <w:divsChild>
        <w:div w:id="127826118">
          <w:marLeft w:val="0"/>
          <w:marRight w:val="0"/>
          <w:marTop w:val="0"/>
          <w:marBottom w:val="0"/>
          <w:divBdr>
            <w:top w:val="none" w:sz="0" w:space="0" w:color="auto"/>
            <w:left w:val="none" w:sz="0" w:space="0" w:color="auto"/>
            <w:bottom w:val="none" w:sz="0" w:space="0" w:color="auto"/>
            <w:right w:val="none" w:sz="0" w:space="0" w:color="auto"/>
          </w:divBdr>
        </w:div>
      </w:divsChild>
    </w:div>
    <w:div w:id="1878546947">
      <w:bodyDiv w:val="1"/>
      <w:marLeft w:val="0"/>
      <w:marRight w:val="0"/>
      <w:marTop w:val="0"/>
      <w:marBottom w:val="0"/>
      <w:divBdr>
        <w:top w:val="none" w:sz="0" w:space="0" w:color="auto"/>
        <w:left w:val="none" w:sz="0" w:space="0" w:color="auto"/>
        <w:bottom w:val="none" w:sz="0" w:space="0" w:color="auto"/>
        <w:right w:val="none" w:sz="0" w:space="0" w:color="auto"/>
      </w:divBdr>
      <w:divsChild>
        <w:div w:id="1944721686">
          <w:marLeft w:val="0"/>
          <w:marRight w:val="0"/>
          <w:marTop w:val="0"/>
          <w:marBottom w:val="0"/>
          <w:divBdr>
            <w:top w:val="none" w:sz="0" w:space="0" w:color="auto"/>
            <w:left w:val="none" w:sz="0" w:space="0" w:color="auto"/>
            <w:bottom w:val="none" w:sz="0" w:space="0" w:color="auto"/>
            <w:right w:val="none" w:sz="0" w:space="0" w:color="auto"/>
          </w:divBdr>
        </w:div>
      </w:divsChild>
    </w:div>
    <w:div w:id="1940600376">
      <w:bodyDiv w:val="1"/>
      <w:marLeft w:val="0"/>
      <w:marRight w:val="0"/>
      <w:marTop w:val="0"/>
      <w:marBottom w:val="0"/>
      <w:divBdr>
        <w:top w:val="none" w:sz="0" w:space="0" w:color="auto"/>
        <w:left w:val="none" w:sz="0" w:space="0" w:color="auto"/>
        <w:bottom w:val="none" w:sz="0" w:space="0" w:color="auto"/>
        <w:right w:val="none" w:sz="0" w:space="0" w:color="auto"/>
      </w:divBdr>
      <w:divsChild>
        <w:div w:id="1107385627">
          <w:marLeft w:val="0"/>
          <w:marRight w:val="0"/>
          <w:marTop w:val="0"/>
          <w:marBottom w:val="0"/>
          <w:divBdr>
            <w:top w:val="none" w:sz="0" w:space="0" w:color="auto"/>
            <w:left w:val="none" w:sz="0" w:space="0" w:color="auto"/>
            <w:bottom w:val="none" w:sz="0" w:space="0" w:color="auto"/>
            <w:right w:val="none" w:sz="0" w:space="0" w:color="auto"/>
          </w:divBdr>
        </w:div>
      </w:divsChild>
    </w:div>
    <w:div w:id="1975714820">
      <w:bodyDiv w:val="1"/>
      <w:marLeft w:val="0"/>
      <w:marRight w:val="0"/>
      <w:marTop w:val="0"/>
      <w:marBottom w:val="0"/>
      <w:divBdr>
        <w:top w:val="none" w:sz="0" w:space="0" w:color="auto"/>
        <w:left w:val="none" w:sz="0" w:space="0" w:color="auto"/>
        <w:bottom w:val="none" w:sz="0" w:space="0" w:color="auto"/>
        <w:right w:val="none" w:sz="0" w:space="0" w:color="auto"/>
      </w:divBdr>
      <w:divsChild>
        <w:div w:id="1879733559">
          <w:marLeft w:val="0"/>
          <w:marRight w:val="0"/>
          <w:marTop w:val="0"/>
          <w:marBottom w:val="0"/>
          <w:divBdr>
            <w:top w:val="none" w:sz="0" w:space="0" w:color="auto"/>
            <w:left w:val="none" w:sz="0" w:space="0" w:color="auto"/>
            <w:bottom w:val="none" w:sz="0" w:space="0" w:color="auto"/>
            <w:right w:val="none" w:sz="0" w:space="0" w:color="auto"/>
          </w:divBdr>
        </w:div>
      </w:divsChild>
    </w:div>
    <w:div w:id="1980915955">
      <w:bodyDiv w:val="1"/>
      <w:marLeft w:val="0"/>
      <w:marRight w:val="0"/>
      <w:marTop w:val="0"/>
      <w:marBottom w:val="0"/>
      <w:divBdr>
        <w:top w:val="none" w:sz="0" w:space="0" w:color="auto"/>
        <w:left w:val="none" w:sz="0" w:space="0" w:color="auto"/>
        <w:bottom w:val="none" w:sz="0" w:space="0" w:color="auto"/>
        <w:right w:val="none" w:sz="0" w:space="0" w:color="auto"/>
      </w:divBdr>
      <w:divsChild>
        <w:div w:id="675621177">
          <w:marLeft w:val="0"/>
          <w:marRight w:val="0"/>
          <w:marTop w:val="0"/>
          <w:marBottom w:val="0"/>
          <w:divBdr>
            <w:top w:val="none" w:sz="0" w:space="0" w:color="auto"/>
            <w:left w:val="none" w:sz="0" w:space="0" w:color="auto"/>
            <w:bottom w:val="none" w:sz="0" w:space="0" w:color="auto"/>
            <w:right w:val="none" w:sz="0" w:space="0" w:color="auto"/>
          </w:divBdr>
        </w:div>
      </w:divsChild>
    </w:div>
    <w:div w:id="2008702797">
      <w:bodyDiv w:val="1"/>
      <w:marLeft w:val="0"/>
      <w:marRight w:val="0"/>
      <w:marTop w:val="0"/>
      <w:marBottom w:val="0"/>
      <w:divBdr>
        <w:top w:val="none" w:sz="0" w:space="0" w:color="auto"/>
        <w:left w:val="none" w:sz="0" w:space="0" w:color="auto"/>
        <w:bottom w:val="none" w:sz="0" w:space="0" w:color="auto"/>
        <w:right w:val="none" w:sz="0" w:space="0" w:color="auto"/>
      </w:divBdr>
      <w:divsChild>
        <w:div w:id="84352158">
          <w:marLeft w:val="0"/>
          <w:marRight w:val="0"/>
          <w:marTop w:val="0"/>
          <w:marBottom w:val="0"/>
          <w:divBdr>
            <w:top w:val="none" w:sz="0" w:space="0" w:color="auto"/>
            <w:left w:val="none" w:sz="0" w:space="0" w:color="auto"/>
            <w:bottom w:val="none" w:sz="0" w:space="0" w:color="auto"/>
            <w:right w:val="none" w:sz="0" w:space="0" w:color="auto"/>
          </w:divBdr>
        </w:div>
      </w:divsChild>
    </w:div>
    <w:div w:id="2045716642">
      <w:bodyDiv w:val="1"/>
      <w:marLeft w:val="0"/>
      <w:marRight w:val="0"/>
      <w:marTop w:val="0"/>
      <w:marBottom w:val="0"/>
      <w:divBdr>
        <w:top w:val="none" w:sz="0" w:space="0" w:color="auto"/>
        <w:left w:val="none" w:sz="0" w:space="0" w:color="auto"/>
        <w:bottom w:val="none" w:sz="0" w:space="0" w:color="auto"/>
        <w:right w:val="none" w:sz="0" w:space="0" w:color="auto"/>
      </w:divBdr>
      <w:divsChild>
        <w:div w:id="1462576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866C48-1CCA-4A0C-B6EB-69A9FE5C219D}">
  <we:reference id="wa104382081" version="1.28.0.0" store="en-001" storeType="OMEX"/>
  <we:alternateReferences>
    <we:reference id="WA104382081" version="1.28.0.0" store="" storeType="OMEX"/>
  </we:alternateReferences>
  <we:properties>
    <we:property name="MENDELEY_CITATIONS" value="[]"/>
    <we:property name="MENDELEY_CITATIONS_STYLE" value="&quot;https://www.zotero.org/styles/sage-vancouver-bracket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E5B5AF585565C4BA0DC79F275483504" ma:contentTypeVersion="6" ma:contentTypeDescription="Create a new document." ma:contentTypeScope="" ma:versionID="8d60166aefb740cfc2d4565325e3e594">
  <xsd:schema xmlns:xsd="http://www.w3.org/2001/XMLSchema" xmlns:xs="http://www.w3.org/2001/XMLSchema" xmlns:p="http://schemas.microsoft.com/office/2006/metadata/properties" xmlns:ns2="7a74ebb8-c48f-4c44-ac73-827304fdb523" targetNamespace="http://schemas.microsoft.com/office/2006/metadata/properties" ma:root="true" ma:fieldsID="230238c3ab1d1ac68248deb1d17c391e" ns2:_="">
    <xsd:import namespace="7a74ebb8-c48f-4c44-ac73-827304fdb5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4ebb8-c48f-4c44-ac73-827304fdb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1E2029-F7EF-4C6D-99E9-465CA3B41F87}">
  <ds:schemaRefs>
    <ds:schemaRef ds:uri="http://schemas.microsoft.com/sharepoint/v3/contenttype/forms"/>
  </ds:schemaRefs>
</ds:datastoreItem>
</file>

<file path=customXml/itemProps2.xml><?xml version="1.0" encoding="utf-8"?>
<ds:datastoreItem xmlns:ds="http://schemas.openxmlformats.org/officeDocument/2006/customXml" ds:itemID="{84C0C7FA-DD36-48F4-9B54-AA205421D5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34D02E7-44AB-48CF-BB03-BF93F0E0E878}">
  <ds:schemaRefs>
    <ds:schemaRef ds:uri="http://schemas.openxmlformats.org/officeDocument/2006/bibliography"/>
  </ds:schemaRefs>
</ds:datastoreItem>
</file>

<file path=customXml/itemProps4.xml><?xml version="1.0" encoding="utf-8"?>
<ds:datastoreItem xmlns:ds="http://schemas.openxmlformats.org/officeDocument/2006/customXml" ds:itemID="{58AD8606-B56E-4D61-BA0B-7475F3AEF3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4ebb8-c48f-4c44-ac73-827304fdb5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17</Pages>
  <Words>24622</Words>
  <Characters>140352</Characters>
  <Application>Microsoft Office Word</Application>
  <DocSecurity>0</DocSecurity>
  <Lines>1169</Lines>
  <Paragraphs>329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Petnathean Julled</cp:lastModifiedBy>
  <cp:revision>191</cp:revision>
  <cp:lastPrinted>2020-08-09T07:53:00Z</cp:lastPrinted>
  <dcterms:created xsi:type="dcterms:W3CDTF">2021-11-19T03:00:00Z</dcterms:created>
  <dcterms:modified xsi:type="dcterms:W3CDTF">2021-11-27T06:52:00Z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05e4d2d8-c212-3dcd-9c26-371e1ddf6c1f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http://www.zotero.org/styles/sage-vancouver-brackets</vt:lpwstr>
  </property>
  <property fmtid="{D5CDD505-2E9C-101B-9397-08002B2CF9AE}" pid="20" name="Mendeley Recent Style Name 7_1">
    <vt:lpwstr>SAGE - Vancouver (brackets)</vt:lpwstr>
  </property>
  <property fmtid="{D5CDD505-2E9C-101B-9397-08002B2CF9AE}" pid="21" name="Mendeley Recent Style Id 8_1">
    <vt:lpwstr>http://www.zotero.org/styles/springer-vancouver-brackets</vt:lpwstr>
  </property>
  <property fmtid="{D5CDD505-2E9C-101B-9397-08002B2CF9AE}" pid="22" name="Mendeley Recent Style Name 8_1">
    <vt:lpwstr>Springer - Vancouver (brackets)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ContentTypeId">
    <vt:lpwstr>0x010100DE5B5AF585565C4BA0DC79F275483504</vt:lpwstr>
  </property>
</Properties>
</file>