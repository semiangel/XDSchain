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8"/>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C8BFFB1" w14:textId="2FA8A076" w:rsidR="00BD670B" w:rsidDel="00605707" w:rsidRDefault="00A01AED" w:rsidP="00BD670B">
      <w:pPr>
        <w:pStyle w:val="Author"/>
        <w:spacing w:before="100" w:beforeAutospacing="1"/>
        <w:rPr>
          <w:del w:id="0" w:author="Pattanasak Mongkolwat" w:date="2021-10-04T16:05:00Z"/>
          <w:sz w:val="18"/>
          <w:szCs w:val="18"/>
        </w:rPr>
      </w:pPr>
      <w:del w:id="1" w:author="Pattanasak Mongkolwat" w:date="2021-10-04T16:05:00Z">
        <w:r w:rsidDel="00605707">
          <w:rPr>
            <w:rFonts w:cs="Angsana New"/>
            <w:sz w:val="18"/>
            <w:lang w:bidi="th-TH"/>
          </w:rPr>
          <w:delText>Petnathean Julled</w:delText>
        </w:r>
        <w:r w:rsidR="001A3B3D" w:rsidRPr="00F847A6" w:rsidDel="00605707">
          <w:rPr>
            <w:sz w:val="18"/>
            <w:szCs w:val="18"/>
          </w:rPr>
          <w:delText xml:space="preserve"> </w:delText>
        </w:r>
        <w:r w:rsidR="001A3B3D" w:rsidRPr="00F847A6" w:rsidDel="00605707">
          <w:rPr>
            <w:sz w:val="18"/>
            <w:szCs w:val="18"/>
          </w:rPr>
          <w:br/>
          <w:delText>line 2:</w:delText>
        </w:r>
        <w:r w:rsidR="009303D9" w:rsidRPr="00F847A6" w:rsidDel="00605707">
          <w:rPr>
            <w:sz w:val="18"/>
            <w:szCs w:val="18"/>
          </w:rPr>
          <w:delText xml:space="preserve"> </w:delText>
        </w:r>
        <w:r w:rsidR="009303D9" w:rsidRPr="00F847A6" w:rsidDel="00605707">
          <w:rPr>
            <w:i/>
            <w:sz w:val="18"/>
            <w:szCs w:val="18"/>
          </w:rPr>
          <w:delText>dept. name of organization</w:delText>
        </w:r>
        <w:r w:rsidR="001A3B3D" w:rsidRPr="00F847A6" w:rsidDel="00605707">
          <w:rPr>
            <w:i/>
            <w:sz w:val="18"/>
            <w:szCs w:val="18"/>
          </w:rPr>
          <w:delText xml:space="preserve"> </w:delText>
        </w:r>
        <w:r w:rsidR="007B6DDA" w:rsidDel="00605707">
          <w:rPr>
            <w:i/>
            <w:sz w:val="18"/>
            <w:szCs w:val="18"/>
          </w:rPr>
          <w:br/>
        </w:r>
        <w:r w:rsidR="001A3B3D" w:rsidRPr="00F847A6" w:rsidDel="00605707">
          <w:rPr>
            <w:i/>
            <w:sz w:val="18"/>
            <w:szCs w:val="18"/>
          </w:rPr>
          <w:delText xml:space="preserve">(of </w:delText>
        </w:r>
        <w:r w:rsidR="001A3B3D" w:rsidRPr="00F847A6" w:rsidDel="00605707">
          <w:rPr>
            <w:i/>
            <w:iCs/>
            <w:sz w:val="18"/>
            <w:szCs w:val="18"/>
          </w:rPr>
          <w:delText>Affiliation</w:delText>
        </w:r>
        <w:r w:rsidR="001A3B3D" w:rsidRPr="00F847A6" w:rsidDel="00605707">
          <w:rPr>
            <w:i/>
            <w:sz w:val="18"/>
            <w:szCs w:val="18"/>
          </w:rPr>
          <w:delText>)</w:delText>
        </w:r>
        <w:r w:rsidR="00D72D06" w:rsidRPr="00F847A6" w:rsidDel="00605707">
          <w:rPr>
            <w:sz w:val="18"/>
            <w:szCs w:val="18"/>
          </w:rPr>
          <w:br/>
        </w:r>
        <w:r w:rsidR="00645D22" w:rsidRPr="00F847A6" w:rsidDel="00605707">
          <w:rPr>
            <w:sz w:val="18"/>
            <w:szCs w:val="18"/>
          </w:rPr>
          <w:delText>li</w:delText>
        </w:r>
        <w:r w:rsidR="009303D9" w:rsidRPr="00F847A6" w:rsidDel="00605707">
          <w:rPr>
            <w:sz w:val="18"/>
            <w:szCs w:val="18"/>
          </w:rPr>
          <w:delText xml:space="preserve">ne </w:delText>
        </w:r>
        <w:r w:rsidR="001A3B3D" w:rsidRPr="00F847A6" w:rsidDel="00605707">
          <w:rPr>
            <w:sz w:val="18"/>
            <w:szCs w:val="18"/>
          </w:rPr>
          <w:delText>3</w:delText>
        </w:r>
        <w:r w:rsidR="009303D9" w:rsidRPr="00F847A6" w:rsidDel="00605707">
          <w:rPr>
            <w:sz w:val="18"/>
            <w:szCs w:val="18"/>
          </w:rPr>
          <w:delText xml:space="preserve">: </w:delText>
        </w:r>
        <w:r w:rsidR="009303D9" w:rsidRPr="00F847A6" w:rsidDel="00605707">
          <w:rPr>
            <w:i/>
            <w:sz w:val="18"/>
            <w:szCs w:val="18"/>
          </w:rPr>
          <w:delText xml:space="preserve">name of organization </w:delText>
        </w:r>
        <w:r w:rsidR="007B6DDA" w:rsidDel="00605707">
          <w:rPr>
            <w:i/>
            <w:sz w:val="18"/>
            <w:szCs w:val="18"/>
          </w:rPr>
          <w:br/>
        </w:r>
        <w:r w:rsidR="001A3B3D" w:rsidRPr="00F847A6" w:rsidDel="00605707">
          <w:rPr>
            <w:i/>
            <w:sz w:val="18"/>
            <w:szCs w:val="18"/>
          </w:rPr>
          <w:delText>(of Affiliation)</w:delText>
        </w:r>
        <w:r w:rsidR="001A3B3D" w:rsidRPr="00F847A6" w:rsidDel="00605707">
          <w:rPr>
            <w:i/>
            <w:sz w:val="18"/>
            <w:szCs w:val="18"/>
          </w:rPr>
          <w:br/>
        </w:r>
        <w:r w:rsidR="009303D9" w:rsidRPr="00F847A6" w:rsidDel="00605707">
          <w:rPr>
            <w:sz w:val="18"/>
            <w:szCs w:val="18"/>
          </w:rPr>
          <w:delText xml:space="preserve">line </w:delText>
        </w:r>
        <w:r w:rsidR="001A3B3D" w:rsidRPr="00F847A6" w:rsidDel="00605707">
          <w:rPr>
            <w:sz w:val="18"/>
            <w:szCs w:val="18"/>
          </w:rPr>
          <w:delText>4</w:delText>
        </w:r>
        <w:r w:rsidR="009303D9" w:rsidRPr="00F847A6" w:rsidDel="00605707">
          <w:rPr>
            <w:sz w:val="18"/>
            <w:szCs w:val="18"/>
          </w:rPr>
          <w:delText>: City, Country</w:delText>
        </w:r>
        <w:r w:rsidR="001A3B3D" w:rsidRPr="00F847A6" w:rsidDel="00605707">
          <w:rPr>
            <w:sz w:val="18"/>
            <w:szCs w:val="18"/>
          </w:rPr>
          <w:br/>
        </w:r>
        <w:r w:rsidR="009303D9" w:rsidRPr="00F847A6" w:rsidDel="00605707">
          <w:rPr>
            <w:sz w:val="18"/>
            <w:szCs w:val="18"/>
          </w:rPr>
          <w:delText xml:space="preserve">line </w:delText>
        </w:r>
        <w:r w:rsidR="001A3B3D" w:rsidRPr="00F847A6" w:rsidDel="00605707">
          <w:rPr>
            <w:sz w:val="18"/>
            <w:szCs w:val="18"/>
          </w:rPr>
          <w:delText>5: e</w:delText>
        </w:r>
        <w:r w:rsidR="009303D9" w:rsidRPr="00F847A6" w:rsidDel="00605707">
          <w:rPr>
            <w:sz w:val="18"/>
            <w:szCs w:val="18"/>
          </w:rPr>
          <w:delText>ma</w:delText>
        </w:r>
        <w:r w:rsidR="001A3B3D" w:rsidRPr="00F847A6" w:rsidDel="00605707">
          <w:rPr>
            <w:sz w:val="18"/>
            <w:szCs w:val="18"/>
          </w:rPr>
          <w:delText>il address</w:delText>
        </w:r>
        <w:r w:rsidR="00B768D1" w:rsidDel="00605707">
          <w:rPr>
            <w:sz w:val="18"/>
            <w:szCs w:val="18"/>
          </w:rPr>
          <w:delText xml:space="preserve"> or ORCID</w:delText>
        </w:r>
      </w:del>
    </w:p>
    <w:p w14:paraId="51DD14E6" w14:textId="27BBC47E" w:rsidR="001A3B3D" w:rsidRPr="00F847A6" w:rsidDel="00605707" w:rsidRDefault="00BD670B" w:rsidP="00EA6834">
      <w:pPr>
        <w:pStyle w:val="Author"/>
        <w:spacing w:before="0"/>
        <w:rPr>
          <w:del w:id="2" w:author="Pattanasak Mongkolwat" w:date="2021-10-04T16:05:00Z"/>
          <w:sz w:val="18"/>
          <w:szCs w:val="18"/>
        </w:rPr>
      </w:pPr>
      <w:del w:id="3" w:author="Pattanasak Mongkolwat" w:date="2021-10-04T16:05:00Z">
        <w:r w:rsidDel="00605707">
          <w:rPr>
            <w:sz w:val="18"/>
            <w:szCs w:val="18"/>
          </w:rPr>
          <w:br w:type="column"/>
        </w:r>
        <w:r w:rsidR="00A01AED" w:rsidDel="00605707">
          <w:rPr>
            <w:sz w:val="18"/>
            <w:szCs w:val="18"/>
          </w:rPr>
          <w:delText>Assadarat Khurat</w:delText>
        </w:r>
        <w:r w:rsidR="001A3B3D" w:rsidRPr="00F847A6" w:rsidDel="00605707">
          <w:rPr>
            <w:sz w:val="18"/>
            <w:szCs w:val="18"/>
          </w:rPr>
          <w:br/>
          <w:delText xml:space="preserve">line 2: </w:delText>
        </w:r>
        <w:r w:rsidR="001A3B3D" w:rsidRPr="00F847A6" w:rsidDel="00605707">
          <w:rPr>
            <w:i/>
            <w:sz w:val="18"/>
            <w:szCs w:val="18"/>
          </w:rPr>
          <w:delText xml:space="preserve">dept. name of organization </w:delText>
        </w:r>
        <w:r w:rsidR="007B6DDA" w:rsidDel="00605707">
          <w:rPr>
            <w:i/>
            <w:sz w:val="18"/>
            <w:szCs w:val="18"/>
          </w:rPr>
          <w:br/>
        </w:r>
        <w:r w:rsidR="001A3B3D" w:rsidRPr="00F847A6" w:rsidDel="00605707">
          <w:rPr>
            <w:i/>
            <w:sz w:val="18"/>
            <w:szCs w:val="18"/>
          </w:rPr>
          <w:delText xml:space="preserve">(of </w:delText>
        </w:r>
        <w:r w:rsidR="001A3B3D" w:rsidRPr="00F847A6" w:rsidDel="00605707">
          <w:rPr>
            <w:i/>
            <w:iCs/>
            <w:sz w:val="18"/>
            <w:szCs w:val="18"/>
          </w:rPr>
          <w:delText>Affiliation</w:delText>
        </w:r>
        <w:r w:rsidR="001A3B3D" w:rsidRPr="00F847A6" w:rsidDel="00605707">
          <w:rPr>
            <w:i/>
            <w:sz w:val="18"/>
            <w:szCs w:val="18"/>
          </w:rPr>
          <w:delText>)</w:delText>
        </w:r>
        <w:r w:rsidR="001A3B3D" w:rsidRPr="00F847A6" w:rsidDel="00605707">
          <w:rPr>
            <w:sz w:val="18"/>
            <w:szCs w:val="18"/>
          </w:rPr>
          <w:br/>
          <w:delText xml:space="preserve">line 3: </w:delText>
        </w:r>
        <w:r w:rsidR="001A3B3D" w:rsidRPr="00F847A6" w:rsidDel="00605707">
          <w:rPr>
            <w:i/>
            <w:sz w:val="18"/>
            <w:szCs w:val="18"/>
          </w:rPr>
          <w:delText xml:space="preserve">name of organization </w:delText>
        </w:r>
        <w:r w:rsidR="007B6DDA" w:rsidDel="00605707">
          <w:rPr>
            <w:i/>
            <w:sz w:val="18"/>
            <w:szCs w:val="18"/>
          </w:rPr>
          <w:br/>
        </w:r>
        <w:r w:rsidR="001A3B3D" w:rsidRPr="00F847A6" w:rsidDel="00605707">
          <w:rPr>
            <w:i/>
            <w:sz w:val="18"/>
            <w:szCs w:val="18"/>
          </w:rPr>
          <w:delText>(of Affiliation)</w:delText>
        </w:r>
        <w:r w:rsidR="001A3B3D" w:rsidRPr="00F847A6" w:rsidDel="00605707">
          <w:rPr>
            <w:i/>
            <w:sz w:val="18"/>
            <w:szCs w:val="18"/>
          </w:rPr>
          <w:br/>
        </w:r>
        <w:r w:rsidR="001A3B3D" w:rsidRPr="00F847A6" w:rsidDel="00605707">
          <w:rPr>
            <w:sz w:val="18"/>
            <w:szCs w:val="18"/>
          </w:rPr>
          <w:delText>line 4: City, Country</w:delText>
        </w:r>
        <w:r w:rsidR="001A3B3D" w:rsidRPr="00F847A6" w:rsidDel="00605707">
          <w:rPr>
            <w:sz w:val="18"/>
            <w:szCs w:val="18"/>
          </w:rPr>
          <w:br/>
          <w:delText>line 5: email address</w:delText>
        </w:r>
        <w:r w:rsidR="00B768D1" w:rsidDel="00605707">
          <w:rPr>
            <w:sz w:val="18"/>
            <w:szCs w:val="18"/>
          </w:rPr>
          <w:delText xml:space="preserve"> or ORCID</w:delText>
        </w:r>
      </w:del>
    </w:p>
    <w:p w14:paraId="29778F1A" w14:textId="3C0ECD50" w:rsidR="001A3B3D" w:rsidRPr="00F847A6" w:rsidDel="00605707" w:rsidRDefault="00BD670B" w:rsidP="00EA6834">
      <w:pPr>
        <w:pStyle w:val="Author"/>
        <w:spacing w:before="0"/>
        <w:rPr>
          <w:del w:id="4" w:author="Pattanasak Mongkolwat" w:date="2021-10-04T16:05:00Z"/>
          <w:sz w:val="18"/>
          <w:szCs w:val="18"/>
        </w:rPr>
      </w:pPr>
      <w:del w:id="5" w:author="Pattanasak Mongkolwat" w:date="2021-10-04T16:05:00Z">
        <w:r w:rsidDel="00605707">
          <w:rPr>
            <w:sz w:val="18"/>
            <w:szCs w:val="18"/>
          </w:rPr>
          <w:br w:type="column"/>
        </w:r>
        <w:r w:rsidR="00A01AED" w:rsidDel="00605707">
          <w:rPr>
            <w:sz w:val="18"/>
            <w:szCs w:val="18"/>
          </w:rPr>
          <w:delText>Pattanasak Mongkolwat</w:delText>
        </w:r>
        <w:r w:rsidR="001A3B3D" w:rsidRPr="00F847A6" w:rsidDel="00605707">
          <w:rPr>
            <w:sz w:val="18"/>
            <w:szCs w:val="18"/>
          </w:rPr>
          <w:br/>
          <w:delText xml:space="preserve">line 2: </w:delText>
        </w:r>
        <w:r w:rsidR="001A3B3D" w:rsidRPr="00F847A6" w:rsidDel="00605707">
          <w:rPr>
            <w:i/>
            <w:sz w:val="18"/>
            <w:szCs w:val="18"/>
          </w:rPr>
          <w:delText xml:space="preserve">dept. name of organization </w:delText>
        </w:r>
        <w:r w:rsidR="007B6DDA" w:rsidDel="00605707">
          <w:rPr>
            <w:i/>
            <w:sz w:val="18"/>
            <w:szCs w:val="18"/>
          </w:rPr>
          <w:br/>
        </w:r>
        <w:r w:rsidR="001A3B3D" w:rsidRPr="00F847A6" w:rsidDel="00605707">
          <w:rPr>
            <w:i/>
            <w:sz w:val="18"/>
            <w:szCs w:val="18"/>
          </w:rPr>
          <w:delText xml:space="preserve">(of </w:delText>
        </w:r>
        <w:r w:rsidR="001A3B3D" w:rsidRPr="00F847A6" w:rsidDel="00605707">
          <w:rPr>
            <w:i/>
            <w:iCs/>
            <w:sz w:val="18"/>
            <w:szCs w:val="18"/>
          </w:rPr>
          <w:delText>Affiliation</w:delText>
        </w:r>
        <w:r w:rsidR="001A3B3D" w:rsidRPr="00F847A6" w:rsidDel="00605707">
          <w:rPr>
            <w:i/>
            <w:sz w:val="18"/>
            <w:szCs w:val="18"/>
          </w:rPr>
          <w:delText>)</w:delText>
        </w:r>
        <w:r w:rsidR="001A3B3D" w:rsidRPr="00F847A6" w:rsidDel="00605707">
          <w:rPr>
            <w:sz w:val="18"/>
            <w:szCs w:val="18"/>
          </w:rPr>
          <w:br/>
          <w:delText xml:space="preserve">line 3: </w:delText>
        </w:r>
        <w:r w:rsidR="001A3B3D" w:rsidRPr="00F847A6" w:rsidDel="00605707">
          <w:rPr>
            <w:i/>
            <w:sz w:val="18"/>
            <w:szCs w:val="18"/>
          </w:rPr>
          <w:delText xml:space="preserve">name of organization </w:delText>
        </w:r>
        <w:r w:rsidR="007B6DDA" w:rsidDel="00605707">
          <w:rPr>
            <w:i/>
            <w:sz w:val="18"/>
            <w:szCs w:val="18"/>
          </w:rPr>
          <w:br/>
        </w:r>
        <w:r w:rsidR="001A3B3D" w:rsidRPr="00F847A6" w:rsidDel="00605707">
          <w:rPr>
            <w:i/>
            <w:sz w:val="18"/>
            <w:szCs w:val="18"/>
          </w:rPr>
          <w:delText>(of Affiliation)</w:delText>
        </w:r>
        <w:r w:rsidR="001A3B3D" w:rsidRPr="00F847A6" w:rsidDel="00605707">
          <w:rPr>
            <w:i/>
            <w:sz w:val="18"/>
            <w:szCs w:val="18"/>
          </w:rPr>
          <w:br/>
        </w:r>
        <w:r w:rsidR="001A3B3D" w:rsidRPr="00F847A6" w:rsidDel="00605707">
          <w:rPr>
            <w:sz w:val="18"/>
            <w:szCs w:val="18"/>
          </w:rPr>
          <w:delText>line 4: City, Country</w:delText>
        </w:r>
        <w:r w:rsidR="001A3B3D" w:rsidRPr="00F847A6" w:rsidDel="00605707">
          <w:rPr>
            <w:sz w:val="18"/>
            <w:szCs w:val="18"/>
          </w:rPr>
          <w:br/>
          <w:delText>line 5: email address</w:delText>
        </w:r>
        <w:r w:rsidR="00B768D1" w:rsidDel="00605707">
          <w:rPr>
            <w:sz w:val="18"/>
            <w:szCs w:val="18"/>
          </w:rPr>
          <w:delText xml:space="preserve"> or ORCID</w:delText>
        </w:r>
      </w:del>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2F5F3F3A" w:rsidR="004D72B5" w:rsidRPr="00E063FE" w:rsidRDefault="0028793C" w:rsidP="00972203">
      <w:pPr>
        <w:pStyle w:val="Abstract"/>
        <w:rPr>
          <w:i/>
          <w:iCs/>
        </w:rPr>
      </w:pPr>
      <w:del w:id="6" w:author="Pattanasak Mongkolwat" w:date="2021-10-04T13:54:00Z">
        <w:r w:rsidDel="00273FDA">
          <w:rPr>
            <w:i/>
            <w:iCs/>
            <w:noProof/>
          </w:rPr>
          <mc:AlternateContent>
            <mc:Choice Requires="wpi">
              <w:drawing>
                <wp:anchor distT="0" distB="0" distL="114300" distR="114300" simplePos="0" relativeHeight="251654656" behindDoc="0" locked="0" layoutInCell="1" allowOverlap="1" wp14:anchorId="6C7B680E" wp14:editId="7C5365C0">
                  <wp:simplePos x="0" y="0"/>
                  <wp:positionH relativeFrom="column">
                    <wp:posOffset>2750487</wp:posOffset>
                  </wp:positionH>
                  <wp:positionV relativeFrom="paragraph">
                    <wp:posOffset>1202241</wp:posOffset>
                  </wp:positionV>
                  <wp:extent cx="14040" cy="14040"/>
                  <wp:effectExtent l="38100" t="38100" r="36830" b="36830"/>
                  <wp:wrapNone/>
                  <wp:docPr id="46" name="Ink 46"/>
                  <wp:cNvGraphicFramePr/>
                  <a:graphic xmlns:a="http://schemas.openxmlformats.org/drawingml/2006/main">
                    <a:graphicData uri="http://schemas.microsoft.com/office/word/2010/wordprocessingInk">
                      <w14:contentPart bwMode="auto" r:id="rId9">
                        <w14:nvContentPartPr>
                          <w14:cNvContentPartPr/>
                        </w14:nvContentPartPr>
                        <w14:xfrm>
                          <a:off x="0" y="0"/>
                          <a:ext cx="14040" cy="14040"/>
                        </w14:xfrm>
                      </w14:contentPart>
                    </a:graphicData>
                  </a:graphic>
                </wp:anchor>
              </w:drawing>
            </mc:Choice>
            <mc:Fallback>
              <w:pict>
                <v:shapetype w14:anchorId="252858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215.3pt;margin-top:93.45pt;width:3.6pt;height: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">
                  <v:imagedata r:id="rId10" o:title=""/>
                </v:shape>
              </w:pict>
            </mc:Fallback>
          </mc:AlternateContent>
        </w:r>
      </w:del>
      <w:r w:rsidR="00EB4234" w:rsidRPr="00EB4234">
        <w:t xml:space="preserve"> </w:t>
      </w:r>
      <w:r w:rsidR="00EB4234"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ins w:id="7" w:author="Pattanasak Mongkolwat" w:date="2021-10-04T14:11:00Z">
        <w:r w:rsidR="00933418">
          <w:rPr>
            <w:i/>
            <w:iCs/>
            <w:noProof/>
          </w:rPr>
          <w:t>-b</w:t>
        </w:r>
      </w:ins>
      <w:r w:rsidR="00EB4234" w:rsidRPr="00EB4234">
        <w:rPr>
          <w:i/>
          <w:iCs/>
          <w:noProof/>
        </w:rPr>
        <w:t xml:space="preserve"> (XDS</w:t>
      </w:r>
      <w:ins w:id="8" w:author="Pattanasak Mongkolwat" w:date="2021-10-04T14:11:00Z">
        <w:r w:rsidR="00933418">
          <w:rPr>
            <w:i/>
            <w:iCs/>
            <w:noProof/>
          </w:rPr>
          <w:t>.b</w:t>
        </w:r>
      </w:ins>
      <w:del w:id="9" w:author="Pattanasak Mongkolwat" w:date="2021-10-04T14:03:00Z">
        <w:r w:rsidR="00EB4234" w:rsidRPr="00EB4234" w:rsidDel="00663778">
          <w:rPr>
            <w:i/>
            <w:iCs/>
            <w:noProof/>
          </w:rPr>
          <w:delText>.b</w:delText>
        </w:r>
      </w:del>
      <w:r w:rsidR="00EB4234" w:rsidRPr="00EB4234">
        <w:rPr>
          <w:i/>
          <w:iCs/>
          <w:noProof/>
        </w:rPr>
        <w:t xml:space="preserve">) profile that allows the adopted organizations to share health documents between </w:t>
      </w:r>
      <w:del w:id="10" w:author="Pattanasak Mongkolwat" w:date="2021-10-04T14:15:00Z">
        <w:r w:rsidR="00EB4234" w:rsidRPr="00EB4234" w:rsidDel="00AF6A33">
          <w:rPr>
            <w:i/>
            <w:iCs/>
            <w:noProof/>
          </w:rPr>
          <w:delText>institutions</w:delText>
        </w:r>
      </w:del>
      <w:ins w:id="11" w:author="Pattanasak Mongkolwat" w:date="2021-10-04T14:15:00Z">
        <w:r w:rsidR="00AF6A33">
          <w:rPr>
            <w:i/>
            <w:iCs/>
            <w:noProof/>
          </w:rPr>
          <w:t>each others</w:t>
        </w:r>
      </w:ins>
      <w:r w:rsidR="00EB4234" w:rsidRPr="00EB4234">
        <w:rPr>
          <w:i/>
          <w:iCs/>
          <w:noProof/>
        </w:rPr>
        <w:t>. No specific security implementations were endorsed</w:t>
      </w:r>
      <w:ins w:id="12" w:author="Pattanasak Mongkolwat" w:date="2021-10-04T13:58:00Z">
        <w:r w:rsidR="00F72FD8">
          <w:rPr>
            <w:i/>
            <w:iCs/>
            <w:noProof/>
          </w:rPr>
          <w:t xml:space="preserve"> for </w:t>
        </w:r>
        <w:r w:rsidR="0019208E">
          <w:rPr>
            <w:i/>
            <w:iCs/>
            <w:noProof/>
          </w:rPr>
          <w:t>XDS</w:t>
        </w:r>
      </w:ins>
      <w:ins w:id="13" w:author="Pattanasak Mongkolwat" w:date="2021-10-04T14:12:00Z">
        <w:r w:rsidR="00933418">
          <w:rPr>
            <w:i/>
            <w:iCs/>
            <w:noProof/>
          </w:rPr>
          <w:t>.b</w:t>
        </w:r>
      </w:ins>
      <w:r w:rsidR="00EB4234" w:rsidRPr="00EB4234">
        <w:rPr>
          <w:i/>
          <w:iCs/>
          <w:noProof/>
        </w:rPr>
        <w:t>,</w:t>
      </w:r>
      <w:ins w:id="14" w:author="Pattanasak Mongkolwat" w:date="2021-10-04T13:54:00Z">
        <w:r w:rsidR="00273FDA">
          <w:rPr>
            <w:i/>
            <w:iCs/>
            <w:noProof/>
          </w:rPr>
          <w:t xml:space="preserve"> </w:t>
        </w:r>
      </w:ins>
      <w:del w:id="15" w:author="Pattanasak Mongkolwat" w:date="2021-10-04T13:54:00Z">
        <w:r w:rsidR="00EB4234" w:rsidRPr="00EB4234" w:rsidDel="00CA42D4">
          <w:rPr>
            <w:i/>
            <w:iCs/>
            <w:noProof/>
          </w:rPr>
          <w:delText xml:space="preserve"> </w:delText>
        </w:r>
      </w:del>
      <w:r w:rsidR="00EB4234"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del w:id="16" w:author="Pattanasak Mongkolwat" w:date="2021-10-04T14:16:00Z">
        <w:r w:rsidR="00EB4234" w:rsidRPr="00EB4234" w:rsidDel="00EE346E">
          <w:rPr>
            <w:i/>
            <w:iCs/>
            <w:noProof/>
          </w:rPr>
          <w:delText xml:space="preserve">effect </w:delText>
        </w:r>
      </w:del>
      <w:ins w:id="17" w:author="Pattanasak Mongkolwat" w:date="2021-10-04T14:16:00Z">
        <w:r w:rsidR="00EE346E">
          <w:rPr>
            <w:i/>
            <w:iCs/>
            <w:noProof/>
          </w:rPr>
          <w:t>a</w:t>
        </w:r>
        <w:r w:rsidR="00EE346E" w:rsidRPr="00EB4234">
          <w:rPr>
            <w:i/>
            <w:iCs/>
            <w:noProof/>
          </w:rPr>
          <w:t xml:space="preserve">ffect </w:t>
        </w:r>
      </w:ins>
      <w:r w:rsidR="00EB4234"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00EB4234" w:rsidRPr="004D50EC">
        <w:rPr>
          <w:i/>
          <w:iCs/>
          <w:noProof/>
        </w:rPr>
        <w:t>freely available,</w:t>
      </w:r>
      <w:r w:rsidR="00EB4234" w:rsidRPr="00EB4234">
        <w:rPr>
          <w:i/>
          <w:iCs/>
          <w:noProof/>
        </w:rPr>
        <w:t xml:space="preserve">  allowing health document sharing through decentralized network while addressing cyber-security issues through unique characteristics of Blockchain technology.</w:t>
      </w:r>
    </w:p>
    <w:p w14:paraId="00DF7B5F" w14:textId="631B085B"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del w:id="18" w:author="Pattanasak Mongkolwat" w:date="2021-10-04T14:17:00Z">
        <w:r w:rsidDel="005D58E2">
          <w:delText>xds</w:delText>
        </w:r>
      </w:del>
      <w:proofErr w:type="spellStart"/>
      <w:ins w:id="19" w:author="Pattanasak Mongkolwat" w:date="2021-10-04T14:17:00Z">
        <w:r w:rsidR="005D58E2">
          <w:t>XDS.b</w:t>
        </w:r>
      </w:ins>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507F2B41" w:rsidR="00442CD0" w:rsidRDefault="00A80552" w:rsidP="00E9316E">
      <w:pPr>
        <w:pStyle w:val="BodyText"/>
        <w:tabs>
          <w:tab w:val="left" w:pos="4680"/>
        </w:tabs>
        <w:jc w:val="thaiDistribute"/>
        <w:rPr>
          <w:ins w:id="20" w:author="Petnathean Julled" w:date="2021-10-13T10:28:00Z"/>
          <w:color w:val="FF0000"/>
          <w:lang w:val="en-US"/>
        </w:rPr>
      </w:pPr>
      <w:commentRangeStart w:id="21"/>
      <w:r w:rsidRPr="00591ED7">
        <w:rPr>
          <w:color w:val="00B0F0"/>
          <w:lang w:val="en-US"/>
          <w:rPrChange w:id="22" w:author="Petnathean Julled" w:date="2021-10-13T10:00:00Z">
            <w:rPr>
              <w:lang w:val="en-US"/>
            </w:rPr>
          </w:rPrChange>
        </w:rPr>
        <w:t>The increasing demand for better quality and secure healthcare services and operation</w:t>
      </w:r>
      <w:r w:rsidR="00714444" w:rsidRPr="00591ED7">
        <w:rPr>
          <w:color w:val="00B0F0"/>
          <w:lang w:val="en-US"/>
          <w:rPrChange w:id="23" w:author="Petnathean Julled" w:date="2021-10-13T10:00:00Z">
            <w:rPr>
              <w:lang w:val="en-US"/>
            </w:rPr>
          </w:rPrChange>
        </w:rPr>
        <w:t>al</w:t>
      </w:r>
      <w:r w:rsidRPr="00591ED7">
        <w:rPr>
          <w:color w:val="00B0F0"/>
          <w:lang w:val="en-US"/>
          <w:rPrChange w:id="24" w:author="Petnathean Julled" w:date="2021-10-13T10:00:00Z">
            <w:rPr>
              <w:lang w:val="en-US"/>
            </w:rPr>
          </w:rPrChange>
        </w:rPr>
        <w:t xml:space="preserve"> efficiency play an important role in patient services and economic outcomes. Healthcare information sharing and interoperability between healthcare organizations are one of the major solutions to improve healthcare service quality. Patient’s health documents are scattered across different healthcare organizations, which may cause by different medical services being offered by different providers. Each healthcare provider has its own methods, processes, and workflow to handle healthcare information. This makes it harder for one health information system to interoperate with one another. Sharing health information with trusted parties who may not employ the highest level of security standards and practices exposing vulnerabilities to patients, businesses, and organizations. The risk-reward ratio from sharing patients’ information </w:t>
      </w:r>
      <w:del w:id="25" w:author="Pattanasak Mongkolwat" w:date="2021-10-04T14:21:00Z">
        <w:r w:rsidRPr="00591ED7" w:rsidDel="00596FFE">
          <w:rPr>
            <w:color w:val="00B0F0"/>
            <w:lang w:val="en-US"/>
            <w:rPrChange w:id="26" w:author="Petnathean Julled" w:date="2021-10-13T10:00:00Z">
              <w:rPr>
                <w:lang w:val="en-US"/>
              </w:rPr>
            </w:rPrChange>
          </w:rPr>
          <w:delText>with others</w:delText>
        </w:r>
      </w:del>
      <w:ins w:id="27" w:author="Pattanasak Mongkolwat" w:date="2021-10-04T14:21:00Z">
        <w:r w:rsidR="00596FFE" w:rsidRPr="00591ED7">
          <w:rPr>
            <w:color w:val="00B0F0"/>
            <w:lang w:val="en-US"/>
            <w:rPrChange w:id="28" w:author="Petnathean Julled" w:date="2021-10-13T10:00:00Z">
              <w:rPr>
                <w:lang w:val="en-US"/>
              </w:rPr>
            </w:rPrChange>
          </w:rPr>
          <w:t>between healthcare institutions</w:t>
        </w:r>
      </w:ins>
      <w:r w:rsidRPr="00591ED7">
        <w:rPr>
          <w:color w:val="00B0F0"/>
          <w:lang w:val="en-US"/>
          <w:rPrChange w:id="29" w:author="Petnathean Julled" w:date="2021-10-13T10:00:00Z">
            <w:rPr>
              <w:lang w:val="en-US"/>
            </w:rPr>
          </w:rPrChange>
        </w:rPr>
        <w:t xml:space="preserve"> may not be worthwhile if it were done improperly. </w:t>
      </w:r>
      <w:commentRangeEnd w:id="21"/>
      <w:r w:rsidR="00591ED7" w:rsidRPr="00591ED7">
        <w:rPr>
          <w:rStyle w:val="CommentReference"/>
          <w:color w:val="00B0F0"/>
          <w:spacing w:val="0"/>
          <w:lang w:val="en-US" w:eastAsia="en-US"/>
          <w:rPrChange w:id="30" w:author="Petnathean Julled" w:date="2021-10-13T10:00:00Z">
            <w:rPr>
              <w:rStyle w:val="CommentReference"/>
              <w:spacing w:val="0"/>
              <w:lang w:val="en-US" w:eastAsia="en-US"/>
            </w:rPr>
          </w:rPrChange>
        </w:rPr>
        <w:commentReference w:id="21"/>
      </w:r>
      <w:commentRangeStart w:id="31"/>
      <w:del w:id="32" w:author="Pattanasak Mongkolwat" w:date="2021-10-04T14:27:00Z">
        <w:r w:rsidRPr="00591ED7" w:rsidDel="0057409C">
          <w:rPr>
            <w:color w:val="385623" w:themeColor="accent6" w:themeShade="80"/>
            <w:lang w:val="en-US"/>
            <w:rPrChange w:id="33" w:author="Petnathean Julled" w:date="2021-10-13T10:00:00Z">
              <w:rPr>
                <w:lang w:val="en-US"/>
              </w:rPr>
            </w:rPrChange>
          </w:rPr>
          <w:delText xml:space="preserve">This </w:delText>
        </w:r>
      </w:del>
      <w:del w:id="34" w:author="Pattanasak Mongkolwat" w:date="2021-10-04T14:23:00Z">
        <w:r w:rsidRPr="00591ED7" w:rsidDel="00FB4085">
          <w:rPr>
            <w:color w:val="385623" w:themeColor="accent6" w:themeShade="80"/>
            <w:lang w:val="en-US"/>
            <w:rPrChange w:id="35" w:author="Petnathean Julled" w:date="2021-10-13T10:00:00Z">
              <w:rPr>
                <w:lang w:val="en-US"/>
              </w:rPr>
            </w:rPrChange>
          </w:rPr>
          <w:delText>create</w:delText>
        </w:r>
      </w:del>
      <w:del w:id="36" w:author="Pattanasak Mongkolwat" w:date="2021-10-04T14:22:00Z">
        <w:r w:rsidRPr="00591ED7" w:rsidDel="00ED4370">
          <w:rPr>
            <w:color w:val="385623" w:themeColor="accent6" w:themeShade="80"/>
            <w:lang w:val="en-US"/>
            <w:rPrChange w:id="37" w:author="Petnathean Julled" w:date="2021-10-13T10:00:00Z">
              <w:rPr>
                <w:lang w:val="en-US"/>
              </w:rPr>
            </w:rPrChange>
          </w:rPr>
          <w:delText>s</w:delText>
        </w:r>
      </w:del>
      <w:del w:id="38" w:author="Pattanasak Mongkolwat" w:date="2021-10-04T14:23:00Z">
        <w:r w:rsidRPr="00591ED7" w:rsidDel="00FB4085">
          <w:rPr>
            <w:color w:val="385623" w:themeColor="accent6" w:themeShade="80"/>
            <w:lang w:val="en-US"/>
            <w:rPrChange w:id="39" w:author="Petnathean Julled" w:date="2021-10-13T10:00:00Z">
              <w:rPr>
                <w:lang w:val="en-US"/>
              </w:rPr>
            </w:rPrChange>
          </w:rPr>
          <w:delText xml:space="preserve"> high friction for one</w:delText>
        </w:r>
      </w:del>
      <w:del w:id="40" w:author="Pattanasak Mongkolwat" w:date="2021-10-04T14:27:00Z">
        <w:r w:rsidRPr="00591ED7" w:rsidDel="0057409C">
          <w:rPr>
            <w:color w:val="385623" w:themeColor="accent6" w:themeShade="80"/>
            <w:lang w:val="en-US"/>
            <w:rPrChange w:id="41" w:author="Petnathean Julled" w:date="2021-10-13T10:00:00Z">
              <w:rPr>
                <w:lang w:val="en-US"/>
              </w:rPr>
            </w:rPrChange>
          </w:rPr>
          <w:delText xml:space="preserve"> organization to share their information with each other. </w:delText>
        </w:r>
      </w:del>
      <w:r w:rsidRPr="00591ED7">
        <w:rPr>
          <w:color w:val="385623" w:themeColor="accent6" w:themeShade="80"/>
          <w:lang w:val="en-US"/>
          <w:rPrChange w:id="42" w:author="Petnathean Julled" w:date="2021-10-13T10:00:00Z">
            <w:rPr>
              <w:lang w:val="en-US"/>
            </w:rPr>
          </w:rPrChange>
        </w:rPr>
        <w:t>It is even more difficult for individual patients to</w:t>
      </w:r>
      <w:ins w:id="43" w:author="Pattanasak Mongkolwat" w:date="2021-10-04T14:27:00Z">
        <w:r w:rsidR="000F62B7" w:rsidRPr="00591ED7">
          <w:rPr>
            <w:color w:val="385623" w:themeColor="accent6" w:themeShade="80"/>
            <w:lang w:val="en-US"/>
            <w:rPrChange w:id="44" w:author="Petnathean Julled" w:date="2021-10-13T10:00:00Z">
              <w:rPr>
                <w:lang w:val="en-US"/>
              </w:rPr>
            </w:rPrChange>
          </w:rPr>
          <w:t xml:space="preserve"> give</w:t>
        </w:r>
      </w:ins>
      <w:ins w:id="45" w:author="Pattanasak Mongkolwat" w:date="2021-10-04T14:28:00Z">
        <w:r w:rsidR="00F216F6" w:rsidRPr="00591ED7">
          <w:rPr>
            <w:color w:val="385623" w:themeColor="accent6" w:themeShade="80"/>
            <w:lang w:val="en-US"/>
            <w:rPrChange w:id="46" w:author="Petnathean Julled" w:date="2021-10-13T10:00:00Z">
              <w:rPr>
                <w:lang w:val="en-US"/>
              </w:rPr>
            </w:rPrChange>
          </w:rPr>
          <w:t xml:space="preserve"> a full</w:t>
        </w:r>
      </w:ins>
      <w:ins w:id="47" w:author="Pattanasak Mongkolwat" w:date="2021-10-04T14:27:00Z">
        <w:r w:rsidR="000F62B7" w:rsidRPr="00591ED7">
          <w:rPr>
            <w:color w:val="385623" w:themeColor="accent6" w:themeShade="80"/>
            <w:lang w:val="en-US"/>
            <w:rPrChange w:id="48" w:author="Petnathean Julled" w:date="2021-10-13T10:00:00Z">
              <w:rPr>
                <w:lang w:val="en-US"/>
              </w:rPr>
            </w:rPrChange>
          </w:rPr>
          <w:t xml:space="preserve"> permission to</w:t>
        </w:r>
      </w:ins>
      <w:r w:rsidRPr="00591ED7">
        <w:rPr>
          <w:color w:val="385623" w:themeColor="accent6" w:themeShade="80"/>
          <w:lang w:val="en-US"/>
          <w:rPrChange w:id="49" w:author="Petnathean Julled" w:date="2021-10-13T10:00:00Z">
            <w:rPr>
              <w:lang w:val="en-US"/>
            </w:rPr>
          </w:rPrChange>
        </w:rPr>
        <w:t xml:space="preserve"> integrate and share their health information with different providers. These interoperation problems cause a huge decrease in efficiency in healthcare operations and result in a lower quality of healthcare service [1–8].</w:t>
      </w:r>
      <w:commentRangeEnd w:id="31"/>
      <w:r w:rsidR="00591ED7">
        <w:rPr>
          <w:rStyle w:val="CommentReference"/>
          <w:spacing w:val="0"/>
          <w:lang w:val="en-US" w:eastAsia="en-US"/>
        </w:rPr>
        <w:commentReference w:id="31"/>
      </w:r>
      <w:r w:rsidRPr="00A80552">
        <w:rPr>
          <w:lang w:val="en-US"/>
        </w:rPr>
        <w:t xml:space="preserve"> </w:t>
      </w:r>
      <w:r w:rsidRPr="00591ED7">
        <w:rPr>
          <w:color w:val="FF0000"/>
          <w:lang w:val="en-US"/>
          <w:rPrChange w:id="50" w:author="Petnathean Julled" w:date="2021-10-13T10:06:00Z">
            <w:rPr>
              <w:lang w:val="en-US"/>
            </w:rPr>
          </w:rPrChange>
        </w:rPr>
        <w:t>Therefore, there are many initiatives [9–14] that start to standardize healthcare information technology with the goal to allow healthcare organizations to be able to exchange patients’ information with one another.</w:t>
      </w:r>
      <w:r w:rsidRPr="00A80552">
        <w:rPr>
          <w:lang w:val="en-US"/>
        </w:rPr>
        <w:t xml:space="preserve"> </w:t>
      </w:r>
      <w:commentRangeStart w:id="51"/>
      <w:r w:rsidRPr="00591ED7">
        <w:rPr>
          <w:color w:val="002060"/>
          <w:lang w:val="en-US"/>
          <w:rPrChange w:id="52" w:author="Petnathean Julled" w:date="2021-10-13T10:06:00Z">
            <w:rPr>
              <w:lang w:val="en-US"/>
            </w:rPr>
          </w:rPrChange>
        </w:rPr>
        <w:t>By applying Blockchain technology to the Cross-Enterprise Document</w:t>
      </w:r>
      <w:commentRangeEnd w:id="51"/>
      <w:r w:rsidR="00FE50F3">
        <w:rPr>
          <w:rStyle w:val="CommentReference"/>
          <w:spacing w:val="0"/>
          <w:lang w:val="en-US" w:eastAsia="en-US"/>
        </w:rPr>
        <w:commentReference w:id="51"/>
      </w:r>
      <w:r w:rsidRPr="00591ED7">
        <w:rPr>
          <w:color w:val="002060"/>
          <w:lang w:val="en-US"/>
          <w:rPrChange w:id="53" w:author="Petnathean Julled" w:date="2021-10-13T10:06:00Z">
            <w:rPr>
              <w:lang w:val="en-US"/>
            </w:rPr>
          </w:rPrChange>
        </w:rPr>
        <w:t xml:space="preserve"> Sharing</w:t>
      </w:r>
      <w:ins w:id="54" w:author="Pattanasak Mongkolwat" w:date="2021-10-04T14:30:00Z">
        <w:r w:rsidR="00A92FBB" w:rsidRPr="00591ED7">
          <w:rPr>
            <w:color w:val="002060"/>
            <w:lang w:val="en-US"/>
            <w:rPrChange w:id="55" w:author="Petnathean Julled" w:date="2021-10-13T10:06:00Z">
              <w:rPr>
                <w:lang w:val="en-US"/>
              </w:rPr>
            </w:rPrChange>
          </w:rPr>
          <w:t>-b</w:t>
        </w:r>
      </w:ins>
      <w:r w:rsidRPr="00591ED7">
        <w:rPr>
          <w:color w:val="002060"/>
          <w:lang w:val="en-US"/>
          <w:rPrChange w:id="56" w:author="Petnathean Julled" w:date="2021-10-13T10:06:00Z">
            <w:rPr>
              <w:lang w:val="en-US"/>
            </w:rPr>
          </w:rPrChange>
        </w:rPr>
        <w:t xml:space="preserve"> (</w:t>
      </w:r>
      <w:proofErr w:type="spellStart"/>
      <w:r w:rsidRPr="00591ED7">
        <w:rPr>
          <w:color w:val="002060"/>
          <w:lang w:val="en-US"/>
          <w:rPrChange w:id="57" w:author="Petnathean Julled" w:date="2021-10-13T10:06:00Z">
            <w:rPr>
              <w:lang w:val="en-US"/>
            </w:rPr>
          </w:rPrChange>
        </w:rPr>
        <w:t>XDS.b</w:t>
      </w:r>
      <w:proofErr w:type="spellEnd"/>
      <w:r w:rsidRPr="00591ED7">
        <w:rPr>
          <w:color w:val="002060"/>
          <w:lang w:val="en-US"/>
          <w:rPrChange w:id="58" w:author="Petnathean Julled" w:date="2021-10-13T10:06:00Z">
            <w:rPr>
              <w:lang w:val="en-US"/>
            </w:rPr>
          </w:rPrChange>
        </w:rPr>
        <w:t xml:space="preserve">) Profile created by Integrating Healthcare Enterprise (IHE), the concept can help healthcare organizations achieve both secure health information sharing and interoperability </w:t>
      </w:r>
      <w:r w:rsidRPr="00591ED7">
        <w:rPr>
          <w:color w:val="002060"/>
          <w:lang w:val="en-US"/>
          <w:rPrChange w:id="59" w:author="Petnathean Julled" w:date="2021-10-13T10:06:00Z">
            <w:rPr>
              <w:lang w:val="en-US"/>
            </w:rPr>
          </w:rPrChange>
        </w:rPr>
        <w:t xml:space="preserve">between organizations. </w:t>
      </w:r>
      <w:commentRangeStart w:id="60"/>
      <w:r w:rsidRPr="00591ED7">
        <w:rPr>
          <w:color w:val="002060"/>
          <w:lang w:val="en-US"/>
          <w:rPrChange w:id="61" w:author="Petnathean Julled" w:date="2021-10-13T10:06:00Z">
            <w:rPr>
              <w:lang w:val="en-US"/>
            </w:rPr>
          </w:rPrChange>
        </w:rPr>
        <w:t>Decentralization from Blockchain passively allows the distribution of data via</w:t>
      </w:r>
      <w:commentRangeEnd w:id="60"/>
      <w:r w:rsidR="00FE50F3">
        <w:rPr>
          <w:rStyle w:val="CommentReference"/>
          <w:spacing w:val="0"/>
          <w:lang w:val="en-US" w:eastAsia="en-US"/>
        </w:rPr>
        <w:commentReference w:id="60"/>
      </w:r>
      <w:r w:rsidRPr="00591ED7">
        <w:rPr>
          <w:color w:val="002060"/>
          <w:lang w:val="en-US"/>
          <w:rPrChange w:id="62" w:author="Petnathean Julled" w:date="2021-10-13T10:06:00Z">
            <w:rPr>
              <w:lang w:val="en-US"/>
            </w:rPr>
          </w:rPrChange>
        </w:rPr>
        <w:t xml:space="preserve"> Blockchain-specific protocol to the network without the need for a centralized mediator.</w:t>
      </w:r>
      <w:r w:rsidRPr="00A80552">
        <w:rPr>
          <w:lang w:val="en-US"/>
        </w:rPr>
        <w:t xml:space="preserve"> </w:t>
      </w:r>
      <w:r w:rsidRPr="00FE50F3">
        <w:rPr>
          <w:color w:val="7030A0"/>
          <w:lang w:val="en-US"/>
          <w:rPrChange w:id="63" w:author="Petnathean Julled" w:date="2021-10-13T10:14:00Z">
            <w:rPr>
              <w:lang w:val="en-US"/>
            </w:rPr>
          </w:rPrChange>
        </w:rPr>
        <w:t>Transparency and cryptographic nature of Blockchain characteristics establish an environment that allows each stakeholder to share health information with each other without requiring trust between each party as no one can have absolute authority over shared data and preventing tampering existing data.</w:t>
      </w:r>
      <w:r w:rsidRPr="00A80552">
        <w:rPr>
          <w:lang w:val="en-US"/>
        </w:rPr>
        <w:t xml:space="preserve"> </w:t>
      </w:r>
      <w:r w:rsidRPr="00FE50F3">
        <w:rPr>
          <w:color w:val="00B0F0"/>
          <w:lang w:val="en-US"/>
          <w:rPrChange w:id="64" w:author="Petnathean Julled" w:date="2021-10-13T10:14:00Z">
            <w:rPr>
              <w:lang w:val="en-US"/>
            </w:rPr>
          </w:rPrChange>
        </w:rPr>
        <w:t xml:space="preserve">Combining Blockchain with </w:t>
      </w:r>
      <w:proofErr w:type="spellStart"/>
      <w:r w:rsidRPr="00FE50F3">
        <w:rPr>
          <w:color w:val="00B0F0"/>
          <w:lang w:val="en-US"/>
          <w:rPrChange w:id="65" w:author="Petnathean Julled" w:date="2021-10-13T10:14:00Z">
            <w:rPr>
              <w:lang w:val="en-US"/>
            </w:rPr>
          </w:rPrChange>
        </w:rPr>
        <w:t>XDS.b</w:t>
      </w:r>
      <w:proofErr w:type="spellEnd"/>
      <w:r w:rsidRPr="00FE50F3">
        <w:rPr>
          <w:color w:val="00B0F0"/>
          <w:lang w:val="en-US"/>
          <w:rPrChange w:id="66" w:author="Petnathean Julled" w:date="2021-10-13T10:14:00Z">
            <w:rPr>
              <w:lang w:val="en-US"/>
            </w:rPr>
          </w:rPrChange>
        </w:rPr>
        <w:t xml:space="preserve"> will significantly reduce data sharing risks even the sharing party </w:t>
      </w:r>
      <w:r w:rsidR="00E04B81" w:rsidRPr="00FE50F3">
        <w:rPr>
          <w:color w:val="00B0F0"/>
          <w:lang w:val="en-US"/>
          <w:rPrChange w:id="67" w:author="Petnathean Julled" w:date="2021-10-13T10:14:00Z">
            <w:rPr>
              <w:lang w:val="en-US"/>
            </w:rPr>
          </w:rPrChange>
        </w:rPr>
        <w:t>does</w:t>
      </w:r>
      <w:r w:rsidRPr="00FE50F3">
        <w:rPr>
          <w:color w:val="00B0F0"/>
          <w:lang w:val="en-US"/>
          <w:rPrChange w:id="68" w:author="Petnathean Julled" w:date="2021-10-13T10:14:00Z">
            <w:rPr>
              <w:lang w:val="en-US"/>
            </w:rPr>
          </w:rPrChange>
        </w:rPr>
        <w:t xml:space="preserve"> not</w:t>
      </w:r>
      <w:r w:rsidR="00E9316E" w:rsidRPr="00FE50F3">
        <w:rPr>
          <w:color w:val="00B0F0"/>
          <w:lang w:val="en-US"/>
          <w:rPrChange w:id="69" w:author="Petnathean Julled" w:date="2021-10-13T10:14:00Z">
            <w:rPr>
              <w:lang w:val="en-US"/>
            </w:rPr>
          </w:rPrChange>
        </w:rPr>
        <w:t xml:space="preserve"> deploy</w:t>
      </w:r>
      <w:r w:rsidRPr="00FE50F3">
        <w:rPr>
          <w:color w:val="00B0F0"/>
          <w:lang w:val="en-US"/>
          <w:rPrChange w:id="70" w:author="Petnathean Julled" w:date="2021-10-13T10:14:00Z">
            <w:rPr>
              <w:lang w:val="en-US"/>
            </w:rPr>
          </w:rPrChange>
        </w:rPr>
        <w:t xml:space="preserve"> the highest level of security standards and practices. </w:t>
      </w:r>
      <w:r w:rsidRPr="00FE50F3">
        <w:rPr>
          <w:color w:val="FF0000"/>
          <w:lang w:val="en-US"/>
          <w:rPrChange w:id="71" w:author="Petnathean Julled" w:date="2021-10-13T10:15:00Z">
            <w:rPr>
              <w:lang w:val="en-US"/>
            </w:rPr>
          </w:rPrChange>
        </w:rPr>
        <w:t xml:space="preserve">Concurrently, decentralization of data also opens opportunities for the development of a patient-centric application which may further allow </w:t>
      </w:r>
      <w:del w:id="72" w:author="Pattanasak Mongkolwat" w:date="2021-10-04T14:33:00Z">
        <w:r w:rsidRPr="00FE50F3" w:rsidDel="00B84C8E">
          <w:rPr>
            <w:color w:val="FF0000"/>
            <w:lang w:val="en-US"/>
            <w:rPrChange w:id="73" w:author="Petnathean Julled" w:date="2021-10-13T10:15:00Z">
              <w:rPr>
                <w:lang w:val="en-US"/>
              </w:rPr>
            </w:rPrChange>
          </w:rPr>
          <w:delText>each individual</w:delText>
        </w:r>
      </w:del>
      <w:ins w:id="74" w:author="Pattanasak Mongkolwat" w:date="2021-10-04T14:33:00Z">
        <w:r w:rsidR="00B84C8E" w:rsidRPr="00FE50F3">
          <w:rPr>
            <w:color w:val="FF0000"/>
            <w:lang w:val="en-US"/>
            <w:rPrChange w:id="75" w:author="Petnathean Julled" w:date="2021-10-13T10:15:00Z">
              <w:rPr>
                <w:lang w:val="en-US"/>
              </w:rPr>
            </w:rPrChange>
          </w:rPr>
          <w:t>everyone</w:t>
        </w:r>
      </w:ins>
      <w:r w:rsidRPr="00FE50F3">
        <w:rPr>
          <w:color w:val="FF0000"/>
          <w:lang w:val="en-US"/>
          <w:rPrChange w:id="76" w:author="Petnathean Julled" w:date="2021-10-13T10:15:00Z">
            <w:rPr>
              <w:lang w:val="en-US"/>
            </w:rPr>
          </w:rPrChange>
        </w:rPr>
        <w:t xml:space="preserve"> to integrate, share, and keep track of their own healthcare information at its best.</w:t>
      </w:r>
    </w:p>
    <w:p w14:paraId="39AB46B6" w14:textId="038514AF" w:rsidR="00EE6026" w:rsidRPr="00490CBD" w:rsidRDefault="00EE6026" w:rsidP="00E9316E">
      <w:pPr>
        <w:pStyle w:val="BodyText"/>
        <w:tabs>
          <w:tab w:val="left" w:pos="4680"/>
        </w:tabs>
        <w:jc w:val="thaiDistribute"/>
        <w:rPr>
          <w:color w:val="8496B0" w:themeColor="text2" w:themeTint="99"/>
          <w:lang w:val="en-US"/>
          <w:rPrChange w:id="77" w:author="Petnathean Julled" w:date="2021-10-13T10:31:00Z">
            <w:rPr>
              <w:lang w:val="en-US"/>
            </w:rPr>
          </w:rPrChange>
        </w:rPr>
      </w:pPr>
      <w:ins w:id="78" w:author="Petnathean Julled" w:date="2021-10-13T10:28:00Z">
        <w:r w:rsidRPr="00490CBD">
          <w:rPr>
            <w:color w:val="8496B0" w:themeColor="text2" w:themeTint="99"/>
            <w:lang w:val="en-US"/>
            <w:rPrChange w:id="79" w:author="Petnathean Julled" w:date="2021-10-13T10:31:00Z">
              <w:rPr>
                <w:color w:val="FF0000"/>
                <w:lang w:val="en-US"/>
              </w:rPr>
            </w:rPrChange>
          </w:rPr>
          <w:t xml:space="preserve">Something connect intro to </w:t>
        </w:r>
        <w:proofErr w:type="gramStart"/>
        <w:r w:rsidRPr="00490CBD">
          <w:rPr>
            <w:color w:val="8496B0" w:themeColor="text2" w:themeTint="99"/>
            <w:lang w:val="en-US"/>
            <w:rPrChange w:id="80" w:author="Petnathean Julled" w:date="2021-10-13T10:31:00Z">
              <w:rPr>
                <w:color w:val="FF0000"/>
                <w:lang w:val="en-US"/>
              </w:rPr>
            </w:rPrChange>
          </w:rPr>
          <w:t>detail..</w:t>
        </w:r>
      </w:ins>
      <w:proofErr w:type="gramEnd"/>
      <w:ins w:id="81" w:author="Petnathean Julled" w:date="2021-10-13T10:30:00Z">
        <w:r w:rsidR="00490CBD" w:rsidRPr="00490CBD">
          <w:rPr>
            <w:color w:val="8496B0" w:themeColor="text2" w:themeTint="99"/>
            <w:lang w:val="en-US"/>
            <w:rPrChange w:id="82" w:author="Petnathean Julled" w:date="2021-10-13T10:31:00Z">
              <w:rPr>
                <w:lang w:val="en-US"/>
              </w:rPr>
            </w:rPrChange>
          </w:rPr>
          <w:t xml:space="preserve"> -&gt; Health medical record -&gt; </w:t>
        </w:r>
      </w:ins>
      <w:ins w:id="83" w:author="Petnathean Julled" w:date="2021-10-13T10:31:00Z">
        <w:r w:rsidR="00490CBD" w:rsidRPr="00490CBD">
          <w:rPr>
            <w:color w:val="8496B0" w:themeColor="text2" w:themeTint="99"/>
            <w:lang w:val="en-US"/>
            <w:rPrChange w:id="84" w:author="Petnathean Julled" w:date="2021-10-13T10:31:00Z">
              <w:rPr>
                <w:lang w:val="en-US"/>
              </w:rPr>
            </w:rPrChange>
          </w:rPr>
          <w:t>How each org. kept their health record digitally</w:t>
        </w:r>
      </w:ins>
    </w:p>
    <w:p w14:paraId="1C95098C" w14:textId="23C7D23A" w:rsidR="00BA6D7F" w:rsidRDefault="00CD7786" w:rsidP="00442CD0">
      <w:pPr>
        <w:pStyle w:val="BodyText"/>
        <w:tabs>
          <w:tab w:val="left" w:pos="4680"/>
        </w:tabs>
        <w:rPr>
          <w:rFonts w:cstheme="minorBidi" w:hint="cs"/>
          <w:szCs w:val="25"/>
          <w:cs/>
          <w:lang w:val="en-US" w:bidi="th-TH"/>
        </w:rPr>
      </w:pPr>
      <w:commentRangeStart w:id="85"/>
      <w:commentRangeStart w:id="86"/>
      <w:r w:rsidRPr="0064453C">
        <w:rPr>
          <w:rFonts w:cs="Angsana New"/>
          <w:color w:val="FF0000"/>
          <w:szCs w:val="25"/>
          <w:lang w:val="en-US" w:bidi="th-TH"/>
          <w:rPrChange w:id="87" w:author="Petnathean Julled" w:date="2021-10-13T10:32:00Z">
            <w:rPr>
              <w:rFonts w:cs="Angsana New"/>
              <w:szCs w:val="25"/>
              <w:lang w:val="en-US" w:bidi="th-TH"/>
            </w:rPr>
          </w:rPrChange>
        </w:rPr>
        <w:t>Besides</w:t>
      </w:r>
      <w:commentRangeEnd w:id="86"/>
      <w:r w:rsidR="0064453C">
        <w:rPr>
          <w:rStyle w:val="CommentReference"/>
          <w:spacing w:val="0"/>
          <w:lang w:val="en-US" w:eastAsia="en-US"/>
        </w:rPr>
        <w:commentReference w:id="86"/>
      </w:r>
      <w:r w:rsidRPr="00CD7786">
        <w:rPr>
          <w:rFonts w:cs="Angsana New"/>
          <w:szCs w:val="25"/>
          <w:lang w:val="en-US" w:bidi="th-TH"/>
        </w:rPr>
        <w:t xml:space="preserve"> the issue regarding health information sharing between different enterprises, emerging cyber-security threats have been threatening healthcare domain.  Hospitals have been hit by ransomwares interrupting medical operations and severely disrupt healthcare services. The number of patient records breached has been on an increase every year from 2012 to 2020 [15–19]. Security experts estimated the number of ransomware attacks on healthcare institute</w:t>
      </w:r>
      <w:ins w:id="88" w:author="Pattanasak Mongkolwat" w:date="2021-10-07T12:20:00Z">
        <w:r w:rsidR="00F374B2">
          <w:rPr>
            <w:rFonts w:cs="Angsana New"/>
            <w:szCs w:val="25"/>
            <w:lang w:val="en-US" w:bidi="th-TH"/>
          </w:rPr>
          <w:t>s</w:t>
        </w:r>
      </w:ins>
      <w:r w:rsidRPr="00CD7786">
        <w:rPr>
          <w:rFonts w:cs="Angsana New"/>
          <w:szCs w:val="25"/>
          <w:lang w:val="en-US" w:bidi="th-TH"/>
        </w:rPr>
        <w:t xml:space="preserve"> to be close to 1,000 per day in 2015, which is 35% more than the previous </w:t>
      </w:r>
      <w:r w:rsidRPr="00F374B2">
        <w:rPr>
          <w:rFonts w:cs="Angsana New"/>
          <w:szCs w:val="25"/>
          <w:highlight w:val="yellow"/>
          <w:lang w:val="en-US" w:bidi="th-TH"/>
          <w:rPrChange w:id="89" w:author="Pattanasak Mongkolwat" w:date="2021-10-07T12:20:00Z">
            <w:rPr>
              <w:rFonts w:cs="Angsana New"/>
              <w:szCs w:val="25"/>
              <w:lang w:val="en-US" w:bidi="th-TH"/>
            </w:rPr>
          </w:rPrChange>
        </w:rPr>
        <w:t>year</w:t>
      </w:r>
      <w:ins w:id="90" w:author="Pattanasak Mongkolwat" w:date="2021-10-07T12:20:00Z">
        <w:r w:rsidR="00F374B2" w:rsidRPr="00F374B2">
          <w:rPr>
            <w:rFonts w:cs="Angsana New"/>
            <w:szCs w:val="25"/>
            <w:highlight w:val="yellow"/>
            <w:lang w:val="en-US" w:bidi="th-TH"/>
            <w:rPrChange w:id="91" w:author="Pattanasak Mongkolwat" w:date="2021-10-07T12:20:00Z">
              <w:rPr>
                <w:rFonts w:cs="Angsana New"/>
                <w:szCs w:val="25"/>
                <w:lang w:val="en-US" w:bidi="th-TH"/>
              </w:rPr>
            </w:rPrChange>
          </w:rPr>
          <w:t xml:space="preserve"> [Ref?]</w:t>
        </w:r>
      </w:ins>
      <w:r w:rsidRPr="00F374B2">
        <w:rPr>
          <w:rFonts w:cs="Angsana New"/>
          <w:szCs w:val="25"/>
          <w:highlight w:val="yellow"/>
          <w:lang w:val="en-US" w:bidi="th-TH"/>
          <w:rPrChange w:id="92" w:author="Pattanasak Mongkolwat" w:date="2021-10-07T12:20:00Z">
            <w:rPr>
              <w:rFonts w:cs="Angsana New"/>
              <w:szCs w:val="25"/>
              <w:lang w:val="en-US" w:bidi="th-TH"/>
            </w:rPr>
          </w:rPrChange>
        </w:rPr>
        <w:t>.</w:t>
      </w:r>
      <w:r w:rsidRPr="00CD7786">
        <w:rPr>
          <w:rFonts w:cs="Angsana New"/>
          <w:szCs w:val="25"/>
          <w:lang w:val="en-US" w:bidi="th-TH"/>
        </w:rPr>
        <w:t xml:space="preserve"> The number even rose to 4,000 attacks on certain days according to a report published by Symantec in 2016.  The case when Czech hospital hit by cyberattack while </w:t>
      </w:r>
      <w:del w:id="93" w:author="Pattanasak Mongkolwat" w:date="2021-10-07T12:21:00Z">
        <w:r w:rsidRPr="00CD7786" w:rsidDel="00F266A0">
          <w:rPr>
            <w:rFonts w:cs="Angsana New"/>
            <w:szCs w:val="25"/>
            <w:lang w:val="en-US" w:bidi="th-TH"/>
          </w:rPr>
          <w:delText>in the midst of</w:delText>
        </w:r>
      </w:del>
      <w:ins w:id="94" w:author="Pattanasak Mongkolwat" w:date="2021-10-07T12:21:00Z">
        <w:r w:rsidR="00F266A0" w:rsidRPr="00CD7786">
          <w:rPr>
            <w:rFonts w:cs="Angsana New"/>
            <w:szCs w:val="25"/>
            <w:lang w:val="en-US" w:bidi="th-TH"/>
          </w:rPr>
          <w:t>during</w:t>
        </w:r>
      </w:ins>
      <w:r w:rsidRPr="00CD7786">
        <w:rPr>
          <w:rFonts w:cs="Angsana New"/>
          <w:szCs w:val="25"/>
          <w:lang w:val="en-US" w:bidi="th-TH"/>
        </w:rPr>
        <w:t xml:space="preserve"> a COVID-19 outbreak [20] shows that failing on secure integrity and availability of healthcare information cause a major disruptive factor on continuity of medical operations. Assumed that organization policy and employee security awareness about cyber-security were addressed, there are several techniques proposed to mitigate the problem. </w:t>
      </w:r>
      <w:del w:id="95" w:author="Pattanasak Mongkolwat" w:date="2021-10-04T14:45:00Z">
        <w:r w:rsidRPr="00CD7786" w:rsidDel="00622859">
          <w:rPr>
            <w:rFonts w:cs="Angsana New"/>
            <w:szCs w:val="25"/>
            <w:lang w:val="en-US" w:bidi="th-TH"/>
          </w:rPr>
          <w:delText xml:space="preserve">One of major solution </w:delText>
        </w:r>
      </w:del>
      <w:del w:id="96" w:author="Pattanasak Mongkolwat" w:date="2021-10-04T14:41:00Z">
        <w:r w:rsidRPr="00CD7786" w:rsidDel="001C2407">
          <w:rPr>
            <w:rFonts w:cs="Angsana New"/>
            <w:szCs w:val="25"/>
            <w:lang w:val="en-US" w:bidi="th-TH"/>
          </w:rPr>
          <w:delText xml:space="preserve">being propose </w:delText>
        </w:r>
      </w:del>
      <w:del w:id="97" w:author="Pattanasak Mongkolwat" w:date="2021-10-04T14:45:00Z">
        <w:r w:rsidRPr="00CD7786" w:rsidDel="00622859">
          <w:rPr>
            <w:rFonts w:cs="Angsana New"/>
            <w:szCs w:val="25"/>
            <w:lang w:val="en-US" w:bidi="th-TH"/>
          </w:rPr>
          <w:delText xml:space="preserve">is utilization of </w:delText>
        </w:r>
      </w:del>
      <w:r w:rsidRPr="00CD7786">
        <w:rPr>
          <w:rFonts w:cs="Angsana New"/>
          <w:szCs w:val="25"/>
          <w:lang w:val="en-US" w:bidi="th-TH"/>
        </w:rPr>
        <w:t>Blockchain technology</w:t>
      </w:r>
      <w:ins w:id="98" w:author="Pattanasak Mongkolwat" w:date="2021-10-04T14:44:00Z">
        <w:r w:rsidR="000B0B34">
          <w:rPr>
            <w:rFonts w:cs="Angsana New"/>
            <w:szCs w:val="25"/>
            <w:lang w:val="en-US" w:bidi="th-TH"/>
          </w:rPr>
          <w:t xml:space="preserve"> is </w:t>
        </w:r>
      </w:ins>
      <w:ins w:id="99" w:author="Pattanasak Mongkolwat" w:date="2021-10-04T14:45:00Z">
        <w:r w:rsidR="000B0B34">
          <w:rPr>
            <w:rFonts w:cs="Angsana New"/>
            <w:szCs w:val="25"/>
            <w:lang w:val="en-US" w:bidi="th-TH"/>
          </w:rPr>
          <w:t>one of the solutions</w:t>
        </w:r>
      </w:ins>
      <w:r w:rsidRPr="00CD7786">
        <w:rPr>
          <w:rFonts w:cs="Angsana New"/>
          <w:szCs w:val="25"/>
          <w:lang w:val="en-US" w:bidi="th-TH"/>
        </w:rPr>
        <w:t xml:space="preserve"> </w:t>
      </w:r>
      <w:del w:id="100" w:author="Pattanasak Mongkolwat" w:date="2021-10-04T14:45:00Z">
        <w:r w:rsidRPr="00CD7786" w:rsidDel="000B0B34">
          <w:rPr>
            <w:rFonts w:cs="Angsana New"/>
            <w:szCs w:val="25"/>
            <w:lang w:val="en-US" w:bidi="th-TH"/>
          </w:rPr>
          <w:delText xml:space="preserve">on </w:delText>
        </w:r>
      </w:del>
      <w:ins w:id="101" w:author="Pattanasak Mongkolwat" w:date="2021-10-04T14:45:00Z">
        <w:r w:rsidR="000B0B34">
          <w:rPr>
            <w:rFonts w:cs="Angsana New"/>
            <w:szCs w:val="25"/>
            <w:lang w:val="en-US" w:bidi="th-TH"/>
          </w:rPr>
          <w:t>to secure</w:t>
        </w:r>
        <w:r w:rsidR="000B0B34" w:rsidRPr="00CD7786">
          <w:rPr>
            <w:rFonts w:cs="Angsana New"/>
            <w:szCs w:val="25"/>
            <w:lang w:val="en-US" w:bidi="th-TH"/>
          </w:rPr>
          <w:t xml:space="preserve"> </w:t>
        </w:r>
      </w:ins>
      <w:r w:rsidRPr="00CD7786">
        <w:rPr>
          <w:rFonts w:cs="Angsana New"/>
          <w:szCs w:val="25"/>
          <w:lang w:val="en-US" w:bidi="th-TH"/>
        </w:rPr>
        <w:t>healthcare information</w:t>
      </w:r>
      <w:del w:id="102" w:author="Pattanasak Mongkolwat" w:date="2021-10-04T14:43:00Z">
        <w:r w:rsidRPr="00CD7786" w:rsidDel="00B87DE6">
          <w:rPr>
            <w:rFonts w:cs="Angsana New"/>
            <w:szCs w:val="25"/>
            <w:lang w:val="en-US" w:bidi="th-TH"/>
          </w:rPr>
          <w:delText xml:space="preserve"> </w:delText>
        </w:r>
      </w:del>
      <w:del w:id="103" w:author="Pattanasak Mongkolwat" w:date="2021-10-04T14:41:00Z">
        <w:r w:rsidRPr="00CD7786" w:rsidDel="001C2407">
          <w:rPr>
            <w:rFonts w:cs="Angsana New"/>
            <w:szCs w:val="25"/>
            <w:lang w:val="en-US" w:bidi="th-TH"/>
          </w:rPr>
          <w:delText xml:space="preserve">or </w:delText>
        </w:r>
      </w:del>
      <w:del w:id="104" w:author="Pattanasak Mongkolwat" w:date="2021-10-04T14:42:00Z">
        <w:r w:rsidRPr="00CD7786" w:rsidDel="004B7F0D">
          <w:rPr>
            <w:rFonts w:cs="Angsana New"/>
            <w:szCs w:val="25"/>
            <w:lang w:val="en-US" w:bidi="th-TH"/>
          </w:rPr>
          <w:delText>its</w:delText>
        </w:r>
        <w:r w:rsidRPr="00CD7786" w:rsidDel="001C2407">
          <w:rPr>
            <w:rFonts w:cs="Angsana New"/>
            <w:szCs w:val="25"/>
            <w:lang w:val="en-US" w:bidi="th-TH"/>
          </w:rPr>
          <w:delText xml:space="preserve"> </w:delText>
        </w:r>
        <w:r w:rsidRPr="00CD7786" w:rsidDel="004B7F0D">
          <w:rPr>
            <w:rFonts w:cs="Angsana New"/>
            <w:szCs w:val="25"/>
            <w:lang w:val="en-US" w:bidi="th-TH"/>
          </w:rPr>
          <w:delText>infrastructure</w:delText>
        </w:r>
      </w:del>
      <w:r w:rsidRPr="00CD7786">
        <w:rPr>
          <w:rFonts w:cs="Angsana New"/>
          <w:szCs w:val="25"/>
          <w:lang w:val="en-US" w:bidi="th-TH"/>
        </w:rPr>
        <w:t xml:space="preserve">. Cryptographical components and consensus mechanism of Blockchain will give immutable characteristic and secure integrity of the information, while decentralization of published data help secures its availability [21–24]. </w:t>
      </w:r>
      <w:r w:rsidR="008125C8">
        <w:rPr>
          <w:rFonts w:cstheme="minorBidi"/>
          <w:szCs w:val="25"/>
          <w:lang w:val="en-US" w:bidi="th-TH"/>
        </w:rPr>
        <w:t xml:space="preserve"> </w:t>
      </w:r>
      <w:commentRangeEnd w:id="85"/>
      <w:r w:rsidR="00EE6026">
        <w:rPr>
          <w:rStyle w:val="CommentReference"/>
          <w:spacing w:val="0"/>
          <w:lang w:val="en-US" w:eastAsia="en-US"/>
        </w:rPr>
        <w:commentReference w:id="85"/>
      </w:r>
    </w:p>
    <w:p w14:paraId="50A2188A" w14:textId="3E0FC5EC" w:rsidR="007C1DCF" w:rsidRDefault="007C1DCF" w:rsidP="00791F24">
      <w:pPr>
        <w:pStyle w:val="BodyText"/>
        <w:rPr>
          <w:rFonts w:cstheme="minorBidi"/>
          <w:szCs w:val="25"/>
          <w:lang w:val="en-US" w:bidi="th-TH"/>
        </w:rPr>
      </w:pPr>
      <w:r w:rsidRPr="006C07A5">
        <w:rPr>
          <w:lang w:val="en-US"/>
        </w:rPr>
        <w:t xml:space="preserve">Blockchain </w:t>
      </w:r>
      <w:del w:id="105" w:author="Pattanasak Mongkolwat" w:date="2021-10-07T12:23:00Z">
        <w:r w:rsidRPr="006C07A5" w:rsidDel="00171535">
          <w:rPr>
            <w:lang w:val="en-US"/>
          </w:rPr>
          <w:delText>can be</w:delText>
        </w:r>
      </w:del>
      <w:ins w:id="106" w:author="Pattanasak Mongkolwat" w:date="2021-10-07T12:23:00Z">
        <w:r w:rsidR="00171535">
          <w:rPr>
            <w:lang w:val="en-US"/>
          </w:rPr>
          <w:t>is</w:t>
        </w:r>
      </w:ins>
      <w:r w:rsidRPr="006C07A5">
        <w:rPr>
          <w:lang w:val="en-US"/>
        </w:rPr>
        <w:t xml:space="preserve"> </w:t>
      </w:r>
      <w:del w:id="107" w:author="Pattanasak Mongkolwat" w:date="2021-10-07T12:23:00Z">
        <w:r w:rsidRPr="006C07A5" w:rsidDel="00FC0939">
          <w:rPr>
            <w:lang w:val="en-US"/>
          </w:rPr>
          <w:delText xml:space="preserve">informally </w:delText>
        </w:r>
      </w:del>
      <w:ins w:id="108" w:author="Pattanasak Mongkolwat" w:date="2021-10-07T12:23:00Z">
        <w:r w:rsidR="00FC0939">
          <w:rPr>
            <w:lang w:val="en-US"/>
          </w:rPr>
          <w:t>generally</w:t>
        </w:r>
        <w:r w:rsidR="00FC0939" w:rsidRPr="006C07A5">
          <w:rPr>
            <w:lang w:val="en-US"/>
          </w:rPr>
          <w:t xml:space="preserve"> </w:t>
        </w:r>
      </w:ins>
      <w:del w:id="109" w:author="Pattanasak Mongkolwat" w:date="2021-10-07T12:23:00Z">
        <w:r w:rsidRPr="006C07A5" w:rsidDel="00B920BB">
          <w:rPr>
            <w:lang w:val="en-US"/>
          </w:rPr>
          <w:delText>define</w:delText>
        </w:r>
        <w:r w:rsidDel="00B920BB">
          <w:rPr>
            <w:lang w:val="en-US"/>
          </w:rPr>
          <w:delText>d</w:delText>
        </w:r>
        <w:r w:rsidRPr="006C07A5" w:rsidDel="00B920BB">
          <w:rPr>
            <w:lang w:val="en-US"/>
          </w:rPr>
          <w:delText xml:space="preserve"> </w:delText>
        </w:r>
      </w:del>
      <w:ins w:id="110" w:author="Pattanasak Mongkolwat" w:date="2021-10-07T12:24:00Z">
        <w:r w:rsidR="00B920BB">
          <w:rPr>
            <w:lang w:val="en-US"/>
          </w:rPr>
          <w:t>described</w:t>
        </w:r>
      </w:ins>
      <w:ins w:id="111" w:author="Pattanasak Mongkolwat" w:date="2021-10-07T12:23:00Z">
        <w:r w:rsidR="00B920BB" w:rsidRPr="006C07A5">
          <w:rPr>
            <w:lang w:val="en-US"/>
          </w:rPr>
          <w:t xml:space="preserve"> </w:t>
        </w:r>
      </w:ins>
      <w:r w:rsidRPr="006C07A5">
        <w:rPr>
          <w:lang w:val="en-US"/>
        </w:rPr>
        <w:t xml:space="preserve">as </w:t>
      </w:r>
      <w:r>
        <w:rPr>
          <w:lang w:val="en-US"/>
        </w:rPr>
        <w:t>a</w:t>
      </w:r>
      <w:r w:rsidRPr="006C07A5">
        <w:rPr>
          <w:lang w:val="en-US"/>
        </w:rPr>
        <w:t xml:space="preserve"> distributed digital ledger of cryptographically signed transactions </w:t>
      </w:r>
      <w:del w:id="112" w:author="Pattanasak Mongkolwat" w:date="2021-10-07T12:25:00Z">
        <w:r w:rsidRPr="006C07A5" w:rsidDel="000D39B3">
          <w:rPr>
            <w:lang w:val="en-US"/>
          </w:rPr>
          <w:delText xml:space="preserve">that are </w:delText>
        </w:r>
      </w:del>
      <w:r w:rsidRPr="006C07A5">
        <w:rPr>
          <w:lang w:val="en-US"/>
        </w:rPr>
        <w:t>grouped into blocks</w:t>
      </w:r>
      <w:ins w:id="113" w:author="Pattanasak Mongkolwat" w:date="2021-10-04T14:47:00Z">
        <w:r w:rsidR="00AF6514">
          <w:rPr>
            <w:lang w:val="en-US"/>
          </w:rPr>
          <w:t xml:space="preserve"> </w:t>
        </w:r>
        <w:r w:rsidR="00AF6514" w:rsidRPr="00AC43BC">
          <w:rPr>
            <w:lang w:val="en-US"/>
          </w:rPr>
          <w:fldChar w:fldCharType="begin" w:fldLock="1"/>
        </w:r>
        <w:r w:rsidR="00AF6514">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R="00AF6514" w:rsidRPr="00AC43BC">
          <w:rPr>
            <w:lang w:val="en-US"/>
          </w:rPr>
          <w:fldChar w:fldCharType="separate"/>
        </w:r>
        <w:r w:rsidR="00AF6514" w:rsidRPr="001E4DA2">
          <w:rPr>
            <w:noProof/>
            <w:lang w:val="en-US"/>
          </w:rPr>
          <w:t>[1]</w:t>
        </w:r>
        <w:r w:rsidR="00AF6514" w:rsidRPr="00AC43BC">
          <w:rPr>
            <w:lang w:val="en-US"/>
          </w:rPr>
          <w:fldChar w:fldCharType="end"/>
        </w:r>
      </w:ins>
      <w:r w:rsidRPr="006C07A5">
        <w:rPr>
          <w:lang w:val="en-US"/>
        </w:rPr>
        <w:t>.</w:t>
      </w:r>
      <w:r w:rsidR="006B3203">
        <w:rPr>
          <w:lang w:val="en-US"/>
        </w:rPr>
        <w:t xml:space="preserve"> </w:t>
      </w:r>
      <w:del w:id="114" w:author="Pattanasak Mongkolwat" w:date="2021-10-04T14:47:00Z">
        <w:r w:rsidR="006B3203" w:rsidRPr="00AC43BC" w:rsidDel="00AF6514">
          <w:rPr>
            <w:lang w:val="en-US"/>
          </w:rPr>
          <w:fldChar w:fldCharType="begin" w:fldLock="1"/>
        </w:r>
        <w:r w:rsidR="001E4DA2" w:rsidDel="00AF6514">
          <w:rPr>
            <w:lang w:val="en-US"/>
          </w:rPr>
          <w:del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delInstrText>
        </w:r>
        <w:r w:rsidR="006B3203" w:rsidRPr="00AC43BC" w:rsidDel="00AF6514">
          <w:rPr>
            <w:lang w:val="en-US"/>
          </w:rPr>
          <w:fldChar w:fldCharType="separate"/>
        </w:r>
        <w:r w:rsidR="001E4DA2" w:rsidRPr="001E4DA2" w:rsidDel="00AF6514">
          <w:rPr>
            <w:noProof/>
            <w:lang w:val="en-US"/>
          </w:rPr>
          <w:delText>[1]</w:delText>
        </w:r>
        <w:r w:rsidR="006B3203" w:rsidRPr="00AC43BC" w:rsidDel="00AF6514">
          <w:rPr>
            <w:lang w:val="en-US"/>
          </w:rPr>
          <w:fldChar w:fldCharType="end"/>
        </w:r>
        <w:r w:rsidRPr="006C07A5" w:rsidDel="00AF6514">
          <w:rPr>
            <w:lang w:val="en-US"/>
          </w:rPr>
          <w:delText xml:space="preserve"> </w:delText>
        </w:r>
      </w:del>
      <w:r w:rsidRPr="006C07A5">
        <w:rPr>
          <w:lang w:val="en-US"/>
        </w:rPr>
        <w:t xml:space="preserve">Each block is cryptographically </w:t>
      </w:r>
      <w:del w:id="115" w:author="Pattanasak Mongkolwat" w:date="2021-10-04T14:51:00Z">
        <w:r w:rsidRPr="006C07A5" w:rsidDel="00E163C8">
          <w:rPr>
            <w:lang w:val="en-US"/>
          </w:rPr>
          <w:delText xml:space="preserve">linked </w:delText>
        </w:r>
      </w:del>
      <w:ins w:id="116" w:author="Pattanasak Mongkolwat" w:date="2021-10-04T14:51:00Z">
        <w:r w:rsidR="00E163C8">
          <w:rPr>
            <w:lang w:val="en-US"/>
          </w:rPr>
          <w:t>associated</w:t>
        </w:r>
        <w:r w:rsidR="00E163C8" w:rsidRPr="006C07A5">
          <w:rPr>
            <w:lang w:val="en-US"/>
          </w:rPr>
          <w:t xml:space="preserve"> </w:t>
        </w:r>
      </w:ins>
      <w:r w:rsidRPr="006C07A5">
        <w:rPr>
          <w:lang w:val="en-US"/>
        </w:rPr>
        <w:t xml:space="preserve">to the </w:t>
      </w:r>
      <w:del w:id="117" w:author="Pattanasak Mongkolwat" w:date="2021-10-04T14:49:00Z">
        <w:r w:rsidRPr="006C07A5" w:rsidDel="0073069F">
          <w:rPr>
            <w:lang w:val="en-US"/>
          </w:rPr>
          <w:delText>previous one</w:delText>
        </w:r>
      </w:del>
      <w:ins w:id="118" w:author="Pattanasak Mongkolwat" w:date="2021-10-04T14:49:00Z">
        <w:r w:rsidR="0073069F">
          <w:rPr>
            <w:lang w:val="en-US"/>
          </w:rPr>
          <w:t>preceding block</w:t>
        </w:r>
      </w:ins>
      <w:ins w:id="119" w:author="Pattanasak Mongkolwat" w:date="2021-10-04T14:51:00Z">
        <w:r w:rsidR="00E163C8">
          <w:rPr>
            <w:lang w:val="en-US"/>
          </w:rPr>
          <w:t xml:space="preserve">, </w:t>
        </w:r>
      </w:ins>
      <w:del w:id="120" w:author="Pattanasak Mongkolwat" w:date="2021-10-04T14:51:00Z">
        <w:r w:rsidRPr="006C07A5" w:rsidDel="00E163C8">
          <w:rPr>
            <w:lang w:val="en-US"/>
          </w:rPr>
          <w:delText xml:space="preserve"> (</w:delText>
        </w:r>
      </w:del>
      <w:r w:rsidRPr="006C07A5">
        <w:rPr>
          <w:lang w:val="en-US"/>
        </w:rPr>
        <w:t>making it</w:t>
      </w:r>
      <w:ins w:id="121" w:author="Pattanasak Mongkolwat" w:date="2021-10-04T14:55:00Z">
        <w:r w:rsidR="00C71015">
          <w:rPr>
            <w:lang w:val="en-US"/>
          </w:rPr>
          <w:t xml:space="preserve"> a</w:t>
        </w:r>
      </w:ins>
      <w:r w:rsidRPr="006C07A5">
        <w:rPr>
          <w:lang w:val="en-US"/>
        </w:rPr>
        <w:t xml:space="preserve"> tamper evident</w:t>
      </w:r>
      <w:ins w:id="122" w:author="Pattanasak Mongkolwat" w:date="2021-10-04T14:51:00Z">
        <w:r w:rsidR="00E163C8">
          <w:rPr>
            <w:lang w:val="en-US"/>
          </w:rPr>
          <w:t>,</w:t>
        </w:r>
      </w:ins>
      <w:del w:id="123" w:author="Pattanasak Mongkolwat" w:date="2021-10-04T14:51:00Z">
        <w:r w:rsidRPr="006C07A5" w:rsidDel="00E163C8">
          <w:rPr>
            <w:lang w:val="en-US"/>
          </w:rPr>
          <w:delText>)</w:delText>
        </w:r>
      </w:del>
      <w:r w:rsidRPr="006C07A5">
        <w:rPr>
          <w:lang w:val="en-US"/>
        </w:rPr>
        <w:t xml:space="preserve"> after </w:t>
      </w:r>
      <w:ins w:id="124" w:author="Pattanasak Mongkolwat" w:date="2021-10-04T15:02:00Z">
        <w:r w:rsidR="006474C6">
          <w:rPr>
            <w:lang w:val="en-US"/>
          </w:rPr>
          <w:t>transa</w:t>
        </w:r>
      </w:ins>
      <w:ins w:id="125" w:author="Pattanasak Mongkolwat" w:date="2021-10-04T15:03:00Z">
        <w:r w:rsidR="006474C6">
          <w:rPr>
            <w:lang w:val="en-US"/>
          </w:rPr>
          <w:t xml:space="preserve">ction </w:t>
        </w:r>
      </w:ins>
      <w:r w:rsidRPr="006C07A5">
        <w:rPr>
          <w:lang w:val="en-US"/>
        </w:rPr>
        <w:t xml:space="preserve">validation and </w:t>
      </w:r>
      <w:del w:id="126" w:author="Pattanasak Mongkolwat" w:date="2021-10-04T15:03:00Z">
        <w:r w:rsidRPr="006C07A5" w:rsidDel="005D729F">
          <w:rPr>
            <w:lang w:val="en-US"/>
          </w:rPr>
          <w:delText xml:space="preserve">undergoing </w:delText>
        </w:r>
      </w:del>
      <w:ins w:id="127" w:author="Pattanasak Mongkolwat" w:date="2021-10-04T15:03:00Z">
        <w:r w:rsidR="005D729F">
          <w:rPr>
            <w:lang w:val="en-US"/>
          </w:rPr>
          <w:t>gone through</w:t>
        </w:r>
        <w:r w:rsidR="005D729F" w:rsidRPr="006C07A5">
          <w:rPr>
            <w:lang w:val="en-US"/>
          </w:rPr>
          <w:t xml:space="preserve"> </w:t>
        </w:r>
      </w:ins>
      <w:r w:rsidRPr="006C07A5">
        <w:rPr>
          <w:lang w:val="en-US"/>
        </w:rPr>
        <w:t>a consensus decision</w:t>
      </w:r>
      <w:ins w:id="128" w:author="Pattanasak Mongkolwat" w:date="2021-10-04T15:03:00Z">
        <w:r w:rsidR="005D729F">
          <w:rPr>
            <w:lang w:val="en-US"/>
          </w:rPr>
          <w:t xml:space="preserve"> amongst</w:t>
        </w:r>
        <w:r w:rsidR="003258B8">
          <w:rPr>
            <w:lang w:val="en-US"/>
          </w:rPr>
          <w:t xml:space="preserve"> nodes on the </w:t>
        </w:r>
      </w:ins>
      <w:ins w:id="129" w:author="Pattanasak Mongkolwat" w:date="2021-10-04T15:04:00Z">
        <w:r w:rsidR="003258B8">
          <w:rPr>
            <w:lang w:val="en-US"/>
          </w:rPr>
          <w:t>blockchain network</w:t>
        </w:r>
      </w:ins>
      <w:r w:rsidRPr="006C07A5">
        <w:rPr>
          <w:lang w:val="en-US"/>
        </w:rPr>
        <w:t xml:space="preserve">. </w:t>
      </w:r>
      <w:r w:rsidRPr="00BA745D">
        <w:rPr>
          <w:lang w:val="en-US"/>
        </w:rPr>
        <w:t>As new blocks are added</w:t>
      </w:r>
      <w:ins w:id="130" w:author="Pattanasak Mongkolwat" w:date="2021-10-07T12:26:00Z">
        <w:r w:rsidR="002E1769" w:rsidRPr="00BA745D">
          <w:rPr>
            <w:lang w:val="en-US"/>
            <w:rPrChange w:id="131" w:author="Pattanasak Mongkolwat" w:date="2021-10-07T12:31:00Z">
              <w:rPr>
                <w:u w:val="single"/>
                <w:lang w:val="en-US"/>
              </w:rPr>
            </w:rPrChange>
          </w:rPr>
          <w:t xml:space="preserve"> to a chain</w:t>
        </w:r>
      </w:ins>
      <w:r w:rsidRPr="00BA745D">
        <w:rPr>
          <w:lang w:val="en-US"/>
        </w:rPr>
        <w:t xml:space="preserve">, </w:t>
      </w:r>
      <w:r w:rsidRPr="00BA745D">
        <w:rPr>
          <w:highlight w:val="yellow"/>
          <w:lang w:val="en-US"/>
          <w:rPrChange w:id="132" w:author="Pattanasak Mongkolwat" w:date="2021-10-07T12:31:00Z">
            <w:rPr>
              <w:lang w:val="en-US"/>
            </w:rPr>
          </w:rPrChange>
        </w:rPr>
        <w:t xml:space="preserve">older blocks </w:t>
      </w:r>
      <w:del w:id="133" w:author="Pattanasak Mongkolwat" w:date="2021-10-07T12:43:00Z">
        <w:r w:rsidRPr="00BA745D" w:rsidDel="001F5563">
          <w:rPr>
            <w:highlight w:val="yellow"/>
            <w:lang w:val="en-US"/>
            <w:rPrChange w:id="134" w:author="Pattanasak Mongkolwat" w:date="2021-10-07T12:31:00Z">
              <w:rPr>
                <w:lang w:val="en-US"/>
              </w:rPr>
            </w:rPrChange>
          </w:rPr>
          <w:delText>become more</w:delText>
        </w:r>
      </w:del>
      <w:ins w:id="135" w:author="Pattanasak Mongkolwat" w:date="2021-10-07T12:43:00Z">
        <w:r w:rsidR="001F5563">
          <w:rPr>
            <w:highlight w:val="yellow"/>
            <w:lang w:val="en-US"/>
          </w:rPr>
          <w:t>are</w:t>
        </w:r>
      </w:ins>
      <w:r w:rsidRPr="00BA745D">
        <w:rPr>
          <w:highlight w:val="yellow"/>
          <w:lang w:val="en-US"/>
          <w:rPrChange w:id="136" w:author="Pattanasak Mongkolwat" w:date="2021-10-07T12:31:00Z">
            <w:rPr>
              <w:lang w:val="en-US"/>
            </w:rPr>
          </w:rPrChange>
        </w:rPr>
        <w:t xml:space="preserve"> difficult to </w:t>
      </w:r>
      <w:del w:id="137" w:author="Pattanasak Mongkolwat" w:date="2021-10-07T12:44:00Z">
        <w:r w:rsidRPr="00BA745D" w:rsidDel="0048618A">
          <w:rPr>
            <w:highlight w:val="yellow"/>
            <w:lang w:val="en-US"/>
            <w:rPrChange w:id="138" w:author="Pattanasak Mongkolwat" w:date="2021-10-07T12:31:00Z">
              <w:rPr>
                <w:lang w:val="en-US"/>
              </w:rPr>
            </w:rPrChange>
          </w:rPr>
          <w:delText xml:space="preserve">modify </w:delText>
        </w:r>
      </w:del>
      <w:ins w:id="139" w:author="Pattanasak Mongkolwat" w:date="2021-10-07T12:44:00Z">
        <w:r w:rsidR="0048618A">
          <w:rPr>
            <w:highlight w:val="yellow"/>
            <w:lang w:val="en-US"/>
          </w:rPr>
          <w:t>change,</w:t>
        </w:r>
        <w:r w:rsidR="0048618A" w:rsidRPr="00BA745D">
          <w:rPr>
            <w:highlight w:val="yellow"/>
            <w:lang w:val="en-US"/>
            <w:rPrChange w:id="140" w:author="Pattanasak Mongkolwat" w:date="2021-10-07T12:31:00Z">
              <w:rPr>
                <w:lang w:val="en-US"/>
              </w:rPr>
            </w:rPrChange>
          </w:rPr>
          <w:t xml:space="preserve"> </w:t>
        </w:r>
      </w:ins>
      <w:del w:id="141" w:author="Pattanasak Mongkolwat" w:date="2021-10-07T12:44:00Z">
        <w:r w:rsidRPr="00BA745D" w:rsidDel="0048618A">
          <w:rPr>
            <w:highlight w:val="yellow"/>
            <w:lang w:val="en-US"/>
            <w:rPrChange w:id="142" w:author="Pattanasak Mongkolwat" w:date="2021-10-07T12:31:00Z">
              <w:rPr>
                <w:lang w:val="en-US"/>
              </w:rPr>
            </w:rPrChange>
          </w:rPr>
          <w:delText>(</w:delText>
        </w:r>
      </w:del>
      <w:ins w:id="143" w:author="Pattanasak Mongkolwat" w:date="2021-10-07T12:45:00Z">
        <w:r w:rsidR="00897DB2">
          <w:rPr>
            <w:highlight w:val="yellow"/>
            <w:lang w:val="en-US"/>
          </w:rPr>
          <w:t>making</w:t>
        </w:r>
      </w:ins>
      <w:del w:id="144" w:author="Pattanasak Mongkolwat" w:date="2021-10-07T12:45:00Z">
        <w:r w:rsidRPr="00BA745D" w:rsidDel="00897DB2">
          <w:rPr>
            <w:highlight w:val="yellow"/>
            <w:lang w:val="en-US"/>
            <w:rPrChange w:id="145" w:author="Pattanasak Mongkolwat" w:date="2021-10-07T12:31:00Z">
              <w:rPr>
                <w:lang w:val="en-US"/>
              </w:rPr>
            </w:rPrChange>
          </w:rPr>
          <w:delText>creating</w:delText>
        </w:r>
      </w:del>
      <w:r w:rsidRPr="00BA745D">
        <w:rPr>
          <w:highlight w:val="yellow"/>
          <w:lang w:val="en-US"/>
          <w:rPrChange w:id="146" w:author="Pattanasak Mongkolwat" w:date="2021-10-07T12:31:00Z">
            <w:rPr>
              <w:lang w:val="en-US"/>
            </w:rPr>
          </w:rPrChange>
        </w:rPr>
        <w:t xml:space="preserve"> tamper </w:t>
      </w:r>
      <w:commentRangeStart w:id="147"/>
      <w:r w:rsidRPr="00BA745D">
        <w:rPr>
          <w:highlight w:val="yellow"/>
          <w:lang w:val="en-US"/>
          <w:rPrChange w:id="148" w:author="Pattanasak Mongkolwat" w:date="2021-10-07T12:31:00Z">
            <w:rPr>
              <w:lang w:val="en-US"/>
            </w:rPr>
          </w:rPrChange>
        </w:rPr>
        <w:t>resistance</w:t>
      </w:r>
      <w:commentRangeEnd w:id="147"/>
      <w:r w:rsidR="00227108" w:rsidRPr="00BA745D">
        <w:rPr>
          <w:rStyle w:val="CommentReference"/>
          <w:spacing w:val="0"/>
          <w:lang w:val="en-US" w:eastAsia="en-US"/>
        </w:rPr>
        <w:commentReference w:id="147"/>
      </w:r>
      <w:del w:id="149" w:author="Pattanasak Mongkolwat" w:date="2021-10-07T12:44:00Z">
        <w:r w:rsidRPr="00BA745D" w:rsidDel="0048618A">
          <w:rPr>
            <w:highlight w:val="yellow"/>
            <w:lang w:val="en-US"/>
            <w:rPrChange w:id="150" w:author="Pattanasak Mongkolwat" w:date="2021-10-07T12:31:00Z">
              <w:rPr>
                <w:lang w:val="en-US"/>
              </w:rPr>
            </w:rPrChange>
          </w:rPr>
          <w:delText>)</w:delText>
        </w:r>
      </w:del>
      <w:r w:rsidRPr="00BA745D">
        <w:rPr>
          <w:lang w:val="en-US"/>
        </w:rPr>
        <w:t xml:space="preserve">. </w:t>
      </w:r>
      <w:del w:id="151" w:author="Pattanasak Mongkolwat" w:date="2021-10-07T12:46:00Z">
        <w:r w:rsidRPr="00BA745D" w:rsidDel="003E60B0">
          <w:rPr>
            <w:lang w:val="en-US"/>
          </w:rPr>
          <w:delText>New blocks</w:delText>
        </w:r>
      </w:del>
      <w:ins w:id="152" w:author="Pattanasak Mongkolwat" w:date="2021-10-07T12:46:00Z">
        <w:r w:rsidR="003E60B0">
          <w:rPr>
            <w:lang w:val="en-US"/>
          </w:rPr>
          <w:t>They</w:t>
        </w:r>
      </w:ins>
      <w:r w:rsidRPr="00BA745D">
        <w:rPr>
          <w:lang w:val="en-US"/>
        </w:rPr>
        <w:t xml:space="preserve"> are </w:t>
      </w:r>
      <w:ins w:id="153" w:author="Pattanasak Mongkolwat" w:date="2021-10-07T12:27:00Z">
        <w:r w:rsidR="00190127" w:rsidRPr="00BA745D">
          <w:rPr>
            <w:lang w:val="en-US"/>
            <w:rPrChange w:id="154" w:author="Pattanasak Mongkolwat" w:date="2021-10-07T12:31:00Z">
              <w:rPr>
                <w:u w:val="single"/>
                <w:lang w:val="en-US"/>
              </w:rPr>
            </w:rPrChange>
          </w:rPr>
          <w:t>duplicate</w:t>
        </w:r>
      </w:ins>
      <w:ins w:id="155" w:author="Pattanasak Mongkolwat" w:date="2021-10-07T12:28:00Z">
        <w:r w:rsidR="00190127" w:rsidRPr="00BA745D">
          <w:rPr>
            <w:lang w:val="en-US"/>
            <w:rPrChange w:id="156" w:author="Pattanasak Mongkolwat" w:date="2021-10-07T12:31:00Z">
              <w:rPr>
                <w:u w:val="single"/>
                <w:lang w:val="en-US"/>
              </w:rPr>
            </w:rPrChange>
          </w:rPr>
          <w:t>d</w:t>
        </w:r>
      </w:ins>
      <w:ins w:id="157" w:author="Pattanasak Mongkolwat" w:date="2021-10-07T12:27:00Z">
        <w:r w:rsidR="00190127" w:rsidRPr="00BA745D" w:rsidDel="00190127">
          <w:rPr>
            <w:lang w:val="en-US"/>
            <w:rPrChange w:id="158" w:author="Pattanasak Mongkolwat" w:date="2021-10-07T12:31:00Z">
              <w:rPr>
                <w:u w:val="single"/>
                <w:lang w:val="en-US"/>
              </w:rPr>
            </w:rPrChange>
          </w:rPr>
          <w:t xml:space="preserve"> </w:t>
        </w:r>
      </w:ins>
      <w:del w:id="159" w:author="Pattanasak Mongkolwat" w:date="2021-10-07T12:27:00Z">
        <w:r w:rsidRPr="00BA745D" w:rsidDel="00190127">
          <w:rPr>
            <w:lang w:val="en-US"/>
          </w:rPr>
          <w:delText xml:space="preserve">replicated </w:delText>
        </w:r>
      </w:del>
      <w:r w:rsidRPr="00BA745D">
        <w:rPr>
          <w:lang w:val="en-US"/>
        </w:rPr>
        <w:t>across copies of the ledger</w:t>
      </w:r>
      <w:r w:rsidR="00D13F81" w:rsidRPr="00BA745D">
        <w:rPr>
          <w:lang w:val="en-US"/>
        </w:rPr>
        <w:t>s</w:t>
      </w:r>
      <w:r w:rsidRPr="00BA745D">
        <w:rPr>
          <w:lang w:val="en-US"/>
        </w:rPr>
        <w:t xml:space="preserve"> within the network, and any conflicts are resolved automatically using </w:t>
      </w:r>
      <w:del w:id="160" w:author="Pattanasak Mongkolwat" w:date="2021-10-07T12:29:00Z">
        <w:r w:rsidRPr="00BA745D" w:rsidDel="000C09E4">
          <w:rPr>
            <w:lang w:val="en-US"/>
          </w:rPr>
          <w:delText xml:space="preserve">established </w:delText>
        </w:r>
      </w:del>
      <w:ins w:id="161" w:author="Pattanasak Mongkolwat" w:date="2021-10-07T12:31:00Z">
        <w:r w:rsidR="004874E0" w:rsidRPr="00BA745D">
          <w:rPr>
            <w:lang w:val="en-US"/>
            <w:rPrChange w:id="162" w:author="Pattanasak Mongkolwat" w:date="2021-10-07T12:31:00Z">
              <w:rPr>
                <w:u w:val="single"/>
                <w:lang w:val="en-US"/>
              </w:rPr>
            </w:rPrChange>
          </w:rPr>
          <w:t>ratified</w:t>
        </w:r>
      </w:ins>
      <w:ins w:id="163" w:author="Pattanasak Mongkolwat" w:date="2021-10-07T12:29:00Z">
        <w:r w:rsidR="000C09E4" w:rsidRPr="00BA745D">
          <w:rPr>
            <w:lang w:val="en-US"/>
          </w:rPr>
          <w:t xml:space="preserve"> </w:t>
        </w:r>
      </w:ins>
      <w:r w:rsidRPr="00BA745D">
        <w:rPr>
          <w:lang w:val="en-US"/>
        </w:rPr>
        <w:t>rules.</w:t>
      </w:r>
      <w:r>
        <w:rPr>
          <w:lang w:val="en-US"/>
        </w:rPr>
        <w:t xml:space="preserve"> This </w:t>
      </w:r>
      <w:r w:rsidR="005D0AE9">
        <w:rPr>
          <w:lang w:val="en-US"/>
        </w:rPr>
        <w:t>gives</w:t>
      </w:r>
      <w:r>
        <w:rPr>
          <w:lang w:val="en-US"/>
        </w:rPr>
        <w:t xml:space="preserve"> its characteristics to sustain threat against integrity and availability of information. At the same time, with consensus as vital part of Blockchain, it allows members of Blockchain </w:t>
      </w:r>
      <w:r>
        <w:rPr>
          <w:lang w:val="en-US"/>
        </w:rPr>
        <w:lastRenderedPageBreak/>
        <w:t>network to systematically “trusted” each other without the need of mutuality trust or physical agreement. Additionally, as distributed decentralized network, Blockchain require</w:t>
      </w:r>
      <w:r w:rsidR="00B26CBC">
        <w:rPr>
          <w:lang w:val="en-US"/>
        </w:rPr>
        <w:t>s</w:t>
      </w:r>
      <w:r>
        <w:rPr>
          <w:lang w:val="en-US"/>
        </w:rPr>
        <w:t xml:space="preserve"> each member to passively share information with each other. </w:t>
      </w:r>
      <w:r w:rsidR="00392A63">
        <w:rPr>
          <w:rFonts w:cstheme="minorBidi"/>
          <w:szCs w:val="25"/>
          <w:lang w:val="en-US" w:bidi="th-TH"/>
        </w:rPr>
        <w:t>S</w:t>
      </w:r>
      <w:r>
        <w:rPr>
          <w:rFonts w:cstheme="minorBidi"/>
          <w:szCs w:val="25"/>
          <w:lang w:val="en-US" w:bidi="th-TH"/>
        </w:rPr>
        <w:t>ince the introduction of the first Blockchain based cryptocurrency named ‘Bitcoin’, there are many Blockchain platform</w:t>
      </w:r>
      <w:r w:rsidR="00152DBD">
        <w:rPr>
          <w:rFonts w:cstheme="minorBidi"/>
          <w:szCs w:val="25"/>
          <w:lang w:val="en-US" w:bidi="th-TH"/>
        </w:rPr>
        <w:t>s</w:t>
      </w:r>
      <w:r>
        <w:rPr>
          <w:rFonts w:cstheme="minorBidi"/>
          <w:szCs w:val="25"/>
          <w:lang w:val="en-US" w:bidi="th-TH"/>
        </w:rPr>
        <w:t xml:space="preserve"> and service provider</w:t>
      </w:r>
      <w:r w:rsidR="009C584A">
        <w:rPr>
          <w:rFonts w:cstheme="minorBidi"/>
          <w:szCs w:val="25"/>
          <w:lang w:val="en-US" w:bidi="th-TH"/>
        </w:rPr>
        <w:t>s</w:t>
      </w:r>
      <w:r>
        <w:rPr>
          <w:rFonts w:cstheme="minorBidi"/>
          <w:szCs w:val="25"/>
          <w:lang w:val="en-US" w:bidi="th-TH"/>
        </w:rPr>
        <w:t xml:space="preserve"> entered the industry. One of major platform adopt by many kinds of application</w:t>
      </w:r>
      <w:r w:rsidR="009C224E">
        <w:rPr>
          <w:rFonts w:cstheme="minorBidi"/>
          <w:szCs w:val="25"/>
          <w:lang w:val="en-US" w:bidi="th-TH"/>
        </w:rPr>
        <w:t>s</w:t>
      </w:r>
      <w:r>
        <w:rPr>
          <w:rFonts w:cstheme="minorBidi"/>
          <w:szCs w:val="25"/>
          <w:lang w:val="en-US" w:bidi="th-TH"/>
        </w:rPr>
        <w:t xml:space="preserve"> is Ethereum. </w:t>
      </w:r>
      <w:r w:rsidR="00A51BB7">
        <w:rPr>
          <w:rFonts w:cstheme="minorBidi"/>
          <w:szCs w:val="25"/>
          <w:lang w:val="en-US" w:bidi="th-TH"/>
        </w:rPr>
        <w:t xml:space="preserve">It </w:t>
      </w:r>
      <w:r>
        <w:rPr>
          <w:rFonts w:cstheme="minorBidi"/>
          <w:szCs w:val="25"/>
          <w:lang w:val="en-US" w:bidi="th-TH"/>
        </w:rPr>
        <w:t xml:space="preserve">was the first major platform that introduce usage of Blockchain </w:t>
      </w:r>
      <w:r w:rsidR="006B1FE7">
        <w:rPr>
          <w:rFonts w:cstheme="minorBidi"/>
          <w:szCs w:val="25"/>
          <w:lang w:val="en-US" w:bidi="th-TH"/>
        </w:rPr>
        <w:t>for various</w:t>
      </w:r>
      <w:r>
        <w:rPr>
          <w:rFonts w:cstheme="minorBidi"/>
          <w:szCs w:val="25"/>
          <w:lang w:val="en-US" w:bidi="th-TH"/>
        </w:rPr>
        <w:t xml:space="preserve"> field</w:t>
      </w:r>
      <w:r w:rsidR="005909FD">
        <w:rPr>
          <w:rFonts w:cstheme="minorBidi"/>
          <w:szCs w:val="25"/>
          <w:lang w:val="en-US" w:bidi="th-TH"/>
        </w:rPr>
        <w:t>s</w:t>
      </w:r>
      <w:r>
        <w:rPr>
          <w:rFonts w:cstheme="minorBidi"/>
          <w:szCs w:val="25"/>
          <w:lang w:val="en-US" w:bidi="th-TH"/>
        </w:rPr>
        <w:t xml:space="preserve"> of </w:t>
      </w:r>
      <w:r w:rsidRPr="005909FD">
        <w:rPr>
          <w:rFonts w:cstheme="minorBidi"/>
          <w:szCs w:val="25"/>
          <w:lang w:val="en-US" w:bidi="th-TH"/>
        </w:rPr>
        <w:t>application</w:t>
      </w:r>
      <w:r w:rsidR="00A51BB7">
        <w:rPr>
          <w:rFonts w:cstheme="minorBidi"/>
          <w:szCs w:val="25"/>
          <w:lang w:val="en-US" w:bidi="th-TH"/>
        </w:rPr>
        <w:t>s</w:t>
      </w:r>
      <w:r>
        <w:rPr>
          <w:rFonts w:cstheme="minorBidi"/>
          <w:szCs w:val="25"/>
          <w:lang w:val="en-US" w:bidi="th-TH"/>
        </w:rPr>
        <w:t xml:space="preserve"> other than cryptocurrency with its ‘</w:t>
      </w:r>
      <w:r w:rsidR="00E37858">
        <w:rPr>
          <w:rFonts w:cstheme="minorBidi"/>
          <w:szCs w:val="25"/>
          <w:lang w:val="en-US" w:bidi="th-TH"/>
        </w:rPr>
        <w:t>Smart-contract</w:t>
      </w:r>
      <w:r>
        <w:rPr>
          <w:rFonts w:cstheme="minorBidi"/>
          <w:szCs w:val="25"/>
          <w:lang w:val="en-US" w:bidi="th-TH"/>
        </w:rPr>
        <w:t xml:space="preserve">’. </w:t>
      </w:r>
      <w:r w:rsidR="00A51BB7">
        <w:rPr>
          <w:rFonts w:cstheme="minorBidi"/>
          <w:szCs w:val="25"/>
          <w:lang w:val="en-US" w:bidi="th-TH"/>
        </w:rPr>
        <w:t>It</w:t>
      </w:r>
      <w:r>
        <w:rPr>
          <w:rFonts w:cstheme="minorBidi"/>
          <w:szCs w:val="25"/>
          <w:lang w:val="en-US" w:bidi="th-TH"/>
        </w:rPr>
        <w:t xml:space="preserve"> allow</w:t>
      </w:r>
      <w:r w:rsidR="009C584A">
        <w:rPr>
          <w:rFonts w:cstheme="minorBidi"/>
          <w:szCs w:val="25"/>
          <w:lang w:val="en-US" w:bidi="th-TH"/>
        </w:rPr>
        <w:t>s</w:t>
      </w:r>
      <w:r>
        <w:rPr>
          <w:rFonts w:cstheme="minorBidi"/>
          <w:szCs w:val="25"/>
          <w:lang w:val="en-US" w:bidi="th-TH"/>
        </w:rPr>
        <w:t xml:space="preserve"> developer</w:t>
      </w:r>
      <w:r w:rsidR="009C584A">
        <w:rPr>
          <w:rFonts w:cstheme="minorBidi"/>
          <w:szCs w:val="25"/>
          <w:lang w:val="en-US" w:bidi="th-TH"/>
        </w:rPr>
        <w:t>s</w:t>
      </w:r>
      <w:r>
        <w:rPr>
          <w:rFonts w:cstheme="minorBidi"/>
          <w:szCs w:val="25"/>
          <w:lang w:val="en-US" w:bidi="th-TH"/>
        </w:rPr>
        <w:t xml:space="preserve"> to publish logic model</w:t>
      </w:r>
      <w:r w:rsidR="009C584A">
        <w:rPr>
          <w:rFonts w:cstheme="minorBidi"/>
          <w:szCs w:val="25"/>
          <w:lang w:val="en-US" w:bidi="th-TH"/>
        </w:rPr>
        <w:t>s</w:t>
      </w:r>
      <w:r>
        <w:rPr>
          <w:rFonts w:cstheme="minorBidi"/>
          <w:szCs w:val="25"/>
          <w:lang w:val="en-US" w:bidi="th-TH"/>
        </w:rPr>
        <w:t xml:space="preserve"> or computational algorithm</w:t>
      </w:r>
      <w:r w:rsidR="009C584A">
        <w:rPr>
          <w:rFonts w:cstheme="minorBidi"/>
          <w:szCs w:val="25"/>
          <w:lang w:val="en-US" w:bidi="th-TH"/>
        </w:rPr>
        <w:t>s</w:t>
      </w:r>
      <w:r>
        <w:rPr>
          <w:rFonts w:cstheme="minorBidi"/>
          <w:szCs w:val="25"/>
          <w:lang w:val="en-US" w:bidi="th-TH"/>
        </w:rPr>
        <w:t xml:space="preserve"> into Blockchain which enable</w:t>
      </w:r>
      <w:r w:rsidR="009C584A">
        <w:rPr>
          <w:rFonts w:cstheme="minorBidi"/>
          <w:szCs w:val="25"/>
          <w:lang w:val="en-US" w:bidi="th-TH"/>
        </w:rPr>
        <w:t>s</w:t>
      </w:r>
      <w:r>
        <w:rPr>
          <w:rFonts w:cstheme="minorBidi"/>
          <w:szCs w:val="25"/>
          <w:lang w:val="en-US" w:bidi="th-TH"/>
        </w:rPr>
        <w:t xml:space="preserve"> a while variety of usage for the technology</w:t>
      </w:r>
      <w:r>
        <w:rPr>
          <w:rFonts w:cstheme="minorBidi" w:hint="cs"/>
          <w:szCs w:val="25"/>
          <w:cs/>
          <w:lang w:val="en-US" w:bidi="th-TH"/>
        </w:rPr>
        <w:t xml:space="preserve"> </w:t>
      </w:r>
      <w:r>
        <w:rPr>
          <w:rFonts w:cstheme="minorBidi"/>
          <w:szCs w:val="25"/>
          <w:cs/>
          <w:lang w:val="en-US" w:bidi="th-TH"/>
        </w:rPr>
        <w:fldChar w:fldCharType="begin" w:fldLock="1"/>
      </w:r>
      <w:r w:rsidR="001E4DA2">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 [3]","manualFormatting":"[26,27]","plainTextFormattedCitation":"[2], [3]","previouslyFormattedCitation":"[2], [3]"},"properties":{"noteIndex":0},"schema":"https://github.com/citation-style-language/schema/raw/master/csl-citation.json"}</w:instrText>
      </w:r>
      <w:r>
        <w:rPr>
          <w:rFonts w:cstheme="minorBidi"/>
          <w:szCs w:val="25"/>
          <w:cs/>
          <w:lang w:val="en-US" w:bidi="th-TH"/>
        </w:rPr>
        <w:fldChar w:fldCharType="separate"/>
      </w:r>
      <w:r w:rsidR="003F4C1D" w:rsidRPr="003F4C1D">
        <w:rPr>
          <w:rFonts w:cstheme="minorBidi"/>
          <w:noProof/>
          <w:szCs w:val="25"/>
          <w:lang w:val="en-US" w:bidi="th-TH"/>
        </w:rPr>
        <w:t>[26,27]</w:t>
      </w:r>
      <w:r>
        <w:rPr>
          <w:rFonts w:cstheme="minorBidi"/>
          <w:szCs w:val="25"/>
          <w:cs/>
          <w:lang w:val="en-US" w:bidi="th-TH"/>
        </w:rPr>
        <w:fldChar w:fldCharType="end"/>
      </w:r>
      <w:r>
        <w:rPr>
          <w:rFonts w:cstheme="minorBidi"/>
          <w:szCs w:val="25"/>
          <w:lang w:val="en-US" w:bidi="th-TH"/>
        </w:rPr>
        <w:t xml:space="preserve">. </w:t>
      </w:r>
    </w:p>
    <w:p w14:paraId="24D0DE35" w14:textId="65459356" w:rsidR="000E73B3" w:rsidRDefault="00447218" w:rsidP="00791F24">
      <w:pPr>
        <w:pStyle w:val="BodyText"/>
        <w:rPr>
          <w:rFonts w:cstheme="minorBidi"/>
          <w:szCs w:val="25"/>
          <w:lang w:val="en-US" w:bidi="th-TH"/>
        </w:rPr>
      </w:pPr>
      <w:r>
        <w:rPr>
          <w:lang w:val="en-US"/>
        </w:rPr>
        <w:t xml:space="preserve">As for addressing issues regarding health information sharing between different enterprises, there are concepts of utilizing Blockchain </w:t>
      </w:r>
      <w:r w:rsidR="00416CE0">
        <w:rPr>
          <w:lang w:val="en-US"/>
        </w:rPr>
        <w:t>proposed by Mayo Clinic</w:t>
      </w:r>
      <w:ins w:id="164" w:author="Pattanasak Mongkolwat" w:date="2021-10-04T15:19:00Z">
        <w:r w:rsidR="00CC1670">
          <w:rPr>
            <w:lang w:val="en-US"/>
          </w:rPr>
          <w:t xml:space="preserve"> [</w:t>
        </w:r>
        <w:r w:rsidR="00CC1670" w:rsidRPr="009E1758">
          <w:rPr>
            <w:highlight w:val="yellow"/>
            <w:lang w:val="en-US"/>
          </w:rPr>
          <w:t>References???</w:t>
        </w:r>
        <w:r w:rsidR="00CC1670">
          <w:rPr>
            <w:lang w:val="en-US"/>
          </w:rPr>
          <w:t>]</w:t>
        </w:r>
      </w:ins>
      <w:r w:rsidR="00416CE0">
        <w:rPr>
          <w:lang w:val="en-US"/>
        </w:rPr>
        <w:t xml:space="preserve"> and “</w:t>
      </w:r>
      <w:proofErr w:type="spellStart"/>
      <w:r w:rsidR="00416CE0">
        <w:rPr>
          <w:lang w:val="en-US"/>
        </w:rPr>
        <w:t>MedRec</w:t>
      </w:r>
      <w:proofErr w:type="spellEnd"/>
      <w:r w:rsidR="00416CE0">
        <w:rPr>
          <w:lang w:val="en-US"/>
        </w:rPr>
        <w:t>”</w:t>
      </w:r>
      <w:ins w:id="165" w:author="Pattanasak Mongkolwat" w:date="2021-10-04T15:19:00Z">
        <w:r w:rsidR="00CC1670">
          <w:rPr>
            <w:lang w:val="en-US"/>
          </w:rPr>
          <w:t xml:space="preserve"> [24] at </w:t>
        </w:r>
      </w:ins>
      <w:del w:id="166" w:author="Pattanasak Mongkolwat" w:date="2021-10-04T15:19:00Z">
        <w:r w:rsidR="00416CE0" w:rsidDel="00CC1670">
          <w:rPr>
            <w:lang w:val="en-US"/>
          </w:rPr>
          <w:delText xml:space="preserve"> </w:delText>
        </w:r>
      </w:del>
      <w:r w:rsidR="00416CE0">
        <w:rPr>
          <w:lang w:val="en-US"/>
        </w:rPr>
        <w:t>MIT</w:t>
      </w:r>
      <w:r w:rsidR="00143AA5">
        <w:rPr>
          <w:lang w:val="en-US"/>
        </w:rPr>
        <w:t>.</w:t>
      </w:r>
      <w:r w:rsidR="00416CE0">
        <w:rPr>
          <w:lang w:val="en-US"/>
        </w:rPr>
        <w:t xml:space="preserve"> Both introduce an effective way</w:t>
      </w:r>
      <w:r w:rsidR="008F2F42">
        <w:rPr>
          <w:lang w:val="en-US"/>
        </w:rPr>
        <w:t xml:space="preserve"> with potential</w:t>
      </w:r>
      <w:r w:rsidR="00416CE0">
        <w:rPr>
          <w:lang w:val="en-US"/>
        </w:rPr>
        <w:t xml:space="preserve"> to utilize Blockchain technology for information sharing in healthcare enterprise environment.</w:t>
      </w:r>
      <w:r w:rsidR="00510F1B">
        <w:rPr>
          <w:lang w:val="en-US"/>
        </w:rPr>
        <w:t xml:space="preserve"> The work</w:t>
      </w:r>
      <w:r w:rsidR="006937D7">
        <w:rPr>
          <w:lang w:val="en-US"/>
        </w:rPr>
        <w:t>s have</w:t>
      </w:r>
      <w:r w:rsidR="00510F1B">
        <w:rPr>
          <w:lang w:val="en-US"/>
        </w:rPr>
        <w:t xml:space="preserve"> g</w:t>
      </w:r>
      <w:r w:rsidR="00C80645">
        <w:rPr>
          <w:lang w:val="en-US"/>
        </w:rPr>
        <w:t>iven</w:t>
      </w:r>
      <w:r w:rsidR="00510F1B">
        <w:rPr>
          <w:lang w:val="en-US"/>
        </w:rPr>
        <w:t xml:space="preserve"> great demonstration of how decentralization</w:t>
      </w:r>
      <w:r w:rsidR="00C50017">
        <w:rPr>
          <w:lang w:val="en-US"/>
        </w:rPr>
        <w:t xml:space="preserve"> </w:t>
      </w:r>
      <w:r w:rsidR="003A05A4">
        <w:rPr>
          <w:rFonts w:cs="Angsana New"/>
          <w:szCs w:val="25"/>
          <w:lang w:val="en-US" w:bidi="th-TH"/>
        </w:rPr>
        <w:t>of</w:t>
      </w:r>
      <w:r w:rsidR="0053480D">
        <w:rPr>
          <w:rFonts w:cs="Angsana New"/>
          <w:szCs w:val="25"/>
          <w:lang w:val="en-US" w:bidi="th-TH"/>
        </w:rPr>
        <w:t>fered by</w:t>
      </w:r>
      <w:r w:rsidR="00C50017">
        <w:rPr>
          <w:lang w:val="en-US"/>
        </w:rPr>
        <w:t xml:space="preserve"> Blockchain</w:t>
      </w:r>
      <w:r w:rsidR="00510F1B">
        <w:rPr>
          <w:lang w:val="en-US"/>
        </w:rPr>
        <w:t xml:space="preserve"> can resolve trust issue wh</w:t>
      </w:r>
      <w:r w:rsidR="00681318">
        <w:rPr>
          <w:lang w:val="en-US"/>
        </w:rPr>
        <w:t>ere</w:t>
      </w:r>
      <w:r w:rsidR="00510F1B">
        <w:rPr>
          <w:lang w:val="en-US"/>
        </w:rPr>
        <w:t xml:space="preserve"> each enterprise require</w:t>
      </w:r>
      <w:ins w:id="167" w:author="Pattanasak Mongkolwat" w:date="2021-10-04T15:11:00Z">
        <w:r w:rsidR="00016001">
          <w:rPr>
            <w:lang w:val="en-US"/>
          </w:rPr>
          <w:t>s</w:t>
        </w:r>
      </w:ins>
      <w:r w:rsidR="00681318">
        <w:rPr>
          <w:lang w:val="en-US"/>
        </w:rPr>
        <w:t xml:space="preserve"> “trust”</w:t>
      </w:r>
      <w:r w:rsidR="00510F1B">
        <w:rPr>
          <w:lang w:val="en-US"/>
        </w:rPr>
        <w:t xml:space="preserve"> </w:t>
      </w:r>
      <w:r w:rsidR="005A6AB6">
        <w:rPr>
          <w:lang w:val="en-US"/>
        </w:rPr>
        <w:t>before</w:t>
      </w:r>
      <w:r w:rsidR="00510F1B">
        <w:rPr>
          <w:lang w:val="en-US"/>
        </w:rPr>
        <w:t xml:space="preserve"> </w:t>
      </w:r>
      <w:r w:rsidR="005A6AB6">
        <w:rPr>
          <w:lang w:val="en-US"/>
        </w:rPr>
        <w:t>beginning to</w:t>
      </w:r>
      <w:r w:rsidR="00510F1B">
        <w:rPr>
          <w:lang w:val="en-US"/>
        </w:rPr>
        <w:t xml:space="preserve"> share their information with others.</w:t>
      </w:r>
      <w:r w:rsidR="00DE6478">
        <w:rPr>
          <w:lang w:val="en-US"/>
        </w:rPr>
        <w:t xml:space="preserve"> However, both solutions are not yet directly </w:t>
      </w:r>
      <w:r w:rsidR="00E957C7">
        <w:rPr>
          <w:lang w:val="en-US"/>
        </w:rPr>
        <w:t>introduced</w:t>
      </w:r>
      <w:r w:rsidR="00DE6478">
        <w:rPr>
          <w:lang w:val="en-US"/>
        </w:rPr>
        <w:t xml:space="preserve"> how Blockchain can help mitigate cyber-security threats threatening </w:t>
      </w:r>
      <w:r w:rsidR="00E60B84">
        <w:rPr>
          <w:lang w:val="en-US"/>
        </w:rPr>
        <w:t xml:space="preserve">integrity and availability of data in </w:t>
      </w:r>
      <w:r w:rsidR="00DE6478">
        <w:rPr>
          <w:lang w:val="en-US"/>
        </w:rPr>
        <w:t>healthcare domain.</w:t>
      </w:r>
      <w:r w:rsidR="007312F0">
        <w:rPr>
          <w:lang w:val="en-US"/>
        </w:rPr>
        <w:t xml:space="preserve"> </w:t>
      </w:r>
      <w:r w:rsidR="000E73B3">
        <w:rPr>
          <w:lang w:val="en-US"/>
        </w:rPr>
        <w:t>In this work</w:t>
      </w:r>
      <w:r w:rsidR="00030330">
        <w:rPr>
          <w:lang w:val="en-US"/>
        </w:rPr>
        <w:t>,</w:t>
      </w:r>
      <w:r w:rsidR="000E73B3">
        <w:rPr>
          <w:lang w:val="en-US"/>
        </w:rPr>
        <w:t xml:space="preserve"> we propose a solution that can solve data integrity and availability issues </w:t>
      </w:r>
      <w:r w:rsidR="000144F2">
        <w:rPr>
          <w:lang w:val="en-US"/>
        </w:rPr>
        <w:t>while help</w:t>
      </w:r>
      <w:r w:rsidR="000E73B3">
        <w:rPr>
          <w:lang w:val="en-US"/>
        </w:rPr>
        <w:t xml:space="preserve"> reduce the friction of allowing health document sharing between different enterprises</w:t>
      </w:r>
      <w:r w:rsidR="00B41B8A">
        <w:rPr>
          <w:rFonts w:cstheme="minorBidi"/>
          <w:szCs w:val="25"/>
          <w:lang w:val="en-US" w:bidi="th-TH"/>
        </w:rPr>
        <w:t xml:space="preserve"> by</w:t>
      </w:r>
      <w:r w:rsidR="000E73B3">
        <w:rPr>
          <w:rFonts w:cstheme="minorBidi"/>
          <w:szCs w:val="25"/>
          <w:lang w:val="en-US" w:bidi="th-TH"/>
        </w:rPr>
        <w:t xml:space="preserve"> utiliz</w:t>
      </w:r>
      <w:r w:rsidR="00B41B8A">
        <w:rPr>
          <w:rFonts w:cstheme="minorBidi"/>
          <w:szCs w:val="25"/>
          <w:lang w:val="en-US" w:bidi="th-TH"/>
        </w:rPr>
        <w:t>ing</w:t>
      </w:r>
      <w:r w:rsidR="000E73B3">
        <w:rPr>
          <w:rFonts w:cstheme="minorBidi"/>
          <w:szCs w:val="25"/>
          <w:lang w:val="en-US" w:bidi="th-TH"/>
        </w:rPr>
        <w:t xml:space="preserve"> Ethereum’s </w:t>
      </w:r>
      <w:r w:rsidR="00E37858">
        <w:rPr>
          <w:rFonts w:cstheme="minorBidi"/>
          <w:szCs w:val="25"/>
          <w:lang w:val="en-US" w:bidi="th-TH"/>
        </w:rPr>
        <w:t>Smart-contract</w:t>
      </w:r>
      <w:r w:rsidR="000E73B3">
        <w:rPr>
          <w:rFonts w:cstheme="minorBidi"/>
          <w:szCs w:val="25"/>
          <w:lang w:val="en-US" w:bidi="th-TH"/>
        </w:rPr>
        <w:t xml:space="preserve"> to enable implementation of IHE </w:t>
      </w:r>
      <w:proofErr w:type="spellStart"/>
      <w:r w:rsidR="000E73B3">
        <w:rPr>
          <w:rFonts w:cstheme="minorBidi"/>
          <w:szCs w:val="25"/>
          <w:lang w:val="en-US" w:bidi="th-TH"/>
        </w:rPr>
        <w:t>XDS.b</w:t>
      </w:r>
      <w:proofErr w:type="spellEnd"/>
      <w:r w:rsidR="000E73B3">
        <w:rPr>
          <w:rFonts w:cstheme="minorBidi"/>
          <w:szCs w:val="25"/>
          <w:lang w:val="en-US" w:bidi="th-TH"/>
        </w:rPr>
        <w:t xml:space="preserve"> Profile concept with Blockchain.</w:t>
      </w:r>
    </w:p>
    <w:p w14:paraId="3DAFA502" w14:textId="051B96C5"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0864FC">
        <w:rPr>
          <w:rFonts w:cstheme="minorBidi"/>
          <w:szCs w:val="25"/>
          <w:lang w:val="en-US" w:bidi="th-TH"/>
        </w:rPr>
        <w:t>conclude</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 xml:space="preserve">concept in </w:t>
      </w:r>
      <w:r w:rsidR="00D21A46">
        <w:rPr>
          <w:rFonts w:cstheme="minorBidi"/>
          <w:szCs w:val="25"/>
          <w:lang w:val="en-US" w:bidi="th-TH"/>
        </w:rPr>
        <w:t>in section VI</w:t>
      </w:r>
      <w:r w:rsidR="007230F9">
        <w:rPr>
          <w:rFonts w:cstheme="minorBidi"/>
          <w:szCs w:val="25"/>
          <w:lang w:val="en-US" w:bidi="th-TH"/>
        </w:rPr>
        <w:t xml:space="preserve"> and end with discussion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ins w:id="168" w:author="Petnathean Julled" w:date="2021-10-13T11:05:00Z"/>
          <w:rFonts w:cs="Angsana New"/>
          <w:szCs w:val="25"/>
          <w:lang w:bidi="th-TH"/>
        </w:rPr>
      </w:pPr>
      <w:r>
        <w:rPr>
          <w:rFonts w:cs="Angsana New"/>
          <w:szCs w:val="25"/>
          <w:lang w:bidi="th-TH"/>
        </w:rPr>
        <w:t>RELATED WORK</w:t>
      </w:r>
    </w:p>
    <w:p w14:paraId="40B21784" w14:textId="43583C10" w:rsidR="00972012" w:rsidRPr="00972012" w:rsidRDefault="00972012" w:rsidP="00972012">
      <w:pPr>
        <w:jc w:val="both"/>
        <w:rPr>
          <w:lang w:bidi="th-TH"/>
          <w:rPrChange w:id="169" w:author="Petnathean Julled" w:date="2021-10-13T11:05:00Z">
            <w:rPr>
              <w:rFonts w:cs="Angsana New"/>
              <w:szCs w:val="25"/>
              <w:lang w:bidi="th-TH"/>
            </w:rPr>
          </w:rPrChange>
        </w:rPr>
        <w:pPrChange w:id="170" w:author="Petnathean Julled" w:date="2021-10-13T11:06:00Z">
          <w:pPr>
            <w:pStyle w:val="Heading1"/>
          </w:pPr>
        </w:pPrChange>
      </w:pPr>
      <w:ins w:id="171" w:author="Petnathean Julled" w:date="2021-10-13T11:06:00Z">
        <w:r>
          <w:rPr>
            <w:rFonts w:cstheme="minorBidi"/>
            <w:szCs w:val="25"/>
            <w:lang w:bidi="th-TH"/>
          </w:rPr>
          <w:tab/>
          <w:t>Prelude…</w:t>
        </w:r>
      </w:ins>
    </w:p>
    <w:p w14:paraId="290229D7" w14:textId="089EB1DF" w:rsidR="0084491D" w:rsidRPr="00972012" w:rsidRDefault="0084491D" w:rsidP="0084491D">
      <w:pPr>
        <w:pStyle w:val="Heading2"/>
        <w:rPr>
          <w:rFonts w:cs="Angsana New"/>
          <w:color w:val="FF0000"/>
          <w:szCs w:val="25"/>
          <w:lang w:bidi="th-TH"/>
          <w:rPrChange w:id="172" w:author="Petnathean Julled" w:date="2021-10-13T11:05:00Z">
            <w:rPr>
              <w:rFonts w:cs="Angsana New"/>
              <w:szCs w:val="25"/>
              <w:lang w:bidi="th-TH"/>
            </w:rPr>
          </w:rPrChange>
        </w:rPr>
      </w:pPr>
      <w:r>
        <w:rPr>
          <w:rFonts w:cs="Angsana New"/>
          <w:szCs w:val="25"/>
          <w:lang w:bidi="th-TH"/>
        </w:rPr>
        <w:t xml:space="preserve">A Blockchain-Based Approach to Health Information Exchange Networks </w:t>
      </w:r>
      <w:commentRangeStart w:id="173"/>
      <w:r w:rsidR="003D5BC2" w:rsidRPr="00972012">
        <w:rPr>
          <w:rFonts w:cs="Angsana New"/>
          <w:color w:val="FF0000"/>
          <w:szCs w:val="25"/>
          <w:lang w:bidi="th-TH"/>
          <w:rPrChange w:id="174" w:author="Petnathean Julled" w:date="2021-10-13T11:05:00Z">
            <w:rPr>
              <w:rFonts w:cs="Angsana New"/>
              <w:szCs w:val="25"/>
              <w:lang w:bidi="th-TH"/>
            </w:rPr>
          </w:rPrChange>
        </w:rPr>
        <w:fldChar w:fldCharType="begin" w:fldLock="1"/>
      </w:r>
      <w:r w:rsidR="001E4DA2" w:rsidRPr="00972012">
        <w:rPr>
          <w:rFonts w:cs="Angsana New"/>
          <w:color w:val="FF0000"/>
          <w:szCs w:val="25"/>
          <w:lang w:bidi="th-TH"/>
          <w:rPrChange w:id="175" w:author="Petnathean Julled" w:date="2021-10-13T11:05:00Z">
            <w:rPr>
              <w:rFonts w:cs="Angsana New"/>
              <w:szCs w:val="25"/>
              <w:lang w:bidi="th-TH"/>
            </w:rPr>
          </w:rPrChange>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[4]","plainTextFormattedCitation":"[4]","previouslyFormattedCitation":"[4]"},"properties":{"noteIndex":0},"schema":"https://github.com/citation-style-language/schema/raw/master/csl-citation.json"}</w:instrText>
      </w:r>
      <w:r w:rsidR="003D5BC2" w:rsidRPr="00972012">
        <w:rPr>
          <w:rFonts w:cs="Angsana New"/>
          <w:color w:val="FF0000"/>
          <w:szCs w:val="25"/>
          <w:lang w:bidi="th-TH"/>
          <w:rPrChange w:id="176" w:author="Petnathean Julled" w:date="2021-10-13T11:05:00Z">
            <w:rPr>
              <w:rFonts w:cs="Angsana New"/>
              <w:szCs w:val="25"/>
              <w:lang w:bidi="th-TH"/>
            </w:rPr>
          </w:rPrChange>
        </w:rPr>
        <w:fldChar w:fldCharType="separate"/>
      </w:r>
      <w:r w:rsidR="001E4DA2" w:rsidRPr="00972012">
        <w:rPr>
          <w:rFonts w:cs="Angsana New"/>
          <w:i w:val="0"/>
          <w:color w:val="FF0000"/>
          <w:szCs w:val="25"/>
          <w:lang w:bidi="th-TH"/>
          <w:rPrChange w:id="177" w:author="Petnathean Julled" w:date="2021-10-13T11:05:00Z">
            <w:rPr>
              <w:rFonts w:cs="Angsana New"/>
              <w:i w:val="0"/>
              <w:szCs w:val="25"/>
              <w:lang w:bidi="th-TH"/>
            </w:rPr>
          </w:rPrChange>
        </w:rPr>
        <w:t>[4]</w:t>
      </w:r>
      <w:r w:rsidR="003D5BC2" w:rsidRPr="00972012">
        <w:rPr>
          <w:rFonts w:cs="Angsana New"/>
          <w:color w:val="FF0000"/>
          <w:szCs w:val="25"/>
          <w:lang w:bidi="th-TH"/>
          <w:rPrChange w:id="178" w:author="Petnathean Julled" w:date="2021-10-13T11:05:00Z">
            <w:rPr>
              <w:rFonts w:cs="Angsana New"/>
              <w:szCs w:val="25"/>
              <w:lang w:bidi="th-TH"/>
            </w:rPr>
          </w:rPrChange>
        </w:rPr>
        <w:fldChar w:fldCharType="end"/>
      </w:r>
      <w:commentRangeEnd w:id="173"/>
      <w:r w:rsidR="00AA40FE" w:rsidRPr="00972012">
        <w:rPr>
          <w:rStyle w:val="CommentReference"/>
          <w:i w:val="0"/>
          <w:iCs w:val="0"/>
          <w:noProof w:val="0"/>
          <w:color w:val="FF0000"/>
          <w:rPrChange w:id="179" w:author="Petnathean Julled" w:date="2021-10-13T11:05:00Z">
            <w:rPr>
              <w:rStyle w:val="CommentReference"/>
              <w:i w:val="0"/>
              <w:iCs w:val="0"/>
              <w:noProof w:val="0"/>
            </w:rPr>
          </w:rPrChange>
        </w:rPr>
        <w:commentReference w:id="173"/>
      </w:r>
    </w:p>
    <w:p w14:paraId="4595451B" w14:textId="39D3C315"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ins w:id="180" w:author="Pattanasak Mongkolwat" w:date="2021-10-04T15:14:00Z">
        <w:r w:rsidR="00AA40FE">
          <w:t xml:space="preserve"> [Reference???]</w:t>
        </w:r>
      </w:ins>
      <w:r w:rsidR="00A66C53">
        <w:t xml:space="preserve"> 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 xml:space="preserve">suggestions about Blockchain </w:t>
      </w:r>
      <w:commentRangeStart w:id="181"/>
      <w:r w:rsidR="00051C49">
        <w:rPr>
          <w:rFonts w:cstheme="minorBidi"/>
          <w:szCs w:val="25"/>
          <w:lang w:bidi="th-TH"/>
        </w:rPr>
        <w:t xml:space="preserve">component </w:t>
      </w:r>
      <w:commentRangeEnd w:id="181"/>
      <w:r w:rsidR="007C437D">
        <w:rPr>
          <w:rStyle w:val="CommentReference"/>
        </w:rPr>
        <w:commentReference w:id="181"/>
      </w:r>
      <w:r w:rsidR="00051C49">
        <w:rPr>
          <w:rFonts w:cstheme="minorBidi"/>
          <w:szCs w:val="25"/>
          <w:lang w:bidi="th-TH"/>
        </w:rPr>
        <w:t>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 xml:space="preserve">However, the work did not mention about how </w:t>
      </w:r>
      <w:r w:rsidR="00BE4BCB">
        <w:rPr>
          <w:rFonts w:cstheme="minorBidi"/>
          <w:szCs w:val="25"/>
          <w:lang w:bidi="th-TH"/>
        </w:rPr>
        <w:t>Blockchain technology can be beneficial for health information sharing in term of cyber</w:t>
      </w:r>
      <w:del w:id="182" w:author="Pattanasak Mongkolwat" w:date="2021-10-04T15:16:00Z">
        <w:r w:rsidR="00BE4BCB" w:rsidDel="00ED3398">
          <w:rPr>
            <w:rFonts w:cstheme="minorBidi"/>
            <w:szCs w:val="25"/>
            <w:lang w:bidi="th-TH"/>
          </w:rPr>
          <w:delText>-</w:delText>
        </w:r>
      </w:del>
      <w:r w:rsidR="00BE4BCB">
        <w:rPr>
          <w:rFonts w:cstheme="minorBidi"/>
          <w:szCs w:val="25"/>
          <w:lang w:bidi="th-TH"/>
        </w:rPr>
        <w:t>security.</w:t>
      </w:r>
      <w:ins w:id="183" w:author="Pattanasak Mongkolwat" w:date="2021-10-04T15:16:00Z">
        <w:r w:rsidR="00ED3398">
          <w:rPr>
            <w:rFonts w:cstheme="minorBidi"/>
            <w:szCs w:val="25"/>
            <w:lang w:bidi="th-TH"/>
          </w:rPr>
          <w:t xml:space="preserve"> </w:t>
        </w:r>
      </w:ins>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5A995075" w:rsidR="0084491D" w:rsidRDefault="0023645E" w:rsidP="00C618CB">
      <w:pPr>
        <w:jc w:val="both"/>
        <w:rPr>
          <w:ins w:id="184" w:author="Petnathean Julled" w:date="2021-10-13T10:50:00Z"/>
        </w:rPr>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del w:id="185" w:author="Pattanasak Mongkolwat" w:date="2021-10-07T12:47:00Z">
        <w:r w:rsidR="00A20C0C" w:rsidDel="005C75CD">
          <w:delText xml:space="preserve">contain </w:delText>
        </w:r>
      </w:del>
      <w:ins w:id="186" w:author="Pattanasak Mongkolwat" w:date="2021-10-07T12:47:00Z">
        <w:r w:rsidR="005C75CD">
          <w:t xml:space="preserve">store </w:t>
        </w:r>
      </w:ins>
      <w:r w:rsidR="00A20C0C">
        <w:t>metadata about the record ownership, permissions and data integrity represent</w:t>
      </w:r>
      <w:ins w:id="187" w:author="Pattanasak Mongkolwat" w:date="2021-10-07T12:51:00Z">
        <w:r w:rsidR="00C23790">
          <w:t>ing</w:t>
        </w:r>
      </w:ins>
      <w:r w:rsidR="00A20C0C">
        <w:t xml:space="preserve"> existing medical records that are </w:t>
      </w:r>
      <w:del w:id="188" w:author="Pattanasak Mongkolwat" w:date="2021-10-07T12:51:00Z">
        <w:r w:rsidR="00A20C0C" w:rsidDel="00447C03">
          <w:delText xml:space="preserve">stored </w:delText>
        </w:r>
      </w:del>
      <w:ins w:id="189" w:author="Pattanasak Mongkolwat" w:date="2021-10-07T12:51:00Z">
        <w:r w:rsidR="00447C03">
          <w:t xml:space="preserve">kept </w:t>
        </w:r>
      </w:ins>
      <w:del w:id="190" w:author="Pattanasak Mongkolwat" w:date="2021-10-07T12:52:00Z">
        <w:r w:rsidR="00A20C0C" w:rsidDel="00447C03">
          <w:delText>with</w:delText>
        </w:r>
      </w:del>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ins w:id="191" w:author="Pattanasak Mongkolwat" w:date="2021-10-07T12:34:00Z">
        <w:r w:rsidR="00916486">
          <w:t xml:space="preserve"> [</w:t>
        </w:r>
        <w:r w:rsidR="00916486" w:rsidRPr="009E1758">
          <w:rPr>
            <w:highlight w:val="yellow"/>
          </w:rPr>
          <w:t>References???</w:t>
        </w:r>
        <w:r w:rsidR="00916486">
          <w:t>]</w:t>
        </w:r>
      </w:ins>
      <w:r w:rsidR="004F515D">
        <w:t>.</w:t>
      </w:r>
      <w:r w:rsidR="005E1F98">
        <w:t xml:space="preserve"> At the same time, their proposal also </w:t>
      </w:r>
      <w:del w:id="192" w:author="Pattanasak Mongkolwat" w:date="2021-10-04T15:21:00Z">
        <w:r w:rsidR="00ED36B1" w:rsidDel="00C04EA9">
          <w:delText>benefit</w:delText>
        </w:r>
      </w:del>
      <w:ins w:id="193" w:author="Pattanasak Mongkolwat" w:date="2021-10-04T15:21:00Z">
        <w:r w:rsidR="00C04EA9">
          <w:t>benefits</w:t>
        </w:r>
      </w:ins>
      <w:del w:id="194" w:author="Pattanasak Mongkolwat" w:date="2021-10-04T15:20:00Z">
        <w:r w:rsidR="00ED36B1" w:rsidDel="00982265">
          <w:delText>s</w:delText>
        </w:r>
      </w:del>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1E4DA2">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[5]","plainTextFormattedCitation":"[5]","previouslyFormattedCitation":"[5]"},"properties":{"noteIndex":0},"schema":"https://github.com/citation-style-language/schema/raw/master/csl-citation.json"}</w:instrText>
      </w:r>
      <w:r w:rsidR="006B618D">
        <w:fldChar w:fldCharType="separate"/>
      </w:r>
      <w:r w:rsidR="001E4DA2" w:rsidRPr="001E4DA2">
        <w:rPr>
          <w:noProof/>
        </w:rPr>
        <w:t>[5]</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w:t>
      </w:r>
      <w:ins w:id="195" w:author="Pattanasak Mongkolwat" w:date="2021-10-04T15:25:00Z">
        <w:r w:rsidR="00C32153">
          <w:t>s</w:t>
        </w:r>
      </w:ins>
      <w:r w:rsidR="0012627F">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7B5E7D48" w:rsidR="00E046BC" w:rsidRDefault="00E046BC" w:rsidP="00C618CB">
      <w:pPr>
        <w:jc w:val="both"/>
        <w:rPr>
          <w:ins w:id="196" w:author="Petnathean Julled" w:date="2021-10-13T10:50:00Z"/>
        </w:rPr>
      </w:pPr>
    </w:p>
    <w:p w14:paraId="72F935D4" w14:textId="14C93494" w:rsidR="00E046BC" w:rsidRPr="00D831DF" w:rsidRDefault="00E046BC" w:rsidP="00E046BC">
      <w:pPr>
        <w:jc w:val="both"/>
        <w:rPr>
          <w:rFonts w:cs="Angsana New"/>
          <w:color w:val="FF0000"/>
          <w:szCs w:val="25"/>
          <w:lang w:bidi="th-TH"/>
          <w:rPrChange w:id="197" w:author="Petnathean Julled" w:date="2021-10-13T10:51:00Z">
            <w:rPr>
              <w:rFonts w:cstheme="minorBidi"/>
              <w:lang w:bidi="th-TH"/>
            </w:rPr>
          </w:rPrChange>
        </w:rPr>
      </w:pPr>
      <w:ins w:id="198" w:author="Petnathean Julled" w:date="2021-10-13T10:50:00Z">
        <w:r w:rsidRPr="00D831DF">
          <w:rPr>
            <w:rFonts w:cs="Angsana New"/>
            <w:color w:val="FF0000"/>
            <w:szCs w:val="25"/>
            <w:lang w:bidi="th-TH"/>
            <w:rPrChange w:id="199" w:author="Petnathean Julled" w:date="2021-10-13T10:51:00Z">
              <w:rPr>
                <w:rFonts w:cs="Angsana New"/>
                <w:szCs w:val="25"/>
                <w:lang w:bidi="th-TH"/>
              </w:rPr>
            </w:rPrChange>
          </w:rPr>
          <w:t xml:space="preserve">C. </w:t>
        </w:r>
        <w:r w:rsidRPr="00D831DF">
          <w:rPr>
            <w:rFonts w:cs="Angsana New"/>
            <w:color w:val="FF0000"/>
            <w:szCs w:val="25"/>
            <w:lang w:bidi="th-TH"/>
            <w:rPrChange w:id="200" w:author="Petnathean Julled" w:date="2021-10-13T10:51:00Z">
              <w:rPr>
                <w:rFonts w:cs="Angsana New"/>
                <w:szCs w:val="25"/>
                <w:lang w:bidi="th-TH"/>
              </w:rPr>
            </w:rPrChange>
          </w:rPr>
          <w:t>Blockchain-based electronic healthcare record system for healthcare</w:t>
        </w:r>
        <w:r w:rsidRPr="00D831DF">
          <w:rPr>
            <w:rFonts w:cs="Angsana New"/>
            <w:color w:val="FF0000"/>
            <w:szCs w:val="25"/>
            <w:lang w:bidi="th-TH"/>
            <w:rPrChange w:id="201" w:author="Petnathean Julled" w:date="2021-10-13T10:51:00Z">
              <w:rPr>
                <w:rFonts w:cs="Angsana New"/>
                <w:szCs w:val="25"/>
                <w:lang w:bidi="th-TH"/>
              </w:rPr>
            </w:rPrChange>
          </w:rPr>
          <w:t xml:space="preserve"> </w:t>
        </w:r>
        <w:r w:rsidRPr="00D831DF">
          <w:rPr>
            <w:rFonts w:cs="Angsana New"/>
            <w:color w:val="FF0000"/>
            <w:szCs w:val="25"/>
            <w:lang w:bidi="th-TH"/>
            <w:rPrChange w:id="202" w:author="Petnathean Julled" w:date="2021-10-13T10:51:00Z">
              <w:rPr>
                <w:rFonts w:cs="Angsana New"/>
                <w:szCs w:val="25"/>
                <w:lang w:bidi="th-TH"/>
              </w:rPr>
            </w:rPrChange>
          </w:rPr>
          <w:t>4.0 applications</w:t>
        </w:r>
      </w:ins>
    </w:p>
    <w:p w14:paraId="675D6717" w14:textId="7076BEF0" w:rsidR="0016198E" w:rsidRDefault="0016198E" w:rsidP="006B6B66">
      <w:pPr>
        <w:pStyle w:val="Heading1"/>
        <w:rPr>
          <w:ins w:id="203" w:author="Petnathean Julled" w:date="2021-10-13T11:34:00Z"/>
        </w:rPr>
      </w:pPr>
      <w:r>
        <w:t>BACKGROUND KNOWLEDGE</w:t>
      </w:r>
    </w:p>
    <w:p w14:paraId="1687F1B4" w14:textId="3B63AD51" w:rsidR="00233150" w:rsidRPr="00233150" w:rsidRDefault="00233150" w:rsidP="00233150">
      <w:pPr>
        <w:jc w:val="both"/>
        <w:rPr>
          <w:lang w:bidi="th-TH"/>
          <w:rPrChange w:id="204" w:author="Petnathean Julled" w:date="2021-10-13T11:34:00Z">
            <w:rPr/>
          </w:rPrChange>
        </w:rPr>
        <w:pPrChange w:id="205" w:author="Petnathean Julled" w:date="2021-10-13T11:34:00Z">
          <w:pPr>
            <w:pStyle w:val="Heading1"/>
          </w:pPr>
        </w:pPrChange>
      </w:pPr>
      <w:ins w:id="206" w:author="Petnathean Julled" w:date="2021-10-13T11:34:00Z">
        <w:r>
          <w:rPr>
            <w:rFonts w:cstheme="minorBidi"/>
            <w:szCs w:val="25"/>
            <w:lang w:bidi="th-TH"/>
          </w:rPr>
          <w:tab/>
          <w:t>Prelude…</w:t>
        </w:r>
      </w:ins>
    </w:p>
    <w:p w14:paraId="0376383E" w14:textId="66BE8401" w:rsidR="00C54F4D" w:rsidRDefault="00C54F4D" w:rsidP="00C54F4D">
      <w:pPr>
        <w:pStyle w:val="Heading2"/>
      </w:pPr>
      <w:r w:rsidRPr="004906FE">
        <w:t>Cross-Enterprise Document Sharing</w:t>
      </w:r>
      <w:ins w:id="207" w:author="Pattanasak Mongkolwat" w:date="2021-10-04T15:27:00Z">
        <w:r w:rsidR="00BB0142">
          <w:t>-b</w:t>
        </w:r>
      </w:ins>
      <w:r w:rsidRPr="004906FE">
        <w:t xml:space="preserve"> (XDS</w:t>
      </w:r>
      <w:r>
        <w:t>.b</w:t>
      </w:r>
      <w:r w:rsidRPr="004906FE">
        <w:t>) Profile</w:t>
      </w:r>
      <w:r w:rsidR="00F836E6">
        <w:t xml:space="preserve"> from Integrating Healthcare Enterprise initiative (IHE)</w:t>
      </w:r>
    </w:p>
    <w:p w14:paraId="00300050" w14:textId="0A2DA258" w:rsidR="00131450" w:rsidRDefault="00131450" w:rsidP="00C975F5">
      <w:pPr>
        <w:jc w:val="both"/>
      </w:pPr>
      <w:r w:rsidRPr="00BA4BDE">
        <w:t xml:space="preserve">      Modern </w:t>
      </w:r>
      <w:del w:id="208" w:author="Pattanasak Mongkolwat" w:date="2021-10-04T15:28:00Z">
        <w:r w:rsidRPr="00BA4BDE" w:rsidDel="005B74F9">
          <w:delText xml:space="preserve">medical </w:delText>
        </w:r>
      </w:del>
      <w:ins w:id="209" w:author="Pattanasak Mongkolwat" w:date="2021-10-04T15:28:00Z">
        <w:r w:rsidR="005B74F9">
          <w:t>healthcare</w:t>
        </w:r>
        <w:r w:rsidR="005B74F9" w:rsidRPr="00BA4BDE">
          <w:t xml:space="preserve"> </w:t>
        </w:r>
      </w:ins>
      <w:r w:rsidRPr="00BA4BDE">
        <w:t>operation</w:t>
      </w:r>
      <w:ins w:id="210" w:author="Pattanasak Mongkolwat" w:date="2021-10-04T15:28:00Z">
        <w:r w:rsidR="005B74F9">
          <w:t>s</w:t>
        </w:r>
      </w:ins>
      <w:r w:rsidRPr="00BA4BDE">
        <w:t xml:space="preserve"> ha</w:t>
      </w:r>
      <w:ins w:id="211" w:author="Pattanasak Mongkolwat" w:date="2021-10-04T15:28:00Z">
        <w:r w:rsidR="005B74F9">
          <w:t>ve</w:t>
        </w:r>
      </w:ins>
      <w:del w:id="212" w:author="Pattanasak Mongkolwat" w:date="2021-10-04T15:28:00Z">
        <w:r w:rsidRPr="00BA4BDE" w:rsidDel="005B74F9">
          <w:delText>s</w:delText>
        </w:r>
      </w:del>
      <w:r w:rsidRPr="00BA4BDE">
        <w:t xml:space="preserve"> large amount of healthcare information flow </w:t>
      </w:r>
      <w:del w:id="213" w:author="Pattanasak Mongkolwat" w:date="2021-10-04T15:30:00Z">
        <w:r w:rsidRPr="00BA4BDE" w:rsidDel="00AD4550">
          <w:delText>within the</w:delText>
        </w:r>
      </w:del>
      <w:ins w:id="214" w:author="Pattanasak Mongkolwat" w:date="2021-10-04T15:30:00Z">
        <w:r w:rsidR="00AD4550">
          <w:t>between multiple</w:t>
        </w:r>
      </w:ins>
      <w:r w:rsidRPr="00BA4BDE">
        <w:t xml:space="preserve"> system</w:t>
      </w:r>
      <w:ins w:id="215" w:author="Pattanasak Mongkolwat" w:date="2021-10-04T15:28:00Z">
        <w:r w:rsidR="005B74F9">
          <w:t>s</w:t>
        </w:r>
      </w:ins>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ins w:id="216" w:author="Pattanasak Mongkolwat" w:date="2021-10-04T15:31:00Z">
        <w:r w:rsidR="00DD7F84">
          <w:t>s</w:t>
        </w:r>
      </w:ins>
      <w:r w:rsidRPr="00BA4BDE">
        <w:t xml:space="preserve"> and database</w:t>
      </w:r>
      <w:ins w:id="217" w:author="Pattanasak Mongkolwat" w:date="2021-10-04T15:31:00Z">
        <w:r w:rsidR="00DD7F84">
          <w:t>s</w:t>
        </w:r>
      </w:ins>
      <w:r w:rsidRPr="00BA4BDE">
        <w:t xml:space="preserve"> to increase efficiency of operation</w:t>
      </w:r>
      <w:ins w:id="218" w:author="Pattanasak Mongkolwat" w:date="2021-10-04T15:31:00Z">
        <w:r w:rsidR="00DD7F84">
          <w:t>s</w:t>
        </w:r>
      </w:ins>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del w:id="219" w:author="Pattanasak Mongkolwat" w:date="2021-10-04T15:32:00Z">
        <w:r w:rsidRPr="00BA4BDE" w:rsidDel="00E22D96">
          <w:delText xml:space="preserve"> domain</w:delText>
        </w:r>
      </w:del>
      <w:ins w:id="220" w:author="Pattanasak Mongkolwat" w:date="2021-10-04T15:32:00Z">
        <w:r w:rsidR="00E22D96">
          <w:t>.</w:t>
        </w:r>
      </w:ins>
    </w:p>
    <w:p w14:paraId="1B336C6F" w14:textId="57C3AE45" w:rsidR="00341727" w:rsidRDefault="00142B38" w:rsidP="00C975F5">
      <w:pPr>
        <w:jc w:val="both"/>
        <w:rPr>
          <w:rFonts w:cstheme="minorBidi"/>
          <w:szCs w:val="25"/>
          <w:lang w:bidi="th-TH"/>
        </w:rPr>
      </w:pPr>
      <w:r>
        <w:rPr>
          <w:rFonts w:cstheme="minorBidi"/>
          <w:noProof/>
          <w:szCs w:val="25"/>
          <w:lang w:bidi="th-TH"/>
        </w:rPr>
        <w:lastRenderedPageBreak/>
        <mc:AlternateContent>
          <mc:Choice Requires="wpg">
            <w:drawing>
              <wp:anchor distT="0" distB="0" distL="114300" distR="114300" simplePos="0" relativeHeight="251651584" behindDoc="0" locked="0" layoutInCell="1" allowOverlap="1" wp14:anchorId="3C9FBDD2" wp14:editId="41A9FB1D">
                <wp:simplePos x="0" y="0"/>
                <wp:positionH relativeFrom="column">
                  <wp:posOffset>766445</wp:posOffset>
                </wp:positionH>
                <wp:positionV relativeFrom="paragraph">
                  <wp:posOffset>-635</wp:posOffset>
                </wp:positionV>
                <wp:extent cx="4867275" cy="30956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5"/>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5113D141" w:rsidR="008E0799" w:rsidRPr="00CB209B" w:rsidRDefault="008E0799" w:rsidP="00C618CB">
                              <w:pPr>
                                <w:pStyle w:val="Caption"/>
                                <w:rPr>
                                  <w:szCs w:val="25"/>
                                </w:rPr>
                              </w:pPr>
                              <w:bookmarkStart w:id="221" w:name="_Ref50953823"/>
                              <w:r w:rsidRPr="00C618CB">
                                <w:rPr>
                                  <w:color w:val="auto"/>
                                </w:rPr>
                                <w:t xml:space="preserve">Figure </w:t>
                              </w:r>
                              <w:ins w:id="222"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23" w:author="Petnathean Julled" w:date="2021-09-22T12:30:00Z">
                                <w:r w:rsidR="00A5720A">
                                  <w:rPr>
                                    <w:noProof/>
                                    <w:color w:val="auto"/>
                                  </w:rPr>
                                  <w:t>1</w:t>
                                </w:r>
                              </w:ins>
                              <w:ins w:id="224" w:author="Petnathean Julled" w:date="2021-09-22T07:57:00Z">
                                <w:r w:rsidR="00CC5FD1">
                                  <w:rPr>
                                    <w:color w:val="auto"/>
                                  </w:rPr>
                                  <w:fldChar w:fldCharType="end"/>
                                </w:r>
                              </w:ins>
                              <w:del w:id="225" w:author="Petnathean Julled" w:date="2021-09-22T07:57:00Z">
                                <w:r w:rsidRPr="00C618CB" w:rsidDel="00CC5FD1">
                                  <w:rPr>
                                    <w:color w:val="auto"/>
                                  </w:rPr>
                                  <w:fldChar w:fldCharType="begin"/>
                                </w:r>
                                <w:r w:rsidRPr="00C618CB" w:rsidDel="00CC5FD1">
                                  <w:rPr>
                                    <w:color w:val="auto"/>
                                  </w:rPr>
                                  <w:delInstrText xml:space="preserve"> SEQ Figure \* ARABIC </w:delInstrText>
                                </w:r>
                                <w:r w:rsidRPr="00C618CB" w:rsidDel="00CC5FD1">
                                  <w:rPr>
                                    <w:color w:val="auto"/>
                                  </w:rPr>
                                  <w:fldChar w:fldCharType="separate"/>
                                </w:r>
                                <w:r w:rsidDel="00CC5FD1">
                                  <w:rPr>
                                    <w:noProof/>
                                    <w:color w:val="auto"/>
                                  </w:rPr>
                                  <w:delText>1</w:delText>
                                </w:r>
                                <w:r w:rsidRPr="00C618CB" w:rsidDel="00CC5FD1">
                                  <w:rPr>
                                    <w:color w:val="auto"/>
                                  </w:rPr>
                                  <w:fldChar w:fldCharType="end"/>
                                </w:r>
                              </w:del>
                              <w:bookmarkEnd w:id="221"/>
                              <w:r w:rsidRPr="00C618CB">
                                <w:rPr>
                                  <w:color w:val="auto"/>
                                </w:rPr>
                                <w:t xml:space="preserve"> Cross-Enterprise Document Sharing – Set b </w:t>
                              </w:r>
                              <w:r w:rsidRPr="00C618CB">
                                <w:rPr>
                                  <w:color w:val="auto"/>
                                </w:rPr>
                                <w:fldChar w:fldCharType="begin" w:fldLock="1"/>
                              </w:r>
                              <w:r w:rsidR="001E4DA2">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Pr="00C618CB">
                                <w:rPr>
                                  <w:color w:val="auto"/>
                                </w:rPr>
                                <w:fldChar w:fldCharType="separate"/>
                              </w:r>
                              <w:r w:rsidR="001E4DA2" w:rsidRPr="001E4DA2">
                                <w:rPr>
                                  <w:i w:val="0"/>
                                  <w:noProof/>
                                  <w:color w:val="auto"/>
                                </w:rPr>
                                <w:t>[8]</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60.35pt;margin-top:-.05pt;width:383.25pt;height:243.75pt;z-index:251651584;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A5IR&#10;AAAocUhGgEAyAgAAALoByQgAAJQ4JCNAIBkBAAAA3YBkBAAAShySESCQjAAAAIBuQDICAAAlDskI&#10;EEhGAAAAQDcgGQEAgBKHZAQI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">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6"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5113D141" w:rsidR="008E0799" w:rsidRPr="00CB209B" w:rsidRDefault="008E0799" w:rsidP="00C618CB">
                        <w:pPr>
                          <w:pStyle w:val="Caption"/>
                          <w:rPr>
                            <w:szCs w:val="25"/>
                          </w:rPr>
                        </w:pPr>
                        <w:bookmarkStart w:id="226" w:name="_Ref50953823"/>
                        <w:r w:rsidRPr="00C618CB">
                          <w:rPr>
                            <w:color w:val="auto"/>
                          </w:rPr>
                          <w:t xml:space="preserve">Figure </w:t>
                        </w:r>
                        <w:ins w:id="227"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28" w:author="Petnathean Julled" w:date="2021-09-22T12:30:00Z">
                          <w:r w:rsidR="00A5720A">
                            <w:rPr>
                              <w:noProof/>
                              <w:color w:val="auto"/>
                            </w:rPr>
                            <w:t>1</w:t>
                          </w:r>
                        </w:ins>
                        <w:ins w:id="229" w:author="Petnathean Julled" w:date="2021-09-22T07:57:00Z">
                          <w:r w:rsidR="00CC5FD1">
                            <w:rPr>
                              <w:color w:val="auto"/>
                            </w:rPr>
                            <w:fldChar w:fldCharType="end"/>
                          </w:r>
                        </w:ins>
                        <w:del w:id="230" w:author="Petnathean Julled" w:date="2021-09-22T07:57:00Z">
                          <w:r w:rsidRPr="00C618CB" w:rsidDel="00CC5FD1">
                            <w:rPr>
                              <w:color w:val="auto"/>
                            </w:rPr>
                            <w:fldChar w:fldCharType="begin"/>
                          </w:r>
                          <w:r w:rsidRPr="00C618CB" w:rsidDel="00CC5FD1">
                            <w:rPr>
                              <w:color w:val="auto"/>
                            </w:rPr>
                            <w:delInstrText xml:space="preserve"> SEQ Figure \* ARABIC </w:delInstrText>
                          </w:r>
                          <w:r w:rsidRPr="00C618CB" w:rsidDel="00CC5FD1">
                            <w:rPr>
                              <w:color w:val="auto"/>
                            </w:rPr>
                            <w:fldChar w:fldCharType="separate"/>
                          </w:r>
                          <w:r w:rsidDel="00CC5FD1">
                            <w:rPr>
                              <w:noProof/>
                              <w:color w:val="auto"/>
                            </w:rPr>
                            <w:delText>1</w:delText>
                          </w:r>
                          <w:r w:rsidRPr="00C618CB" w:rsidDel="00CC5FD1">
                            <w:rPr>
                              <w:color w:val="auto"/>
                            </w:rPr>
                            <w:fldChar w:fldCharType="end"/>
                          </w:r>
                        </w:del>
                        <w:bookmarkEnd w:id="226"/>
                        <w:r w:rsidRPr="00C618CB">
                          <w:rPr>
                            <w:color w:val="auto"/>
                          </w:rPr>
                          <w:t xml:space="preserve"> Cross-Enterprise Document Sharing – Set b </w:t>
                        </w:r>
                        <w:r w:rsidRPr="00C618CB">
                          <w:rPr>
                            <w:color w:val="auto"/>
                          </w:rPr>
                          <w:fldChar w:fldCharType="begin" w:fldLock="1"/>
                        </w:r>
                        <w:r w:rsidR="001E4DA2">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Pr="00C618CB">
                          <w:rPr>
                            <w:color w:val="auto"/>
                          </w:rPr>
                          <w:fldChar w:fldCharType="separate"/>
                        </w:r>
                        <w:r w:rsidR="001E4DA2" w:rsidRPr="001E4DA2">
                          <w:rPr>
                            <w:i w:val="0"/>
                            <w:noProof/>
                            <w:color w:val="auto"/>
                          </w:rPr>
                          <w:t>[8]</w:t>
                        </w:r>
                        <w:r w:rsidRPr="00C618CB">
                          <w:rPr>
                            <w:color w:val="auto"/>
                          </w:rPr>
                          <w:fldChar w:fldCharType="end"/>
                        </w:r>
                      </w:p>
                    </w:txbxContent>
                  </v:textbox>
                </v:shape>
                <w10:wrap type="topAndBottom"/>
              </v:group>
            </w:pict>
          </mc:Fallback>
        </mc:AlternateContent>
      </w:r>
      <w:r w:rsidR="00C975F5">
        <w:t xml:space="preserve">      </w:t>
      </w:r>
      <w:r w:rsidR="00C975F5" w:rsidRPr="004906FE">
        <w:t>IHE is</w:t>
      </w:r>
      <w:del w:id="231" w:author="Pattanasak Mongkolwat" w:date="2021-10-07T12:55:00Z">
        <w:r w:rsidR="00C975F5" w:rsidRPr="004906FE" w:rsidDel="00BB16FA">
          <w:delText xml:space="preserve"> a</w:delText>
        </w:r>
      </w:del>
      <w:ins w:id="232" w:author="Pattanasak Mongkolwat" w:date="2021-10-07T12:55:00Z">
        <w:r w:rsidR="00BB16FA">
          <w:t xml:space="preserve"> significant</w:t>
        </w:r>
      </w:ins>
      <w:del w:id="233" w:author="Pattanasak Mongkolwat" w:date="2021-10-07T12:55:00Z">
        <w:r w:rsidR="00C975F5" w:rsidRPr="004906FE" w:rsidDel="00BB16FA">
          <w:delText>n</w:delText>
        </w:r>
      </w:del>
      <w:r w:rsidR="00C975F5" w:rsidRPr="004906FE">
        <w:t xml:space="preserve"> initiative by healthcare</w:t>
      </w:r>
      <w:ins w:id="234" w:author="Pattanasak Mongkolwat" w:date="2021-10-07T12:53:00Z">
        <w:r w:rsidR="000373A3">
          <w:t xml:space="preserve"> </w:t>
        </w:r>
      </w:ins>
      <w:del w:id="235" w:author="Pattanasak Mongkolwat" w:date="2021-10-07T12:53:00Z">
        <w:r w:rsidR="00C975F5" w:rsidRPr="004906FE" w:rsidDel="000373A3">
          <w:delText xml:space="preserve"> professionals</w:delText>
        </w:r>
      </w:del>
      <w:ins w:id="236" w:author="Pattanasak Mongkolwat" w:date="2021-10-07T12:53:00Z">
        <w:r w:rsidR="000373A3" w:rsidRPr="004906FE">
          <w:t>professionals</w:t>
        </w:r>
      </w:ins>
      <w:ins w:id="237" w:author="Pattanasak Mongkolwat" w:date="2021-10-07T12:54:00Z">
        <w:r w:rsidR="001048D8">
          <w:t>, organizations, and</w:t>
        </w:r>
      </w:ins>
      <w:r w:rsidR="00C975F5" w:rsidRPr="004906FE">
        <w:t xml:space="preserve"> </w:t>
      </w:r>
      <w:del w:id="238" w:author="Pattanasak Mongkolwat" w:date="2021-10-07T12:54:00Z">
        <w:r w:rsidR="00C975F5" w:rsidRPr="004906FE" w:rsidDel="001048D8">
          <w:delText xml:space="preserve">and </w:delText>
        </w:r>
      </w:del>
      <w:r w:rsidR="00C975F5" w:rsidRPr="004906FE">
        <w:t xml:space="preserve">industry to </w:t>
      </w:r>
      <w:del w:id="239" w:author="Pattanasak Mongkolwat" w:date="2021-10-07T12:55:00Z">
        <w:r w:rsidR="00C975F5" w:rsidRPr="004906FE" w:rsidDel="00FA53C7">
          <w:delText xml:space="preserve">improve </w:delText>
        </w:r>
      </w:del>
      <w:ins w:id="240" w:author="Pattanasak Mongkolwat" w:date="2021-10-07T12:55:00Z">
        <w:r w:rsidR="00FA53C7">
          <w:t>enhance</w:t>
        </w:r>
        <w:r w:rsidR="00FA53C7" w:rsidRPr="004906FE">
          <w:t xml:space="preserve"> </w:t>
        </w:r>
      </w:ins>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del w:id="241" w:author="Pattanasak Mongkolwat" w:date="2021-10-07T12:56:00Z">
        <w:r w:rsidR="00C975F5" w:rsidRPr="004906FE" w:rsidDel="00FC04B4">
          <w:delText xml:space="preserve">IHE </w:delText>
        </w:r>
      </w:del>
      <w:ins w:id="242" w:author="Pattanasak Mongkolwat" w:date="2021-10-07T12:56:00Z">
        <w:r w:rsidR="00FC04B4">
          <w:t>It</w:t>
        </w:r>
        <w:r w:rsidR="00FC04B4" w:rsidRPr="004906FE">
          <w:t xml:space="preserve"> </w:t>
        </w:r>
      </w:ins>
      <w:r w:rsidR="00C975F5" w:rsidRPr="004906FE">
        <w:t xml:space="preserve">promotes the coordinated use of established standards such as </w:t>
      </w:r>
      <w:ins w:id="243" w:author="Pattanasak Mongkolwat" w:date="2021-10-04T15:34:00Z">
        <w:r w:rsidR="00790641">
          <w:t xml:space="preserve">information technology standards, </w:t>
        </w:r>
      </w:ins>
      <w:r w:rsidR="00C975F5" w:rsidRPr="004906FE">
        <w:t>HL7 and DICOM</w:t>
      </w:r>
      <w:r w:rsidR="0049757A">
        <w:t xml:space="preserve"> </w:t>
      </w:r>
      <w:r w:rsidR="003A397A">
        <w:fldChar w:fldCharType="begin" w:fldLock="1"/>
      </w:r>
      <w:r w:rsidR="001E4DA2">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[6]","plainTextFormattedCitation":"[6]","previouslyFormattedCitation":"[6]"},"properties":{"noteIndex":0},"schema":"https://github.com/citation-style-language/schema/raw/master/csl-citation.json"}</w:instrText>
      </w:r>
      <w:r w:rsidR="003A397A">
        <w:fldChar w:fldCharType="separate"/>
      </w:r>
      <w:r w:rsidR="001E4DA2" w:rsidRPr="001E4DA2">
        <w:rPr>
          <w:noProof/>
        </w:rPr>
        <w:t>[6]</w:t>
      </w:r>
      <w:r w:rsidR="003A397A">
        <w:fldChar w:fldCharType="end"/>
      </w:r>
      <w:r w:rsidR="00C975F5" w:rsidRPr="004906FE" w:rsidDel="00787F49">
        <w:t xml:space="preserve"> </w:t>
      </w:r>
      <w:r w:rsidR="00C975F5" w:rsidRPr="004906FE">
        <w:t xml:space="preserve">to address specific clinical needs in support of </w:t>
      </w:r>
      <w:ins w:id="244" w:author="Pattanasak Mongkolwat" w:date="2021-10-07T12:57:00Z">
        <w:r w:rsidR="0065209E">
          <w:t xml:space="preserve">information </w:t>
        </w:r>
      </w:ins>
      <w:ins w:id="245" w:author="Pattanasak Mongkolwat" w:date="2021-10-07T12:56:00Z">
        <w:r w:rsidR="0065209E">
          <w:t>system integration</w:t>
        </w:r>
      </w:ins>
      <w:ins w:id="246" w:author="Pattanasak Mongkolwat" w:date="2021-10-07T12:57:00Z">
        <w:r w:rsidR="0065209E">
          <w:t xml:space="preserve">s </w:t>
        </w:r>
      </w:ins>
      <w:ins w:id="247" w:author="Pattanasak Mongkolwat" w:date="2021-10-07T12:56:00Z">
        <w:r w:rsidR="0065209E">
          <w:t xml:space="preserve">and </w:t>
        </w:r>
      </w:ins>
      <w:r w:rsidR="00C975F5" w:rsidRPr="004906FE">
        <w:t xml:space="preserve">optimal patient care. </w:t>
      </w:r>
      <w:ins w:id="248" w:author="Pattanasak Mongkolwat" w:date="2021-10-07T13:00:00Z">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ins>
      <w:del w:id="249" w:author="Pattanasak Mongkolwat" w:date="2021-10-07T13:00:00Z">
        <w:r w:rsidR="00C975F5" w:rsidRPr="004906FE" w:rsidDel="001F4552">
          <w:delText>S</w:delText>
        </w:r>
      </w:del>
      <w:r w:rsidR="00C975F5" w:rsidRPr="004906FE">
        <w:t xml:space="preserve">ystems developed in accordance with IHE </w:t>
      </w:r>
      <w:r w:rsidR="0064778D">
        <w:t xml:space="preserve">integrate and </w:t>
      </w:r>
      <w:del w:id="250" w:author="Pattanasak Mongkolwat" w:date="2021-10-07T12:57:00Z">
        <w:r w:rsidR="00C975F5" w:rsidRPr="004906FE" w:rsidDel="00624021">
          <w:delText xml:space="preserve">communicate </w:delText>
        </w:r>
      </w:del>
      <w:ins w:id="251" w:author="Pattanasak Mongkolwat" w:date="2021-10-07T12:57:00Z">
        <w:r w:rsidR="00624021">
          <w:t>exchange information</w:t>
        </w:r>
        <w:r w:rsidR="00624021" w:rsidRPr="004906FE">
          <w:t xml:space="preserve"> </w:t>
        </w:r>
      </w:ins>
      <w:r w:rsidR="00C975F5" w:rsidRPr="004906FE">
        <w:t xml:space="preserve">with one another better, are easier to implement, and enable </w:t>
      </w:r>
      <w:r w:rsidR="0064778D">
        <w:t>health</w:t>
      </w:r>
      <w:r w:rsidR="00C975F5" w:rsidRPr="004906FE">
        <w:t xml:space="preserve">care providers to use information more effectively. </w:t>
      </w:r>
      <w:del w:id="252" w:author="Pattanasak Mongkolwat" w:date="2021-10-07T13:00:00Z">
        <w:r w:rsidR="00C975F5" w:rsidRPr="004906FE" w:rsidDel="001F4552">
          <w:delText>This help</w:delText>
        </w:r>
        <w:r w:rsidR="00C975F5" w:rsidDel="001F4552">
          <w:delText>s</w:delText>
        </w:r>
        <w:r w:rsidR="00C975F5" w:rsidRPr="004906FE" w:rsidDel="001F4552">
          <w:delText xml:space="preserve"> </w:delText>
        </w:r>
        <w:r w:rsidR="00C975F5" w:rsidRPr="005909FD" w:rsidDel="001F4552">
          <w:delText xml:space="preserve">enable seamless health </w:delText>
        </w:r>
        <w:r w:rsidR="00C975F5" w:rsidRPr="004906FE" w:rsidDel="001F4552">
          <w:delText xml:space="preserve">information that is usable whenever and wherever needed. </w:delText>
        </w:r>
      </w:del>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del w:id="253" w:author="Pattanasak Mongkolwat" w:date="2021-10-07T13:01:00Z">
        <w:r w:rsidR="00C975F5" w:rsidRPr="004906FE" w:rsidDel="00B25ED4">
          <w:delText xml:space="preserve">IHE </w:delText>
        </w:r>
      </w:del>
      <w:ins w:id="254" w:author="Pattanasak Mongkolwat" w:date="2021-10-07T13:01:00Z">
        <w:r w:rsidR="00B25ED4" w:rsidRPr="004906FE">
          <w:t>I</w:t>
        </w:r>
        <w:r w:rsidR="00B25ED4">
          <w:t>t</w:t>
        </w:r>
        <w:r w:rsidR="00B25ED4" w:rsidRPr="004906FE">
          <w:t xml:space="preserve"> </w:t>
        </w:r>
      </w:ins>
      <w:r w:rsidR="00C975F5" w:rsidRPr="004906FE">
        <w:t xml:space="preserve">also engages </w:t>
      </w:r>
      <w:ins w:id="255" w:author="Pattanasak Mongkolwat" w:date="2021-10-07T13:01:00Z">
        <w:r w:rsidR="00F70A1B">
          <w:t xml:space="preserve">healthcare institutions, </w:t>
        </w:r>
      </w:ins>
      <w:r w:rsidR="00C975F5" w:rsidRPr="004906FE">
        <w:t>clinicians, health authorities, industr</w:t>
      </w:r>
      <w:r w:rsidR="00C975F5">
        <w:t>ies</w:t>
      </w:r>
      <w:r w:rsidR="00C975F5" w:rsidRPr="004906FE">
        <w:t>, and users to develop, test, and implement standards-based solutions to vital health information needs</w:t>
      </w:r>
      <w:ins w:id="256" w:author="Pattanasak Mongkolwat" w:date="2021-10-04T15:35:00Z">
        <w:r w:rsidR="006D7539">
          <w:t xml:space="preserve"> </w:t>
        </w:r>
        <w:r w:rsidR="006D7539">
          <w:fldChar w:fldCharType="begin" w:fldLock="1"/>
        </w:r>
        <w:r w:rsidR="006D7539">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[7]","plainTextFormattedCitation":"[7]","previouslyFormattedCitation":"[7]"},"properties":{"noteIndex":0},"schema":"https://github.com/citation-style-language/schema/raw/master/csl-citation.json"}</w:instrText>
        </w:r>
        <w:r w:rsidR="006D7539">
          <w:fldChar w:fldCharType="separate"/>
        </w:r>
        <w:r w:rsidR="006D7539" w:rsidRPr="001E4DA2">
          <w:rPr>
            <w:noProof/>
          </w:rPr>
          <w:t>[7]</w:t>
        </w:r>
        <w:r w:rsidR="006D7539">
          <w:fldChar w:fldCharType="end"/>
        </w:r>
      </w:ins>
      <w:r w:rsidR="00C975F5" w:rsidRPr="004906FE">
        <w:t xml:space="preserve">. </w:t>
      </w:r>
      <w:del w:id="257" w:author="Pattanasak Mongkolwat" w:date="2021-10-04T15:35:00Z">
        <w:r w:rsidR="006A0C1B" w:rsidDel="006D7539">
          <w:fldChar w:fldCharType="begin" w:fldLock="1"/>
        </w:r>
        <w:r w:rsidR="001E4DA2" w:rsidDel="006D7539">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[7]","plainTextFormattedCitation":"[7]","previouslyFormattedCitation":"[7]"},"properties":{"noteIndex":0},"schema":"https://github.com/citation-style-language/schema/raw/master/csl-citation.json"}</w:delInstrText>
        </w:r>
        <w:r w:rsidR="006A0C1B" w:rsidDel="006D7539">
          <w:fldChar w:fldCharType="separate"/>
        </w:r>
        <w:r w:rsidR="001E4DA2" w:rsidRPr="001E4DA2" w:rsidDel="006D7539">
          <w:rPr>
            <w:noProof/>
          </w:rPr>
          <w:delText>[7]</w:delText>
        </w:r>
        <w:r w:rsidR="006A0C1B" w:rsidDel="006D7539">
          <w:fldChar w:fldCharType="end"/>
        </w:r>
        <w:r w:rsidR="00C975F5" w:rsidRPr="004906FE" w:rsidDel="006D7539">
          <w:delText xml:space="preserve"> </w:delText>
        </w:r>
      </w:del>
      <w:r w:rsidR="00C975F5" w:rsidRPr="004906FE">
        <w:t>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2B8A3DE3" w:rsidR="00A467AF" w:rsidRDefault="00341727" w:rsidP="00D04BCA">
      <w:pPr>
        <w:jc w:val="both"/>
      </w:pPr>
      <w:r>
        <w:rPr>
          <w:rFonts w:cstheme="minorBidi"/>
          <w:szCs w:val="25"/>
          <w:lang w:bidi="th-TH"/>
        </w:rPr>
        <w:t xml:space="preserve">      </w:t>
      </w:r>
      <w:r w:rsidR="005D329C">
        <w:rPr>
          <w:rFonts w:cstheme="minorBidi"/>
          <w:szCs w:val="25"/>
          <w:lang w:bidi="th-TH"/>
        </w:rPr>
        <w:t>Amongst many profiles created by IHE, there is one major profile that serve</w:t>
      </w:r>
      <w:r w:rsidR="00223B76">
        <w:rPr>
          <w:rFonts w:cstheme="minorBidi"/>
          <w:szCs w:val="25"/>
          <w:lang w:bidi="th-TH"/>
        </w:rPr>
        <w:t>s</w:t>
      </w:r>
      <w:r w:rsidR="005D329C">
        <w:rPr>
          <w:rFonts w:cstheme="minorBidi"/>
          <w:szCs w:val="25"/>
          <w:lang w:bidi="th-TH"/>
        </w:rPr>
        <w:t xml:space="preserve"> to improve efficiency of health information sharing between different enterprise</w:t>
      </w:r>
      <w:r>
        <w:rPr>
          <w:rFonts w:cstheme="minorBidi"/>
          <w:szCs w:val="25"/>
          <w:lang w:bidi="th-TH"/>
        </w:rPr>
        <w:t>s</w:t>
      </w:r>
      <w:r w:rsidR="005D329C">
        <w:rPr>
          <w:rFonts w:cstheme="minorBidi"/>
          <w:szCs w:val="25"/>
          <w:lang w:bidi="th-TH"/>
        </w:rPr>
        <w:t xml:space="preserve"> called “Cross-Enterprise Document Sharing Profile</w:t>
      </w:r>
      <w:ins w:id="258" w:author="Pattanasak Mongkolwat" w:date="2021-10-04T15:36:00Z">
        <w:r w:rsidR="00D63141">
          <w:rPr>
            <w:rFonts w:cstheme="minorBidi"/>
            <w:szCs w:val="25"/>
            <w:lang w:bidi="th-TH"/>
          </w:rPr>
          <w:t>-b</w:t>
        </w:r>
      </w:ins>
      <w:r w:rsidR="005D329C">
        <w:rPr>
          <w:rFonts w:cstheme="minorBidi"/>
          <w:szCs w:val="25"/>
          <w:lang w:bidi="th-TH"/>
        </w:rPr>
        <w:t xml:space="preserve"> (</w:t>
      </w:r>
      <w:proofErr w:type="spellStart"/>
      <w:r w:rsidR="005D329C">
        <w:rPr>
          <w:rFonts w:cstheme="minorBidi"/>
          <w:szCs w:val="25"/>
          <w:lang w:bidi="th-TH"/>
        </w:rPr>
        <w:t>XDS.b</w:t>
      </w:r>
      <w:proofErr w:type="spellEnd"/>
      <w:r w:rsidR="005D329C">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1E4DA2">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[8]","plainTextFormattedCitation":"[8]","previouslyFormattedCitation":"[8]"},"properties":{"noteIndex":0},"schema":"https://github.com/citation-style-language/schema/raw/master/csl-citation.json"}</w:instrText>
      </w:r>
      <w:r w:rsidR="00B824D2">
        <w:rPr>
          <w:rFonts w:cstheme="minorBidi"/>
          <w:szCs w:val="25"/>
          <w:lang w:bidi="th-TH"/>
        </w:rPr>
        <w:fldChar w:fldCharType="separate"/>
      </w:r>
      <w:r w:rsidR="001E4DA2" w:rsidRPr="001E4DA2">
        <w:rPr>
          <w:rFonts w:cstheme="minorBidi"/>
          <w:noProof/>
          <w:szCs w:val="25"/>
          <w:lang w:bidi="th-TH"/>
        </w:rPr>
        <w:t>[8]</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160F61" w:rsidRPr="00BA4BDE">
        <w:t xml:space="preserve">The main goal of </w:t>
      </w:r>
      <w:proofErr w:type="spellStart"/>
      <w:r w:rsidR="00160F61" w:rsidRPr="00BA4BDE">
        <w:t>XDS.b</w:t>
      </w:r>
      <w:proofErr w:type="spellEnd"/>
      <w:r w:rsidR="00160F61" w:rsidRPr="00BA4BDE">
        <w:t xml:space="preserve"> profile is to allow enterprises that being a member of </w:t>
      </w:r>
      <w:r w:rsidR="008E24E8">
        <w:t xml:space="preserve">health document sharing network (called </w:t>
      </w:r>
      <w:r w:rsidR="007658CA">
        <w:t>“</w:t>
      </w:r>
      <w:r w:rsidR="00160F61" w:rsidRPr="00BA4BDE">
        <w:t>XDS Affinity Domain</w:t>
      </w:r>
      <w:r w:rsidR="007658CA">
        <w:t>”</w:t>
      </w:r>
      <w:r w:rsidR="008E24E8">
        <w:t>)</w:t>
      </w:r>
      <w:r w:rsidR="00160F61" w:rsidRPr="00BA4BDE">
        <w:t xml:space="preserve"> to </w:t>
      </w:r>
      <w:r w:rsidR="00160F61" w:rsidRPr="00BA4BDE">
        <w:rPr>
          <w:rFonts w:cs="Angsana New"/>
          <w:szCs w:val="25"/>
          <w:lang w:bidi="th-TH"/>
        </w:rPr>
        <w:t xml:space="preserve">discover </w:t>
      </w:r>
      <w:r w:rsidR="00160F61" w:rsidRPr="00BA4BDE">
        <w:t>shared health document</w:t>
      </w:r>
      <w:r w:rsidR="0042523C">
        <w:t>s</w:t>
      </w:r>
      <w:r w:rsidR="00160F61" w:rsidRPr="00BA4BDE">
        <w:t xml:space="preserve"> stored in the system of other </w:t>
      </w:r>
      <w:r w:rsidR="0042523C">
        <w:t>institutions</w:t>
      </w:r>
      <w:r w:rsidR="0042523C" w:rsidRPr="00BA4BDE">
        <w:t xml:space="preserve"> </w:t>
      </w:r>
      <w:r w:rsidR="00160F61" w:rsidRPr="00BA4BDE">
        <w:t>via</w:t>
      </w:r>
      <w:r w:rsidR="00CC1A5C">
        <w:t xml:space="preserve"> central registry</w:t>
      </w:r>
      <w:r w:rsidR="00160F61" w:rsidRPr="00BA4BDE">
        <w:t xml:space="preserve"> </w:t>
      </w:r>
      <w:r w:rsidR="00CC1A5C">
        <w:t>(named “</w:t>
      </w:r>
      <w:r w:rsidR="00160F61" w:rsidRPr="00BA4BDE">
        <w:t>XDS Document Registry</w:t>
      </w:r>
      <w:r w:rsidR="00CC1A5C">
        <w:t>”)</w:t>
      </w:r>
      <w:r w:rsidR="00160F61" w:rsidRPr="00BA4BDE">
        <w:t>. The XDS Document Registry register</w:t>
      </w:r>
      <w:r w:rsidR="00463E07">
        <w:t>s</w:t>
      </w:r>
      <w:r w:rsidR="00160F61" w:rsidRPr="00BA4BDE">
        <w:t xml:space="preserve"> set of META-data attributes belong to each health documents to allow health information system to discover existing health document that stored within other organizations</w:t>
      </w:r>
      <w:r w:rsidR="00973ECC">
        <w:t xml:space="preserve"> and able to systematically access the document using the information provided by META-data attributes</w:t>
      </w:r>
      <w:r w:rsidR="00160F61" w:rsidRPr="00BA4BDE">
        <w:t xml:space="preserve">. By specified format of transactions and method for each system to communicate with each other, </w:t>
      </w:r>
      <w:proofErr w:type="spellStart"/>
      <w:r w:rsidR="00160F61" w:rsidRPr="00BA4BDE">
        <w:t>XDS.b</w:t>
      </w:r>
      <w:proofErr w:type="spellEnd"/>
      <w:r w:rsidR="00160F61" w:rsidRPr="00BA4BDE">
        <w:t xml:space="preserve"> make</w:t>
      </w:r>
      <w:r w:rsidR="00463E07">
        <w:t>s</w:t>
      </w:r>
      <w:r w:rsidR="00160F61" w:rsidRPr="00BA4BDE">
        <w:t xml:space="preserve"> sure that all the systems within the network can communicate with each other in the same way. This allow</w:t>
      </w:r>
      <w:r w:rsidR="005C0F45">
        <w:t>s</w:t>
      </w:r>
      <w:r w:rsidR="00160F61" w:rsidRPr="00BA4BDE">
        <w:t xml:space="preserve"> document consumer and user in the network to share health document</w:t>
      </w:r>
      <w:r w:rsidR="005C0F45">
        <w:t>s</w:t>
      </w:r>
      <w:r w:rsidR="00160F61" w:rsidRPr="00BA4BDE">
        <w:t xml:space="preserve"> with each other and put it to use as needed efficiently.</w:t>
      </w:r>
      <w:r w:rsidR="0076086D">
        <w:t xml:space="preserve"> </w:t>
      </w:r>
    </w:p>
    <w:p w14:paraId="037C1873" w14:textId="4C9828D7" w:rsidR="00E238BB" w:rsidRDefault="00595DD8" w:rsidP="00C618CB">
      <w:pPr>
        <w:ind w:firstLine="284"/>
        <w:jc w:val="both"/>
      </w:pPr>
      <w:r>
        <w:rPr>
          <w:rFonts w:cstheme="minorBidi"/>
          <w:szCs w:val="25"/>
          <w:lang w:bidi="th-TH"/>
        </w:rPr>
        <w:t>In</w:t>
      </w:r>
      <w:r w:rsidR="0094388C">
        <w:rPr>
          <w:rFonts w:cstheme="minorBidi"/>
          <w:szCs w:val="25"/>
          <w:lang w:bidi="th-TH"/>
        </w:rPr>
        <w:t xml:space="preserve"> </w:t>
      </w:r>
      <w:r w:rsidR="0094388C">
        <w:rPr>
          <w:rFonts w:cstheme="minorBidi"/>
          <w:szCs w:val="25"/>
          <w:lang w:bidi="th-TH"/>
        </w:rPr>
        <w:fldChar w:fldCharType="begin"/>
      </w:r>
      <w:r w:rsidR="0094388C">
        <w:rPr>
          <w:rFonts w:cstheme="minorBidi"/>
          <w:szCs w:val="25"/>
          <w:lang w:bidi="th-TH"/>
        </w:rPr>
        <w:instrText xml:space="preserve"> REF _Ref50953823 \h </w:instrText>
      </w:r>
      <w:r w:rsidR="0094388C">
        <w:rPr>
          <w:rFonts w:cstheme="minorBidi"/>
          <w:szCs w:val="25"/>
          <w:lang w:bidi="th-TH"/>
        </w:rPr>
      </w:r>
      <w:r w:rsidR="0094388C">
        <w:rPr>
          <w:rFonts w:cstheme="minorBidi"/>
          <w:szCs w:val="25"/>
          <w:lang w:bidi="th-TH"/>
        </w:rPr>
        <w:fldChar w:fldCharType="separate"/>
      </w:r>
      <w:r w:rsidR="0094388C" w:rsidRPr="00D04BCA">
        <w:t xml:space="preserve">Figure </w:t>
      </w:r>
      <w:r w:rsidR="0094388C" w:rsidRPr="00D04BCA">
        <w:rPr>
          <w:noProof/>
        </w:rPr>
        <w:t>1</w:t>
      </w:r>
      <w:r w:rsidR="0094388C">
        <w:rPr>
          <w:rFonts w:cstheme="minorBidi"/>
          <w:szCs w:val="25"/>
          <w:lang w:bidi="th-TH"/>
        </w:rPr>
        <w:fldChar w:fldCharType="end"/>
      </w:r>
      <w:r>
        <w:rPr>
          <w:rFonts w:cstheme="minorBidi"/>
          <w:szCs w:val="25"/>
          <w:lang w:bidi="th-TH"/>
        </w:rPr>
        <w:t>, each XDS “Actor” represent</w:t>
      </w:r>
      <w:r w:rsidR="005C0F45">
        <w:rPr>
          <w:rFonts w:cstheme="minorBidi"/>
          <w:szCs w:val="25"/>
          <w:lang w:bidi="th-TH"/>
        </w:rPr>
        <w:t>s</w:t>
      </w:r>
      <w:r>
        <w:rPr>
          <w:rFonts w:cstheme="minorBidi"/>
          <w:szCs w:val="25"/>
          <w:lang w:bidi="th-TH"/>
        </w:rPr>
        <w:t xml:space="preserve"> machine or software which take</w:t>
      </w:r>
      <w:r w:rsidR="0013079C">
        <w:rPr>
          <w:rFonts w:cstheme="minorBidi"/>
          <w:szCs w:val="25"/>
          <w:lang w:bidi="th-TH"/>
        </w:rPr>
        <w:t>s</w:t>
      </w:r>
      <w:r>
        <w:rPr>
          <w:rFonts w:cstheme="minorBidi"/>
          <w:szCs w:val="25"/>
          <w:lang w:bidi="th-TH"/>
        </w:rPr>
        <w:t xml:space="preserve"> the role in </w:t>
      </w:r>
      <w:proofErr w:type="spellStart"/>
      <w:r>
        <w:rPr>
          <w:rFonts w:cstheme="minorBidi"/>
          <w:szCs w:val="25"/>
          <w:lang w:bidi="th-TH"/>
        </w:rPr>
        <w:t>XDS.b</w:t>
      </w:r>
      <w:proofErr w:type="spellEnd"/>
      <w:r>
        <w:rPr>
          <w:rFonts w:cstheme="minorBidi"/>
          <w:szCs w:val="25"/>
          <w:lang w:bidi="th-TH"/>
        </w:rPr>
        <w:t xml:space="preserve"> Profile. Health document and its META-data attributes initially generated from Document Source Actor such as X-ray machine, physician</w:t>
      </w:r>
      <w:r w:rsidR="00EA0623">
        <w:rPr>
          <w:rFonts w:cstheme="minorBidi"/>
          <w:szCs w:val="25"/>
          <w:lang w:bidi="th-TH"/>
        </w:rPr>
        <w:t>s’ EMR</w:t>
      </w:r>
      <w:r>
        <w:rPr>
          <w:rFonts w:cstheme="minorBidi"/>
          <w:szCs w:val="25"/>
          <w:lang w:bidi="th-TH"/>
        </w:rPr>
        <w:t xml:space="preserve"> terminal, </w:t>
      </w:r>
      <w:r w:rsidR="00000576">
        <w:rPr>
          <w:rFonts w:cstheme="minorBidi"/>
          <w:szCs w:val="25"/>
          <w:lang w:bidi="th-TH"/>
        </w:rPr>
        <w:t>etc.</w:t>
      </w:r>
      <w:r>
        <w:rPr>
          <w:rFonts w:cstheme="minorBidi"/>
          <w:szCs w:val="25"/>
          <w:lang w:bidi="th-TH"/>
        </w:rPr>
        <w:t xml:space="preserve"> The generated document</w:t>
      </w:r>
      <w:r w:rsidR="00B953E9">
        <w:rPr>
          <w:rFonts w:cstheme="minorBidi"/>
          <w:szCs w:val="25"/>
          <w:lang w:bidi="th-TH"/>
        </w:rPr>
        <w:t>s</w:t>
      </w:r>
      <w:r>
        <w:rPr>
          <w:rFonts w:cstheme="minorBidi"/>
          <w:szCs w:val="25"/>
          <w:lang w:bidi="th-TH"/>
        </w:rPr>
        <w:t xml:space="preserve"> and </w:t>
      </w:r>
      <w:r w:rsidR="00B953E9">
        <w:rPr>
          <w:rFonts w:cstheme="minorBidi"/>
          <w:szCs w:val="25"/>
          <w:lang w:bidi="th-TH"/>
        </w:rPr>
        <w:t xml:space="preserve">their </w:t>
      </w:r>
      <w:r>
        <w:rPr>
          <w:rFonts w:cstheme="minorBidi"/>
          <w:szCs w:val="25"/>
          <w:lang w:bidi="th-TH"/>
        </w:rPr>
        <w:t>META then store in Document Repository Actor via Provide &amp; Register Document Set-b [ITI-41] transaction</w:t>
      </w:r>
      <w:r w:rsidR="00000576">
        <w:rPr>
          <w:rFonts w:cstheme="minorBidi"/>
          <w:szCs w:val="25"/>
          <w:lang w:bidi="th-TH"/>
        </w:rPr>
        <w:t>. The actor mostly referred to database or server which keep health document</w:t>
      </w:r>
      <w:r w:rsidR="00B953E9">
        <w:rPr>
          <w:rFonts w:cstheme="minorBidi"/>
          <w:szCs w:val="25"/>
          <w:lang w:bidi="th-TH"/>
        </w:rPr>
        <w:t>s</w:t>
      </w:r>
      <w:r w:rsidR="00000576">
        <w:rPr>
          <w:rFonts w:cstheme="minorBidi"/>
          <w:szCs w:val="25"/>
          <w:lang w:bidi="th-TH"/>
        </w:rPr>
        <w:t xml:space="preserve"> available and ready for usage in healthcare operation. After that, Document Repository Actor register META-data attributes of stored document to Document Registry Actor via Register Document Set-b [ITI-4</w:t>
      </w:r>
      <w:r w:rsidR="002C0AAF">
        <w:rPr>
          <w:rFonts w:cstheme="minorBidi"/>
          <w:szCs w:val="25"/>
          <w:lang w:bidi="th-TH"/>
        </w:rPr>
        <w:t>2</w:t>
      </w:r>
      <w:r w:rsidR="00000576">
        <w:rPr>
          <w:rFonts w:cstheme="minorBidi"/>
          <w:szCs w:val="25"/>
          <w:lang w:bidi="th-TH"/>
        </w:rPr>
        <w:t>] transaction. The META-data attributes will contain information essential for Document Consumer Actor to discover health document</w:t>
      </w:r>
      <w:r w:rsidR="00F97E1A">
        <w:rPr>
          <w:rFonts w:cstheme="minorBidi"/>
          <w:szCs w:val="25"/>
          <w:lang w:bidi="th-TH"/>
        </w:rPr>
        <w:t>s</w:t>
      </w:r>
      <w:r w:rsidR="00000576">
        <w:rPr>
          <w:rFonts w:cstheme="minorBidi"/>
          <w:szCs w:val="25"/>
          <w:lang w:bidi="th-TH"/>
        </w:rPr>
        <w:t xml:space="preserve"> available within XDS Affinity Domain and enable interoperability between corresponding software. </w:t>
      </w:r>
      <w:r w:rsidR="00223ECB">
        <w:rPr>
          <w:rFonts w:cstheme="minorBidi"/>
          <w:szCs w:val="25"/>
          <w:lang w:bidi="th-TH"/>
        </w:rPr>
        <w:t>Document Consumer Actor quer</w:t>
      </w:r>
      <w:r w:rsidR="00331755">
        <w:rPr>
          <w:rFonts w:cstheme="minorBidi"/>
          <w:szCs w:val="25"/>
          <w:lang w:bidi="th-TH"/>
        </w:rPr>
        <w:t>ies</w:t>
      </w:r>
      <w:r w:rsidR="00223ECB">
        <w:rPr>
          <w:rFonts w:cstheme="minorBidi"/>
          <w:szCs w:val="25"/>
          <w:lang w:bidi="th-TH"/>
        </w:rPr>
        <w:t xml:space="preserve"> for information of registered document</w:t>
      </w:r>
      <w:r w:rsidR="00D43571">
        <w:rPr>
          <w:rFonts w:cstheme="minorBidi"/>
          <w:szCs w:val="25"/>
          <w:lang w:bidi="th-TH"/>
        </w:rPr>
        <w:t>s</w:t>
      </w:r>
      <w:r w:rsidR="00223ECB">
        <w:rPr>
          <w:rFonts w:cstheme="minorBidi"/>
          <w:szCs w:val="25"/>
          <w:lang w:bidi="th-TH"/>
        </w:rPr>
        <w:t xml:space="preserve"> in Document Registry Actor via Registry Stored Query [ITI-18] transaction.</w:t>
      </w:r>
      <w:r w:rsidR="0057136C">
        <w:rPr>
          <w:rFonts w:cstheme="minorBidi"/>
          <w:szCs w:val="25"/>
          <w:lang w:bidi="th-TH"/>
        </w:rPr>
        <w:t xml:space="preserve"> Document Registry then return</w:t>
      </w:r>
      <w:r w:rsidR="003801B3">
        <w:rPr>
          <w:rFonts w:cstheme="minorBidi"/>
          <w:szCs w:val="25"/>
          <w:lang w:bidi="th-TH"/>
        </w:rPr>
        <w:t>s</w:t>
      </w:r>
      <w:r w:rsidR="0057136C">
        <w:rPr>
          <w:rFonts w:cstheme="minorBidi"/>
          <w:szCs w:val="25"/>
          <w:lang w:bidi="th-TH"/>
        </w:rPr>
        <w:t xml:space="preserve"> query result to Document Consumer Actor via transaction following ITI-18 format.</w:t>
      </w:r>
      <w:r w:rsidR="002C0AAF">
        <w:rPr>
          <w:rFonts w:cstheme="minorBidi"/>
          <w:szCs w:val="25"/>
          <w:lang w:bidi="th-TH"/>
        </w:rPr>
        <w:t xml:space="preserve"> Eventually, Document Consumer Actor use information provided by query result to retrieve the document from its repository using Retrieve Document Set [ITI-43]</w:t>
      </w:r>
      <w:r w:rsidR="00B220A8">
        <w:rPr>
          <w:rFonts w:cstheme="minorBidi"/>
          <w:szCs w:val="25"/>
          <w:lang w:bidi="th-TH"/>
        </w:rPr>
        <w:t xml:space="preserve"> transaction. It is expected that Document Repository Actor response</w:t>
      </w:r>
      <w:r w:rsidR="00360548">
        <w:rPr>
          <w:rFonts w:cstheme="minorBidi"/>
          <w:szCs w:val="25"/>
          <w:lang w:bidi="th-TH"/>
        </w:rPr>
        <w:t xml:space="preserve"> to the request</w:t>
      </w:r>
      <w:r w:rsidR="00B220A8">
        <w:rPr>
          <w:rFonts w:cstheme="minorBidi"/>
          <w:szCs w:val="25"/>
          <w:lang w:bidi="th-TH"/>
        </w:rPr>
        <w:t xml:space="preserve"> by sending copy of the document back to </w:t>
      </w:r>
      <w:r w:rsidR="00695A3B">
        <w:rPr>
          <w:rFonts w:cstheme="minorBidi"/>
          <w:szCs w:val="25"/>
          <w:lang w:bidi="th-TH"/>
        </w:rPr>
        <w:t>the</w:t>
      </w:r>
      <w:r w:rsidR="00B220A8">
        <w:rPr>
          <w:rFonts w:cstheme="minorBidi"/>
          <w:szCs w:val="25"/>
          <w:lang w:bidi="th-TH"/>
        </w:rPr>
        <w:t xml:space="preserve"> Document Consumer Actor.</w:t>
      </w:r>
      <w:r w:rsidR="00D04BCA">
        <w:rPr>
          <w:rFonts w:cstheme="minorBidi"/>
          <w:szCs w:val="25"/>
          <w:lang w:bidi="th-TH"/>
        </w:rPr>
        <w:t xml:space="preserve"> For On-Demand Document Source, it is equivalent to Document Repository Actor as both are where Document Consumer retrieve those documents they seek. The only</w:t>
      </w:r>
      <w:r w:rsidR="00223ECB">
        <w:rPr>
          <w:rFonts w:cstheme="minorBidi"/>
          <w:szCs w:val="25"/>
          <w:lang w:bidi="th-TH"/>
        </w:rPr>
        <w:t xml:space="preserve"> </w:t>
      </w:r>
      <w:r w:rsidR="00D04BCA">
        <w:rPr>
          <w:rFonts w:cstheme="minorBidi"/>
          <w:szCs w:val="25"/>
          <w:lang w:bidi="th-TH"/>
        </w:rPr>
        <w:t>different is that On-Demand Document Source</w:t>
      </w:r>
      <w:r w:rsidR="00294530">
        <w:rPr>
          <w:rFonts w:cstheme="minorBidi"/>
          <w:szCs w:val="25"/>
          <w:lang w:bidi="th-TH"/>
        </w:rPr>
        <w:t xml:space="preserve"> act</w:t>
      </w:r>
      <w:r w:rsidR="00C348D1">
        <w:rPr>
          <w:rFonts w:cstheme="minorBidi"/>
          <w:szCs w:val="25"/>
          <w:lang w:bidi="th-TH"/>
        </w:rPr>
        <w:t>s</w:t>
      </w:r>
      <w:r w:rsidR="00294530">
        <w:rPr>
          <w:rFonts w:cstheme="minorBidi"/>
          <w:szCs w:val="25"/>
          <w:lang w:bidi="th-TH"/>
        </w:rPr>
        <w:t xml:space="preserve"> as repository which will immediately generate </w:t>
      </w:r>
      <w:r w:rsidR="00C348D1">
        <w:rPr>
          <w:rFonts w:cstheme="minorBidi"/>
          <w:szCs w:val="25"/>
          <w:lang w:bidi="th-TH"/>
        </w:rPr>
        <w:t xml:space="preserve">a </w:t>
      </w:r>
      <w:r w:rsidR="00294530">
        <w:rPr>
          <w:rFonts w:cstheme="minorBidi"/>
          <w:szCs w:val="25"/>
          <w:lang w:bidi="th-TH"/>
        </w:rPr>
        <w:t>health document at the time of request as the document only represent</w:t>
      </w:r>
      <w:r w:rsidR="000A5743">
        <w:rPr>
          <w:rFonts w:cstheme="minorBidi"/>
          <w:szCs w:val="25"/>
          <w:lang w:bidi="th-TH"/>
        </w:rPr>
        <w:t>s</w:t>
      </w:r>
      <w:r w:rsidR="00294530">
        <w:rPr>
          <w:rFonts w:cstheme="minorBidi"/>
          <w:szCs w:val="25"/>
          <w:lang w:bidi="th-TH"/>
        </w:rPr>
        <w:t xml:space="preserve"> its subject at the time</w:t>
      </w:r>
      <w:r w:rsidR="008F1A27">
        <w:rPr>
          <w:rFonts w:cstheme="minorBidi"/>
          <w:szCs w:val="25"/>
          <w:lang w:bidi="th-TH"/>
        </w:rPr>
        <w:t>,</w:t>
      </w:r>
      <w:r w:rsidR="006C001D">
        <w:rPr>
          <w:rFonts w:cstheme="minorBidi"/>
          <w:szCs w:val="25"/>
          <w:lang w:bidi="th-TH"/>
        </w:rPr>
        <w:t xml:space="preserve"> while document stored within Document Repository represent</w:t>
      </w:r>
      <w:r w:rsidR="000A5743">
        <w:rPr>
          <w:rFonts w:cstheme="minorBidi"/>
          <w:szCs w:val="25"/>
          <w:lang w:bidi="th-TH"/>
        </w:rPr>
        <w:t>s</w:t>
      </w:r>
      <w:r w:rsidR="006C001D">
        <w:rPr>
          <w:rFonts w:cstheme="minorBidi"/>
          <w:szCs w:val="25"/>
          <w:lang w:bidi="th-TH"/>
        </w:rPr>
        <w:t xml:space="preserve"> event in health operation that already ended</w:t>
      </w:r>
      <w:r w:rsidR="00294530">
        <w:rPr>
          <w:rFonts w:cstheme="minorBidi"/>
          <w:szCs w:val="25"/>
          <w:lang w:bidi="th-TH"/>
        </w:rPr>
        <w:t>.</w:t>
      </w:r>
      <w:r w:rsidR="00D11B6E">
        <w:rPr>
          <w:rFonts w:cstheme="minorBidi"/>
          <w:szCs w:val="25"/>
          <w:lang w:bidi="th-TH"/>
        </w:rPr>
        <w:t xml:space="preserve"> For Patient Identity Source Actor, the actor acts as assistant for XDS Affinity Domain to identify identity of the same patient</w:t>
      </w:r>
      <w:r w:rsidR="001878BC">
        <w:rPr>
          <w:rFonts w:cstheme="minorBidi"/>
          <w:szCs w:val="25"/>
          <w:lang w:bidi="th-TH"/>
        </w:rPr>
        <w:t xml:space="preserve"> within the domain whose</w:t>
      </w:r>
      <w:r w:rsidR="00D11B6E">
        <w:rPr>
          <w:rFonts w:cstheme="minorBidi"/>
          <w:szCs w:val="25"/>
          <w:lang w:bidi="th-TH"/>
        </w:rPr>
        <w:t xml:space="preserve"> can be represent differently in </w:t>
      </w:r>
      <w:r w:rsidR="00D11B6E">
        <w:rPr>
          <w:rFonts w:cstheme="minorBidi"/>
          <w:szCs w:val="25"/>
          <w:lang w:bidi="th-TH"/>
        </w:rPr>
        <w:lastRenderedPageBreak/>
        <w:t>each enterprise.</w:t>
      </w:r>
      <w:r w:rsidR="002E7F0D">
        <w:rPr>
          <w:rFonts w:cstheme="minorBidi"/>
          <w:szCs w:val="25"/>
          <w:lang w:bidi="th-TH"/>
        </w:rPr>
        <w:t xml:space="preserve"> This actor may not be necessary if XDS Affinity Domain already have policy or agreement which regulate</w:t>
      </w:r>
      <w:r w:rsidR="00256F77">
        <w:rPr>
          <w:rFonts w:cstheme="minorBidi"/>
          <w:szCs w:val="25"/>
          <w:lang w:bidi="th-TH"/>
        </w:rPr>
        <w:t>s</w:t>
      </w:r>
      <w:r w:rsidR="002E7F0D">
        <w:rPr>
          <w:rFonts w:cstheme="minorBidi"/>
          <w:szCs w:val="25"/>
          <w:lang w:bidi="th-TH"/>
        </w:rPr>
        <w:t xml:space="preserve"> all enterprise</w:t>
      </w:r>
      <w:r w:rsidR="00526E35">
        <w:rPr>
          <w:rFonts w:cstheme="minorBidi"/>
          <w:szCs w:val="25"/>
          <w:lang w:bidi="th-TH"/>
        </w:rPr>
        <w:t>s</w:t>
      </w:r>
      <w:r w:rsidR="002E7F0D">
        <w:rPr>
          <w:rFonts w:cstheme="minorBidi"/>
          <w:szCs w:val="25"/>
          <w:lang w:bidi="th-TH"/>
        </w:rPr>
        <w:t xml:space="preserve"> in the domain must use the same identification to identify the same patient.</w:t>
      </w:r>
      <w:r w:rsidR="00292F74">
        <w:rPr>
          <w:rFonts w:cstheme="minorBidi"/>
          <w:szCs w:val="25"/>
          <w:lang w:bidi="th-TH"/>
        </w:rPr>
        <w:t xml:space="preserve"> With these XDS Actor and transaction deployed, it ensures that all enterprise within XDS Affinity Domain can achieve</w:t>
      </w:r>
      <w:r w:rsidR="003E065B">
        <w:rPr>
          <w:rFonts w:cstheme="minorBidi"/>
          <w:szCs w:val="25"/>
          <w:lang w:bidi="th-TH"/>
        </w:rPr>
        <w:t xml:space="preserve"> and share</w:t>
      </w:r>
      <w:r w:rsidR="00292F74">
        <w:rPr>
          <w:rFonts w:cstheme="minorBidi"/>
          <w:szCs w:val="25"/>
          <w:lang w:bidi="th-TH"/>
        </w:rPr>
        <w:t xml:space="preserve"> health document</w:t>
      </w:r>
      <w:r w:rsidR="003E065B">
        <w:rPr>
          <w:rFonts w:cstheme="minorBidi"/>
          <w:szCs w:val="25"/>
          <w:lang w:bidi="th-TH"/>
        </w:rPr>
        <w:t>s</w:t>
      </w:r>
      <w:r w:rsidR="00292F74">
        <w:rPr>
          <w:rFonts w:cstheme="minorBidi"/>
          <w:szCs w:val="25"/>
          <w:lang w:bidi="th-TH"/>
        </w:rPr>
        <w:t xml:space="preserve"> with each other.</w:t>
      </w:r>
    </w:p>
    <w:p w14:paraId="7CFB451E" w14:textId="3915A6F2" w:rsidR="00C54F4D" w:rsidRPr="005B520E" w:rsidRDefault="00C54F4D" w:rsidP="00C54F4D">
      <w:pPr>
        <w:pStyle w:val="Heading2"/>
        <w:jc w:val="both"/>
      </w:pPr>
      <w:r>
        <w:t>Blockchain Technology</w:t>
      </w:r>
    </w:p>
    <w:p w14:paraId="33DA0020" w14:textId="1116E755" w:rsidR="00521BC4" w:rsidRDefault="00706B5F">
      <w:pPr>
        <w:pStyle w:val="BodyText"/>
        <w:jc w:val="thaiDistribute"/>
        <w:rPr>
          <w:ins w:id="259" w:author="Petnathean Julled" w:date="2021-10-13T11:42:00Z"/>
          <w:rFonts w:cstheme="minorBidi"/>
          <w:szCs w:val="25"/>
          <w:lang w:val="en-US" w:bidi="th-TH"/>
        </w:rPr>
      </w:pPr>
      <w:r w:rsidRPr="008C6257">
        <w:rPr>
          <w:rFonts w:cstheme="minorBidi"/>
          <w:szCs w:val="25"/>
          <w:lang w:val="en-US" w:bidi="th-TH"/>
        </w:rPr>
        <w:t>Blockchain technology</w:t>
      </w:r>
      <w:r>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1E4DA2">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R="008E160E">
        <w:rPr>
          <w:rFonts w:cstheme="minorBidi"/>
          <w:szCs w:val="25"/>
          <w:lang w:val="en-US" w:bidi="th-TH"/>
        </w:rPr>
        <w:fldChar w:fldCharType="separate"/>
      </w:r>
      <w:r w:rsidR="001E4DA2" w:rsidRPr="001E4DA2">
        <w:rPr>
          <w:rFonts w:cstheme="minorBidi"/>
          <w:noProof/>
          <w:szCs w:val="25"/>
          <w:lang w:val="en-US" w:bidi="th-TH"/>
        </w:rPr>
        <w:t>[1]</w:t>
      </w:r>
      <w:r w:rsidR="008E160E">
        <w:rPr>
          <w:rFonts w:cstheme="minorBidi"/>
          <w:szCs w:val="25"/>
          <w:lang w:val="en-US" w:bidi="th-TH"/>
        </w:rPr>
        <w:fldChar w:fldCharType="end"/>
      </w:r>
      <w:r>
        <w:rPr>
          <w:rFonts w:cstheme="minorBidi"/>
          <w:szCs w:val="25"/>
          <w:lang w:val="en-US" w:bidi="th-TH"/>
        </w:rPr>
        <w:t>.</w:t>
      </w:r>
      <w:r>
        <w:rPr>
          <w:rFonts w:cstheme="minorBidi" w:hint="cs"/>
          <w:szCs w:val="25"/>
          <w:cs/>
          <w:lang w:val="en-US" w:bidi="th-TH"/>
        </w:rPr>
        <w:t xml:space="preserve"> </w:t>
      </w:r>
      <w:r>
        <w:rPr>
          <w:rFonts w:cstheme="minorBidi"/>
          <w:szCs w:val="25"/>
          <w:lang w:val="en-US" w:bidi="th-TH"/>
        </w:rPr>
        <w:t>These cryptographical techni</w:t>
      </w:r>
      <w:r w:rsidR="001F1D32">
        <w:rPr>
          <w:rFonts w:cstheme="minorBidi"/>
          <w:szCs w:val="25"/>
          <w:lang w:val="en-US" w:bidi="th-TH"/>
        </w:rPr>
        <w:t>ques</w:t>
      </w:r>
      <w:r>
        <w:rPr>
          <w:rFonts w:cstheme="minorBidi"/>
          <w:szCs w:val="25"/>
          <w:lang w:val="en-US" w:bidi="th-TH"/>
        </w:rPr>
        <w:t xml:space="preserve"> </w:t>
      </w:r>
      <w:r w:rsidR="00192A3F">
        <w:rPr>
          <w:rFonts w:cstheme="minorBidi"/>
          <w:szCs w:val="25"/>
          <w:lang w:val="en-US" w:bidi="th-TH"/>
        </w:rPr>
        <w:t>include</w:t>
      </w:r>
      <w:r>
        <w:rPr>
          <w:rFonts w:cstheme="minorBidi"/>
          <w:szCs w:val="25"/>
          <w:lang w:val="en-US" w:bidi="th-TH"/>
        </w:rPr>
        <w:t xml:space="preserve"> the one that form </w:t>
      </w:r>
      <w:r w:rsidR="00F46298">
        <w:rPr>
          <w:rFonts w:cstheme="minorBidi"/>
          <w:szCs w:val="25"/>
          <w:lang w:val="en-US" w:bidi="th-TH"/>
        </w:rPr>
        <w:t>“</w:t>
      </w:r>
      <w:r>
        <w:rPr>
          <w:rFonts w:cstheme="minorBidi"/>
          <w:szCs w:val="25"/>
          <w:lang w:val="en-US" w:bidi="th-TH"/>
        </w:rPr>
        <w:t>Block</w:t>
      </w:r>
      <w:r w:rsidR="00F46298">
        <w:rPr>
          <w:rFonts w:cstheme="minorBidi"/>
          <w:szCs w:val="25"/>
          <w:lang w:val="en-US" w:bidi="th-TH"/>
        </w:rPr>
        <w:t>”</w:t>
      </w:r>
      <w:r>
        <w:rPr>
          <w:rFonts w:cstheme="minorBidi"/>
          <w:szCs w:val="25"/>
          <w:lang w:val="en-US" w:bidi="th-TH"/>
        </w:rPr>
        <w:t xml:space="preserve"> and another one that form </w:t>
      </w:r>
      <w:r w:rsidR="00F46298">
        <w:rPr>
          <w:rFonts w:cstheme="minorBidi"/>
          <w:szCs w:val="25"/>
          <w:lang w:val="en-US" w:bidi="th-TH"/>
        </w:rPr>
        <w:t>“</w:t>
      </w:r>
      <w:r>
        <w:rPr>
          <w:rFonts w:cstheme="minorBidi"/>
          <w:szCs w:val="25"/>
          <w:lang w:val="en-US" w:bidi="th-TH"/>
        </w:rPr>
        <w:t>Chain</w:t>
      </w:r>
      <w:r w:rsidR="00F46298">
        <w:rPr>
          <w:rFonts w:cstheme="minorBidi"/>
          <w:szCs w:val="25"/>
          <w:lang w:val="en-US" w:bidi="th-TH"/>
        </w:rPr>
        <w:t>”</w:t>
      </w:r>
      <w:r>
        <w:rPr>
          <w:rFonts w:cstheme="minorBidi"/>
          <w:szCs w:val="25"/>
          <w:lang w:val="en-US" w:bidi="th-TH"/>
        </w:rPr>
        <w:t>. In Blockchain, those data being published are small fragment of information that represent</w:t>
      </w:r>
      <w:ins w:id="260" w:author="Pattanasak Mongkolwat" w:date="2021-10-04T15:42:00Z">
        <w:r w:rsidR="00B7211D">
          <w:rPr>
            <w:rFonts w:cstheme="minorBidi"/>
            <w:szCs w:val="25"/>
            <w:lang w:val="en-US" w:bidi="th-TH"/>
          </w:rPr>
          <w:t>s</w:t>
        </w:r>
      </w:ins>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Pr>
          <w:rFonts w:cstheme="minorBidi"/>
          <w:szCs w:val="25"/>
          <w:lang w:val="en-US" w:bidi="th-TH"/>
        </w:rPr>
        <w:t xml:space="preserve">form together to become </w:t>
      </w:r>
      <w:r w:rsidR="00D27326">
        <w:rPr>
          <w:rFonts w:cstheme="minorBidi"/>
          <w:szCs w:val="25"/>
          <w:lang w:val="en-US" w:bidi="th-TH"/>
        </w:rPr>
        <w:t>“</w:t>
      </w:r>
      <w:r>
        <w:rPr>
          <w:rFonts w:cstheme="minorBidi"/>
          <w:szCs w:val="25"/>
          <w:lang w:val="en-US" w:bidi="th-TH"/>
        </w:rPr>
        <w:t>Blockchain</w:t>
      </w:r>
      <w:r w:rsidR="00D27326">
        <w:rPr>
          <w:rFonts w:cstheme="minorBidi"/>
          <w:szCs w:val="25"/>
          <w:lang w:val="en-US" w:bidi="th-TH"/>
        </w:rPr>
        <w:t>”</w:t>
      </w:r>
      <w:r>
        <w:rPr>
          <w:rFonts w:cstheme="minorBidi"/>
          <w:szCs w:val="25"/>
          <w:lang w:val="en-US" w:bidi="th-TH"/>
        </w:rPr>
        <w:t xml:space="preserve"> which prevent</w:t>
      </w:r>
      <w:r w:rsidR="00975E48">
        <w:rPr>
          <w:rFonts w:cstheme="minorBidi"/>
          <w:szCs w:val="25"/>
          <w:lang w:val="en-US" w:bidi="th-TH"/>
        </w:rPr>
        <w:t>s</w:t>
      </w:r>
      <w:r>
        <w:rPr>
          <w:rFonts w:cstheme="minorBidi"/>
          <w:szCs w:val="25"/>
          <w:lang w:val="en-US" w:bidi="th-TH"/>
        </w:rPr>
        <w:t xml:space="preserve"> modification of published content and ensure</w:t>
      </w:r>
      <w:ins w:id="261" w:author="Pattanasak Mongkolwat" w:date="2021-10-04T15:44:00Z">
        <w:r w:rsidR="00931C3E">
          <w:rPr>
            <w:rFonts w:cstheme="minorBidi"/>
            <w:szCs w:val="25"/>
            <w:lang w:val="en-US" w:bidi="th-TH"/>
          </w:rPr>
          <w:t>s</w:t>
        </w:r>
      </w:ins>
      <w:r>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494EAC" w:rsidRPr="001D7060">
        <w:rPr>
          <w:rFonts w:cstheme="minorBidi"/>
          <w:color w:val="FF0000"/>
          <w:szCs w:val="25"/>
          <w:lang w:val="en-US" w:bidi="th-TH"/>
          <w:rPrChange w:id="262" w:author="Petnathean Julled" w:date="2021-10-13T11:42:00Z">
            <w:rPr>
              <w:rFonts w:cstheme="minorBidi"/>
              <w:szCs w:val="25"/>
              <w:lang w:val="en-US" w:bidi="th-TH"/>
            </w:rPr>
          </w:rPrChange>
        </w:rPr>
        <w:t>However, there still be able to add more Block into Chain by utilization of consensus mechanism</w:t>
      </w:r>
      <w:r w:rsidR="00907E5C" w:rsidRPr="001D7060">
        <w:rPr>
          <w:rFonts w:cstheme="minorBidi"/>
          <w:color w:val="FF0000"/>
          <w:szCs w:val="25"/>
          <w:lang w:val="en-US" w:bidi="th-TH"/>
          <w:rPrChange w:id="263" w:author="Petnathean Julled" w:date="2021-10-13T11:42:00Z">
            <w:rPr>
              <w:rFonts w:cstheme="minorBidi"/>
              <w:szCs w:val="25"/>
              <w:lang w:val="en-US" w:bidi="th-TH"/>
            </w:rPr>
          </w:rPrChange>
        </w:rPr>
        <w:t xml:space="preserve"> </w:t>
      </w:r>
      <w:r w:rsidR="00365522">
        <w:rPr>
          <w:rFonts w:cstheme="minorBidi"/>
          <w:szCs w:val="25"/>
          <w:lang w:val="en-US" w:bidi="th-TH"/>
        </w:rPr>
        <w:fldChar w:fldCharType="begin" w:fldLock="1"/>
      </w:r>
      <w:r w:rsidR="001E4DA2">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[9]","plainTextFormattedCitation":"[9]","previouslyFormattedCitation":"[9]"},"properties":{"noteIndex":0},"schema":"https://github.com/citation-style-language/schema/raw/master/csl-citation.json"}</w:instrText>
      </w:r>
      <w:r w:rsidR="00365522">
        <w:rPr>
          <w:rFonts w:cstheme="minorBidi"/>
          <w:szCs w:val="25"/>
          <w:lang w:val="en-US" w:bidi="th-TH"/>
        </w:rPr>
        <w:fldChar w:fldCharType="separate"/>
      </w:r>
      <w:r w:rsidR="001E4DA2" w:rsidRPr="001E4DA2">
        <w:rPr>
          <w:rFonts w:cstheme="minorBidi"/>
          <w:noProof/>
          <w:szCs w:val="25"/>
          <w:lang w:val="en-US" w:bidi="th-TH"/>
        </w:rPr>
        <w:t>[9]</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6561F088" w14:textId="77777777" w:rsidR="001D7060" w:rsidDel="001D7060" w:rsidRDefault="001D7060" w:rsidP="001D7060">
      <w:pPr>
        <w:pStyle w:val="BodyText"/>
        <w:jc w:val="thaiDistribute"/>
        <w:rPr>
          <w:del w:id="264" w:author="Petnathean Julled" w:date="2021-10-13T11:42:00Z"/>
          <w:moveTo w:id="265" w:author="Petnathean Julled" w:date="2021-10-13T11:42:00Z"/>
          <w:rFonts w:cstheme="minorBidi"/>
          <w:szCs w:val="25"/>
          <w:lang w:val="en-US" w:bidi="th-TH"/>
        </w:rPr>
      </w:pPr>
      <w:moveToRangeStart w:id="266" w:author="Petnathean Julled" w:date="2021-10-13T11:42:00Z" w:name="move85017739"/>
      <w:moveTo w:id="267" w:author="Petnathean Julled" w:date="2021-10-13T11:42:00Z">
        <w:r>
          <w:rPr>
            <w:rFonts w:cstheme="minorBidi"/>
            <w:szCs w:val="25"/>
            <w:lang w:val="en-US" w:bidi="th-TH"/>
          </w:rPr>
          <w:t xml:space="preserve">According to </w:t>
        </w:r>
        <w:r>
          <w:rPr>
            <w:rFonts w:cstheme="minorBidi"/>
            <w:szCs w:val="25"/>
            <w:lang w:val="en-US" w:bidi="th-TH"/>
          </w:rPr>
          <w:fldChar w:fldCharType="begin" w:fldLock="1"/>
        </w:r>
        <w:r>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Pr>
            <w:rFonts w:cstheme="minorBidi"/>
            <w:szCs w:val="25"/>
            <w:lang w:val="en-US" w:bidi="th-TH"/>
          </w:rPr>
          <w:fldChar w:fldCharType="separate"/>
        </w:r>
        <w:r w:rsidRPr="001E4DA2">
          <w:rPr>
            <w:rFonts w:cstheme="minorBidi"/>
            <w:noProof/>
            <w:szCs w:val="25"/>
            <w:lang w:val="en-US" w:bidi="th-TH"/>
          </w:rPr>
          <w:t>[1]</w:t>
        </w:r>
        <w:r>
          <w:rPr>
            <w:rFonts w:cstheme="minorBidi"/>
            <w:szCs w:val="25"/>
            <w:lang w:val="en-US" w:bidi="th-TH"/>
          </w:rPr>
          <w:fldChar w:fldCharType="end"/>
        </w:r>
        <w:r>
          <w:rPr>
            <w:rFonts w:cstheme="minorBidi"/>
            <w:szCs w:val="25"/>
            <w:lang w:val="en-US" w:bidi="th-TH"/>
          </w:rPr>
          <w:t xml:space="preserve">,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val="en-US" w:bidi="th-TH"/>
          </w:rPr>
          <w:fldChar w:fldCharType="begin" w:fldLock="1"/>
        </w:r>
        <w:r>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[13]","plainTextFormattedCitation":"[13]","previouslyFormattedCitation":"[13]"},"properties":{"noteIndex":0},"schema":"https://github.com/citation-style-language/schema/raw/master/csl-citation.json"}</w:instrText>
        </w:r>
        <w:r>
          <w:rPr>
            <w:rFonts w:cstheme="minorBidi"/>
            <w:szCs w:val="25"/>
            <w:lang w:val="en-US" w:bidi="th-TH"/>
          </w:rPr>
          <w:fldChar w:fldCharType="separate"/>
        </w:r>
        <w:r w:rsidRPr="001E4DA2">
          <w:rPr>
            <w:rFonts w:cstheme="minorBidi"/>
            <w:noProof/>
            <w:szCs w:val="25"/>
            <w:lang w:val="en-US" w:bidi="th-TH"/>
          </w:rPr>
          <w:t>[13]</w:t>
        </w:r>
        <w:r>
          <w:rPr>
            <w:rFonts w:cstheme="minorBidi"/>
            <w:szCs w:val="25"/>
            <w:lang w:val="en-US" w:bidi="th-TH"/>
          </w:rPr>
          <w:fldChar w:fldCharType="end"/>
        </w:r>
        <w:r>
          <w:rPr>
            <w:rFonts w:cstheme="minorBidi"/>
            <w:szCs w:val="25"/>
            <w:lang w:val="en-US" w:bidi="th-TH"/>
          </w:rPr>
          <w:t xml:space="preserve">. </w:t>
        </w:r>
      </w:moveTo>
    </w:p>
    <w:moveToRangeEnd w:id="266"/>
    <w:p w14:paraId="36B553F0" w14:textId="77777777" w:rsidR="001D7060" w:rsidRDefault="001D7060">
      <w:pPr>
        <w:pStyle w:val="BodyText"/>
        <w:jc w:val="thaiDistribute"/>
        <w:rPr>
          <w:rFonts w:cstheme="minorBidi"/>
          <w:szCs w:val="25"/>
          <w:lang w:val="en-US" w:bidi="th-TH"/>
        </w:rPr>
        <w:pPrChange w:id="268" w:author="Petnathean Julled" w:date="2021-09-22T08:41:00Z">
          <w:pPr>
            <w:pStyle w:val="BodyText"/>
          </w:pPr>
        </w:pPrChange>
      </w:pPr>
    </w:p>
    <w:p w14:paraId="6DA0B746" w14:textId="77777777" w:rsidR="001D7060" w:rsidRDefault="00F15211">
      <w:pPr>
        <w:pStyle w:val="BodyText"/>
        <w:jc w:val="thaiDistribute"/>
        <w:rPr>
          <w:ins w:id="269" w:author="Petnathean Julled" w:date="2021-10-13T11:41:00Z"/>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1E4DA2">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[10]","plainTextFormattedCitation":"[10]","previouslyFormattedCitation":"[10]"},"properties":{"noteIndex":0},"schema":"https://github.com/citation-style-language/schema/raw/master/csl-citation.json"}</w:instrText>
      </w:r>
      <w:r w:rsidR="005718D8">
        <w:rPr>
          <w:rFonts w:cstheme="minorBidi"/>
          <w:szCs w:val="25"/>
          <w:lang w:val="en-US" w:bidi="th-TH"/>
        </w:rPr>
        <w:fldChar w:fldCharType="separate"/>
      </w:r>
      <w:r w:rsidR="001E4DA2" w:rsidRPr="001E4DA2">
        <w:rPr>
          <w:rFonts w:cstheme="minorBidi"/>
          <w:noProof/>
          <w:szCs w:val="25"/>
          <w:lang w:val="en-US" w:bidi="th-TH"/>
        </w:rPr>
        <w:t>[10]</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ins w:id="270" w:author="Pattanasak Mongkolwat" w:date="2021-10-04T15:47:00Z">
        <w:r w:rsidR="003218D8">
          <w:rPr>
            <w:rFonts w:cstheme="minorBidi"/>
            <w:szCs w:val="25"/>
            <w:lang w:val="en-US" w:bidi="th-TH"/>
          </w:rPr>
          <w:t>,</w:t>
        </w:r>
      </w:ins>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xml:space="preserve">, require </w:t>
      </w:r>
      <w:r w:rsidR="00D17419">
        <w:rPr>
          <w:rFonts w:cstheme="minorBidi"/>
          <w:szCs w:val="25"/>
          <w:lang w:val="en-US" w:bidi="th-TH"/>
        </w:rPr>
        <w:t>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1E4DA2">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[11]","plainTextFormattedCitation":"[11]","previouslyFormattedCitation":"[11]"},"properties":{"noteIndex":0},"schema":"https://github.com/citation-style-language/schema/raw/master/csl-citation.json"}</w:instrText>
      </w:r>
      <w:r w:rsidR="0051379D">
        <w:rPr>
          <w:rFonts w:cstheme="minorBidi"/>
          <w:szCs w:val="25"/>
          <w:lang w:val="en-US" w:bidi="th-TH"/>
        </w:rPr>
        <w:fldChar w:fldCharType="separate"/>
      </w:r>
      <w:r w:rsidR="001E4DA2" w:rsidRPr="001E4DA2">
        <w:rPr>
          <w:rFonts w:cstheme="minorBidi"/>
          <w:noProof/>
          <w:szCs w:val="25"/>
          <w:lang w:val="en-US" w:bidi="th-TH"/>
        </w:rPr>
        <w:t>[11]</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ins w:id="271" w:author="Pattanasak Mongkolwat" w:date="2021-10-04T15:48:00Z">
        <w:r w:rsidR="00807F26">
          <w:rPr>
            <w:rFonts w:cstheme="minorBidi"/>
            <w:szCs w:val="25"/>
            <w:lang w:val="en-US" w:bidi="th-TH"/>
          </w:rPr>
          <w:t>s</w:t>
        </w:r>
      </w:ins>
      <w:r w:rsidR="0097683C">
        <w:rPr>
          <w:rFonts w:cstheme="minorBidi"/>
          <w:szCs w:val="25"/>
          <w:lang w:val="en-US" w:bidi="th-TH"/>
        </w:rPr>
        <w:t xml:space="preserve"> voting mechanism which sacrifice</w:t>
      </w:r>
      <w:ins w:id="272" w:author="Pattanasak Mongkolwat" w:date="2021-10-04T15:48:00Z">
        <w:r w:rsidR="009F79FE">
          <w:rPr>
            <w:rFonts w:cstheme="minorBidi"/>
            <w:szCs w:val="25"/>
            <w:lang w:val="en-US" w:bidi="th-TH"/>
          </w:rPr>
          <w:t>s</w:t>
        </w:r>
      </w:ins>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1E4DA2">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[12]","plainTextFormattedCitation":"[12]","previouslyFormattedCitation":"[12]"},"properties":{"noteIndex":0},"schema":"https://github.com/citation-style-language/schema/raw/master/csl-citation.json"}</w:instrText>
      </w:r>
      <w:r w:rsidR="007F1A70">
        <w:rPr>
          <w:rFonts w:cstheme="minorBidi"/>
          <w:szCs w:val="25"/>
          <w:lang w:val="en-US" w:bidi="th-TH"/>
        </w:rPr>
        <w:fldChar w:fldCharType="separate"/>
      </w:r>
      <w:r w:rsidR="001E4DA2" w:rsidRPr="001E4DA2">
        <w:rPr>
          <w:rFonts w:cstheme="minorBidi"/>
          <w:noProof/>
          <w:szCs w:val="25"/>
          <w:lang w:val="en-US" w:bidi="th-TH"/>
        </w:rPr>
        <w:t>[12]</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4C9E0D31" w14:textId="66C43AF6" w:rsidR="00706B5F" w:rsidDel="001D7060" w:rsidRDefault="00E633CE">
      <w:pPr>
        <w:pStyle w:val="BodyText"/>
        <w:jc w:val="thaiDistribute"/>
        <w:rPr>
          <w:moveFrom w:id="273" w:author="Petnathean Julled" w:date="2021-10-13T11:42:00Z"/>
          <w:rFonts w:cstheme="minorBidi"/>
          <w:szCs w:val="25"/>
          <w:lang w:val="en-US" w:bidi="th-TH"/>
        </w:rPr>
        <w:pPrChange w:id="274" w:author="Petnathean Julled" w:date="2021-09-22T08:41:00Z">
          <w:pPr>
            <w:pStyle w:val="BodyText"/>
          </w:pPr>
        </w:pPrChange>
      </w:pPr>
      <w:moveFromRangeStart w:id="275" w:author="Petnathean Julled" w:date="2021-10-13T11:42:00Z" w:name="move85017739"/>
      <w:moveFrom w:id="276" w:author="Petnathean Julled" w:date="2021-10-13T11:42:00Z">
        <w:r w:rsidDel="001D7060">
          <w:rPr>
            <w:rFonts w:cstheme="minorBidi"/>
            <w:szCs w:val="25"/>
            <w:lang w:val="en-US" w:bidi="th-TH"/>
          </w:rPr>
          <w:t xml:space="preserve">According to </w:t>
        </w:r>
        <w:r w:rsidDel="001D7060">
          <w:rPr>
            <w:rFonts w:cstheme="minorBidi"/>
            <w:szCs w:val="25"/>
            <w:lang w:val="en-US" w:bidi="th-TH"/>
          </w:rPr>
          <w:fldChar w:fldCharType="begin" w:fldLock="1"/>
        </w:r>
        <w:r w:rsidR="001E4DA2" w:rsidDel="001D7060">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[1]","plainTextFormattedCitation":"[1]","previouslyFormattedCitation":"[1]"},"properties":{"noteIndex":0},"schema":"https://github.com/citation-style-language/schema/raw/master/csl-citation.json"}</w:instrText>
        </w:r>
        <w:r w:rsidDel="001D7060">
          <w:rPr>
            <w:rFonts w:cstheme="minorBidi"/>
            <w:szCs w:val="25"/>
            <w:lang w:val="en-US" w:bidi="th-TH"/>
          </w:rPr>
          <w:fldChar w:fldCharType="separate"/>
        </w:r>
        <w:r w:rsidR="001E4DA2" w:rsidRPr="001E4DA2" w:rsidDel="001D7060">
          <w:rPr>
            <w:rFonts w:cstheme="minorBidi"/>
            <w:noProof/>
            <w:szCs w:val="25"/>
            <w:lang w:val="en-US" w:bidi="th-TH"/>
          </w:rPr>
          <w:t>[1]</w:t>
        </w:r>
        <w:r w:rsidDel="001D7060">
          <w:rPr>
            <w:rFonts w:cstheme="minorBidi"/>
            <w:szCs w:val="25"/>
            <w:lang w:val="en-US" w:bidi="th-TH"/>
          </w:rPr>
          <w:fldChar w:fldCharType="end"/>
        </w:r>
        <w:r w:rsidDel="001D7060">
          <w:rPr>
            <w:rFonts w:cstheme="minorBidi"/>
            <w:szCs w:val="25"/>
            <w:lang w:val="en-US" w:bidi="th-TH"/>
          </w:rPr>
          <w:t xml:space="preserve">, Blockchain can be categorized into two main types based on its permission model which </w:t>
        </w:r>
        <w:r w:rsidR="0003356C" w:rsidDel="001D7060">
          <w:rPr>
            <w:rFonts w:cstheme="minorBidi"/>
            <w:szCs w:val="25"/>
            <w:lang w:val="en-US" w:bidi="th-TH"/>
          </w:rPr>
          <w:t>determines who can maintain blockchain ledger (i.e. publish block)</w:t>
        </w:r>
        <w:r w:rsidDel="001D7060">
          <w:rPr>
            <w:rFonts w:cstheme="minorBidi"/>
            <w:szCs w:val="25"/>
            <w:lang w:val="en-US" w:bidi="th-TH"/>
          </w:rPr>
          <w:t>.</w:t>
        </w:r>
        <w:r w:rsidR="0003356C" w:rsidDel="001D7060">
          <w:rPr>
            <w:rFonts w:cstheme="minorBidi"/>
            <w:szCs w:val="25"/>
            <w:lang w:val="en-US" w:bidi="th-TH"/>
          </w:rPr>
          <w:t xml:space="preserve"> Permissionless blockchain networks </w:t>
        </w:r>
        <w:r w:rsidR="002C5CD3" w:rsidDel="001D7060">
          <w:rPr>
            <w:rFonts w:cstheme="minorBidi"/>
            <w:szCs w:val="25"/>
            <w:lang w:val="en-US" w:bidi="th-TH"/>
          </w:rPr>
          <w:t xml:space="preserve">provide simplicity in scalability of the network by </w:t>
        </w:r>
        <w:r w:rsidR="0003356C" w:rsidDel="001D7060">
          <w:rPr>
            <w:rFonts w:cstheme="minorBidi"/>
            <w:szCs w:val="25"/>
            <w:lang w:val="en-US" w:bidi="th-TH"/>
          </w:rPr>
          <w:t>allow</w:t>
        </w:r>
        <w:r w:rsidR="002C5CD3" w:rsidDel="001D7060">
          <w:rPr>
            <w:rFonts w:cstheme="minorBidi"/>
            <w:szCs w:val="25"/>
            <w:lang w:val="en-US" w:bidi="th-TH"/>
          </w:rPr>
          <w:t>ing</w:t>
        </w:r>
        <w:r w:rsidR="0003356C" w:rsidDel="001D7060">
          <w:rPr>
            <w:rFonts w:cstheme="minorBidi"/>
            <w:szCs w:val="25"/>
            <w:lang w:val="en-US" w:bidi="th-TH"/>
          </w:rPr>
          <w:t xml:space="preserve"> anyone in the network to maintain blockchain ledger</w:t>
        </w:r>
        <w:r w:rsidR="002C5CD3" w:rsidDel="001D7060">
          <w:rPr>
            <w:rFonts w:cstheme="minorBidi"/>
            <w:szCs w:val="25"/>
            <w:lang w:val="en-US" w:bidi="th-TH"/>
          </w:rPr>
          <w:t>.</w:t>
        </w:r>
        <w:r w:rsidR="000F5BB4" w:rsidDel="001D7060">
          <w:rPr>
            <w:rFonts w:cstheme="minorBidi"/>
            <w:szCs w:val="25"/>
            <w:lang w:val="en-US" w:bidi="th-TH"/>
          </w:rPr>
          <w:t xml:space="preserve"> </w:t>
        </w:r>
        <w:r w:rsidR="002C5CD3" w:rsidDel="001D7060">
          <w:rPr>
            <w:rFonts w:cstheme="minorBidi"/>
            <w:szCs w:val="25"/>
            <w:lang w:val="en-US" w:bidi="th-TH"/>
          </w:rPr>
          <w:t>At the same time,</w:t>
        </w:r>
        <w:r w:rsidR="000F5BB4" w:rsidDel="001D7060">
          <w:rPr>
            <w:rFonts w:cstheme="minorBidi"/>
            <w:szCs w:val="25"/>
            <w:lang w:val="en-US" w:bidi="th-TH"/>
          </w:rPr>
          <w:t xml:space="preserve"> permissioned </w:t>
        </w:r>
        <w:r w:rsidR="002C5CD3" w:rsidDel="001D7060">
          <w:rPr>
            <w:rFonts w:cstheme="minorBidi"/>
            <w:szCs w:val="25"/>
            <w:lang w:val="en-US" w:bidi="th-TH"/>
          </w:rPr>
          <w:t>chain</w:t>
        </w:r>
        <w:r w:rsidR="000F5BB4" w:rsidDel="001D7060">
          <w:rPr>
            <w:rFonts w:cstheme="minorBidi"/>
            <w:szCs w:val="25"/>
            <w:lang w:val="en-US" w:bidi="th-TH"/>
          </w:rPr>
          <w:t xml:space="preserve"> </w:t>
        </w:r>
        <w:r w:rsidR="00DE6DA8" w:rsidDel="001D7060">
          <w:rPr>
            <w:rFonts w:cstheme="minorBidi"/>
            <w:szCs w:val="25"/>
            <w:lang w:val="en-US" w:bidi="th-TH"/>
          </w:rPr>
          <w:t>allows</w:t>
        </w:r>
        <w:r w:rsidR="000F5BB4" w:rsidDel="001D7060">
          <w:rPr>
            <w:rFonts w:cstheme="minorBidi"/>
            <w:szCs w:val="25"/>
            <w:lang w:val="en-US" w:bidi="th-TH"/>
          </w:rPr>
          <w:t xml:space="preserve"> only selected member </w:t>
        </w:r>
        <w:r w:rsidR="002C5CD3" w:rsidDel="001D7060">
          <w:rPr>
            <w:rFonts w:cstheme="minorBidi"/>
            <w:szCs w:val="25"/>
            <w:lang w:val="en-US" w:bidi="th-TH"/>
          </w:rPr>
          <w:t>to maintain or even just to participate in the network which allow</w:t>
        </w:r>
        <w:r w:rsidR="00495EFE" w:rsidDel="001D7060">
          <w:rPr>
            <w:rFonts w:cstheme="minorBidi"/>
            <w:szCs w:val="25"/>
            <w:lang w:val="en-US" w:bidi="th-TH"/>
          </w:rPr>
          <w:t>s</w:t>
        </w:r>
        <w:r w:rsidR="002C5CD3" w:rsidDel="001D7060">
          <w:rPr>
            <w:rFonts w:cstheme="minorBidi"/>
            <w:szCs w:val="25"/>
            <w:lang w:val="en-US" w:bidi="th-TH"/>
          </w:rPr>
          <w:t xml:space="preserve"> accountability and auditability of the network in exchange for simplicity in scalability</w:t>
        </w:r>
        <w:r w:rsidR="0003356C" w:rsidDel="001D7060">
          <w:rPr>
            <w:rFonts w:cstheme="minorBidi"/>
            <w:szCs w:val="25"/>
            <w:lang w:val="en-US" w:bidi="th-TH"/>
          </w:rPr>
          <w:t>.</w:t>
        </w:r>
        <w:r w:rsidR="003A0425" w:rsidDel="001D7060">
          <w:rPr>
            <w:rFonts w:cstheme="minorBidi"/>
            <w:szCs w:val="25"/>
            <w:lang w:val="en-US" w:bidi="th-TH"/>
          </w:rPr>
          <w:t xml:space="preserve"> Permissioned blockchain networks may also be used by organizations that wish to work together but may not fully trust one another. They can establish a permissioned blockchain network and invite business partners to record their transactions on a shared distributed ledger. </w:t>
        </w:r>
        <w:r w:rsidR="002B7A64" w:rsidDel="001D7060">
          <w:rPr>
            <w:rFonts w:cstheme="minorBidi"/>
            <w:szCs w:val="25"/>
            <w:lang w:val="en-US" w:bidi="th-TH"/>
          </w:rPr>
          <w:t xml:space="preserve"> </w:t>
        </w:r>
        <w:r w:rsidR="004E6164" w:rsidDel="001D7060">
          <w:rPr>
            <w:rFonts w:cstheme="minorBidi"/>
            <w:szCs w:val="25"/>
            <w:lang w:val="en-US" w:bidi="th-TH"/>
          </w:rPr>
          <w:t>The transparency</w:t>
        </w:r>
        <w:r w:rsidR="003A0425" w:rsidDel="001D7060">
          <w:rPr>
            <w:rFonts w:cstheme="minorBidi"/>
            <w:szCs w:val="25"/>
            <w:lang w:val="en-US" w:bidi="th-TH"/>
          </w:rPr>
          <w:t xml:space="preserve"> provide</w:t>
        </w:r>
        <w:r w:rsidR="00495EFE" w:rsidDel="001D7060">
          <w:rPr>
            <w:rFonts w:cstheme="minorBidi"/>
            <w:szCs w:val="25"/>
            <w:lang w:val="en-US" w:bidi="th-TH"/>
          </w:rPr>
          <w:t>s</w:t>
        </w:r>
        <w:r w:rsidR="003A0425" w:rsidDel="001D7060">
          <w:rPr>
            <w:rFonts w:cstheme="minorBidi"/>
            <w:szCs w:val="25"/>
            <w:lang w:val="en-US" w:bidi="th-TH"/>
          </w:rPr>
          <w:t xml:space="preserve"> by Blockchain and con</w:t>
        </w:r>
        <w:r w:rsidR="00D07D90" w:rsidDel="001D7060">
          <w:rPr>
            <w:rFonts w:cstheme="minorBidi"/>
            <w:szCs w:val="25"/>
            <w:lang w:val="en-US" w:bidi="th-TH"/>
          </w:rPr>
          <w:t>s</w:t>
        </w:r>
        <w:r w:rsidR="003A0425" w:rsidDel="001D7060">
          <w:rPr>
            <w:rFonts w:cstheme="minorBidi"/>
            <w:szCs w:val="25"/>
            <w:lang w:val="en-US" w:bidi="th-TH"/>
          </w:rPr>
          <w:t>ensus</w:t>
        </w:r>
        <w:r w:rsidR="004E6164" w:rsidDel="001D7060">
          <w:rPr>
            <w:rFonts w:cstheme="minorBidi"/>
            <w:szCs w:val="25"/>
            <w:lang w:val="en-US" w:bidi="th-TH"/>
          </w:rPr>
          <w:t xml:space="preserve"> </w:t>
        </w:r>
        <w:r w:rsidR="00A9143B" w:rsidDel="001D7060">
          <w:rPr>
            <w:rFonts w:cstheme="minorBidi"/>
            <w:szCs w:val="25"/>
            <w:lang w:val="en-US" w:bidi="th-TH"/>
          </w:rPr>
          <w:t xml:space="preserve">with suitable permission model </w:t>
        </w:r>
        <w:r w:rsidR="004E6164" w:rsidDel="001D7060">
          <w:rPr>
            <w:rFonts w:cstheme="minorBidi"/>
            <w:szCs w:val="25"/>
            <w:lang w:val="en-US" w:bidi="th-TH"/>
          </w:rPr>
          <w:t xml:space="preserve">then </w:t>
        </w:r>
        <w:r w:rsidR="00706B5F" w:rsidDel="001D7060">
          <w:rPr>
            <w:rFonts w:cstheme="minorBidi"/>
            <w:szCs w:val="25"/>
            <w:lang w:val="en-US" w:bidi="th-TH"/>
          </w:rPr>
          <w:t xml:space="preserve">create a passive </w:t>
        </w:r>
        <w:r w:rsidR="00C15A2F" w:rsidDel="001D7060">
          <w:rPr>
            <w:rFonts w:cstheme="minorBidi"/>
            <w:szCs w:val="25"/>
            <w:lang w:val="en-US" w:bidi="th-TH"/>
          </w:rPr>
          <w:t>“</w:t>
        </w:r>
        <w:r w:rsidR="00706B5F" w:rsidDel="001D7060">
          <w:rPr>
            <w:rFonts w:cstheme="minorBidi"/>
            <w:szCs w:val="25"/>
            <w:lang w:val="en-US" w:bidi="th-TH"/>
          </w:rPr>
          <w:t>trust</w:t>
        </w:r>
        <w:r w:rsidR="00C15A2F" w:rsidDel="001D7060">
          <w:rPr>
            <w:rFonts w:cstheme="minorBidi"/>
            <w:szCs w:val="25"/>
            <w:lang w:val="en-US" w:bidi="th-TH"/>
          </w:rPr>
          <w:t>”</w:t>
        </w:r>
        <w:r w:rsidR="00706B5F" w:rsidDel="001D7060">
          <w:rPr>
            <w:rFonts w:cstheme="minorBidi"/>
            <w:szCs w:val="25"/>
            <w:lang w:val="en-US" w:bidi="th-TH"/>
          </w:rPr>
          <w:t xml:space="preserve"> amongst the network as no one in the network have</w:t>
        </w:r>
        <w:r w:rsidR="0019172D" w:rsidDel="001D7060">
          <w:rPr>
            <w:rFonts w:cstheme="minorBidi"/>
            <w:szCs w:val="25"/>
            <w:lang w:val="en-US" w:bidi="th-TH"/>
          </w:rPr>
          <w:t xml:space="preserve"> absolute</w:t>
        </w:r>
        <w:r w:rsidR="00706B5F" w:rsidDel="001D7060">
          <w:rPr>
            <w:rFonts w:cstheme="minorBidi"/>
            <w:szCs w:val="25"/>
            <w:lang w:val="en-US" w:bidi="th-TH"/>
          </w:rPr>
          <w:t xml:space="preserve"> right to rules and manipulate the network and its content at their own will </w:t>
        </w:r>
        <w:r w:rsidR="00706B5F" w:rsidDel="001D7060">
          <w:rPr>
            <w:rFonts w:cstheme="minorBidi"/>
            <w:szCs w:val="25"/>
            <w:lang w:val="en-US" w:bidi="th-TH"/>
          </w:rPr>
          <w:fldChar w:fldCharType="begin" w:fldLock="1"/>
        </w:r>
        <w:r w:rsidR="001E4DA2" w:rsidDel="001D7060">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[13]","plainTextFormattedCitation":"[13]","previouslyFormattedCitation":"[13]"},"properties":{"noteIndex":0},"schema":"https://github.com/citation-style-language/schema/raw/master/csl-citation.json"}</w:instrText>
        </w:r>
        <w:r w:rsidR="00706B5F" w:rsidDel="001D7060">
          <w:rPr>
            <w:rFonts w:cstheme="minorBidi"/>
            <w:szCs w:val="25"/>
            <w:lang w:val="en-US" w:bidi="th-TH"/>
          </w:rPr>
          <w:fldChar w:fldCharType="separate"/>
        </w:r>
        <w:r w:rsidR="001E4DA2" w:rsidRPr="001E4DA2" w:rsidDel="001D7060">
          <w:rPr>
            <w:rFonts w:cstheme="minorBidi"/>
            <w:noProof/>
            <w:szCs w:val="25"/>
            <w:lang w:val="en-US" w:bidi="th-TH"/>
          </w:rPr>
          <w:t>[13]</w:t>
        </w:r>
        <w:r w:rsidR="00706B5F" w:rsidDel="001D7060">
          <w:rPr>
            <w:rFonts w:cstheme="minorBidi"/>
            <w:szCs w:val="25"/>
            <w:lang w:val="en-US" w:bidi="th-TH"/>
          </w:rPr>
          <w:fldChar w:fldCharType="end"/>
        </w:r>
        <w:r w:rsidR="001D5618" w:rsidDel="001D7060">
          <w:rPr>
            <w:rFonts w:cstheme="minorBidi"/>
            <w:szCs w:val="25"/>
            <w:lang w:val="en-US" w:bidi="th-TH"/>
          </w:rPr>
          <w:t>.</w:t>
        </w:r>
        <w:r w:rsidR="00656EFE" w:rsidDel="001D7060">
          <w:rPr>
            <w:rFonts w:cstheme="minorBidi"/>
            <w:szCs w:val="25"/>
            <w:lang w:val="en-US" w:bidi="th-TH"/>
          </w:rPr>
          <w:t xml:space="preserve"> </w:t>
        </w:r>
      </w:moveFrom>
    </w:p>
    <w:moveFromRangeEnd w:id="275"/>
    <w:p w14:paraId="26F60D67" w14:textId="0397A16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EE1F138" w:rsidR="00142B38" w:rsidRDefault="00854E0A" w:rsidP="00C54F4D">
      <w:pPr>
        <w:pStyle w:val="BodyText"/>
        <w:rPr>
          <w:ins w:id="277" w:author="Petnathean Julled" w:date="2021-09-22T07:41:00Z"/>
          <w:lang w:val="en-US"/>
        </w:rPr>
      </w:pPr>
      <w:r w:rsidRPr="00854E0A">
        <w:rPr>
          <w:lang w:val="en-US"/>
        </w:rPr>
        <w:t>Ethereum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1E4DA2">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GitHub","type":"webpage"},"uris":["http://www.mendeley.com/documents/?uuid=af0258be-3e46-329f-a2d1-52d7b80b182c"]}],"mendeley":{"formattedCitation":"[2], [3]","manualFormatting":"[21,22]","plainTextFormattedCitation":"[2], [3]","previouslyFormattedCitation":"[2], [3]"},"properties":{"noteIndex":0},"schema":"https://github.com/citation-style-language/schema/raw/master/csl-citation.json"}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1E4DA2">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[14]","plainTextFormattedCitation":"[14]","previouslyFormattedCitation":"[14]"},"properties":{"noteIndex":0},"schema":"https://github.com/citation-style-language/schema/raw/master/csl-citation.json"}</w:instrText>
      </w:r>
      <w:r w:rsidR="00A87D1C">
        <w:rPr>
          <w:lang w:val="en-US"/>
        </w:rPr>
        <w:fldChar w:fldCharType="separate"/>
      </w:r>
      <w:r w:rsidR="001E4DA2" w:rsidRPr="001E4DA2">
        <w:rPr>
          <w:noProof/>
          <w:lang w:val="en-US"/>
        </w:rPr>
        <w:t>[14]</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w:t>
      </w:r>
      <w:proofErr w:type="gramStart"/>
      <w:r w:rsidR="00A87212">
        <w:rPr>
          <w:lang w:val="en-US"/>
        </w:rPr>
        <w:t>i.e.</w:t>
      </w:r>
      <w:proofErr w:type="gramEnd"/>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34BBC14E" w:rsidR="00142B38" w:rsidRPr="00142B38" w:rsidRDefault="00F01A12" w:rsidP="00C54F4D">
      <w:pPr>
        <w:pStyle w:val="BodyText"/>
        <w:rPr>
          <w:lang w:val="en-US"/>
          <w:rPrChange w:id="278" w:author="Petnathean Julled" w:date="2021-09-22T07:41:00Z">
            <w:rPr/>
          </w:rPrChange>
        </w:rPr>
      </w:pPr>
      <w:r>
        <w:rPr>
          <w:noProof/>
        </w:rPr>
        <w:lastRenderedPageBreak/>
        <mc:AlternateContent>
          <mc:Choice Requires="wpg">
            <w:drawing>
              <wp:anchor distT="0" distB="0" distL="114300" distR="114300" simplePos="0" relativeHeight="251657216" behindDoc="0" locked="0" layoutInCell="1" allowOverlap="1" wp14:anchorId="68AB7AC8" wp14:editId="682923D5">
                <wp:simplePos x="0" y="0"/>
                <wp:positionH relativeFrom="column">
                  <wp:posOffset>636905</wp:posOffset>
                </wp:positionH>
                <wp:positionV relativeFrom="paragraph">
                  <wp:posOffset>132715</wp:posOffset>
                </wp:positionV>
                <wp:extent cx="5116195" cy="1590675"/>
                <wp:effectExtent l="0" t="0" r="8255" b="9525"/>
                <wp:wrapTopAndBottom/>
                <wp:docPr id="63" name="Group 63"/>
                <wp:cNvGraphicFramePr/>
                <a:graphic xmlns:a="http://schemas.openxmlformats.org/drawingml/2006/main">
                  <a:graphicData uri="http://schemas.microsoft.com/office/word/2010/wordprocessingGroup">
                    <wpg:wgp>
                      <wpg:cNvGrpSpPr/>
                      <wpg:grpSpPr>
                        <a:xfrm>
                          <a:off x="0" y="0"/>
                          <a:ext cx="5116195" cy="1590675"/>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1B760108" w:rsidR="008E0799" w:rsidRPr="00D32073" w:rsidRDefault="008E0799" w:rsidP="00D32073">
                              <w:pPr>
                                <w:pStyle w:val="Caption"/>
                                <w:rPr>
                                  <w:noProof/>
                                  <w:color w:val="auto"/>
                                  <w:sz w:val="20"/>
                                  <w:szCs w:val="20"/>
                                </w:rPr>
                              </w:pPr>
                              <w:bookmarkStart w:id="279" w:name="_Ref53537031"/>
                              <w:r w:rsidRPr="00D32073">
                                <w:rPr>
                                  <w:color w:val="auto"/>
                                </w:rPr>
                                <w:t xml:space="preserve">Figure </w:t>
                              </w:r>
                              <w:ins w:id="280"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81" w:author="Petnathean Julled" w:date="2021-09-22T12:30:00Z">
                                <w:r w:rsidR="00A5720A">
                                  <w:rPr>
                                    <w:noProof/>
                                    <w:color w:val="auto"/>
                                  </w:rPr>
                                  <w:t>2</w:t>
                                </w:r>
                              </w:ins>
                              <w:ins w:id="282" w:author="Petnathean Julled" w:date="2021-09-22T07:57:00Z">
                                <w:r w:rsidR="00CC5FD1">
                                  <w:rPr>
                                    <w:color w:val="auto"/>
                                  </w:rPr>
                                  <w:fldChar w:fldCharType="end"/>
                                </w:r>
                              </w:ins>
                              <w:del w:id="283" w:author="Petnathean Julled" w:date="2021-09-22T07:57:00Z">
                                <w:r w:rsidRPr="00D32073" w:rsidDel="00CC5FD1">
                                  <w:rPr>
                                    <w:color w:val="auto"/>
                                  </w:rPr>
                                  <w:fldChar w:fldCharType="begin"/>
                                </w:r>
                                <w:r w:rsidRPr="00D32073" w:rsidDel="00CC5FD1">
                                  <w:rPr>
                                    <w:color w:val="auto"/>
                                  </w:rPr>
                                  <w:delInstrText xml:space="preserve"> SEQ Figure \* ARABIC </w:delInstrText>
                                </w:r>
                                <w:r w:rsidRPr="00D32073" w:rsidDel="00CC5FD1">
                                  <w:rPr>
                                    <w:color w:val="auto"/>
                                  </w:rPr>
                                  <w:fldChar w:fldCharType="separate"/>
                                </w:r>
                              </w:del>
                              <w:del w:id="284" w:author="Petnathean Julled" w:date="2021-09-22T07:47:00Z">
                                <w:r w:rsidRPr="00D32073" w:rsidDel="000D2EDB">
                                  <w:rPr>
                                    <w:noProof/>
                                    <w:color w:val="auto"/>
                                  </w:rPr>
                                  <w:delText>3</w:delText>
                                </w:r>
                              </w:del>
                              <w:del w:id="285" w:author="Petnathean Julled" w:date="2021-09-22T07:57:00Z">
                                <w:r w:rsidRPr="00D32073" w:rsidDel="00CC5FD1">
                                  <w:rPr>
                                    <w:color w:val="auto"/>
                                  </w:rPr>
                                  <w:fldChar w:fldCharType="end"/>
                                </w:r>
                              </w:del>
                              <w:bookmarkEnd w:id="279"/>
                              <w:r w:rsidRPr="00D32073">
                                <w:rPr>
                                  <w:color w:val="auto"/>
                                </w:rPr>
                                <w:t xml:space="preserve"> </w:t>
                              </w:r>
                              <w:ins w:id="286" w:author="Petnathean Julled" w:date="2021-09-22T07:41:00Z">
                                <w:r w:rsidR="00EC7FC5" w:rsidRPr="00EC7FC5">
                                  <w:rPr>
                                    <w:color w:val="auto"/>
                                  </w:rPr>
                                  <w:t>XDS Profile within the scope of interest for this work</w:t>
                                </w:r>
                                <w:r w:rsidR="00EC7FC5" w:rsidRPr="00EC7FC5" w:rsidDel="00EC7FC5">
                                  <w:rPr>
                                    <w:color w:val="auto"/>
                                  </w:rPr>
                                  <w:t xml:space="preserve"> </w:t>
                                </w:r>
                              </w:ins>
                              <w:del w:id="287" w:author="Petnathean Julled" w:date="2021-09-22T07:41:00Z">
                                <w:r w:rsidRPr="00D32073" w:rsidDel="00EC7FC5">
                                  <w:rPr>
                                    <w:color w:val="auto"/>
                                  </w:rPr>
                                  <w:delText>Replacing Document Registry Actor with XDS Registry Blockchain</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7"/>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50.15pt;margin-top:10.45pt;width:402.85pt;height:125.25pt;z-index:251657216;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1B760108" w:rsidR="008E0799" w:rsidRPr="00D32073" w:rsidRDefault="008E0799" w:rsidP="00D32073">
                        <w:pPr>
                          <w:pStyle w:val="Caption"/>
                          <w:rPr>
                            <w:noProof/>
                            <w:color w:val="auto"/>
                            <w:sz w:val="20"/>
                            <w:szCs w:val="20"/>
                          </w:rPr>
                        </w:pPr>
                        <w:bookmarkStart w:id="288" w:name="_Ref53537031"/>
                        <w:r w:rsidRPr="00D32073">
                          <w:rPr>
                            <w:color w:val="auto"/>
                          </w:rPr>
                          <w:t xml:space="preserve">Figure </w:t>
                        </w:r>
                        <w:ins w:id="289"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290" w:author="Petnathean Julled" w:date="2021-09-22T12:30:00Z">
                          <w:r w:rsidR="00A5720A">
                            <w:rPr>
                              <w:noProof/>
                              <w:color w:val="auto"/>
                            </w:rPr>
                            <w:t>2</w:t>
                          </w:r>
                        </w:ins>
                        <w:ins w:id="291" w:author="Petnathean Julled" w:date="2021-09-22T07:57:00Z">
                          <w:r w:rsidR="00CC5FD1">
                            <w:rPr>
                              <w:color w:val="auto"/>
                            </w:rPr>
                            <w:fldChar w:fldCharType="end"/>
                          </w:r>
                        </w:ins>
                        <w:del w:id="292" w:author="Petnathean Julled" w:date="2021-09-22T07:57:00Z">
                          <w:r w:rsidRPr="00D32073" w:rsidDel="00CC5FD1">
                            <w:rPr>
                              <w:color w:val="auto"/>
                            </w:rPr>
                            <w:fldChar w:fldCharType="begin"/>
                          </w:r>
                          <w:r w:rsidRPr="00D32073" w:rsidDel="00CC5FD1">
                            <w:rPr>
                              <w:color w:val="auto"/>
                            </w:rPr>
                            <w:delInstrText xml:space="preserve"> SEQ Figure \* ARABIC </w:delInstrText>
                          </w:r>
                          <w:r w:rsidRPr="00D32073" w:rsidDel="00CC5FD1">
                            <w:rPr>
                              <w:color w:val="auto"/>
                            </w:rPr>
                            <w:fldChar w:fldCharType="separate"/>
                          </w:r>
                        </w:del>
                        <w:del w:id="293" w:author="Petnathean Julled" w:date="2021-09-22T07:47:00Z">
                          <w:r w:rsidRPr="00D32073" w:rsidDel="000D2EDB">
                            <w:rPr>
                              <w:noProof/>
                              <w:color w:val="auto"/>
                            </w:rPr>
                            <w:delText>3</w:delText>
                          </w:r>
                        </w:del>
                        <w:del w:id="294" w:author="Petnathean Julled" w:date="2021-09-22T07:57:00Z">
                          <w:r w:rsidRPr="00D32073" w:rsidDel="00CC5FD1">
                            <w:rPr>
                              <w:color w:val="auto"/>
                            </w:rPr>
                            <w:fldChar w:fldCharType="end"/>
                          </w:r>
                        </w:del>
                        <w:bookmarkEnd w:id="288"/>
                        <w:r w:rsidRPr="00D32073">
                          <w:rPr>
                            <w:color w:val="auto"/>
                          </w:rPr>
                          <w:t xml:space="preserve"> </w:t>
                        </w:r>
                        <w:ins w:id="295" w:author="Petnathean Julled" w:date="2021-09-22T07:41:00Z">
                          <w:r w:rsidR="00EC7FC5" w:rsidRPr="00EC7FC5">
                            <w:rPr>
                              <w:color w:val="auto"/>
                            </w:rPr>
                            <w:t>XDS Profile within the scope of interest for this work</w:t>
                          </w:r>
                          <w:r w:rsidR="00EC7FC5" w:rsidRPr="00EC7FC5" w:rsidDel="00EC7FC5">
                            <w:rPr>
                              <w:color w:val="auto"/>
                            </w:rPr>
                            <w:t xml:space="preserve"> </w:t>
                          </w:r>
                        </w:ins>
                        <w:del w:id="296" w:author="Petnathean Julled" w:date="2021-09-22T07:41:00Z">
                          <w:r w:rsidRPr="00D32073" w:rsidDel="00EC7FC5">
                            <w:rPr>
                              <w:color w:val="auto"/>
                            </w:rPr>
                            <w:delText>Replacing Document Registry Actor with XDS Registry Blockchain</w:delText>
                          </w:r>
                        </w:del>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8" o:title=""/>
                </v:shape>
                <w10:wrap type="topAndBottom"/>
              </v:group>
            </w:pict>
          </mc:Fallback>
        </mc:AlternateContent>
      </w:r>
      <w:r w:rsidR="0016754C">
        <w:rPr>
          <w:lang w:val="en-US"/>
        </w:rPr>
        <w:t xml:space="preserve"> </w:t>
      </w:r>
    </w:p>
    <w:p w14:paraId="5DFA2627" w14:textId="76F4A815" w:rsidR="009303D9" w:rsidRDefault="000410E8" w:rsidP="006B6B66">
      <w:pPr>
        <w:pStyle w:val="Heading1"/>
      </w:pPr>
      <w:r>
        <w:rPr>
          <w:rFonts w:cstheme="minorBidi"/>
          <w:szCs w:val="25"/>
          <w:lang w:bidi="th-TH"/>
        </w:rPr>
        <w:t>METHOD</w:t>
      </w:r>
    </w:p>
    <w:p w14:paraId="0BADB364" w14:textId="6F915020"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6F768E" w:rsidR="009303D9" w:rsidRDefault="00D711DF" w:rsidP="00ED0149">
      <w:pPr>
        <w:pStyle w:val="Heading2"/>
      </w:pPr>
      <w:r>
        <w:t>A Use Case</w:t>
      </w:r>
      <w:r w:rsidR="00E06694">
        <w:t xml:space="preserve"> Scenario</w:t>
      </w:r>
    </w:p>
    <w:p w14:paraId="77292D38" w14:textId="6E75E702" w:rsidR="00794B3A" w:rsidDel="00EC7FC5" w:rsidRDefault="00B43DF2">
      <w:pPr>
        <w:pStyle w:val="BodyText"/>
        <w:rPr>
          <w:del w:id="297" w:author="Petnathean Julled" w:date="2021-09-22T07:35:00Z"/>
          <w:lang w:val="en-US"/>
        </w:rPr>
      </w:pPr>
      <w:del w:id="298" w:author="Petnathean Julled" w:date="2021-09-22T07:43:00Z">
        <w:r w:rsidDel="00142B38">
          <w:rPr>
            <w:lang w:val="en-US"/>
          </w:rPr>
          <w:delText>As sho</w:delText>
        </w:r>
      </w:del>
      <w:ins w:id="299" w:author="Petnathean Julled" w:date="2021-09-22T07:43:00Z">
        <w:r w:rsidR="00142B38" w:rsidRPr="00142B38">
          <w:rPr>
            <w:lang w:val="en-US"/>
          </w:rPr>
          <w:t xml:space="preserve"> </w:t>
        </w:r>
        <w:del w:id="300" w:author="Pattanasak Mongkolwat" w:date="2021-10-04T16:07:00Z">
          <w:r w:rsidR="00142B38" w:rsidRPr="00142B38" w:rsidDel="006B65B6">
            <w:rPr>
              <w:lang w:val="en-US"/>
            </w:rPr>
            <w:delText>e</w:delText>
          </w:r>
        </w:del>
        <w:del w:id="301" w:author="Pattanasak Mongkolwat" w:date="2021-10-04T16:12:00Z">
          <w:r w:rsidR="00142B38" w:rsidRPr="00142B38" w:rsidDel="00934435">
            <w:rPr>
              <w:lang w:val="en-US"/>
            </w:rPr>
            <w:delText xml:space="preserve">xample case, </w:delText>
          </w:r>
        </w:del>
        <w:r w:rsidR="00142B38" w:rsidRPr="00142B38">
          <w:rPr>
            <w:lang w:val="en-US"/>
          </w:rPr>
          <w:t xml:space="preserve">Mr. Peter Parker </w:t>
        </w:r>
        <w:del w:id="302" w:author="Pattanasak Mongkolwat" w:date="2021-10-04T16:08:00Z">
          <w:r w:rsidR="00142B38" w:rsidRPr="00142B38" w:rsidDel="00552BFF">
            <w:rPr>
              <w:lang w:val="en-US"/>
            </w:rPr>
            <w:delText>is</w:delText>
          </w:r>
        </w:del>
        <w:del w:id="303" w:author="Pattanasak Mongkolwat" w:date="2021-10-04T16:12:00Z">
          <w:r w:rsidR="00142B38" w:rsidRPr="00142B38" w:rsidDel="00876E3E">
            <w:rPr>
              <w:lang w:val="en-US"/>
            </w:rPr>
            <w:delText xml:space="preserve"> a </w:delText>
          </w:r>
        </w:del>
        <w:del w:id="304" w:author="Pattanasak Mongkolwat" w:date="2021-10-04T16:07:00Z">
          <w:r w:rsidR="00142B38" w:rsidRPr="00142B38" w:rsidDel="00A97BB4">
            <w:rPr>
              <w:lang w:val="en-US"/>
            </w:rPr>
            <w:delText>normal</w:delText>
          </w:r>
        </w:del>
        <w:del w:id="305" w:author="Pattanasak Mongkolwat" w:date="2021-10-04T16:12:00Z">
          <w:r w:rsidR="00142B38" w:rsidRPr="00142B38" w:rsidDel="00876E3E">
            <w:rPr>
              <w:lang w:val="en-US"/>
            </w:rPr>
            <w:delText xml:space="preserve"> person. One day he </w:delText>
          </w:r>
        </w:del>
        <w:del w:id="306" w:author="Pattanasak Mongkolwat" w:date="2021-10-07T13:07:00Z">
          <w:r w:rsidR="00142B38" w:rsidRPr="00142B38" w:rsidDel="00B4169F">
            <w:rPr>
              <w:lang w:val="en-US"/>
            </w:rPr>
            <w:delText>got</w:delText>
          </w:r>
        </w:del>
      </w:ins>
      <w:ins w:id="307" w:author="Pattanasak Mongkolwat" w:date="2021-10-07T13:07:00Z">
        <w:r w:rsidR="00B4169F">
          <w:rPr>
            <w:lang w:val="en-US"/>
          </w:rPr>
          <w:t>was</w:t>
        </w:r>
      </w:ins>
      <w:ins w:id="308" w:author="Petnathean Julled" w:date="2021-09-22T07:43:00Z">
        <w:r w:rsidR="00142B38" w:rsidRPr="00142B38">
          <w:rPr>
            <w:lang w:val="en-US"/>
          </w:rPr>
          <w:t xml:space="preserve"> bit</w:t>
        </w:r>
      </w:ins>
      <w:ins w:id="309" w:author="Pattanasak Mongkolwat" w:date="2021-10-07T13:07:00Z">
        <w:r w:rsidR="0065690B">
          <w:rPr>
            <w:lang w:val="en-US"/>
          </w:rPr>
          <w:t>ten</w:t>
        </w:r>
      </w:ins>
      <w:ins w:id="310" w:author="Petnathean Julled" w:date="2021-09-22T07:43:00Z">
        <w:r w:rsidR="00142B38" w:rsidRPr="00142B38">
          <w:rPr>
            <w:lang w:val="en-US"/>
          </w:rPr>
          <w:t xml:space="preserve"> by a strange spider. Mr. Parker then visit</w:t>
        </w:r>
        <w:del w:id="311" w:author="Pattanasak Mongkolwat" w:date="2021-10-04T16:08:00Z">
          <w:r w:rsidR="00142B38" w:rsidRPr="00142B38" w:rsidDel="00552BFF">
            <w:rPr>
              <w:lang w:val="en-US"/>
            </w:rPr>
            <w:delText>s</w:delText>
          </w:r>
        </w:del>
      </w:ins>
      <w:ins w:id="312" w:author="Pattanasak Mongkolwat" w:date="2021-10-04T16:08:00Z">
        <w:r w:rsidR="00552BFF">
          <w:rPr>
            <w:lang w:val="en-US"/>
          </w:rPr>
          <w:t>ed</w:t>
        </w:r>
      </w:ins>
      <w:ins w:id="313" w:author="Petnathean Julled" w:date="2021-09-22T07:43:00Z">
        <w:r w:rsidR="00142B38" w:rsidRPr="00142B38">
          <w:rPr>
            <w:lang w:val="en-US"/>
          </w:rPr>
          <w:t xml:space="preserve"> </w:t>
        </w:r>
        <w:del w:id="314" w:author="Pattanasak Mongkolwat" w:date="2021-10-07T13:10:00Z">
          <w:r w:rsidR="00142B38" w:rsidRPr="00142B38" w:rsidDel="000A40C9">
            <w:rPr>
              <w:lang w:val="en-US"/>
            </w:rPr>
            <w:delText>H</w:delText>
          </w:r>
        </w:del>
      </w:ins>
      <w:ins w:id="315" w:author="Pattanasak Mongkolwat" w:date="2021-10-07T13:10:00Z">
        <w:r w:rsidR="000A40C9">
          <w:rPr>
            <w:lang w:val="en-US"/>
          </w:rPr>
          <w:t>h</w:t>
        </w:r>
      </w:ins>
      <w:ins w:id="316" w:author="Petnathean Julled" w:date="2021-09-22T07:43:00Z">
        <w:r w:rsidR="00142B38" w:rsidRPr="00142B38">
          <w:rPr>
            <w:lang w:val="en-US"/>
          </w:rPr>
          <w:t xml:space="preserve">ospital A </w:t>
        </w:r>
      </w:ins>
      <w:ins w:id="317" w:author="Pattanasak Mongkolwat" w:date="2021-10-04T16:11:00Z">
        <w:r w:rsidR="0027553E">
          <w:rPr>
            <w:lang w:val="en-US"/>
          </w:rPr>
          <w:t xml:space="preserve">seeking </w:t>
        </w:r>
      </w:ins>
      <w:ins w:id="318" w:author="Petnathean Julled" w:date="2021-09-22T07:43:00Z">
        <w:del w:id="319" w:author="Pattanasak Mongkolwat" w:date="2021-10-04T16:11:00Z">
          <w:r w:rsidR="00142B38" w:rsidRPr="00142B38" w:rsidDel="00EB62D1">
            <w:rPr>
              <w:lang w:val="en-US"/>
            </w:rPr>
            <w:delText xml:space="preserve">located in Bangkok </w:delText>
          </w:r>
        </w:del>
        <w:r w:rsidR="00142B38" w:rsidRPr="00142B38">
          <w:rPr>
            <w:lang w:val="en-US"/>
          </w:rPr>
          <w:t>for</w:t>
        </w:r>
      </w:ins>
      <w:ins w:id="320" w:author="Pattanasak Mongkolwat" w:date="2021-10-04T16:11:00Z">
        <w:r w:rsidR="0027553E">
          <w:rPr>
            <w:lang w:val="en-US"/>
          </w:rPr>
          <w:t xml:space="preserve"> medical</w:t>
        </w:r>
      </w:ins>
      <w:ins w:id="321" w:author="Petnathean Julled" w:date="2021-09-22T07:43:00Z">
        <w:r w:rsidR="00142B38" w:rsidRPr="00142B38">
          <w:rPr>
            <w:lang w:val="en-US"/>
          </w:rPr>
          <w:t xml:space="preserve"> </w:t>
        </w:r>
        <w:del w:id="322" w:author="Pattanasak Mongkolwat" w:date="2021-10-04T16:12:00Z">
          <w:r w:rsidR="00142B38" w:rsidRPr="00142B38" w:rsidDel="00A628F0">
            <w:rPr>
              <w:lang w:val="en-US"/>
            </w:rPr>
            <w:delText>diagnosi</w:delText>
          </w:r>
        </w:del>
      </w:ins>
      <w:ins w:id="323" w:author="Pattanasak Mongkolwat" w:date="2021-10-04T16:13:00Z">
        <w:r w:rsidR="00A628F0">
          <w:rPr>
            <w:lang w:val="en-US"/>
          </w:rPr>
          <w:t>advice</w:t>
        </w:r>
      </w:ins>
      <w:ins w:id="324" w:author="Petnathean Julled" w:date="2021-09-22T07:43:00Z">
        <w:del w:id="325" w:author="Pattanasak Mongkolwat" w:date="2021-10-04T16:12:00Z">
          <w:r w:rsidR="00142B38" w:rsidRPr="00142B38" w:rsidDel="00A628F0">
            <w:rPr>
              <w:lang w:val="en-US"/>
            </w:rPr>
            <w:delText>s</w:delText>
          </w:r>
        </w:del>
        <w:r w:rsidR="00142B38" w:rsidRPr="00142B38">
          <w:rPr>
            <w:lang w:val="en-US"/>
          </w:rPr>
          <w:t xml:space="preserve">. A doctor at </w:t>
        </w:r>
        <w:del w:id="326" w:author="Pattanasak Mongkolwat" w:date="2021-10-07T13:11:00Z">
          <w:r w:rsidR="00142B38" w:rsidRPr="00142B38" w:rsidDel="000A40C9">
            <w:rPr>
              <w:lang w:val="en-US"/>
            </w:rPr>
            <w:delText>H</w:delText>
          </w:r>
        </w:del>
      </w:ins>
      <w:ins w:id="327" w:author="Pattanasak Mongkolwat" w:date="2021-10-07T13:11:00Z">
        <w:r w:rsidR="000A40C9">
          <w:rPr>
            <w:lang w:val="en-US"/>
          </w:rPr>
          <w:t>h</w:t>
        </w:r>
      </w:ins>
      <w:ins w:id="328" w:author="Petnathean Julled" w:date="2021-09-22T07:43:00Z">
        <w:r w:rsidR="00142B38" w:rsidRPr="00142B38">
          <w:rPr>
            <w:lang w:val="en-US"/>
          </w:rPr>
          <w:t>ospital A</w:t>
        </w:r>
      </w:ins>
      <w:ins w:id="329" w:author="Pattanasak Mongkolwat" w:date="2021-10-04T16:14:00Z">
        <w:r w:rsidR="00FC4856">
          <w:rPr>
            <w:lang w:val="en-US"/>
          </w:rPr>
          <w:t xml:space="preserve"> exam</w:t>
        </w:r>
        <w:r w:rsidR="005E087F">
          <w:rPr>
            <w:lang w:val="en-US"/>
          </w:rPr>
          <w:t>ine</w:t>
        </w:r>
      </w:ins>
      <w:ins w:id="330" w:author="Pattanasak Mongkolwat" w:date="2021-10-04T16:15:00Z">
        <w:r w:rsidR="005E087F">
          <w:rPr>
            <w:lang w:val="en-US"/>
          </w:rPr>
          <w:t xml:space="preserve">d the wound and </w:t>
        </w:r>
        <w:r w:rsidR="00691445">
          <w:rPr>
            <w:lang w:val="en-US"/>
          </w:rPr>
          <w:t xml:space="preserve">saw </w:t>
        </w:r>
      </w:ins>
      <w:ins w:id="331" w:author="Petnathean Julled" w:date="2021-09-22T07:43:00Z">
        <w:del w:id="332" w:author="Pattanasak Mongkolwat" w:date="2021-10-04T16:15:00Z">
          <w:r w:rsidR="00142B38" w:rsidRPr="00142B38" w:rsidDel="00691445">
            <w:rPr>
              <w:lang w:val="en-US"/>
            </w:rPr>
            <w:delText xml:space="preserve"> diagnosed that there </w:delText>
          </w:r>
        </w:del>
        <w:del w:id="333" w:author="Pattanasak Mongkolwat" w:date="2021-10-04T16:08:00Z">
          <w:r w:rsidR="00142B38" w:rsidRPr="00142B38" w:rsidDel="00E845C8">
            <w:rPr>
              <w:lang w:val="en-US"/>
            </w:rPr>
            <w:delText>is</w:delText>
          </w:r>
        </w:del>
        <w:del w:id="334" w:author="Pattanasak Mongkolwat" w:date="2021-10-04T16:15:00Z">
          <w:r w:rsidR="00142B38" w:rsidRPr="00142B38" w:rsidDel="00691445">
            <w:rPr>
              <w:lang w:val="en-US"/>
            </w:rPr>
            <w:delText xml:space="preserve"> </w:delText>
          </w:r>
        </w:del>
        <w:r w:rsidR="00142B38" w:rsidRPr="00142B38">
          <w:rPr>
            <w:lang w:val="en-US"/>
          </w:rPr>
          <w:t xml:space="preserve">no unusual effect on Mr. Parker and </w:t>
        </w:r>
        <w:del w:id="335" w:author="Pattanasak Mongkolwat" w:date="2021-10-04T16:08:00Z">
          <w:r w:rsidR="00142B38" w:rsidRPr="00142B38" w:rsidDel="00E845C8">
            <w:rPr>
              <w:lang w:val="en-US"/>
            </w:rPr>
            <w:delText>heal</w:delText>
          </w:r>
        </w:del>
      </w:ins>
      <w:ins w:id="336" w:author="Pattanasak Mongkolwat" w:date="2021-10-04T16:08:00Z">
        <w:r w:rsidR="00E845C8">
          <w:rPr>
            <w:lang w:val="en-US"/>
          </w:rPr>
          <w:t>dressed</w:t>
        </w:r>
      </w:ins>
      <w:ins w:id="337" w:author="Petnathean Julled" w:date="2021-09-22T07:43:00Z">
        <w:r w:rsidR="00142B38" w:rsidRPr="00142B38">
          <w:rPr>
            <w:lang w:val="en-US"/>
          </w:rPr>
          <w:t xml:space="preserve"> the bite wound for him. The </w:t>
        </w:r>
      </w:ins>
      <w:ins w:id="338" w:author="Pattanasak Mongkolwat" w:date="2021-10-04T16:17:00Z">
        <w:r w:rsidR="002D748D">
          <w:rPr>
            <w:lang w:val="en-US"/>
          </w:rPr>
          <w:t xml:space="preserve">encounter </w:t>
        </w:r>
      </w:ins>
      <w:ins w:id="339" w:author="Petnathean Julled" w:date="2021-09-22T07:43:00Z">
        <w:r w:rsidR="00142B38" w:rsidRPr="00142B38">
          <w:rPr>
            <w:lang w:val="en-US"/>
          </w:rPr>
          <w:t xml:space="preserve">event and diagnosis result were recorded within </w:t>
        </w:r>
        <w:del w:id="340" w:author="Pattanasak Mongkolwat" w:date="2021-10-07T13:11:00Z">
          <w:r w:rsidR="00142B38" w:rsidRPr="00142B38" w:rsidDel="000A40C9">
            <w:rPr>
              <w:lang w:val="en-US"/>
            </w:rPr>
            <w:delText>H</w:delText>
          </w:r>
        </w:del>
      </w:ins>
      <w:ins w:id="341" w:author="Pattanasak Mongkolwat" w:date="2021-10-07T13:11:00Z">
        <w:r w:rsidR="000A40C9">
          <w:rPr>
            <w:lang w:val="en-US"/>
          </w:rPr>
          <w:t>h</w:t>
        </w:r>
      </w:ins>
      <w:ins w:id="342" w:author="Petnathean Julled" w:date="2021-09-22T07:43:00Z">
        <w:r w:rsidR="00142B38" w:rsidRPr="00142B38">
          <w:rPr>
            <w:lang w:val="en-US"/>
          </w:rPr>
          <w:t xml:space="preserve">ospital A. Later, during his travel to </w:t>
        </w:r>
        <w:del w:id="343" w:author="Pattanasak Mongkolwat" w:date="2021-10-04T16:20:00Z">
          <w:r w:rsidR="00142B38" w:rsidRPr="00142B38" w:rsidDel="00715745">
            <w:rPr>
              <w:lang w:val="en-US"/>
            </w:rPr>
            <w:delText>Chiang Mai</w:delText>
          </w:r>
        </w:del>
      </w:ins>
      <w:ins w:id="344" w:author="Pattanasak Mongkolwat" w:date="2021-10-04T16:20:00Z">
        <w:r w:rsidR="00715745">
          <w:rPr>
            <w:lang w:val="en-US"/>
          </w:rPr>
          <w:t xml:space="preserve">another </w:t>
        </w:r>
        <w:r w:rsidR="005C4842">
          <w:rPr>
            <w:lang w:val="en-US"/>
          </w:rPr>
          <w:t>city</w:t>
        </w:r>
      </w:ins>
      <w:ins w:id="345" w:author="Petnathean Julled" w:date="2021-09-22T07:43:00Z">
        <w:r w:rsidR="00142B38" w:rsidRPr="00142B38">
          <w:rPr>
            <w:lang w:val="en-US"/>
          </w:rPr>
          <w:t xml:space="preserve">, Mr. Parker </w:t>
        </w:r>
      </w:ins>
      <w:ins w:id="346" w:author="Pattanasak Mongkolwat" w:date="2021-10-04T16:20:00Z">
        <w:r w:rsidR="005C4842">
          <w:rPr>
            <w:lang w:val="en-US"/>
          </w:rPr>
          <w:t xml:space="preserve">felt </w:t>
        </w:r>
      </w:ins>
      <w:ins w:id="347" w:author="Pattanasak Mongkolwat" w:date="2021-10-07T13:09:00Z">
        <w:r w:rsidR="00D61D54">
          <w:rPr>
            <w:lang w:val="en-US"/>
          </w:rPr>
          <w:t xml:space="preserve">quite painful </w:t>
        </w:r>
      </w:ins>
      <w:ins w:id="348" w:author="Petnathean Julled" w:date="2021-09-22T07:43:00Z">
        <w:del w:id="349" w:author="Pattanasak Mongkolwat" w:date="2021-10-07T13:08:00Z">
          <w:r w:rsidR="00142B38" w:rsidRPr="00142B38" w:rsidDel="000D465C">
            <w:rPr>
              <w:lang w:val="en-US"/>
            </w:rPr>
            <w:delText xml:space="preserve">found </w:delText>
          </w:r>
        </w:del>
        <w:del w:id="350" w:author="Pattanasak Mongkolwat" w:date="2021-10-07T13:09:00Z">
          <w:r w:rsidR="00142B38" w:rsidRPr="00142B38" w:rsidDel="00D61D54">
            <w:rPr>
              <w:lang w:val="en-US"/>
            </w:rPr>
            <w:delText xml:space="preserve">an unusual effect </w:delText>
          </w:r>
        </w:del>
        <w:r w:rsidR="00142B38" w:rsidRPr="00142B38">
          <w:rPr>
            <w:lang w:val="en-US"/>
          </w:rPr>
          <w:t>from the bite</w:t>
        </w:r>
      </w:ins>
      <w:ins w:id="351" w:author="Pattanasak Mongkolwat" w:date="2021-10-07T13:09:00Z">
        <w:r w:rsidR="00381320">
          <w:rPr>
            <w:lang w:val="en-US"/>
          </w:rPr>
          <w:t xml:space="preserve"> area</w:t>
        </w:r>
      </w:ins>
      <w:ins w:id="352" w:author="Petnathean Julled" w:date="2021-09-22T07:43:00Z">
        <w:r w:rsidR="00142B38" w:rsidRPr="00142B38">
          <w:rPr>
            <w:lang w:val="en-US"/>
          </w:rPr>
          <w:t xml:space="preserve">. He then </w:t>
        </w:r>
        <w:del w:id="353" w:author="Pattanasak Mongkolwat" w:date="2021-10-04T16:10:00Z">
          <w:r w:rsidR="00142B38" w:rsidRPr="00142B38" w:rsidDel="00E351A4">
            <w:rPr>
              <w:lang w:val="en-US"/>
            </w:rPr>
            <w:delText xml:space="preserve">pays a </w:delText>
          </w:r>
        </w:del>
        <w:r w:rsidR="00142B38" w:rsidRPr="00142B38">
          <w:rPr>
            <w:lang w:val="en-US"/>
          </w:rPr>
          <w:t>visit</w:t>
        </w:r>
      </w:ins>
      <w:ins w:id="354" w:author="Pattanasak Mongkolwat" w:date="2021-10-04T16:10:00Z">
        <w:r w:rsidR="00613DD6">
          <w:rPr>
            <w:lang w:val="en-US"/>
          </w:rPr>
          <w:t>ed</w:t>
        </w:r>
      </w:ins>
      <w:ins w:id="355" w:author="Petnathean Julled" w:date="2021-09-22T07:43:00Z">
        <w:del w:id="356" w:author="Pattanasak Mongkolwat" w:date="2021-10-07T13:10:00Z">
          <w:r w:rsidR="00142B38" w:rsidRPr="00142B38" w:rsidDel="000A40C9">
            <w:rPr>
              <w:lang w:val="en-US"/>
            </w:rPr>
            <w:delText xml:space="preserve"> to</w:delText>
          </w:r>
        </w:del>
        <w:r w:rsidR="00142B38" w:rsidRPr="00142B38">
          <w:rPr>
            <w:lang w:val="en-US"/>
          </w:rPr>
          <w:t xml:space="preserve"> </w:t>
        </w:r>
        <w:del w:id="357" w:author="Pattanasak Mongkolwat" w:date="2021-10-07T13:11:00Z">
          <w:r w:rsidR="00142B38" w:rsidRPr="00142B38" w:rsidDel="000A40C9">
            <w:rPr>
              <w:lang w:val="en-US"/>
            </w:rPr>
            <w:delText>H</w:delText>
          </w:r>
        </w:del>
      </w:ins>
      <w:ins w:id="358" w:author="Pattanasak Mongkolwat" w:date="2021-10-07T13:11:00Z">
        <w:r w:rsidR="000A40C9">
          <w:rPr>
            <w:lang w:val="en-US"/>
          </w:rPr>
          <w:t>h</w:t>
        </w:r>
      </w:ins>
      <w:ins w:id="359" w:author="Petnathean Julled" w:date="2021-09-22T07:43:00Z">
        <w:r w:rsidR="00142B38" w:rsidRPr="00142B38">
          <w:rPr>
            <w:lang w:val="en-US"/>
          </w:rPr>
          <w:t>ospital B for</w:t>
        </w:r>
      </w:ins>
      <w:ins w:id="360" w:author="Pattanasak Mongkolwat" w:date="2021-10-07T13:11:00Z">
        <w:r w:rsidR="000A40C9">
          <w:rPr>
            <w:lang w:val="en-US"/>
          </w:rPr>
          <w:t xml:space="preserve"> further</w:t>
        </w:r>
      </w:ins>
      <w:ins w:id="361" w:author="Petnathean Julled" w:date="2021-09-22T07:43:00Z">
        <w:r w:rsidR="00142B38" w:rsidRPr="00142B38">
          <w:rPr>
            <w:lang w:val="en-US"/>
          </w:rPr>
          <w:t xml:space="preserve"> </w:t>
        </w:r>
        <w:del w:id="362" w:author="Pattanasak Mongkolwat" w:date="2021-10-07T13:11:00Z">
          <w:r w:rsidR="00142B38" w:rsidRPr="00142B38" w:rsidDel="000A40C9">
            <w:rPr>
              <w:lang w:val="en-US"/>
            </w:rPr>
            <w:delText>diagnosis</w:delText>
          </w:r>
        </w:del>
      </w:ins>
      <w:ins w:id="363" w:author="Pattanasak Mongkolwat" w:date="2021-10-07T13:11:00Z">
        <w:r w:rsidR="000A40C9">
          <w:rPr>
            <w:lang w:val="en-US"/>
          </w:rPr>
          <w:t>consultation</w:t>
        </w:r>
      </w:ins>
      <w:ins w:id="364" w:author="Petnathean Julled" w:date="2021-09-22T07:43:00Z">
        <w:r w:rsidR="00142B38" w:rsidRPr="00142B38">
          <w:rPr>
            <w:lang w:val="en-US"/>
          </w:rPr>
          <w:t>. Without the health information sharing standard implemented</w:t>
        </w:r>
      </w:ins>
      <w:ins w:id="365" w:author="Pattanasak Mongkolwat" w:date="2021-10-07T13:17:00Z">
        <w:r w:rsidR="000A40C9">
          <w:rPr>
            <w:lang w:val="en-US"/>
          </w:rPr>
          <w:t xml:space="preserve"> between the two hospit</w:t>
        </w:r>
      </w:ins>
      <w:ins w:id="366" w:author="Pattanasak Mongkolwat" w:date="2021-10-07T13:18:00Z">
        <w:r w:rsidR="000A40C9">
          <w:rPr>
            <w:lang w:val="en-US"/>
          </w:rPr>
          <w:t>als</w:t>
        </w:r>
      </w:ins>
      <w:ins w:id="367" w:author="Petnathean Julled" w:date="2021-09-22T07:43:00Z">
        <w:r w:rsidR="00142B38" w:rsidRPr="00142B38">
          <w:rPr>
            <w:lang w:val="en-US"/>
          </w:rPr>
          <w:t xml:space="preserve">, </w:t>
        </w:r>
        <w:del w:id="368" w:author="Pattanasak Mongkolwat" w:date="2021-10-07T13:10:00Z">
          <w:r w:rsidR="00142B38" w:rsidRPr="00142B38" w:rsidDel="00B301AF">
            <w:rPr>
              <w:lang w:val="en-US"/>
            </w:rPr>
            <w:delText>A</w:delText>
          </w:r>
        </w:del>
      </w:ins>
      <w:ins w:id="369" w:author="Pattanasak Mongkolwat" w:date="2021-10-07T13:18:00Z">
        <w:r w:rsidR="000A40C9">
          <w:rPr>
            <w:lang w:val="en-US"/>
          </w:rPr>
          <w:t>the</w:t>
        </w:r>
      </w:ins>
      <w:ins w:id="370" w:author="Petnathean Julled" w:date="2021-09-22T07:43:00Z">
        <w:r w:rsidR="00142B38" w:rsidRPr="00142B38">
          <w:rPr>
            <w:lang w:val="en-US"/>
          </w:rPr>
          <w:t xml:space="preserve"> doctor at Hospital B </w:t>
        </w:r>
        <w:del w:id="371" w:author="Pattanasak Mongkolwat" w:date="2021-10-07T13:18:00Z">
          <w:r w:rsidR="00142B38" w:rsidRPr="00142B38" w:rsidDel="000A40C9">
            <w:rPr>
              <w:lang w:val="en-US"/>
            </w:rPr>
            <w:delText>will</w:delText>
          </w:r>
        </w:del>
      </w:ins>
      <w:ins w:id="372" w:author="Pattanasak Mongkolwat" w:date="2021-10-07T15:25:00Z">
        <w:r w:rsidR="00D51BB2">
          <w:rPr>
            <w:lang w:val="en-US"/>
          </w:rPr>
          <w:t>could not see</w:t>
        </w:r>
      </w:ins>
      <w:ins w:id="373" w:author="Petnathean Julled" w:date="2021-09-22T07:43:00Z">
        <w:del w:id="374" w:author="Pattanasak Mongkolwat" w:date="2021-10-07T15:25:00Z">
          <w:r w:rsidR="00142B38" w:rsidRPr="00142B38" w:rsidDel="00D51BB2">
            <w:rPr>
              <w:lang w:val="en-US"/>
            </w:rPr>
            <w:delText xml:space="preserve"> have</w:delText>
          </w:r>
        </w:del>
        <w:r w:rsidR="00142B38" w:rsidRPr="00142B38">
          <w:rPr>
            <w:lang w:val="en-US"/>
          </w:rPr>
          <w:t xml:space="preserve"> </w:t>
        </w:r>
        <w:del w:id="375" w:author="Pattanasak Mongkolwat" w:date="2021-10-07T13:18:00Z">
          <w:r w:rsidR="00142B38" w:rsidRPr="00142B38" w:rsidDel="000A40C9">
            <w:rPr>
              <w:lang w:val="en-US"/>
            </w:rPr>
            <w:delText xml:space="preserve">difficulty accessing </w:delText>
          </w:r>
        </w:del>
        <w:r w:rsidR="00142B38" w:rsidRPr="00142B38">
          <w:rPr>
            <w:lang w:val="en-US"/>
          </w:rPr>
          <w:t xml:space="preserve">the </w:t>
        </w:r>
        <w:del w:id="376" w:author="Pattanasak Mongkolwat" w:date="2021-10-07T15:25:00Z">
          <w:r w:rsidR="00142B38" w:rsidRPr="00142B38" w:rsidDel="0081463C">
            <w:rPr>
              <w:lang w:val="en-US"/>
            </w:rPr>
            <w:delText xml:space="preserve">last </w:delText>
          </w:r>
        </w:del>
        <w:r w:rsidR="00142B38" w:rsidRPr="00142B38">
          <w:rPr>
            <w:lang w:val="en-US"/>
          </w:rPr>
          <w:t xml:space="preserve">diagnosis result </w:t>
        </w:r>
        <w:del w:id="377" w:author="Pattanasak Mongkolwat" w:date="2021-10-07T15:25:00Z">
          <w:r w:rsidR="00142B38" w:rsidRPr="00142B38" w:rsidDel="0081463C">
            <w:rPr>
              <w:lang w:val="en-US"/>
            </w:rPr>
            <w:delText>for Mr. Parker</w:delText>
          </w:r>
        </w:del>
        <w:del w:id="378" w:author="Pattanasak Mongkolwat" w:date="2021-10-07T13:18:00Z">
          <w:r w:rsidR="00142B38" w:rsidRPr="00142B38" w:rsidDel="00EC6173">
            <w:rPr>
              <w:lang w:val="en-US"/>
            </w:rPr>
            <w:delText>, which is unknown to them that it can be located in</w:delText>
          </w:r>
        </w:del>
      </w:ins>
      <w:ins w:id="379" w:author="Pattanasak Mongkolwat" w:date="2021-10-07T13:18:00Z">
        <w:r w:rsidR="00EC6173">
          <w:rPr>
            <w:lang w:val="en-US"/>
          </w:rPr>
          <w:t>from</w:t>
        </w:r>
      </w:ins>
      <w:ins w:id="380" w:author="Petnathean Julled" w:date="2021-09-22T07:43:00Z">
        <w:r w:rsidR="00142B38" w:rsidRPr="00142B38">
          <w:rPr>
            <w:lang w:val="en-US"/>
          </w:rPr>
          <w:t xml:space="preserve"> </w:t>
        </w:r>
        <w:del w:id="381" w:author="Pattanasak Mongkolwat" w:date="2021-10-07T13:18:00Z">
          <w:r w:rsidR="00142B38" w:rsidRPr="00142B38" w:rsidDel="00EC6173">
            <w:rPr>
              <w:lang w:val="en-US"/>
            </w:rPr>
            <w:delText>H</w:delText>
          </w:r>
        </w:del>
      </w:ins>
      <w:ins w:id="382" w:author="Pattanasak Mongkolwat" w:date="2021-10-07T13:18:00Z">
        <w:r w:rsidR="00EC6173">
          <w:rPr>
            <w:lang w:val="en-US"/>
          </w:rPr>
          <w:t>h</w:t>
        </w:r>
      </w:ins>
      <w:ins w:id="383" w:author="Petnathean Julled" w:date="2021-09-22T07:43:00Z">
        <w:r w:rsidR="00142B38" w:rsidRPr="00142B38">
          <w:rPr>
            <w:lang w:val="en-US"/>
          </w:rPr>
          <w:t xml:space="preserve">ospital A. </w:t>
        </w:r>
        <w:commentRangeStart w:id="384"/>
        <w:r w:rsidR="00142B38" w:rsidRPr="00142B38">
          <w:rPr>
            <w:lang w:val="en-US"/>
          </w:rPr>
          <w:t xml:space="preserve">The situation becomes even worse when the health information system of </w:t>
        </w:r>
        <w:del w:id="385" w:author="Pattanasak Mongkolwat" w:date="2021-10-07T13:19:00Z">
          <w:r w:rsidR="00142B38" w:rsidRPr="00142B38" w:rsidDel="00EC6173">
            <w:rPr>
              <w:lang w:val="en-US"/>
            </w:rPr>
            <w:delText>H</w:delText>
          </w:r>
        </w:del>
      </w:ins>
      <w:ins w:id="386" w:author="Pattanasak Mongkolwat" w:date="2021-10-07T13:19:00Z">
        <w:r w:rsidR="00EC6173">
          <w:rPr>
            <w:lang w:val="en-US"/>
          </w:rPr>
          <w:t>h</w:t>
        </w:r>
      </w:ins>
      <w:ins w:id="387" w:author="Petnathean Julled" w:date="2021-09-22T07:43:00Z">
        <w:r w:rsidR="00142B38" w:rsidRPr="00142B38">
          <w:rPr>
            <w:lang w:val="en-US"/>
          </w:rPr>
          <w:t xml:space="preserve">ospital B was hit by ransomware and went down. That means a doctor at Hospital B cannot know that what happened to Mr. Parker. On the other hand, with IHE XDS Blockchain implemented, even </w:t>
        </w:r>
        <w:del w:id="388" w:author="Pattanasak Mongkolwat" w:date="2021-10-07T13:19:00Z">
          <w:r w:rsidR="00142B38" w:rsidRPr="00142B38" w:rsidDel="00C67CFF">
            <w:rPr>
              <w:lang w:val="en-US"/>
            </w:rPr>
            <w:delText>H</w:delText>
          </w:r>
        </w:del>
      </w:ins>
      <w:ins w:id="389" w:author="Pattanasak Mongkolwat" w:date="2021-10-07T13:19:00Z">
        <w:r w:rsidR="00C67CFF">
          <w:rPr>
            <w:lang w:val="en-US"/>
          </w:rPr>
          <w:t>h</w:t>
        </w:r>
      </w:ins>
      <w:ins w:id="390" w:author="Petnathean Julled" w:date="2021-09-22T07:43:00Z">
        <w:r w:rsidR="00142B38" w:rsidRPr="00142B38">
          <w:rPr>
            <w:lang w:val="en-US"/>
          </w:rPr>
          <w:t xml:space="preserve">ospital B hit by ransomware, a doctor at </w:t>
        </w:r>
        <w:del w:id="391" w:author="Pattanasak Mongkolwat" w:date="2021-10-07T13:19:00Z">
          <w:r w:rsidR="00142B38" w:rsidRPr="00142B38" w:rsidDel="00C67CFF">
            <w:rPr>
              <w:lang w:val="en-US"/>
            </w:rPr>
            <w:delText>H</w:delText>
          </w:r>
        </w:del>
      </w:ins>
      <w:ins w:id="392" w:author="Pattanasak Mongkolwat" w:date="2021-10-07T13:19:00Z">
        <w:r w:rsidR="00C67CFF">
          <w:rPr>
            <w:lang w:val="en-US"/>
          </w:rPr>
          <w:t>h</w:t>
        </w:r>
      </w:ins>
      <w:ins w:id="393" w:author="Petnathean Julled" w:date="2021-09-22T07:43:00Z">
        <w:r w:rsidR="00142B38" w:rsidRPr="00142B38">
          <w:rPr>
            <w:lang w:val="en-US"/>
          </w:rPr>
          <w:t xml:space="preserve">ospital B can use an alternate machine to access the XDS Blockchain ledger and discover that there is the latest diagnosis result for Mr. Parker available at </w:t>
        </w:r>
        <w:del w:id="394" w:author="Pattanasak Mongkolwat" w:date="2021-10-07T13:19:00Z">
          <w:r w:rsidR="00142B38" w:rsidRPr="00142B38" w:rsidDel="00C67CFF">
            <w:rPr>
              <w:lang w:val="en-US"/>
            </w:rPr>
            <w:delText>H</w:delText>
          </w:r>
        </w:del>
      </w:ins>
      <w:ins w:id="395" w:author="Pattanasak Mongkolwat" w:date="2021-10-07T13:19:00Z">
        <w:r w:rsidR="00C67CFF">
          <w:rPr>
            <w:lang w:val="en-US"/>
          </w:rPr>
          <w:t>h</w:t>
        </w:r>
      </w:ins>
      <w:ins w:id="396" w:author="Petnathean Julled" w:date="2021-09-22T07:43:00Z">
        <w:r w:rsidR="00142B38" w:rsidRPr="00142B38">
          <w:rPr>
            <w:lang w:val="en-US"/>
          </w:rPr>
          <w:t>ospital A. A doctor then gains access to the diagnosis result and able to identify that Mr.</w:t>
        </w:r>
      </w:ins>
      <w:commentRangeEnd w:id="384"/>
      <w:r w:rsidR="00D12C27">
        <w:rPr>
          <w:rStyle w:val="CommentReference"/>
          <w:spacing w:val="0"/>
          <w:lang w:val="en-US" w:eastAsia="en-US"/>
        </w:rPr>
        <w:commentReference w:id="384"/>
      </w:r>
      <w:ins w:id="397" w:author="Petnathean Julled" w:date="2021-09-22T07:43:00Z">
        <w:r w:rsidR="00142B38" w:rsidRPr="00142B38">
          <w:rPr>
            <w:lang w:val="en-US"/>
          </w:rPr>
          <w:t xml:space="preserve"> </w:t>
        </w:r>
        <w:commentRangeStart w:id="398"/>
        <w:r w:rsidR="00142B38" w:rsidRPr="00142B38">
          <w:rPr>
            <w:lang w:val="en-US"/>
          </w:rPr>
          <w:t>Parker was afflicted by unknown genetic mutated symptom caused by the spider bite. Allow the doctor to prevent a further harmful consequence.</w:t>
        </w:r>
      </w:ins>
      <w:del w:id="399" w:author="Petnathean Julled" w:date="2021-09-22T07:42:00Z">
        <w:r w:rsidDel="00142B38">
          <w:rPr>
            <w:lang w:val="en-US"/>
          </w:rPr>
          <w:delText xml:space="preserve">wn </w:delText>
        </w:r>
      </w:del>
      <w:del w:id="400" w:author="Petnathean Julled" w:date="2021-09-22T07:35:00Z">
        <w:r w:rsidDel="00EC7FC5">
          <w:rPr>
            <w:lang w:val="en-US"/>
          </w:rPr>
          <w:delText xml:space="preserve">in </w:delText>
        </w:r>
        <w:r w:rsidDel="00EC7FC5">
          <w:fldChar w:fldCharType="begin"/>
        </w:r>
        <w:r w:rsidDel="00EC7FC5">
          <w:rPr>
            <w:lang w:val="en-US"/>
          </w:rPr>
          <w:delInstrText xml:space="preserve"> REF _Ref53534448 \h </w:delInstrText>
        </w:r>
        <w:r w:rsidDel="00EC7FC5">
          <w:fldChar w:fldCharType="separate"/>
        </w:r>
        <w:r w:rsidRPr="00EB4202" w:rsidDel="00EC7FC5">
          <w:rPr>
            <w:color w:val="000000" w:themeColor="text1"/>
          </w:rPr>
          <w:delText xml:space="preserve">Figure </w:delText>
        </w:r>
        <w:r w:rsidDel="00EC7FC5">
          <w:rPr>
            <w:noProof/>
            <w:color w:val="000000" w:themeColor="text1"/>
          </w:rPr>
          <w:delText>2</w:delText>
        </w:r>
        <w:r w:rsidDel="00EC7FC5">
          <w:fldChar w:fldCharType="end"/>
        </w:r>
        <w:r w:rsidDel="00EC7FC5">
          <w:rPr>
            <w:lang w:val="en-US"/>
          </w:rPr>
          <w:delText>, u</w:delText>
        </w:r>
        <w:r w:rsidR="000410E8" w:rsidRPr="000410E8" w:rsidDel="00EC7FC5">
          <w:rPr>
            <w:lang w:val="en-US"/>
          </w:rPr>
          <w:delText>ser at Hospital A need</w:delText>
        </w:r>
        <w:r w:rsidR="003C5208" w:rsidDel="00EC7FC5">
          <w:rPr>
            <w:lang w:val="en-US"/>
          </w:rPr>
          <w:delText>s</w:delText>
        </w:r>
        <w:r w:rsidR="000410E8" w:rsidRPr="000410E8" w:rsidDel="00EC7FC5">
          <w:rPr>
            <w:lang w:val="en-US"/>
          </w:rPr>
          <w:delText xml:space="preserve"> to start with specify</w:delText>
        </w:r>
        <w:r w:rsidR="00712E68" w:rsidDel="00EC7FC5">
          <w:rPr>
            <w:lang w:val="en-US"/>
          </w:rPr>
          <w:delText>ing</w:delText>
        </w:r>
        <w:r w:rsidR="000410E8" w:rsidRPr="000410E8" w:rsidDel="00EC7FC5">
          <w:rPr>
            <w:lang w:val="en-US"/>
          </w:rPr>
          <w:delText xml:space="preserve"> </w:delText>
        </w:r>
        <w:r w:rsidR="0090458B" w:rsidDel="00EC7FC5">
          <w:rPr>
            <w:lang w:val="en-US"/>
          </w:rPr>
          <w:delText>value corresponding to XDS META-</w:delText>
        </w:r>
        <w:r w:rsidR="005F2CCD" w:rsidDel="00EC7FC5">
          <w:rPr>
            <w:lang w:val="en-US"/>
          </w:rPr>
          <w:delText>d</w:delText>
        </w:r>
        <w:r w:rsidR="0090458B" w:rsidDel="00EC7FC5">
          <w:rPr>
            <w:lang w:val="en-US"/>
          </w:rPr>
          <w:delText>ata attributes (Patient name, ID, etc.)</w:delText>
        </w:r>
        <w:r w:rsidR="000410E8" w:rsidRPr="000410E8" w:rsidDel="00EC7FC5">
          <w:rPr>
            <w:lang w:val="en-US"/>
          </w:rPr>
          <w:delText xml:space="preserve"> that unique to</w:delText>
        </w:r>
        <w:r w:rsidR="00E161A7" w:rsidDel="00EC7FC5">
          <w:rPr>
            <w:lang w:val="en-US"/>
          </w:rPr>
          <w:delText xml:space="preserve"> the event specific for</w:delText>
        </w:r>
        <w:r w:rsidR="000410E8" w:rsidRPr="000410E8" w:rsidDel="00EC7FC5">
          <w:rPr>
            <w:lang w:val="en-US"/>
          </w:rPr>
          <w:delText xml:space="preserve"> Mr.Bob and use it to search for associated registry using Document Registry Searcher </w:delText>
        </w:r>
        <w:r w:rsidR="001D1FCE" w:rsidDel="00EC7FC5">
          <w:rPr>
            <w:lang w:val="en-US"/>
          </w:rPr>
          <w:delText>program</w:delText>
        </w:r>
        <w:r w:rsidR="000410E8" w:rsidRPr="000410E8" w:rsidDel="00EC7FC5">
          <w:rPr>
            <w:lang w:val="en-US"/>
          </w:rPr>
          <w:delText>. Document Registry Searcher use</w:delText>
        </w:r>
        <w:r w:rsidR="00787D20" w:rsidDel="00EC7FC5">
          <w:rPr>
            <w:lang w:val="en-US"/>
          </w:rPr>
          <w:delText>s</w:delText>
        </w:r>
        <w:r w:rsidR="000410E8" w:rsidRPr="000410E8" w:rsidDel="00EC7FC5">
          <w:rPr>
            <w:lang w:val="en-US"/>
          </w:rPr>
          <w:delText xml:space="preserve"> specified </w:delText>
        </w:r>
        <w:r w:rsidR="005F2CCD" w:rsidDel="00EC7FC5">
          <w:rPr>
            <w:lang w:val="en-US"/>
          </w:rPr>
          <w:delText>values</w:delText>
        </w:r>
        <w:r w:rsidR="000410E8" w:rsidRPr="000410E8" w:rsidDel="00EC7FC5">
          <w:rPr>
            <w:lang w:val="en-US"/>
          </w:rPr>
          <w:delText xml:space="preserve"> to find for regist</w:delText>
        </w:r>
        <w:r w:rsidR="005F2CCD" w:rsidDel="00EC7FC5">
          <w:rPr>
            <w:lang w:val="en-US"/>
          </w:rPr>
          <w:delText>ered META-data attributes set</w:delText>
        </w:r>
        <w:r w:rsidR="000410E8" w:rsidRPr="000410E8" w:rsidDel="00EC7FC5">
          <w:rPr>
            <w:lang w:val="en-US"/>
          </w:rPr>
          <w:delText xml:space="preserve"> </w:delText>
        </w:r>
        <w:r w:rsidR="005F2CCD" w:rsidDel="00EC7FC5">
          <w:rPr>
            <w:lang w:val="en-US"/>
          </w:rPr>
          <w:delText xml:space="preserve">in </w:delText>
        </w:r>
        <w:r w:rsidR="00E37858" w:rsidDel="00EC7FC5">
          <w:rPr>
            <w:lang w:val="en-US"/>
          </w:rPr>
          <w:delText>smart-contract</w:delText>
        </w:r>
        <w:r w:rsidR="000410E8" w:rsidRPr="000410E8" w:rsidDel="00EC7FC5">
          <w:rPr>
            <w:lang w:val="en-US"/>
          </w:rPr>
          <w:delText>. When match</w:delText>
        </w:r>
        <w:r w:rsidR="00BC3B77" w:rsidDel="00EC7FC5">
          <w:rPr>
            <w:lang w:val="en-US"/>
          </w:rPr>
          <w:delText>ed</w:delText>
        </w:r>
        <w:r w:rsidR="000410E8" w:rsidRPr="000410E8" w:rsidDel="00EC7FC5">
          <w:rPr>
            <w:lang w:val="en-US"/>
          </w:rPr>
          <w:delText>, Document Registry Searcher return</w:delText>
        </w:r>
        <w:r w:rsidR="00787D20" w:rsidDel="00EC7FC5">
          <w:rPr>
            <w:lang w:val="en-US"/>
          </w:rPr>
          <w:delText>s</w:delText>
        </w:r>
        <w:r w:rsidR="000410E8" w:rsidRPr="000410E8" w:rsidDel="00EC7FC5">
          <w:rPr>
            <w:lang w:val="en-US"/>
          </w:rPr>
          <w:delText xml:space="preserve"> </w:delText>
        </w:r>
        <w:r w:rsidR="007015CE" w:rsidDel="00EC7FC5">
          <w:rPr>
            <w:lang w:val="en-US"/>
          </w:rPr>
          <w:delText xml:space="preserve">the whole META-data attributes set of those matched one </w:delText>
        </w:r>
        <w:r w:rsidR="000410E8" w:rsidRPr="000410E8" w:rsidDel="00EC7FC5">
          <w:rPr>
            <w:lang w:val="en-US"/>
          </w:rPr>
          <w:delText xml:space="preserve">to </w:delText>
        </w:r>
        <w:r w:rsidR="007015CE" w:rsidDel="00EC7FC5">
          <w:rPr>
            <w:lang w:val="en-US"/>
          </w:rPr>
          <w:delText xml:space="preserve">the </w:delText>
        </w:r>
        <w:r w:rsidR="000410E8" w:rsidRPr="000410E8" w:rsidDel="00EC7FC5">
          <w:rPr>
            <w:lang w:val="en-US"/>
          </w:rPr>
          <w:delText>user at Hospital A. In this case, it may return more than one registry</w:delText>
        </w:r>
        <w:r w:rsidR="00F54D51" w:rsidDel="00EC7FC5">
          <w:rPr>
            <w:lang w:val="en-US"/>
          </w:rPr>
          <w:delText xml:space="preserve"> set</w:delText>
        </w:r>
        <w:r w:rsidR="000410E8" w:rsidRPr="000410E8" w:rsidDel="00EC7FC5">
          <w:rPr>
            <w:lang w:val="en-US"/>
          </w:rPr>
          <w:delText xml:space="preserve"> that associated with Mr.Bob. User at Hospital A may need to seek for the one with latest timestamp</w:delText>
        </w:r>
        <w:r w:rsidR="0050684C" w:rsidDel="00EC7FC5">
          <w:rPr>
            <w:lang w:val="en-US"/>
          </w:rPr>
          <w:delText xml:space="preserve"> or the one they needed</w:delText>
        </w:r>
        <w:r w:rsidR="00003D44" w:rsidDel="00EC7FC5">
          <w:rPr>
            <w:lang w:val="en-US"/>
          </w:rPr>
          <w:delText xml:space="preserve"> to use</w:delText>
        </w:r>
        <w:r w:rsidR="000410E8" w:rsidRPr="000410E8" w:rsidDel="00EC7FC5">
          <w:rPr>
            <w:lang w:val="en-US"/>
          </w:rPr>
          <w:delText xml:space="preserve">. When the registry </w:delText>
        </w:r>
        <w:r w:rsidR="00393720" w:rsidDel="00EC7FC5">
          <w:rPr>
            <w:lang w:val="en-US"/>
          </w:rPr>
          <w:delText xml:space="preserve">set </w:delText>
        </w:r>
        <w:r w:rsidR="000410E8" w:rsidRPr="000410E8" w:rsidDel="00EC7FC5">
          <w:rPr>
            <w:lang w:val="en-US"/>
          </w:rPr>
          <w:delText xml:space="preserve">was </w:delText>
        </w:r>
        <w:r w:rsidR="00393720" w:rsidDel="00EC7FC5">
          <w:rPr>
            <w:lang w:val="en-US"/>
          </w:rPr>
          <w:delText>picked</w:delText>
        </w:r>
        <w:r w:rsidR="000410E8" w:rsidRPr="000410E8" w:rsidDel="00EC7FC5">
          <w:rPr>
            <w:lang w:val="en-US"/>
          </w:rPr>
          <w:delText xml:space="preserve">, </w:delText>
        </w:r>
        <w:r w:rsidR="00B51D63" w:rsidDel="00EC7FC5">
          <w:rPr>
            <w:lang w:val="en-US"/>
          </w:rPr>
          <w:delText xml:space="preserve">they may need to use repository URI included in META-data attributes set to request for actual document in </w:delText>
        </w:r>
        <w:r w:rsidR="00C3310B" w:rsidDel="00EC7FC5">
          <w:rPr>
            <w:lang w:val="en-US"/>
          </w:rPr>
          <w:delText xml:space="preserve">Hospital </w:delText>
        </w:r>
        <w:r w:rsidR="00634BA5" w:rsidDel="00EC7FC5">
          <w:rPr>
            <w:lang w:val="en-US"/>
          </w:rPr>
          <w:delText>B</w:delText>
        </w:r>
        <w:r w:rsidR="00B51D63" w:rsidDel="00EC7FC5">
          <w:rPr>
            <w:lang w:val="en-US"/>
          </w:rPr>
          <w:delText xml:space="preserve">. </w:delText>
        </w:r>
        <w:r w:rsidR="000410E8" w:rsidRPr="000410E8" w:rsidDel="00EC7FC5">
          <w:rPr>
            <w:lang w:val="en-US"/>
          </w:rPr>
          <w:delText xml:space="preserve">After that, </w:delText>
        </w:r>
        <w:r w:rsidR="00C3310B" w:rsidDel="00EC7FC5">
          <w:rPr>
            <w:lang w:val="en-US"/>
          </w:rPr>
          <w:delText>Hospital B</w:delText>
        </w:r>
        <w:r w:rsidR="000410E8" w:rsidRPr="000410E8" w:rsidDel="00EC7FC5">
          <w:rPr>
            <w:lang w:val="en-US"/>
          </w:rPr>
          <w:delText xml:space="preserve"> will response by allow Hospital</w:delText>
        </w:r>
        <w:r w:rsidR="00634BA5" w:rsidDel="00EC7FC5">
          <w:rPr>
            <w:lang w:val="en-US"/>
          </w:rPr>
          <w:delText xml:space="preserve"> </w:delText>
        </w:r>
        <w:r w:rsidR="000410E8" w:rsidRPr="000410E8" w:rsidDel="00EC7FC5">
          <w:rPr>
            <w:lang w:val="en-US"/>
          </w:rPr>
          <w:delText xml:space="preserve">A to access </w:delText>
        </w:r>
        <w:r w:rsidR="00C3310B" w:rsidDel="00EC7FC5">
          <w:rPr>
            <w:lang w:val="en-US"/>
          </w:rPr>
          <w:delText>content of the document</w:delText>
        </w:r>
        <w:r w:rsidR="000410E8" w:rsidRPr="000410E8" w:rsidDel="00EC7FC5">
          <w:rPr>
            <w:lang w:val="en-US"/>
          </w:rPr>
          <w:delText xml:space="preserve">. </w:delText>
        </w:r>
      </w:del>
    </w:p>
    <w:p w14:paraId="089CAD67" w14:textId="11771549" w:rsidR="009303D9" w:rsidDel="00EC7FC5" w:rsidRDefault="00705892">
      <w:pPr>
        <w:pStyle w:val="BodyText"/>
        <w:rPr>
          <w:del w:id="401" w:author="Petnathean Julled" w:date="2021-09-22T07:35:00Z"/>
          <w:rFonts w:cstheme="minorBidi"/>
          <w:szCs w:val="25"/>
          <w:lang w:val="en-US" w:bidi="th-TH"/>
        </w:rPr>
      </w:pPr>
      <w:del w:id="402" w:author="Petnathean Julled" w:date="2021-09-22T07:35:00Z">
        <w:r w:rsidDel="00EC7FC5">
          <w:rPr>
            <w:lang w:val="en-US"/>
          </w:rPr>
          <w:delText>D</w:delText>
        </w:r>
        <w:r w:rsidR="00F20C4C" w:rsidRPr="00C618CB" w:rsidDel="00EC7FC5">
          <w:rPr>
            <w:rFonts w:cstheme="minorBidi"/>
            <w:szCs w:val="25"/>
            <w:lang w:val="en-US" w:bidi="th-TH"/>
          </w:rPr>
          <w:delText>ue to unique nature of healthcare environment that emphasize</w:delText>
        </w:r>
        <w:r w:rsidR="00646052" w:rsidDel="00EC7FC5">
          <w:rPr>
            <w:rFonts w:cstheme="minorBidi"/>
            <w:szCs w:val="25"/>
            <w:lang w:val="en-US" w:bidi="th-TH"/>
          </w:rPr>
          <w:delText>s</w:delText>
        </w:r>
        <w:r w:rsidR="00F20C4C" w:rsidRPr="00C618CB" w:rsidDel="00EC7FC5">
          <w:rPr>
            <w:rFonts w:cstheme="minorBidi"/>
            <w:szCs w:val="25"/>
            <w:lang w:val="en-US" w:bidi="th-TH"/>
          </w:rPr>
          <w:delText xml:space="preserve"> on </w:delText>
        </w:r>
        <w:r w:rsidR="00ED7ED2" w:rsidDel="00EC7FC5">
          <w:rPr>
            <w:rFonts w:cstheme="minorBidi"/>
            <w:szCs w:val="25"/>
            <w:lang w:val="en-US" w:bidi="th-TH"/>
          </w:rPr>
          <w:delText xml:space="preserve">patient </w:delText>
        </w:r>
        <w:r w:rsidR="00F20C4C" w:rsidRPr="00C618CB" w:rsidDel="00EC7FC5">
          <w:rPr>
            <w:rFonts w:cstheme="minorBidi"/>
            <w:szCs w:val="25"/>
            <w:lang w:val="en-US" w:bidi="th-TH"/>
          </w:rPr>
          <w:delText>confidentiality</w:delText>
        </w:r>
        <w:r w:rsidDel="00EC7FC5">
          <w:rPr>
            <w:rFonts w:cstheme="minorBidi"/>
            <w:szCs w:val="25"/>
            <w:lang w:val="en-US" w:bidi="th-TH"/>
          </w:rPr>
          <w:delText>, this</w:delText>
        </w:r>
        <w:r w:rsidR="00F20C4C" w:rsidRPr="00C618CB" w:rsidDel="00EC7FC5">
          <w:rPr>
            <w:rFonts w:cstheme="minorBidi"/>
            <w:szCs w:val="25"/>
            <w:lang w:val="en-US" w:bidi="th-TH"/>
          </w:rPr>
          <w:delText xml:space="preserve"> cause limit in implementation of the technology</w:delText>
        </w:r>
        <w:r w:rsidR="00DB5907" w:rsidDel="00EC7FC5">
          <w:rPr>
            <w:rFonts w:cstheme="minorBidi"/>
            <w:szCs w:val="25"/>
            <w:lang w:val="en-US" w:bidi="th-TH"/>
          </w:rPr>
          <w:delText xml:space="preserve"> in the environment</w:delText>
        </w:r>
        <w:r w:rsidR="00F20C4C" w:rsidRPr="00C618CB" w:rsidDel="00EC7FC5">
          <w:rPr>
            <w:rFonts w:cstheme="minorBidi"/>
            <w:szCs w:val="25"/>
            <w:lang w:val="en-US" w:bidi="th-TH"/>
          </w:rPr>
          <w:delText xml:space="preserve">. Patient data cannot be put directly into Blockchain as it will become persistent by decentralization of Blockchain network as well as it will become more difficult to ensure confidentiality of data when its replica are distributed over the entire network </w:delText>
        </w:r>
        <w:r w:rsidR="00F20C4C" w:rsidRPr="00C618CB" w:rsidDel="00EC7FC5">
          <w:rPr>
            <w:rFonts w:cstheme="minorBidi"/>
            <w:szCs w:val="25"/>
            <w:lang w:bidi="th-TH"/>
          </w:rPr>
          <w:fldChar w:fldCharType="begin" w:fldLock="1"/>
        </w:r>
        <w:r w:rsidR="00026536" w:rsidDel="00EC7FC5">
          <w:rPr>
            <w:rFonts w:cstheme="minorBidi"/>
            <w:szCs w:val="25"/>
            <w:lang w:val="en-US" w:bidi="th-TH"/>
          </w:rPr>
          <w:del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APPLICATIONS","type":"book"},"uris":["http://www.mendeley.com/documents/?uuid=52786f4a-7129-3f01-af66-0b0ae413d1ac"]}],"mendeley":{"formattedCitation":"[25], [36], [37]","plainTextFormattedCitation":"[25], [36], [37]","previouslyFormattedCitation":"[25], [36], [37]"},"properties":{"noteIndex":0},"schema":"https://github.com/citation-style-language/schema/raw/master/csl-citation.json"}</w:delInstrText>
        </w:r>
        <w:r w:rsidR="00F20C4C" w:rsidRPr="00C618CB" w:rsidDel="00EC7FC5">
          <w:rPr>
            <w:rFonts w:cstheme="minorBidi"/>
            <w:szCs w:val="25"/>
            <w:lang w:bidi="th-TH"/>
          </w:rPr>
          <w:fldChar w:fldCharType="separate"/>
        </w:r>
        <w:r w:rsidR="003F4C1D" w:rsidRPr="003F4C1D" w:rsidDel="00EC7FC5">
          <w:rPr>
            <w:rFonts w:cstheme="minorBidi"/>
            <w:noProof/>
            <w:szCs w:val="25"/>
            <w:lang w:val="en-US" w:bidi="th-TH"/>
          </w:rPr>
          <w:delText>[25], [36], [37]</w:delText>
        </w:r>
        <w:r w:rsidR="00F20C4C" w:rsidRPr="00C618CB" w:rsidDel="00EC7FC5">
          <w:rPr>
            <w:rFonts w:cstheme="minorBidi"/>
            <w:szCs w:val="25"/>
            <w:lang w:bidi="th-TH"/>
          </w:rPr>
          <w:fldChar w:fldCharType="end"/>
        </w:r>
        <w:r w:rsidR="00F20C4C" w:rsidRPr="00C618CB" w:rsidDel="00EC7FC5">
          <w:rPr>
            <w:rFonts w:cstheme="minorBidi"/>
            <w:szCs w:val="25"/>
            <w:lang w:val="en-US" w:bidi="th-TH"/>
          </w:rPr>
          <w:delText>.</w:delText>
        </w:r>
        <w:r w:rsidR="000945DC" w:rsidDel="00EC7FC5">
          <w:rPr>
            <w:rFonts w:cstheme="minorBidi"/>
            <w:szCs w:val="25"/>
            <w:lang w:val="en-US" w:bidi="th-TH"/>
          </w:rPr>
          <w:delText xml:space="preserve"> </w:delText>
        </w:r>
        <w:r w:rsidR="00437363" w:rsidDel="00EC7FC5">
          <w:rPr>
            <w:rFonts w:cstheme="minorBidi"/>
            <w:szCs w:val="25"/>
            <w:lang w:val="en-US" w:bidi="th-TH"/>
          </w:rPr>
          <w:delText>W</w:delText>
        </w:r>
        <w:r w:rsidR="00323839" w:rsidDel="00EC7FC5">
          <w:rPr>
            <w:rFonts w:cstheme="minorBidi"/>
            <w:szCs w:val="25"/>
            <w:lang w:val="en-US" w:bidi="th-TH"/>
          </w:rPr>
          <w:delText>e propose another approach to make the technology more compatible with implementation on healthcare information.</w:delText>
        </w:r>
        <w:r w:rsidR="00323839" w:rsidDel="00EC7FC5">
          <w:rPr>
            <w:rFonts w:cstheme="minorBidi" w:hint="cs"/>
            <w:szCs w:val="25"/>
            <w:cs/>
            <w:lang w:val="en-US" w:bidi="th-TH"/>
          </w:rPr>
          <w:delText xml:space="preserve"> </w:delText>
        </w:r>
        <w:r w:rsidR="00323839" w:rsidDel="00EC7FC5">
          <w:rPr>
            <w:rFonts w:cstheme="minorBidi"/>
            <w:szCs w:val="25"/>
            <w:lang w:val="en-US" w:bidi="th-TH"/>
          </w:rPr>
          <w:delText>IHE XDS.b Profile serve</w:delText>
        </w:r>
        <w:r w:rsidR="00B5615C" w:rsidDel="00EC7FC5">
          <w:rPr>
            <w:rFonts w:cstheme="minorBidi"/>
            <w:szCs w:val="25"/>
            <w:lang w:val="en-US" w:bidi="th-TH"/>
          </w:rPr>
          <w:delText>s</w:delText>
        </w:r>
        <w:r w:rsidR="00323839" w:rsidDel="00EC7FC5">
          <w:rPr>
            <w:rFonts w:cstheme="minorBidi"/>
            <w:szCs w:val="25"/>
            <w:lang w:val="en-US" w:bidi="th-TH"/>
          </w:rPr>
          <w:delText xml:space="preserve"> its purpose as central hub for health document exchange between different enterprises. This make</w:delText>
        </w:r>
        <w:r w:rsidR="00B5615C" w:rsidDel="00EC7FC5">
          <w:rPr>
            <w:rFonts w:cstheme="minorBidi"/>
            <w:szCs w:val="25"/>
            <w:lang w:val="en-US" w:bidi="th-TH"/>
          </w:rPr>
          <w:delText>s</w:delText>
        </w:r>
        <w:r w:rsidR="00323839" w:rsidDel="00EC7FC5">
          <w:rPr>
            <w:rFonts w:cstheme="minorBidi"/>
            <w:szCs w:val="25"/>
            <w:lang w:val="en-US" w:bidi="th-TH"/>
          </w:rPr>
          <w:delText xml:space="preserve"> the profile best compatible with Blockchain technology as it will secure health information exchange</w:delText>
        </w:r>
        <w:r w:rsidR="00B9125E" w:rsidDel="00EC7FC5">
          <w:rPr>
            <w:rFonts w:cstheme="minorBidi"/>
            <w:szCs w:val="25"/>
            <w:lang w:val="en-US" w:bidi="th-TH"/>
          </w:rPr>
          <w:delText>.</w:delText>
        </w:r>
        <w:r w:rsidR="00323839" w:rsidDel="00EC7FC5">
          <w:rPr>
            <w:rFonts w:cstheme="minorBidi"/>
            <w:szCs w:val="25"/>
            <w:lang w:val="en-US" w:bidi="th-TH"/>
          </w:rPr>
          <w:delText xml:space="preserve"> </w:delText>
        </w:r>
        <w:r w:rsidR="00B9125E" w:rsidRPr="00B9125E" w:rsidDel="00EC7FC5">
          <w:rPr>
            <w:rFonts w:cstheme="minorBidi"/>
            <w:szCs w:val="25"/>
            <w:lang w:bidi="th-TH"/>
          </w:rPr>
          <w:delText xml:space="preserve">In this implementation, we further extend the usability of the profile by allowing the organization that </w:delText>
        </w:r>
        <w:r w:rsidR="00CC4639" w:rsidRPr="00B9125E" w:rsidDel="00EC7FC5">
          <w:rPr>
            <w:rFonts w:cstheme="minorBidi"/>
            <w:szCs w:val="25"/>
            <w:lang w:bidi="th-TH"/>
          </w:rPr>
          <w:delText>share</w:delText>
        </w:r>
        <w:r w:rsidR="00CC4639" w:rsidDel="00EC7FC5">
          <w:rPr>
            <w:rFonts w:cstheme="minorBidi"/>
            <w:szCs w:val="25"/>
            <w:lang w:val="en-US" w:bidi="th-TH"/>
          </w:rPr>
          <w:delText>s</w:delText>
        </w:r>
        <w:r w:rsidR="00CC4639" w:rsidRPr="00B9125E" w:rsidDel="00EC7FC5">
          <w:rPr>
            <w:rFonts w:cstheme="minorBidi"/>
            <w:szCs w:val="25"/>
            <w:lang w:bidi="th-TH"/>
          </w:rPr>
          <w:delText xml:space="preserve"> </w:delText>
        </w:r>
        <w:r w:rsidR="00B9125E" w:rsidRPr="00B9125E" w:rsidDel="00EC7FC5">
          <w:rPr>
            <w:rFonts w:cstheme="minorBidi"/>
            <w:szCs w:val="25"/>
            <w:lang w:bidi="th-TH"/>
          </w:rPr>
          <w:delText>health documents from its source to act as data backup for the original by providing additional access points (URLs) for the document. This increases the survival chance of medical operation continuity when one organization compromised by ransomware as they may have a replica of data available on others in the network</w:delText>
        </w:r>
        <w:r w:rsidR="00323839" w:rsidRPr="00026536" w:rsidDel="00EC7FC5">
          <w:rPr>
            <w:rFonts w:cstheme="minorBidi"/>
            <w:szCs w:val="25"/>
            <w:lang w:val="en-US" w:bidi="th-TH"/>
          </w:rPr>
          <w:delText>.</w:delText>
        </w:r>
      </w:del>
    </w:p>
    <w:p w14:paraId="1E79B0DC" w14:textId="20784539" w:rsidR="00006F34" w:rsidDel="00EC7FC5" w:rsidRDefault="00006F34">
      <w:pPr>
        <w:pStyle w:val="BodyText"/>
        <w:rPr>
          <w:del w:id="403" w:author="Petnathean Julled" w:date="2021-09-22T07:35:00Z"/>
          <w:rtl/>
          <w:lang w:val="en-US"/>
        </w:rPr>
      </w:pPr>
    </w:p>
    <w:p w14:paraId="031F21C1" w14:textId="43335DF7" w:rsidR="00EB4202" w:rsidDel="00EC7FC5" w:rsidRDefault="00EB4202">
      <w:pPr>
        <w:pStyle w:val="BodyText"/>
        <w:rPr>
          <w:del w:id="404" w:author="Petnathean Julled" w:date="2021-09-22T07:35:00Z"/>
        </w:rPr>
        <w:pPrChange w:id="405" w:author="Petnathean Julled" w:date="2021-09-22T07:35:00Z">
          <w:pPr>
            <w:pStyle w:val="BodyText"/>
            <w:keepNext/>
            <w:ind w:firstLine="0"/>
          </w:pPr>
        </w:pPrChange>
      </w:pPr>
      <w:del w:id="406" w:author="Petnathean Julled" w:date="2021-09-22T07:35:00Z">
        <w:r w:rsidDel="00EC7FC5">
          <w:rPr>
            <w:noProof/>
            <w:lang w:bidi="th-TH"/>
          </w:rPr>
          <mc:AlternateContent>
            <mc:Choice Requires="wpg">
              <w:drawing>
                <wp:inline distT="0" distB="0" distL="0" distR="0" wp14:anchorId="6005893F" wp14:editId="4DBCA65E">
                  <wp:extent cx="2828925" cy="1866900"/>
                  <wp:effectExtent l="0" t="0" r="0" b="0"/>
                  <wp:docPr id="36" name="Group 36"/>
                  <wp:cNvGraphicFramePr/>
                  <a:graphic xmlns:a="http://schemas.openxmlformats.org/drawingml/2006/main">
                    <a:graphicData uri="http://schemas.microsoft.com/office/word/2010/wordprocessingGroup">
                      <wpg:wgp>
                        <wpg:cNvGrpSpPr/>
                        <wpg:grpSpPr>
                          <a:xfrm>
                            <a:off x="0" y="0"/>
                            <a:ext cx="2828925" cy="1866900"/>
                            <a:chOff x="0" y="0"/>
                            <a:chExt cx="2828925" cy="1885950"/>
                          </a:xfrm>
                        </wpg:grpSpPr>
                        <wpg:grpSp>
                          <wpg:cNvPr id="19" name="Group 19"/>
                          <wpg:cNvGrpSpPr/>
                          <wpg:grpSpPr>
                            <a:xfrm>
                              <a:off x="0" y="38100"/>
                              <a:ext cx="495300" cy="1695449"/>
                              <a:chOff x="0" y="0"/>
                              <a:chExt cx="495300" cy="1695449"/>
                            </a:xfrm>
                          </wpg:grpSpPr>
                          <wpg:grpSp>
                            <wpg:cNvPr id="5" name="Group 5"/>
                            <wpg:cNvGrpSpPr/>
                            <wpg:grpSpPr>
                              <a:xfrm>
                                <a:off x="0" y="0"/>
                                <a:ext cx="495300" cy="390525"/>
                                <a:chOff x="0" y="0"/>
                                <a:chExt cx="495300" cy="390525"/>
                              </a:xfrm>
                            </wpg:grpSpPr>
                            <wps:wsp>
                              <wps:cNvPr id="3" name="Oval 3"/>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69939" w14:textId="71087EDE" w:rsidR="008E0799" w:rsidRPr="00E416C0" w:rsidRDefault="008E0799" w:rsidP="00E416C0">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7D93E" w14:textId="59C39CFF" w:rsidR="008E0799" w:rsidRPr="008E18E8" w:rsidRDefault="008E0799" w:rsidP="008E18E8">
                                    <w:pPr>
                                      <w:rPr>
                                        <w:color w:val="000000" w:themeColor="text1"/>
                                      </w:rPr>
                                    </w:pPr>
                                    <w:r w:rsidRPr="008E18E8">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247650" y="37147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076325" y="0"/>
                              <a:ext cx="847725" cy="1247775"/>
                              <a:chOff x="0" y="0"/>
                              <a:chExt cx="847725" cy="1247775"/>
                            </a:xfrm>
                          </wpg:grpSpPr>
                          <wps:wsp>
                            <wps:cNvPr id="9" name="Rectangle 9"/>
                            <wps:cNvSpPr/>
                            <wps:spPr>
                              <a:xfrm>
                                <a:off x="0" y="0"/>
                                <a:ext cx="847725" cy="40005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C609" w14:textId="466D4B4F" w:rsidR="008E0799" w:rsidRPr="008E18E8" w:rsidRDefault="008E0799" w:rsidP="008E18E8">
                                  <w:pPr>
                                    <w:rPr>
                                      <w:color w:val="000000" w:themeColor="text1"/>
                                    </w:rPr>
                                  </w:pPr>
                                  <w:r>
                                    <w:rPr>
                                      <w:color w:val="000000" w:themeColor="text1"/>
                                    </w:rPr>
                                    <w:t>XDS</w:t>
                                  </w:r>
                                  <w:r>
                                    <w:rPr>
                                      <w:color w:val="000000" w:themeColor="text1"/>
                                    </w:rPr>
                                    <w:br/>
                                  </w:r>
                                  <w:r w:rsidRPr="008E18E8">
                                    <w:rPr>
                                      <w:color w:val="000000" w:themeColor="text1"/>
                                    </w:rPr>
                                    <w:t>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419100" y="400050"/>
                                <a:ext cx="9525" cy="847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2333625" y="19050"/>
                              <a:ext cx="495300" cy="1676400"/>
                              <a:chOff x="0" y="0"/>
                              <a:chExt cx="495300" cy="1676400"/>
                            </a:xfrm>
                          </wpg:grpSpPr>
                          <wpg:grpSp>
                            <wpg:cNvPr id="6" name="Group 6"/>
                            <wpg:cNvGrpSpPr/>
                            <wpg:grpSpPr>
                              <a:xfrm>
                                <a:off x="0" y="0"/>
                                <a:ext cx="495300" cy="390525"/>
                                <a:chOff x="0" y="0"/>
                                <a:chExt cx="495300" cy="390525"/>
                              </a:xfrm>
                            </wpg:grpSpPr>
                            <wps:wsp>
                              <wps:cNvPr id="7" name="Oval 7"/>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868B3" w14:textId="77777777" w:rsidR="008E0799" w:rsidRPr="00E416C0" w:rsidRDefault="008E0799" w:rsidP="008E18E8">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0CB9CD" w14:textId="31BA4F5F" w:rsidR="008E0799" w:rsidRPr="008E18E8" w:rsidRDefault="008E0799" w:rsidP="008E18E8">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Straight Connector 12"/>
                            <wps:cNvCnPr/>
                            <wps:spPr>
                              <a:xfrm>
                                <a:off x="247650" y="35242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Rectangle 16"/>
                            <wps:cNvSpPr/>
                            <wps:spPr>
                              <a:xfrm rot="5400000">
                                <a:off x="-66675" y="885825"/>
                                <a:ext cx="8667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493B5" w14:textId="66675D00" w:rsidR="008E0799" w:rsidRPr="008E18E8" w:rsidRDefault="008E0799" w:rsidP="008E18E8">
                                  <w:pPr>
                                    <w:rPr>
                                      <w:color w:val="000000" w:themeColor="text1"/>
                                    </w:rPr>
                                  </w:pPr>
                                  <w:r w:rsidRPr="008E18E8">
                                    <w:rPr>
                                      <w:color w:val="000000" w:themeColor="text1"/>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171450" y="514350"/>
                              <a:ext cx="1409700" cy="314325"/>
                              <a:chOff x="0" y="0"/>
                              <a:chExt cx="1409700" cy="314325"/>
                            </a:xfrm>
                          </wpg:grpSpPr>
                          <wps:wsp>
                            <wps:cNvPr id="18" name="Rectangle 18"/>
                            <wps:cNvSpPr/>
                            <wps:spPr>
                              <a:xfrm>
                                <a:off x="0" y="0"/>
                                <a:ext cx="14097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897172" w14:textId="7657C251" w:rsidR="008E0799" w:rsidRPr="008E18E8" w:rsidRDefault="008E0799" w:rsidP="008E18E8">
                                  <w:pPr>
                                    <w:rPr>
                                      <w:color w:val="000000" w:themeColor="text1"/>
                                    </w:rPr>
                                  </w:pPr>
                                  <w:r>
                                    <w:rPr>
                                      <w:color w:val="000000" w:themeColor="text1"/>
                                    </w:rPr>
                                    <w:t xml:space="preserve">Search </w:t>
                                  </w:r>
                                  <w:proofErr w:type="spellStart"/>
                                  <w:proofErr w:type="gramStart"/>
                                  <w:r>
                                    <w:rPr>
                                      <w:color w:val="000000" w:themeColor="text1"/>
                                    </w:rPr>
                                    <w:t>Mr.Bob</w:t>
                                  </w:r>
                                  <w:proofErr w:type="spellEnd"/>
                                  <w:proofErr w:type="gramEnd"/>
                                  <w:r>
                                    <w:rPr>
                                      <w:color w:val="000000" w:themeColor="text1"/>
                                    </w:rPr>
                                    <w:t xml:space="preserv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85725" y="47625"/>
                                <a:ext cx="1238250"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71450" y="857250"/>
                              <a:ext cx="1409700" cy="314325"/>
                              <a:chOff x="0" y="0"/>
                              <a:chExt cx="1409700" cy="314325"/>
                            </a:xfrm>
                          </wpg:grpSpPr>
                          <wps:wsp>
                            <wps:cNvPr id="21" name="Straight Arrow Connector 21"/>
                            <wps:cNvCnPr/>
                            <wps:spPr>
                              <a:xfrm>
                                <a:off x="85725" y="57150"/>
                                <a:ext cx="1238250" cy="0"/>
                              </a:xfrm>
                              <a:prstGeom prst="straightConnector1">
                                <a:avLst/>
                              </a:prstGeom>
                              <a:ln w="2222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0" y="0"/>
                                <a:ext cx="14097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CEBD9" w14:textId="50E1309B" w:rsidR="008E0799" w:rsidRPr="008E18E8" w:rsidRDefault="008E0799" w:rsidP="00850234">
                                  <w:pPr>
                                    <w:rPr>
                                      <w:color w:val="000000" w:themeColor="text1"/>
                                    </w:rPr>
                                  </w:pPr>
                                  <w:r>
                                    <w:rPr>
                                      <w:color w:val="000000" w:themeColor="text1"/>
                                    </w:rPr>
                                    <w:t xml:space="preserve">Return </w:t>
                                  </w:r>
                                  <w:proofErr w:type="spellStart"/>
                                  <w:proofErr w:type="gramStart"/>
                                  <w:r>
                                    <w:rPr>
                                      <w:color w:val="000000" w:themeColor="text1"/>
                                    </w:rPr>
                                    <w:t>Mr.Bob</w:t>
                                  </w:r>
                                  <w:proofErr w:type="spellEnd"/>
                                  <w:proofErr w:type="gramEnd"/>
                                  <w:r>
                                    <w:rPr>
                                      <w:color w:val="000000" w:themeColor="text1"/>
                                    </w:rPr>
                                    <w:t xml:space="preserve">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 name="Group 34"/>
                          <wpg:cNvGrpSpPr/>
                          <wpg:grpSpPr>
                            <a:xfrm>
                              <a:off x="276225" y="1209675"/>
                              <a:ext cx="2305050" cy="409575"/>
                              <a:chOff x="0" y="-28575"/>
                              <a:chExt cx="2305050" cy="409575"/>
                            </a:xfrm>
                          </wpg:grpSpPr>
                          <wps:wsp>
                            <wps:cNvPr id="23" name="Straight Arrow Connector 23"/>
                            <wps:cNvCnPr/>
                            <wps:spPr>
                              <a:xfrm>
                                <a:off x="0" y="0"/>
                                <a:ext cx="23050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38100" y="-28575"/>
                                <a:ext cx="22574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67C1A" w14:textId="74B4D8D0" w:rsidR="008E0799" w:rsidRPr="00526367" w:rsidRDefault="008E0799" w:rsidP="00C178A9">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oup 35"/>
                          <wpg:cNvGrpSpPr/>
                          <wpg:grpSpPr>
                            <a:xfrm>
                              <a:off x="257175" y="1590675"/>
                              <a:ext cx="2305050" cy="295275"/>
                              <a:chOff x="0" y="-66675"/>
                              <a:chExt cx="2305050" cy="295275"/>
                            </a:xfrm>
                          </wpg:grpSpPr>
                          <wps:wsp>
                            <wps:cNvPr id="25" name="Straight Arrow Connector 25"/>
                            <wps:cNvCnPr/>
                            <wps:spPr>
                              <a:xfrm>
                                <a:off x="0" y="0"/>
                                <a:ext cx="2305050" cy="0"/>
                              </a:xfrm>
                              <a:prstGeom prst="straightConnector1">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9050" y="-66675"/>
                                <a:ext cx="225742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9E97BE" w14:textId="0F0E1158" w:rsidR="008E0799" w:rsidRPr="00526367" w:rsidRDefault="008E0799" w:rsidP="003C556E">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005893F" id="Group 36" o:spid="_x0000_s1032" style="width:222.75pt;height:147pt;mso-position-horizontal-relative:char;mso-position-vertical-relative:line" coordsize="28289,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">
                  <v:group id="Group 19" o:spid="_x0000_s1033" style="position:absolute;top:381;width:4953;height:16954" coordsize="4953,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5" o:spid="_x0000_s1034"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3" o:spid="_x0000_s1035"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" fillcolor="white [3212]" strokecolor="black [3213]" strokeweight="1.75pt">
                        <v:stroke joinstyle="miter"/>
                        <v:textbox>
                          <w:txbxContent>
                            <w:p w14:paraId="6D169939" w14:textId="71087EDE" w:rsidR="008E0799" w:rsidRPr="00E416C0" w:rsidRDefault="008E0799" w:rsidP="00E416C0">
                              <w:pPr>
                                <w:ind w:right="-37"/>
                                <w:rPr>
                                  <w:color w:val="000000" w:themeColor="text1"/>
                                  <w14:textOutline w14:w="9525" w14:cap="rnd" w14:cmpd="sng" w14:algn="ctr">
                                    <w14:noFill/>
                                    <w14:prstDash w14:val="solid"/>
                                    <w14:bevel/>
                                  </w14:textOutline>
                                </w:rPr>
                              </w:pPr>
                            </w:p>
                          </w:txbxContent>
                        </v:textbox>
                      </v:oval>
                      <v:rect id="Rectangle 4" o:spid="_x0000_s1036"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3F47D93E" w14:textId="59C39CFF" w:rsidR="008E0799" w:rsidRPr="008E18E8" w:rsidRDefault="008E0799" w:rsidP="008E18E8">
                              <w:pPr>
                                <w:rPr>
                                  <w:color w:val="000000" w:themeColor="text1"/>
                                </w:rPr>
                              </w:pPr>
                              <w:r w:rsidRPr="008E18E8">
                                <w:rPr>
                                  <w:color w:val="000000" w:themeColor="text1"/>
                                </w:rPr>
                                <w:t>A</w:t>
                              </w:r>
                            </w:p>
                          </w:txbxContent>
                        </v:textbox>
                      </v:rect>
                    </v:group>
                    <v:line id="Straight Connector 10" o:spid="_x0000_s1037" style="position:absolute;visibility:visible;mso-wrap-style:square" from="2476,3714" to="2476,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" strokecolor="black [3213]" strokeweight="1.5pt">
                      <v:stroke joinstyle="miter"/>
                    </v:line>
                  </v:group>
                  <v:group id="Group 27" o:spid="_x0000_s1038" style="position:absolute;left:10763;width:8477;height:12477" coordsize="8477,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 o:spid="_x0000_s1039" style="position:absolute;width:847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" filled="f" strokecolor="black [3213]" strokeweight="2pt">
                      <v:textbox>
                        <w:txbxContent>
                          <w:p w14:paraId="6D40C609" w14:textId="466D4B4F" w:rsidR="008E0799" w:rsidRPr="008E18E8" w:rsidRDefault="008E0799" w:rsidP="008E18E8">
                            <w:pPr>
                              <w:rPr>
                                <w:color w:val="000000" w:themeColor="text1"/>
                              </w:rPr>
                            </w:pPr>
                            <w:r>
                              <w:rPr>
                                <w:color w:val="000000" w:themeColor="text1"/>
                              </w:rPr>
                              <w:t>XDS</w:t>
                            </w:r>
                            <w:r>
                              <w:rPr>
                                <w:color w:val="000000" w:themeColor="text1"/>
                              </w:rPr>
                              <w:br/>
                            </w:r>
                            <w:r w:rsidRPr="008E18E8">
                              <w:rPr>
                                <w:color w:val="000000" w:themeColor="text1"/>
                              </w:rPr>
                              <w:t>Blockchain</w:t>
                            </w:r>
                          </w:p>
                        </w:txbxContent>
                      </v:textbox>
                    </v:rect>
                    <v:line id="Straight Connector 11" o:spid="_x0000_s1040" style="position:absolute;flip:x;visibility:visible;mso-wrap-style:square" from="4191,4000" to="428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" strokecolor="black [3213]" strokeweight="1.5pt">
                      <v:stroke joinstyle="miter"/>
                    </v:line>
                  </v:group>
                  <v:group id="Group 28" o:spid="_x0000_s1041" style="position:absolute;left:23336;top:190;width:4953;height:16764" coordsize="495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6" o:spid="_x0000_s1042"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7" o:spid="_x0000_s1043"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" fillcolor="white [3212]" strokecolor="black [3213]" strokeweight="1.75pt">
                        <v:stroke joinstyle="miter"/>
                        <v:textbox>
                          <w:txbxContent>
                            <w:p w14:paraId="2F8868B3" w14:textId="77777777" w:rsidR="008E0799" w:rsidRPr="00E416C0" w:rsidRDefault="008E0799" w:rsidP="008E18E8">
                              <w:pPr>
                                <w:ind w:right="-37"/>
                                <w:rPr>
                                  <w:color w:val="000000" w:themeColor="text1"/>
                                  <w14:textOutline w14:w="9525" w14:cap="rnd" w14:cmpd="sng" w14:algn="ctr">
                                    <w14:noFill/>
                                    <w14:prstDash w14:val="solid"/>
                                    <w14:bevel/>
                                  </w14:textOutline>
                                </w:rPr>
                              </w:pPr>
                            </w:p>
                          </w:txbxContent>
                        </v:textbox>
                      </v:oval>
                      <v:rect id="Rectangle 8" o:spid="_x0000_s1044"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14:paraId="7B0CB9CD" w14:textId="31BA4F5F" w:rsidR="008E0799" w:rsidRPr="008E18E8" w:rsidRDefault="008E0799" w:rsidP="008E18E8">
                              <w:pPr>
                                <w:rPr>
                                  <w:color w:val="000000" w:themeColor="text1"/>
                                </w:rPr>
                              </w:pPr>
                              <w:r>
                                <w:rPr>
                                  <w:color w:val="000000" w:themeColor="text1"/>
                                </w:rPr>
                                <w:t>B</w:t>
                              </w:r>
                            </w:p>
                          </w:txbxContent>
                        </v:textbox>
                      </v:rect>
                    </v:group>
                    <v:line id="Straight Connector 12" o:spid="_x0000_s1045" style="position:absolute;visibility:visible;mso-wrap-style:square" from="2476,3524" to="247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" strokecolor="black [3213]" strokeweight="1.5pt">
                      <v:stroke joinstyle="miter"/>
                    </v:line>
                    <v:rect id="Rectangle 16" o:spid="_x0000_s1046" style="position:absolute;left:-667;top:8858;width:8667;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" filled="f" stroked="f" strokeweight="1pt">
                      <v:textbox>
                        <w:txbxContent>
                          <w:p w14:paraId="3AC493B5" w14:textId="66675D00" w:rsidR="008E0799" w:rsidRPr="008E18E8" w:rsidRDefault="008E0799" w:rsidP="008E18E8">
                            <w:pPr>
                              <w:rPr>
                                <w:color w:val="000000" w:themeColor="text1"/>
                              </w:rPr>
                            </w:pPr>
                            <w:r w:rsidRPr="008E18E8">
                              <w:rPr>
                                <w:color w:val="000000" w:themeColor="text1"/>
                              </w:rPr>
                              <w:t>Timeline</w:t>
                            </w:r>
                          </w:p>
                        </w:txbxContent>
                      </v:textbox>
                    </v:rect>
                  </v:group>
                  <v:group id="Group 29" o:spid="_x0000_s1047" style="position:absolute;left:1714;top:5143;width:14097;height:3143" coordsize="14097,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48" style="position:absolute;width:1409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v:textbox>
                        <w:txbxContent>
                          <w:p w14:paraId="17897172" w14:textId="7657C251" w:rsidR="008E0799" w:rsidRPr="008E18E8" w:rsidRDefault="008E0799" w:rsidP="008E18E8">
                            <w:pPr>
                              <w:rPr>
                                <w:color w:val="000000" w:themeColor="text1"/>
                              </w:rPr>
                            </w:pPr>
                            <w:r>
                              <w:rPr>
                                <w:color w:val="000000" w:themeColor="text1"/>
                              </w:rPr>
                              <w:t xml:space="preserve">Search </w:t>
                            </w:r>
                            <w:proofErr w:type="spellStart"/>
                            <w:proofErr w:type="gramStart"/>
                            <w:r>
                              <w:rPr>
                                <w:color w:val="000000" w:themeColor="text1"/>
                              </w:rPr>
                              <w:t>Mr.Bob</w:t>
                            </w:r>
                            <w:proofErr w:type="spellEnd"/>
                            <w:proofErr w:type="gramEnd"/>
                            <w:r>
                              <w:rPr>
                                <w:color w:val="000000" w:themeColor="text1"/>
                              </w:rPr>
                              <w:t xml:space="preserve"> registry</w:t>
                            </w:r>
                          </w:p>
                        </w:txbxContent>
                      </v:textbox>
                    </v:rect>
                    <v:shapetype id="_x0000_t32" coordsize="21600,21600" o:spt="32" o:oned="t" path="m,l21600,21600e" filled="f">
                      <v:path arrowok="t" fillok="f" o:connecttype="none"/>
                      <o:lock v:ext="edit" shapetype="t"/>
                    </v:shapetype>
                    <v:shape id="Straight Arrow Connector 20" o:spid="_x0000_s1049" type="#_x0000_t32" style="position:absolute;left:857;top:476;width:12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" strokecolor="black [3213]" strokeweight="1.75pt">
                      <v:stroke endarrow="block" joinstyle="miter"/>
                    </v:shape>
                  </v:group>
                  <v:group id="Group 30" o:spid="_x0000_s1050" style="position:absolute;left:1714;top:8572;width:14097;height:3143" coordsize="14097,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Straight Arrow Connector 21" o:spid="_x0000_s1051" type="#_x0000_t32" style="position:absolute;left:857;top:571;width:12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" strokecolor="black [3213]" strokeweight="1.75pt">
                      <v:stroke startarrow="block" joinstyle="miter"/>
                    </v:shape>
                    <v:rect id="Rectangle 22" o:spid="_x0000_s1052" style="position:absolute;width:1409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" filled="f" stroked="f" strokeweight="1pt">
                      <v:textbox>
                        <w:txbxContent>
                          <w:p w14:paraId="777CEBD9" w14:textId="50E1309B" w:rsidR="008E0799" w:rsidRPr="008E18E8" w:rsidRDefault="008E0799" w:rsidP="00850234">
                            <w:pPr>
                              <w:rPr>
                                <w:color w:val="000000" w:themeColor="text1"/>
                              </w:rPr>
                            </w:pPr>
                            <w:r>
                              <w:rPr>
                                <w:color w:val="000000" w:themeColor="text1"/>
                              </w:rPr>
                              <w:t xml:space="preserve">Return </w:t>
                            </w:r>
                            <w:proofErr w:type="spellStart"/>
                            <w:proofErr w:type="gramStart"/>
                            <w:r>
                              <w:rPr>
                                <w:color w:val="000000" w:themeColor="text1"/>
                              </w:rPr>
                              <w:t>Mr.Bob</w:t>
                            </w:r>
                            <w:proofErr w:type="spellEnd"/>
                            <w:proofErr w:type="gramEnd"/>
                            <w:r>
                              <w:rPr>
                                <w:color w:val="000000" w:themeColor="text1"/>
                              </w:rPr>
                              <w:t xml:space="preserve"> registry</w:t>
                            </w:r>
                          </w:p>
                        </w:txbxContent>
                      </v:textbox>
                    </v:rect>
                  </v:group>
                  <v:group id="Group 34" o:spid="_x0000_s1053" style="position:absolute;left:2762;top:12096;width:23050;height:4096" coordorigin=",-285" coordsize="2305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Straight Arrow Connector 23" o:spid="_x0000_s1054" type="#_x0000_t32" style="position:absolute;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" strokecolor="black [3213]" strokeweight="1.5pt">
                      <v:stroke endarrow="block" joinstyle="miter"/>
                    </v:shape>
                    <v:rect id="Rectangle 24" o:spid="_x0000_s1055" style="position:absolute;left:381;top:-285;width:2257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46F67C1A" w14:textId="74B4D8D0" w:rsidR="008E0799" w:rsidRPr="00526367" w:rsidRDefault="008E0799" w:rsidP="00C178A9">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v:textbox>
                    </v:rect>
                  </v:group>
                  <v:group id="Group 35" o:spid="_x0000_s1056" style="position:absolute;left:2571;top:15906;width:23051;height:2953" coordorigin=",-666" coordsize="23050,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25" o:spid="_x0000_s1057" type="#_x0000_t32" style="position:absolute;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" strokecolor="black [3213]" strokeweight="1.5pt">
                      <v:stroke startarrow="block" joinstyle="miter"/>
                    </v:shape>
                    <v:rect id="Rectangle 26" o:spid="_x0000_s1058" style="position:absolute;left:190;top:-666;width:2257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249E97BE" w14:textId="0F0E1158" w:rsidR="008E0799" w:rsidRPr="00526367" w:rsidRDefault="008E0799" w:rsidP="003C556E">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v:textbox>
                    </v:rect>
                  </v:group>
                  <w10:anchorlock/>
                </v:group>
              </w:pict>
            </mc:Fallback>
          </mc:AlternateContent>
        </w:r>
      </w:del>
    </w:p>
    <w:p w14:paraId="3EEB30E0" w14:textId="66CD0018" w:rsidR="00E416C0" w:rsidDel="00EC7FC5" w:rsidRDefault="00EB4202">
      <w:pPr>
        <w:pStyle w:val="BodyText"/>
        <w:rPr>
          <w:del w:id="407" w:author="Petnathean Julled" w:date="2021-09-22T07:35:00Z"/>
          <w:color w:val="000000" w:themeColor="text1"/>
        </w:rPr>
        <w:pPrChange w:id="408" w:author="Petnathean Julled" w:date="2021-09-22T07:35:00Z">
          <w:pPr>
            <w:pStyle w:val="Caption"/>
          </w:pPr>
        </w:pPrChange>
      </w:pPr>
      <w:bookmarkStart w:id="409" w:name="_Ref53534448"/>
      <w:del w:id="410" w:author="Petnathean Julled" w:date="2021-09-22T07:35:00Z">
        <w:r w:rsidRPr="00EB4202" w:rsidDel="00EC7FC5">
          <w:rPr>
            <w:color w:val="000000" w:themeColor="text1"/>
          </w:rPr>
          <w:delText xml:space="preserve">Figure </w:delText>
        </w:r>
        <w:r w:rsidRPr="00EB4202" w:rsidDel="00EC7FC5">
          <w:rPr>
            <w:color w:val="000000" w:themeColor="text1"/>
          </w:rPr>
          <w:fldChar w:fldCharType="begin"/>
        </w:r>
        <w:r w:rsidRPr="00EB4202" w:rsidDel="00EC7FC5">
          <w:rPr>
            <w:color w:val="000000" w:themeColor="text1"/>
          </w:rPr>
          <w:delInstrText xml:space="preserve"> SEQ Figure \* ARABIC </w:delInstrText>
        </w:r>
        <w:r w:rsidRPr="00EB4202" w:rsidDel="00EC7FC5">
          <w:rPr>
            <w:color w:val="000000" w:themeColor="text1"/>
          </w:rPr>
          <w:fldChar w:fldCharType="separate"/>
        </w:r>
        <w:r w:rsidR="00D32073" w:rsidDel="00EC7FC5">
          <w:rPr>
            <w:noProof/>
            <w:color w:val="000000" w:themeColor="text1"/>
          </w:rPr>
          <w:delText>2</w:delText>
        </w:r>
        <w:r w:rsidRPr="00EB4202" w:rsidDel="00EC7FC5">
          <w:rPr>
            <w:color w:val="000000" w:themeColor="text1"/>
          </w:rPr>
          <w:fldChar w:fldCharType="end"/>
        </w:r>
        <w:bookmarkEnd w:id="409"/>
        <w:r w:rsidRPr="00EB4202" w:rsidDel="00EC7FC5">
          <w:rPr>
            <w:color w:val="000000" w:themeColor="text1"/>
          </w:rPr>
          <w:delText xml:space="preserve"> Use case scenario flow chart</w:delText>
        </w:r>
      </w:del>
    </w:p>
    <w:p w14:paraId="28D99CD8" w14:textId="4A7FBD30" w:rsidR="009D6270" w:rsidDel="00EC7FC5" w:rsidRDefault="005B0B4C">
      <w:pPr>
        <w:pStyle w:val="BodyText"/>
        <w:rPr>
          <w:del w:id="411" w:author="Petnathean Julled" w:date="2021-09-22T07:35:00Z"/>
        </w:rPr>
        <w:pPrChange w:id="412" w:author="Petnathean Julled" w:date="2021-09-22T07:35:00Z">
          <w:pPr>
            <w:pStyle w:val="Heading2"/>
          </w:pPr>
        </w:pPrChange>
      </w:pPr>
      <w:del w:id="413" w:author="Petnathean Julled" w:date="2021-09-22T07:35:00Z">
        <w:r w:rsidDel="00EC7FC5">
          <w:delText>Network</w:delText>
        </w:r>
        <w:r w:rsidR="009D6270" w:rsidDel="00EC7FC5">
          <w:delText xml:space="preserve"> Design</w:delText>
        </w:r>
      </w:del>
    </w:p>
    <w:p w14:paraId="0CEE30FA" w14:textId="1BEA18C3" w:rsidR="009D6270" w:rsidDel="00EC7FC5" w:rsidRDefault="001A0257">
      <w:pPr>
        <w:pStyle w:val="BodyText"/>
        <w:rPr>
          <w:del w:id="414" w:author="Petnathean Julled" w:date="2021-09-22T07:35:00Z"/>
        </w:rPr>
        <w:pPrChange w:id="415" w:author="Petnathean Julled" w:date="2021-09-22T07:35:00Z">
          <w:pPr>
            <w:ind w:firstLine="284"/>
            <w:jc w:val="both"/>
          </w:pPr>
        </w:pPrChange>
      </w:pPr>
      <w:del w:id="416" w:author="Petnathean Julled" w:date="2021-09-22T07:35:00Z">
        <w:r w:rsidRPr="001A0257" w:rsidDel="00EC7FC5">
          <w:delText>In our scenario, we declare that participant</w:delText>
        </w:r>
        <w:r w:rsidR="008D3627" w:rsidDel="00EC7FC5">
          <w:delText>s</w:delText>
        </w:r>
        <w:r w:rsidR="00272E32" w:rsidDel="00EC7FC5">
          <w:delText xml:space="preserve"> of the network</w:delText>
        </w:r>
        <w:r w:rsidRPr="001A0257" w:rsidDel="00EC7FC5">
          <w:delText xml:space="preserve"> </w:delText>
        </w:r>
        <w:r w:rsidR="003D1AD5" w:rsidDel="00EC7FC5">
          <w:delText>are</w:delText>
        </w:r>
        <w:r w:rsidR="003D1AD5" w:rsidRPr="001A0257" w:rsidDel="00EC7FC5">
          <w:delText xml:space="preserve"> </w:delText>
        </w:r>
        <w:r w:rsidRPr="001A0257" w:rsidDel="00EC7FC5">
          <w:delText>members of XDS Affinity Domain which assume</w:delText>
        </w:r>
        <w:r w:rsidR="003D1AD5" w:rsidDel="00EC7FC5">
          <w:delText>s</w:delText>
        </w:r>
        <w:r w:rsidRPr="001A0257" w:rsidDel="00EC7FC5">
          <w:delText xml:space="preserve"> to be hospital</w:delText>
        </w:r>
        <w:r w:rsidR="00106EAF" w:rsidDel="00EC7FC5">
          <w:delText xml:space="preserve">s and healthcare </w:delText>
        </w:r>
        <w:r w:rsidR="00C9354C" w:rsidDel="00EC7FC5">
          <w:delText>institutions</w:delText>
        </w:r>
        <w:r w:rsidRPr="001A0257" w:rsidDel="00EC7FC5">
          <w:delText>.</w:delText>
        </w:r>
        <w:r w:rsidR="00272E32" w:rsidDel="00EC7FC5">
          <w:delText xml:space="preserve"> Each member will need at least one computational machine to keep</w:delText>
        </w:r>
        <w:r w:rsidR="004D1066" w:rsidDel="00EC7FC5">
          <w:rPr>
            <w:rFonts w:cstheme="minorBidi"/>
            <w:szCs w:val="25"/>
            <w:lang w:bidi="th-TH"/>
          </w:rPr>
          <w:delText xml:space="preserve"> operate</w:delText>
        </w:r>
        <w:r w:rsidR="00272E32" w:rsidDel="00EC7FC5">
          <w:delText xml:space="preserve"> and maintain Blockchain ledger, </w:delText>
        </w:r>
        <w:r w:rsidR="004D1066" w:rsidDel="00EC7FC5">
          <w:delText xml:space="preserve">thus </w:delText>
        </w:r>
        <w:r w:rsidR="00272E32" w:rsidDel="00EC7FC5">
          <w:delText>becoming ‘Blockchain Node’.</w:delText>
        </w:r>
        <w:r w:rsidR="00745437" w:rsidDel="00EC7FC5">
          <w:delText xml:space="preserve"> </w:delText>
        </w:r>
        <w:r w:rsidRPr="001A0257" w:rsidDel="00EC7FC5">
          <w:delText xml:space="preserve">As the Blockchain allows only XDS Affinity Domain members to participate as node, </w:delText>
        </w:r>
        <w:r w:rsidR="003820C4" w:rsidDel="00EC7FC5">
          <w:delText xml:space="preserve">so </w:delText>
        </w:r>
        <w:r w:rsidRPr="001A0257" w:rsidDel="00EC7FC5">
          <w:delText>this</w:delText>
        </w:r>
        <w:r w:rsidR="003820C4" w:rsidDel="00EC7FC5">
          <w:delText xml:space="preserve"> </w:delText>
        </w:r>
        <w:r w:rsidRPr="001A0257" w:rsidDel="00EC7FC5">
          <w:delText>Blockchain</w:delText>
        </w:r>
        <w:r w:rsidR="003820C4" w:rsidDel="00EC7FC5">
          <w:delText xml:space="preserve"> will be</w:delText>
        </w:r>
        <w:r w:rsidRPr="001A0257" w:rsidDel="00EC7FC5">
          <w:delText xml:space="preserve"> classified as </w:delText>
        </w:r>
        <w:r w:rsidRPr="002D555E" w:rsidDel="00EC7FC5">
          <w:delText>permissioned chain</w:delText>
        </w:r>
        <w:r w:rsidRPr="001A0257" w:rsidDel="00EC7FC5">
          <w:delText>.</w:delText>
        </w:r>
        <w:r w:rsidR="009C416F" w:rsidDel="00EC7FC5">
          <w:delText xml:space="preserve"> And for networking protocol between each node</w:delText>
        </w:r>
        <w:r w:rsidR="00D27446" w:rsidDel="00EC7FC5">
          <w:delText xml:space="preserve"> in</w:delText>
        </w:r>
        <w:r w:rsidR="009C416F" w:rsidDel="00EC7FC5">
          <w:delText xml:space="preserve"> the network, it </w:delText>
        </w:r>
        <w:r w:rsidR="00A05542" w:rsidDel="00EC7FC5">
          <w:delText>relies</w:delText>
        </w:r>
        <w:r w:rsidR="009C416F" w:rsidDel="00EC7FC5">
          <w:delText xml:space="preserve"> on the adopted Blockchain platform invented by provider or community.</w:delText>
        </w:r>
        <w:r w:rsidR="00A05542" w:rsidDel="00EC7FC5">
          <w:delText xml:space="preserve"> </w:delText>
        </w:r>
      </w:del>
    </w:p>
    <w:p w14:paraId="78DEF387" w14:textId="558DA4E3" w:rsidR="00585EB5" w:rsidDel="00EC7FC5" w:rsidRDefault="00585EB5">
      <w:pPr>
        <w:pStyle w:val="BodyText"/>
        <w:rPr>
          <w:del w:id="417" w:author="Petnathean Julled" w:date="2021-09-22T07:35:00Z"/>
        </w:rPr>
        <w:pPrChange w:id="418" w:author="Petnathean Julled" w:date="2021-09-22T07:35:00Z">
          <w:pPr>
            <w:pStyle w:val="Heading2"/>
          </w:pPr>
        </w:pPrChange>
      </w:pPr>
      <w:del w:id="419" w:author="Petnathean Julled" w:date="2021-09-22T07:35:00Z">
        <w:r w:rsidDel="00EC7FC5">
          <w:delText xml:space="preserve">Blockchain </w:delText>
        </w:r>
        <w:r w:rsidR="00E90755" w:rsidDel="00EC7FC5">
          <w:delText>C</w:delText>
        </w:r>
        <w:r w:rsidDel="00EC7FC5">
          <w:delText>omponents and</w:delText>
        </w:r>
        <w:r w:rsidR="00E90755" w:rsidDel="00EC7FC5">
          <w:delText xml:space="preserve"> C</w:delText>
        </w:r>
        <w:r w:rsidDel="00EC7FC5">
          <w:delText>onsensus</w:delText>
        </w:r>
      </w:del>
    </w:p>
    <w:p w14:paraId="7B12D86C" w14:textId="02AD1D5E" w:rsidR="00AF171B" w:rsidRPr="00E83C0E" w:rsidDel="00EC7FC5" w:rsidRDefault="002C7A7B">
      <w:pPr>
        <w:pStyle w:val="BodyText"/>
        <w:rPr>
          <w:del w:id="420" w:author="Petnathean Julled" w:date="2021-09-22T07:35:00Z"/>
          <w:color w:val="FF0000"/>
        </w:rPr>
      </w:pPr>
      <w:del w:id="421" w:author="Petnathean Julled" w:date="2021-09-22T07:35:00Z">
        <w:r w:rsidDel="00EC7FC5">
          <w:rPr>
            <w:lang w:val="en-US"/>
          </w:rPr>
          <w:delText>The main components of Blockchain comprise of the backbone engine which allow</w:delText>
        </w:r>
        <w:r w:rsidR="0062380A" w:rsidDel="00EC7FC5">
          <w:rPr>
            <w:lang w:val="en-US"/>
          </w:rPr>
          <w:delText>s</w:delText>
        </w:r>
        <w:r w:rsidDel="00EC7FC5">
          <w:rPr>
            <w:lang w:val="en-US"/>
          </w:rPr>
          <w:delText xml:space="preserve"> the network to form, operate, and maintain Blockchain ledger addition with consensus mechanism which maintain integrity of the network. In this work, we adopt Ethereum Blockchain platform as engine to operate components regarding cryptographical components</w:delText>
        </w:r>
        <w:r w:rsidR="00366D5E" w:rsidDel="00EC7FC5">
          <w:rPr>
            <w:lang w:val="en-US"/>
          </w:rPr>
          <w:delText xml:space="preserve"> forming ‘Block’ and ‘Chain’</w:delText>
        </w:r>
        <w:r w:rsidDel="00EC7FC5">
          <w:rPr>
            <w:lang w:val="en-US"/>
          </w:rPr>
          <w:delText xml:space="preserve">, Blockchain networking, </w:delText>
        </w:r>
        <w:r w:rsidR="00366D5E" w:rsidDel="00EC7FC5">
          <w:rPr>
            <w:lang w:val="en-US"/>
          </w:rPr>
          <w:delText>actor identifying, transaction mapping, and maintaining the ledger.</w:delText>
        </w:r>
        <w:r w:rsidR="006D5091" w:rsidDel="00EC7FC5">
          <w:rPr>
            <w:rFonts w:cstheme="minorBidi" w:hint="cs"/>
            <w:szCs w:val="25"/>
            <w:cs/>
            <w:lang w:val="en-US" w:bidi="th-TH"/>
          </w:rPr>
          <w:delText xml:space="preserve"> </w:delText>
        </w:r>
        <w:r w:rsidR="006D5091" w:rsidDel="00EC7FC5">
          <w:rPr>
            <w:rFonts w:cstheme="minorBidi"/>
            <w:szCs w:val="25"/>
            <w:lang w:val="en-US" w:bidi="th-TH"/>
          </w:rPr>
          <w:delText>By ensure integrity of every ‘Block’ and ‘Chain’ identified by its hash value, this guarantee</w:delText>
        </w:r>
        <w:r w:rsidR="00C457DF" w:rsidDel="00EC7FC5">
          <w:rPr>
            <w:rFonts w:cstheme="minorBidi"/>
            <w:szCs w:val="25"/>
            <w:lang w:val="en-US" w:bidi="th-TH"/>
          </w:rPr>
          <w:delText>s</w:delText>
        </w:r>
        <w:r w:rsidR="006D5091" w:rsidDel="00EC7FC5">
          <w:rPr>
            <w:rFonts w:cstheme="minorBidi"/>
            <w:szCs w:val="25"/>
            <w:lang w:val="en-US" w:bidi="th-TH"/>
          </w:rPr>
          <w:delText xml:space="preserve"> that no one can ever be able to modify anything published to Blockchain. This made all data within Blockchain to become persistent</w:delText>
        </w:r>
        <w:r w:rsidR="0035791C" w:rsidDel="00EC7FC5">
          <w:rPr>
            <w:rFonts w:cstheme="minorBidi"/>
            <w:szCs w:val="25"/>
            <w:lang w:val="en-US" w:bidi="th-TH"/>
          </w:rPr>
          <w:delText xml:space="preserve"> and always available</w:delText>
        </w:r>
        <w:r w:rsidR="000F1ECD" w:rsidDel="00EC7FC5">
          <w:rPr>
            <w:rFonts w:cstheme="minorBidi"/>
            <w:szCs w:val="25"/>
            <w:lang w:val="en-US" w:bidi="th-TH"/>
          </w:rPr>
          <w:delText xml:space="preserve"> to access</w:delText>
        </w:r>
        <w:r w:rsidR="006D5091" w:rsidDel="00EC7FC5">
          <w:rPr>
            <w:rFonts w:cstheme="minorBidi"/>
            <w:szCs w:val="25"/>
            <w:lang w:val="en-US" w:bidi="th-TH"/>
          </w:rPr>
          <w:delText xml:space="preserve"> </w:delText>
        </w:r>
        <w:r w:rsidR="00C93505" w:rsidDel="00EC7FC5">
          <w:rPr>
            <w:rFonts w:cstheme="minorBidi"/>
            <w:szCs w:val="25"/>
            <w:lang w:val="en-US" w:bidi="th-TH"/>
          </w:rPr>
          <w:delText>if</w:delText>
        </w:r>
        <w:r w:rsidR="006D5091" w:rsidDel="00EC7FC5">
          <w:rPr>
            <w:rFonts w:cstheme="minorBidi"/>
            <w:szCs w:val="25"/>
            <w:lang w:val="en-US" w:bidi="th-TH"/>
          </w:rPr>
          <w:delText xml:space="preserve"> </w:delText>
        </w:r>
        <w:r w:rsidR="00732A8A" w:rsidDel="00EC7FC5">
          <w:rPr>
            <w:rFonts w:cstheme="minorBidi"/>
            <w:szCs w:val="25"/>
            <w:lang w:val="en-US" w:bidi="th-TH"/>
          </w:rPr>
          <w:delText>most of</w:delText>
        </w:r>
        <w:r w:rsidR="006D5091" w:rsidDel="00EC7FC5">
          <w:rPr>
            <w:rFonts w:cstheme="minorBidi"/>
            <w:szCs w:val="25"/>
            <w:lang w:val="en-US" w:bidi="th-TH"/>
          </w:rPr>
          <w:delText xml:space="preserve"> the network still exist</w:delText>
        </w:r>
        <w:r w:rsidR="006D5091" w:rsidRPr="00026536" w:rsidDel="00EC7FC5">
          <w:rPr>
            <w:rFonts w:cstheme="minorBidi"/>
            <w:szCs w:val="25"/>
            <w:lang w:val="en-US" w:bidi="th-TH"/>
          </w:rPr>
          <w:delText>.</w:delText>
        </w:r>
        <w:r w:rsidR="00085632" w:rsidRPr="00026536" w:rsidDel="00EC7FC5">
          <w:rPr>
            <w:rFonts w:cstheme="minorBidi"/>
            <w:szCs w:val="25"/>
            <w:lang w:val="en-US" w:bidi="th-TH"/>
          </w:rPr>
          <w:delText xml:space="preserve"> That mean</w:delText>
        </w:r>
        <w:r w:rsidR="00A83697" w:rsidRPr="00071322" w:rsidDel="00EC7FC5">
          <w:rPr>
            <w:rFonts w:cstheme="minorBidi"/>
            <w:szCs w:val="25"/>
            <w:lang w:val="en-US" w:bidi="th-TH"/>
          </w:rPr>
          <w:delText>s</w:delText>
        </w:r>
        <w:r w:rsidR="00085632" w:rsidRPr="00071322" w:rsidDel="00EC7FC5">
          <w:rPr>
            <w:rFonts w:cstheme="minorBidi"/>
            <w:szCs w:val="25"/>
            <w:lang w:val="en-US" w:bidi="th-TH"/>
          </w:rPr>
          <w:delText xml:space="preserve"> even if there are incident happened to one node, it will have no effect on the chain</w:delText>
        </w:r>
        <w:r w:rsidR="009B4A10" w:rsidRPr="00071322" w:rsidDel="00EC7FC5">
          <w:rPr>
            <w:rFonts w:cstheme="minorBidi"/>
            <w:szCs w:val="25"/>
            <w:lang w:val="en-US" w:bidi="th-TH"/>
          </w:rPr>
          <w:delText xml:space="preserve"> which is an advantage gaining from Blockchain compared to centralized </w:delText>
        </w:r>
        <w:r w:rsidR="00ED7EA5" w:rsidRPr="00825FF1" w:rsidDel="00EC7FC5">
          <w:rPr>
            <w:rFonts w:cstheme="minorBidi"/>
            <w:szCs w:val="25"/>
            <w:lang w:val="en-US" w:bidi="th-TH"/>
          </w:rPr>
          <w:delText>database.</w:delText>
        </w:r>
        <w:r w:rsidRPr="00026536" w:rsidDel="00EC7FC5">
          <w:rPr>
            <w:lang w:val="en-US"/>
          </w:rPr>
          <w:delText xml:space="preserve"> </w:delText>
        </w:r>
        <w:r w:rsidR="00825FF1" w:rsidRPr="008550B6" w:rsidDel="00EC7FC5">
          <w:delText>Additionally, with the extend usage of XDS.b, the more times document</w:delText>
        </w:r>
        <w:r w:rsidR="001018A5" w:rsidDel="00EC7FC5">
          <w:rPr>
            <w:lang w:val="en-US"/>
          </w:rPr>
          <w:delText>s (Not just one document, right?)</w:delText>
        </w:r>
        <w:r w:rsidR="00825FF1" w:rsidRPr="008550B6" w:rsidDel="00EC7FC5">
          <w:delText xml:space="preserve"> got shared with node members mean the more alternative data backup for the source of the document. Even the source got compromised, they still have the document available to those network members who shared the document before the incident happened.</w:delText>
        </w:r>
      </w:del>
    </w:p>
    <w:p w14:paraId="6C93B04A" w14:textId="4E54317E" w:rsidR="00585EB5" w:rsidRPr="00D20F0D" w:rsidDel="00EC7FC5" w:rsidRDefault="00585EB5">
      <w:pPr>
        <w:pStyle w:val="BodyText"/>
        <w:rPr>
          <w:del w:id="422" w:author="Petnathean Julled" w:date="2021-09-22T07:35:00Z"/>
          <w:rFonts w:cstheme="minorBidi"/>
          <w:szCs w:val="25"/>
          <w:lang w:val="en-US" w:bidi="th-TH"/>
        </w:rPr>
      </w:pPr>
      <w:del w:id="423" w:author="Petnathean Julled" w:date="2021-09-22T07:35:00Z">
        <w:r w:rsidRPr="000410E8" w:rsidDel="00EC7FC5">
          <w:rPr>
            <w:lang w:val="en-US"/>
          </w:rPr>
          <w:delText xml:space="preserve">For consensus, </w:delText>
        </w:r>
        <w:r w:rsidDel="00EC7FC5">
          <w:rPr>
            <w:lang w:val="en-US"/>
          </w:rPr>
          <w:delText xml:space="preserve">it </w:delText>
        </w:r>
        <w:r w:rsidR="007423B4" w:rsidDel="00EC7FC5">
          <w:rPr>
            <w:lang w:val="en-US"/>
          </w:rPr>
          <w:delText>needs</w:delText>
        </w:r>
        <w:r w:rsidDel="00EC7FC5">
          <w:rPr>
            <w:lang w:val="en-US"/>
          </w:rPr>
          <w:delText xml:space="preserve"> to be the consensus that can process large amount of Blockchain transaction</w:delText>
        </w:r>
        <w:r w:rsidR="007365DF" w:rsidDel="00EC7FC5">
          <w:rPr>
            <w:lang w:val="en-US"/>
          </w:rPr>
          <w:delText>s</w:delText>
        </w:r>
        <w:r w:rsidDel="00EC7FC5">
          <w:rPr>
            <w:lang w:val="en-US"/>
          </w:rPr>
          <w:delText xml:space="preserve"> at certain time due to continuous nature of medical operation</w:delText>
        </w:r>
        <w:r w:rsidR="007423B4" w:rsidDel="00EC7FC5">
          <w:rPr>
            <w:lang w:val="en-US"/>
          </w:rPr>
          <w:delText xml:space="preserve"> and </w:delText>
        </w:r>
        <w:r w:rsidR="004D7BFE" w:rsidDel="00EC7FC5">
          <w:rPr>
            <w:lang w:val="en-US"/>
          </w:rPr>
          <w:delText xml:space="preserve">the </w:delText>
        </w:r>
        <w:r w:rsidR="007423B4" w:rsidDel="00EC7FC5">
          <w:rPr>
            <w:lang w:val="en-US"/>
          </w:rPr>
          <w:delText>loss of</w:delText>
        </w:r>
        <w:r w:rsidR="00CF0BCD" w:rsidDel="00EC7FC5">
          <w:rPr>
            <w:lang w:val="en-US"/>
          </w:rPr>
          <w:delText xml:space="preserve"> even single</w:delText>
        </w:r>
        <w:r w:rsidR="007423B4" w:rsidDel="00EC7FC5">
          <w:rPr>
            <w:lang w:val="en-US"/>
          </w:rPr>
          <w:delText xml:space="preserve"> transaction is un</w:delText>
        </w:r>
        <w:r w:rsidR="00A84270" w:rsidDel="00EC7FC5">
          <w:rPr>
            <w:lang w:val="en-US"/>
          </w:rPr>
          <w:delText>a</w:delText>
        </w:r>
        <w:r w:rsidR="007423B4" w:rsidDel="00EC7FC5">
          <w:rPr>
            <w:lang w:val="en-US"/>
          </w:rPr>
          <w:delText>ffor</w:delText>
        </w:r>
        <w:r w:rsidR="00703CA4" w:rsidDel="00EC7FC5">
          <w:rPr>
            <w:lang w:val="en-US"/>
          </w:rPr>
          <w:delText>d</w:delText>
        </w:r>
        <w:r w:rsidR="007423B4" w:rsidDel="00EC7FC5">
          <w:rPr>
            <w:lang w:val="en-US"/>
          </w:rPr>
          <w:delText>able</w:delText>
        </w:r>
        <w:r w:rsidRPr="000410E8" w:rsidDel="00EC7FC5">
          <w:rPr>
            <w:lang w:val="en-US"/>
          </w:rPr>
          <w:delText>.</w:delText>
        </w:r>
        <w:r w:rsidR="00616EBA" w:rsidDel="00EC7FC5">
          <w:rPr>
            <w:lang w:val="en-US"/>
          </w:rPr>
          <w:delText xml:space="preserve"> At the same time, it cannot be those mechanism</w:delText>
        </w:r>
        <w:r w:rsidR="007365DF" w:rsidDel="00EC7FC5">
          <w:rPr>
            <w:lang w:val="en-US"/>
          </w:rPr>
          <w:delText>s</w:delText>
        </w:r>
        <w:r w:rsidR="00616EBA" w:rsidDel="00EC7FC5">
          <w:rPr>
            <w:lang w:val="en-US"/>
          </w:rPr>
          <w:delText xml:space="preserve"> that consume excessive </w:delText>
        </w:r>
        <w:r w:rsidR="00813E81" w:rsidDel="00EC7FC5">
          <w:rPr>
            <w:lang w:val="en-US"/>
          </w:rPr>
          <w:delText>amount</w:delText>
        </w:r>
        <w:r w:rsidR="00616EBA" w:rsidDel="00EC7FC5">
          <w:rPr>
            <w:lang w:val="en-US"/>
          </w:rPr>
          <w:delText xml:space="preserve"> of computational resource</w:delText>
        </w:r>
        <w:r w:rsidR="00DF23CB" w:rsidDel="00EC7FC5">
          <w:rPr>
            <w:lang w:val="en-US"/>
          </w:rPr>
          <w:delText xml:space="preserve"> from each node</w:delText>
        </w:r>
        <w:r w:rsidR="00616EBA" w:rsidDel="00EC7FC5">
          <w:rPr>
            <w:lang w:val="en-US"/>
          </w:rPr>
          <w:delText xml:space="preserve"> as most of participant will have limited resource to invest in Blockchain network.</w:delText>
        </w:r>
        <w:r w:rsidDel="00EC7FC5">
          <w:rPr>
            <w:lang w:val="en-US"/>
          </w:rPr>
          <w:delText xml:space="preserve"> </w:delText>
        </w:r>
        <w:r w:rsidR="00876D7A" w:rsidDel="00EC7FC5">
          <w:rPr>
            <w:lang w:val="en-US"/>
          </w:rPr>
          <w:delText xml:space="preserve">Combined with nature of permissioned chain which allow only selected participant to participate as node, this </w:delText>
        </w:r>
        <w:r w:rsidR="00D20F0D" w:rsidDel="00EC7FC5">
          <w:rPr>
            <w:lang w:val="en-US"/>
          </w:rPr>
          <w:delText>led</w:delText>
        </w:r>
        <w:r w:rsidR="00876D7A" w:rsidDel="00EC7FC5">
          <w:rPr>
            <w:lang w:val="en-US"/>
          </w:rPr>
          <w:delText xml:space="preserve"> the design to rely on consensus that based on majority of participant nodes</w:delText>
        </w:r>
        <w:r w:rsidR="00002428" w:rsidDel="00EC7FC5">
          <w:rPr>
            <w:lang w:val="en-US"/>
          </w:rPr>
          <w:delText xml:space="preserve"> are</w:delText>
        </w:r>
        <w:r w:rsidR="00876D7A" w:rsidDel="00EC7FC5">
          <w:rPr>
            <w:lang w:val="en-US"/>
          </w:rPr>
          <w:delText xml:space="preserve"> </w:delText>
        </w:r>
        <w:r w:rsidR="00123456" w:rsidDel="00EC7FC5">
          <w:rPr>
            <w:lang w:val="en-US"/>
          </w:rPr>
          <w:delText>being</w:delText>
        </w:r>
        <w:r w:rsidR="00876D7A" w:rsidDel="00EC7FC5">
          <w:rPr>
            <w:lang w:val="en-US"/>
          </w:rPr>
          <w:delText xml:space="preserve"> reliable.</w:delText>
        </w:r>
        <w:r w:rsidR="00D20F0D" w:rsidDel="00EC7FC5">
          <w:rPr>
            <w:lang w:val="en-US"/>
          </w:rPr>
          <w:delText xml:space="preserve"> </w:delText>
        </w:r>
        <w:r w:rsidR="00813E81" w:rsidDel="00EC7FC5">
          <w:rPr>
            <w:lang w:val="en-US"/>
          </w:rPr>
          <w:delText>i.e.,</w:delText>
        </w:r>
        <w:r w:rsidR="00D20F0D" w:rsidDel="00EC7FC5">
          <w:rPr>
            <w:lang w:val="en-US"/>
          </w:rPr>
          <w:delText xml:space="preserve"> PBFT. This kind of consensus require at least 2/3 of participant node to approve</w:delText>
        </w:r>
        <w:r w:rsidR="00D20F0D" w:rsidDel="00EC7FC5">
          <w:rPr>
            <w:rFonts w:cstheme="minorBidi"/>
            <w:szCs w:val="25"/>
            <w:lang w:val="en-US" w:bidi="th-TH"/>
          </w:rPr>
          <w:delText xml:space="preserve"> authenticity of transactions block being publish into the chain</w:delText>
        </w:r>
        <w:r w:rsidR="00123456" w:rsidDel="00EC7FC5">
          <w:rPr>
            <w:rFonts w:cstheme="minorBidi"/>
            <w:szCs w:val="25"/>
            <w:lang w:val="en-US" w:bidi="th-TH"/>
          </w:rPr>
          <w:delText>.</w:delText>
        </w:r>
        <w:r w:rsidR="004C7765" w:rsidDel="00EC7FC5">
          <w:rPr>
            <w:rFonts w:cstheme="minorBidi"/>
            <w:szCs w:val="25"/>
            <w:lang w:val="en-US" w:bidi="th-TH"/>
          </w:rPr>
          <w:delText xml:space="preserve"> The mechanism took the key role which guarantee</w:delText>
        </w:r>
        <w:r w:rsidR="00435BC9" w:rsidDel="00EC7FC5">
          <w:rPr>
            <w:rFonts w:cstheme="minorBidi"/>
            <w:szCs w:val="25"/>
            <w:lang w:val="en-US" w:bidi="th-TH"/>
          </w:rPr>
          <w:delText>s</w:delText>
        </w:r>
        <w:r w:rsidR="004C7765" w:rsidDel="00EC7FC5">
          <w:rPr>
            <w:rFonts w:cstheme="minorBidi"/>
            <w:szCs w:val="25"/>
            <w:lang w:val="en-US" w:bidi="th-TH"/>
          </w:rPr>
          <w:delText xml:space="preserve"> that no one </w:delText>
        </w:r>
        <w:r w:rsidR="00691E6B" w:rsidDel="00EC7FC5">
          <w:rPr>
            <w:rFonts w:cstheme="minorBidi"/>
            <w:szCs w:val="25"/>
            <w:lang w:val="en-US" w:bidi="th-TH"/>
          </w:rPr>
          <w:delText>will be</w:delText>
        </w:r>
        <w:r w:rsidR="004C7765" w:rsidDel="00EC7FC5">
          <w:rPr>
            <w:rFonts w:cstheme="minorBidi"/>
            <w:szCs w:val="25"/>
            <w:lang w:val="en-US" w:bidi="th-TH"/>
          </w:rPr>
          <w:delText xml:space="preserve"> able to attempt modifying any publishing transaction before it entered th</w:delText>
        </w:r>
        <w:r w:rsidR="000E2EAC" w:rsidDel="00EC7FC5">
          <w:rPr>
            <w:rFonts w:cstheme="minorBidi"/>
            <w:szCs w:val="25"/>
            <w:lang w:val="en-US" w:bidi="th-TH"/>
          </w:rPr>
          <w:delText>e</w:delText>
        </w:r>
        <w:r w:rsidR="004C7765" w:rsidDel="00EC7FC5">
          <w:rPr>
            <w:rFonts w:cstheme="minorBidi"/>
            <w:szCs w:val="25"/>
            <w:lang w:val="en-US" w:bidi="th-TH"/>
          </w:rPr>
          <w:delText xml:space="preserve"> chain.</w:delText>
        </w:r>
        <w:r w:rsidR="00023739" w:rsidDel="00EC7FC5">
          <w:rPr>
            <w:rFonts w:cstheme="minorBidi"/>
            <w:szCs w:val="25"/>
            <w:lang w:val="en-US" w:bidi="th-TH"/>
          </w:rPr>
          <w:delText xml:space="preserve"> Th</w:delText>
        </w:r>
        <w:r w:rsidR="00697591" w:rsidDel="00EC7FC5">
          <w:rPr>
            <w:rFonts w:cstheme="minorBidi"/>
            <w:szCs w:val="25"/>
            <w:lang w:val="en-US" w:bidi="th-TH"/>
          </w:rPr>
          <w:delText>e</w:delText>
        </w:r>
        <w:r w:rsidR="00023739" w:rsidDel="00EC7FC5">
          <w:rPr>
            <w:rFonts w:cstheme="minorBidi"/>
            <w:szCs w:val="25"/>
            <w:lang w:val="en-US" w:bidi="th-TH"/>
          </w:rPr>
          <w:delText xml:space="preserve"> concept passively ensure</w:delText>
        </w:r>
        <w:r w:rsidR="00A222FA" w:rsidDel="00EC7FC5">
          <w:rPr>
            <w:rFonts w:cstheme="minorBidi"/>
            <w:szCs w:val="25"/>
            <w:lang w:val="en-US" w:bidi="th-TH"/>
          </w:rPr>
          <w:delText>s</w:delText>
        </w:r>
        <w:r w:rsidR="00023739" w:rsidDel="00EC7FC5">
          <w:rPr>
            <w:rFonts w:cstheme="minorBidi"/>
            <w:szCs w:val="25"/>
            <w:lang w:val="en-US" w:bidi="th-TH"/>
          </w:rPr>
          <w:delText xml:space="preserve"> that every data published in the chain was not </w:delText>
        </w:r>
        <w:r w:rsidR="004433FD" w:rsidDel="00EC7FC5">
          <w:rPr>
            <w:rFonts w:cstheme="minorBidi"/>
            <w:szCs w:val="25"/>
            <w:lang w:val="en-US" w:bidi="th-TH"/>
          </w:rPr>
          <w:delText>differ</w:delText>
        </w:r>
        <w:r w:rsidR="00426F86" w:rsidDel="00EC7FC5">
          <w:rPr>
            <w:rFonts w:cstheme="minorBidi"/>
            <w:szCs w:val="25"/>
            <w:lang w:val="en-US" w:bidi="th-TH"/>
          </w:rPr>
          <w:delText>ed</w:delText>
        </w:r>
        <w:r w:rsidR="00023739" w:rsidDel="00EC7FC5">
          <w:rPr>
            <w:rFonts w:cstheme="minorBidi"/>
            <w:szCs w:val="25"/>
            <w:lang w:val="en-US" w:bidi="th-TH"/>
          </w:rPr>
          <w:delText xml:space="preserve"> from the original</w:delText>
        </w:r>
        <w:r w:rsidR="00842735" w:rsidDel="00EC7FC5">
          <w:rPr>
            <w:rFonts w:cstheme="minorBidi"/>
            <w:szCs w:val="25"/>
            <w:lang w:val="en-US" w:bidi="th-TH"/>
          </w:rPr>
          <w:delText xml:space="preserve"> version</w:delText>
        </w:r>
        <w:r w:rsidR="00023739" w:rsidDel="00EC7FC5">
          <w:rPr>
            <w:rFonts w:cstheme="minorBidi"/>
            <w:szCs w:val="25"/>
            <w:lang w:val="en-US" w:bidi="th-TH"/>
          </w:rPr>
          <w:delText xml:space="preserve"> introduced to the network by its owner.</w:delText>
        </w:r>
        <w:r w:rsidR="00660B6F" w:rsidDel="00EC7FC5">
          <w:rPr>
            <w:rFonts w:cstheme="minorBidi"/>
            <w:szCs w:val="25"/>
            <w:lang w:val="en-US" w:bidi="th-TH"/>
          </w:rPr>
          <w:delText xml:space="preserve"> With these main components of Blockchain combined, it guarantees integrity of data from the moment it was introduced to the network until it successfully published into the chain as transaction</w:delText>
        </w:r>
        <w:r w:rsidR="00370C72" w:rsidDel="00EC7FC5">
          <w:rPr>
            <w:rFonts w:cstheme="minorBidi"/>
            <w:szCs w:val="25"/>
            <w:lang w:val="en-US" w:bidi="th-TH"/>
          </w:rPr>
          <w:delText xml:space="preserve"> and remain there as it became</w:delText>
        </w:r>
        <w:r w:rsidR="00660B6F" w:rsidDel="00EC7FC5">
          <w:rPr>
            <w:rFonts w:cstheme="minorBidi"/>
            <w:szCs w:val="25"/>
            <w:lang w:val="en-US" w:bidi="th-TH"/>
          </w:rPr>
          <w:delText xml:space="preserve"> persistent and immutable in the network</w:delText>
        </w:r>
        <w:r w:rsidR="00760F78" w:rsidDel="00EC7FC5">
          <w:rPr>
            <w:rFonts w:cstheme="minorBidi"/>
            <w:szCs w:val="25"/>
            <w:lang w:val="en-US" w:bidi="th-TH"/>
          </w:rPr>
          <w:delText>.</w:delText>
        </w:r>
        <w:r w:rsidR="00660B6F" w:rsidDel="00EC7FC5">
          <w:rPr>
            <w:rFonts w:cstheme="minorBidi"/>
            <w:szCs w:val="25"/>
            <w:lang w:val="en-US" w:bidi="th-TH"/>
          </w:rPr>
          <w:delText xml:space="preserve"> </w:delText>
        </w:r>
        <w:r w:rsidR="00E96590" w:rsidDel="00EC7FC5">
          <w:rPr>
            <w:rFonts w:cstheme="minorBidi"/>
            <w:szCs w:val="25"/>
            <w:lang w:val="en-US" w:bidi="th-TH"/>
          </w:rPr>
          <w:delText>All</w:delText>
        </w:r>
        <w:r w:rsidR="00760F78" w:rsidDel="00EC7FC5">
          <w:rPr>
            <w:rFonts w:cstheme="minorBidi"/>
            <w:szCs w:val="25"/>
            <w:lang w:val="en-US" w:bidi="th-TH"/>
          </w:rPr>
          <w:delText xml:space="preserve"> </w:delText>
        </w:r>
        <w:r w:rsidR="00E96590" w:rsidDel="00EC7FC5">
          <w:rPr>
            <w:rFonts w:cstheme="minorBidi"/>
            <w:szCs w:val="25"/>
            <w:lang w:val="en-US" w:bidi="th-TH"/>
          </w:rPr>
          <w:delText>these mechanisms</w:delText>
        </w:r>
        <w:r w:rsidR="00760F78" w:rsidDel="00EC7FC5">
          <w:rPr>
            <w:rFonts w:cstheme="minorBidi"/>
            <w:szCs w:val="25"/>
            <w:lang w:val="en-US" w:bidi="th-TH"/>
          </w:rPr>
          <w:delText xml:space="preserve"> gave </w:delText>
        </w:r>
        <w:r w:rsidR="00660B6F" w:rsidDel="00EC7FC5">
          <w:rPr>
            <w:rFonts w:cstheme="minorBidi"/>
            <w:szCs w:val="25"/>
            <w:lang w:val="en-US" w:bidi="th-TH"/>
          </w:rPr>
          <w:delText>transparency</w:delText>
        </w:r>
        <w:r w:rsidR="00760F78" w:rsidDel="00EC7FC5">
          <w:rPr>
            <w:rFonts w:cstheme="minorBidi"/>
            <w:szCs w:val="25"/>
            <w:lang w:val="en-US" w:bidi="th-TH"/>
          </w:rPr>
          <w:delText xml:space="preserve"> in process of publishing data and keep it in the Blockchain</w:delText>
        </w:r>
        <w:r w:rsidR="003B0812" w:rsidDel="00EC7FC5">
          <w:rPr>
            <w:rFonts w:cstheme="minorBidi"/>
            <w:szCs w:val="25"/>
            <w:lang w:val="en-US" w:bidi="th-TH"/>
          </w:rPr>
          <w:delText>, generate ‘trust by design</w:delText>
        </w:r>
        <w:r w:rsidR="003D544D" w:rsidDel="00EC7FC5">
          <w:rPr>
            <w:rFonts w:cstheme="minorBidi"/>
            <w:szCs w:val="25"/>
            <w:lang w:val="en-US" w:bidi="th-TH"/>
          </w:rPr>
          <w:delText>’</w:delText>
        </w:r>
        <w:r w:rsidR="003B0812" w:rsidDel="00EC7FC5">
          <w:rPr>
            <w:rFonts w:cstheme="minorBidi"/>
            <w:szCs w:val="25"/>
            <w:lang w:val="en-US" w:bidi="th-TH"/>
          </w:rPr>
          <w:delText xml:space="preserve"> for the network</w:delText>
        </w:r>
        <w:r w:rsidR="00760F78" w:rsidDel="00EC7FC5">
          <w:rPr>
            <w:rFonts w:cstheme="minorBidi"/>
            <w:szCs w:val="25"/>
            <w:lang w:val="en-US" w:bidi="th-TH"/>
          </w:rPr>
          <w:delText>.</w:delText>
        </w:r>
      </w:del>
    </w:p>
    <w:p w14:paraId="76E4424C" w14:textId="4B329C09" w:rsidR="004A450A" w:rsidDel="00EC7FC5" w:rsidRDefault="004A450A">
      <w:pPr>
        <w:pStyle w:val="BodyText"/>
        <w:rPr>
          <w:del w:id="424" w:author="Petnathean Julled" w:date="2021-09-22T07:35:00Z"/>
        </w:rPr>
        <w:pPrChange w:id="425" w:author="Petnathean Julled" w:date="2021-09-22T07:35:00Z">
          <w:pPr>
            <w:pStyle w:val="Heading2"/>
          </w:pPr>
        </w:pPrChange>
      </w:pPr>
      <w:del w:id="426" w:author="Petnathean Julled" w:date="2021-09-22T07:35:00Z">
        <w:r w:rsidDel="00EC7FC5">
          <w:delText>Establish foundation of trust</w:delText>
        </w:r>
        <w:r w:rsidR="008631F8" w:rsidDel="00EC7FC5">
          <w:delText xml:space="preserve"> amongst the network</w:delText>
        </w:r>
      </w:del>
    </w:p>
    <w:p w14:paraId="27447CAC" w14:textId="675B3F1F" w:rsidR="008631F8" w:rsidRPr="008631F8" w:rsidDel="00EC7FC5" w:rsidRDefault="006C31CB">
      <w:pPr>
        <w:pStyle w:val="BodyText"/>
        <w:rPr>
          <w:del w:id="427" w:author="Petnathean Julled" w:date="2021-09-22T07:35:00Z"/>
        </w:rPr>
        <w:pPrChange w:id="428" w:author="Petnathean Julled" w:date="2021-09-22T07:35:00Z">
          <w:pPr>
            <w:ind w:firstLine="284"/>
            <w:jc w:val="both"/>
          </w:pPr>
        </w:pPrChange>
      </w:pPr>
      <w:del w:id="429" w:author="Petnathean Julled" w:date="2021-09-22T07:35:00Z">
        <w:r w:rsidDel="00EC7FC5">
          <w:delText>F</w:delText>
        </w:r>
        <w:r w:rsidR="008631F8" w:rsidDel="00EC7FC5">
          <w:delText xml:space="preserve">oundation of </w:delText>
        </w:r>
        <w:r w:rsidR="004B1D28" w:rsidDel="00EC7FC5">
          <w:delText>‘</w:delText>
        </w:r>
        <w:r w:rsidR="008631F8" w:rsidDel="00EC7FC5">
          <w:delText>trust</w:delText>
        </w:r>
        <w:r w:rsidR="004B1D28" w:rsidDel="00EC7FC5">
          <w:delText>’</w:delText>
        </w:r>
        <w:r w:rsidR="008631F8" w:rsidDel="00EC7FC5">
          <w:delText xml:space="preserve"> was formed from its core components</w:delText>
        </w:r>
        <w:r w:rsidDel="00EC7FC5">
          <w:delText xml:space="preserve"> in Blockchain</w:delText>
        </w:r>
        <w:r w:rsidR="008631F8" w:rsidDel="00EC7FC5">
          <w:delText>.</w:delText>
        </w:r>
        <w:r w:rsidR="008631F8" w:rsidRPr="001A0257" w:rsidDel="00EC7FC5">
          <w:delText xml:space="preserve"> </w:delText>
        </w:r>
        <w:r w:rsidR="00032362" w:rsidDel="00EC7FC5">
          <w:delText xml:space="preserve">However, as strength of Blockchain rely on number of </w:delText>
        </w:r>
        <w:r w:rsidR="00682593" w:rsidDel="00EC7FC5">
          <w:delText>participants</w:delText>
        </w:r>
        <w:r w:rsidR="00032362" w:rsidDel="00EC7FC5">
          <w:delText xml:space="preserve"> being reliable node, there still need a method to recruit new participant</w:delText>
        </w:r>
        <w:r w:rsidR="00BA69C6" w:rsidDel="00EC7FC5">
          <w:delText>s</w:delText>
        </w:r>
        <w:r w:rsidR="00032362" w:rsidDel="00EC7FC5">
          <w:delText xml:space="preserve"> into the network. </w:delText>
        </w:r>
        <w:r w:rsidR="008631F8" w:rsidRPr="001A0257" w:rsidDel="00EC7FC5">
          <w:delText>Blockchain participant node</w:delText>
        </w:r>
        <w:r w:rsidR="00BA69C6" w:rsidDel="00EC7FC5">
          <w:delText>s</w:delText>
        </w:r>
        <w:r w:rsidR="00537681" w:rsidDel="00EC7FC5">
          <w:delText xml:space="preserve"> must be verified by </w:delText>
        </w:r>
        <w:r w:rsidR="007705EF" w:rsidDel="00EC7FC5">
          <w:delText xml:space="preserve">member of </w:delText>
        </w:r>
        <w:r w:rsidR="00537681" w:rsidDel="00EC7FC5">
          <w:delText>the network before allowed to participate and interact with Blockchain</w:delText>
        </w:r>
        <w:r w:rsidR="00FE2AE2" w:rsidDel="00EC7FC5">
          <w:delText>. This can be done by establishing agreement or policy that require</w:delText>
        </w:r>
        <w:r w:rsidR="00BA69C6" w:rsidDel="00EC7FC5">
          <w:delText>s</w:delText>
        </w:r>
        <w:r w:rsidR="00FE2AE2" w:rsidDel="00EC7FC5">
          <w:delText xml:space="preserve"> the applicant to comply. It will vary depend on business model and common of interest amongst potential participant of the network. With </w:delText>
        </w:r>
        <w:r w:rsidR="00F12A41" w:rsidDel="00EC7FC5">
          <w:delText xml:space="preserve">an </w:delText>
        </w:r>
        <w:r w:rsidR="003D544D" w:rsidDel="00EC7FC5">
          <w:delText>aid of ‘trust by design’</w:delText>
        </w:r>
        <w:r w:rsidR="002D7E38" w:rsidDel="00EC7FC5">
          <w:delText>, there are less factors to consider for joining the network in technical term.</w:delText>
        </w:r>
        <w:r w:rsidR="00613A65" w:rsidDel="00EC7FC5">
          <w:delText xml:space="preserve"> In this work, we assume that common of interest of the network is to be able to share their health document with each other using XDS.b Profile while ensure that the central registry created by the profile cannot be compromised by any kind of incident as if majority of the network was not affected.</w:delText>
        </w:r>
        <w:r w:rsidR="00341276" w:rsidDel="00EC7FC5">
          <w:delText xml:space="preserve"> Then this allow</w:delText>
        </w:r>
        <w:r w:rsidR="00430938" w:rsidDel="00EC7FC5">
          <w:delText>s</w:delText>
        </w:r>
        <w:r w:rsidR="00341276" w:rsidDel="00EC7FC5">
          <w:delText xml:space="preserve"> the network to have health document sharing available even some amount of its member</w:delText>
        </w:r>
        <w:r w:rsidR="00430938" w:rsidDel="00EC7FC5">
          <w:delText>s</w:delText>
        </w:r>
        <w:r w:rsidR="00341276" w:rsidDel="00EC7FC5">
          <w:delText xml:space="preserve"> became victim </w:delText>
        </w:r>
        <w:r w:rsidR="00D837EE" w:rsidDel="00EC7FC5">
          <w:delText>to</w:delText>
        </w:r>
        <w:r w:rsidR="00341276" w:rsidDel="00EC7FC5">
          <w:delText xml:space="preserve"> cyber incident</w:delText>
        </w:r>
        <w:r w:rsidR="00430938" w:rsidDel="00EC7FC5">
          <w:delText>s</w:delText>
        </w:r>
        <w:r w:rsidR="00341276" w:rsidDel="00EC7FC5">
          <w:delText>.</w:delText>
        </w:r>
      </w:del>
    </w:p>
    <w:p w14:paraId="47CFF863" w14:textId="1C11FF65" w:rsidR="005B0B4C" w:rsidDel="00EC7FC5" w:rsidRDefault="005B0B4C">
      <w:pPr>
        <w:pStyle w:val="BodyText"/>
        <w:rPr>
          <w:del w:id="430" w:author="Petnathean Julled" w:date="2021-09-22T07:35:00Z"/>
        </w:rPr>
        <w:pPrChange w:id="431" w:author="Petnathean Julled" w:date="2021-09-22T07:35:00Z">
          <w:pPr>
            <w:pStyle w:val="Heading2"/>
          </w:pPr>
        </w:pPrChange>
      </w:pPr>
      <w:del w:id="432" w:author="Petnathean Julled" w:date="2021-09-22T07:35:00Z">
        <w:r w:rsidDel="00EC7FC5">
          <w:delText>Integrati</w:delText>
        </w:r>
        <w:r w:rsidR="00BB2B04" w:rsidDel="00EC7FC5">
          <w:delText>ng Blockchain with XDS.b</w:delText>
        </w:r>
      </w:del>
    </w:p>
    <w:p w14:paraId="51046932" w14:textId="0FC4B8CA" w:rsidR="009B4F07" w:rsidDel="00EC7FC5" w:rsidRDefault="00721681">
      <w:pPr>
        <w:pStyle w:val="BodyText"/>
        <w:rPr>
          <w:del w:id="433" w:author="Petnathean Julled" w:date="2021-09-22T07:35:00Z"/>
        </w:rPr>
        <w:pPrChange w:id="434" w:author="Petnathean Julled" w:date="2021-09-22T07:35:00Z">
          <w:pPr>
            <w:ind w:firstLine="284"/>
            <w:jc w:val="both"/>
          </w:pPr>
        </w:pPrChange>
      </w:pPr>
      <w:del w:id="435" w:author="Petnathean Julled" w:date="2021-09-22T07:35:00Z">
        <w:r w:rsidDel="00EC7FC5">
          <w:delText>In IHE ITI Technical Framework, they specified that XDS Document Registry actor who act as hub that registered all essential information about all health document</w:delText>
        </w:r>
        <w:r w:rsidR="002B17C1" w:rsidDel="00EC7FC5">
          <w:delText>s</w:delText>
        </w:r>
        <w:r w:rsidDel="00EC7FC5">
          <w:delText xml:space="preserve"> generated and kept by XDS Affinity Domain</w:delText>
        </w:r>
        <w:r w:rsidR="00CA6C6C" w:rsidDel="00EC7FC5">
          <w:delText>, should be a database that allow</w:delText>
        </w:r>
        <w:r w:rsidR="002B17C1" w:rsidDel="00EC7FC5">
          <w:delText>s</w:delText>
        </w:r>
        <w:r w:rsidR="00CA6C6C" w:rsidDel="00EC7FC5">
          <w:delText xml:space="preserve"> Document User to query for information of health Document they seek.</w:delText>
        </w:r>
        <w:r w:rsidR="00232F36" w:rsidDel="00EC7FC5">
          <w:delText xml:space="preserve"> The existing solution for the database is utilization of SQL or non-SQL centralized database.</w:delText>
        </w:r>
        <w:r w:rsidR="005D5662" w:rsidDel="00EC7FC5">
          <w:delText xml:space="preserve"> In this work, we propose replacing of </w:delText>
        </w:r>
        <w:r w:rsidR="007D339D" w:rsidDel="00EC7FC5">
          <w:delText>these centralized databases</w:delText>
        </w:r>
        <w:r w:rsidR="005D5662" w:rsidDel="00EC7FC5">
          <w:delText xml:space="preserve"> with Blockchain ledger</w:delText>
        </w:r>
        <w:r w:rsidR="00004443" w:rsidDel="00EC7FC5">
          <w:delText xml:space="preserve"> as shown in </w:delText>
        </w:r>
        <w:r w:rsidR="00004443" w:rsidDel="00EC7FC5">
          <w:fldChar w:fldCharType="begin"/>
        </w:r>
        <w:r w:rsidR="00004443" w:rsidDel="00EC7FC5">
          <w:delInstrText xml:space="preserve"> REF _Ref53537031 \h </w:delInstrText>
        </w:r>
        <w:r w:rsidR="00004443" w:rsidDel="00EC7FC5">
          <w:fldChar w:fldCharType="separate"/>
        </w:r>
        <w:r w:rsidR="00004443" w:rsidRPr="00D32073" w:rsidDel="00EC7FC5">
          <w:delText xml:space="preserve">Figure </w:delText>
        </w:r>
        <w:r w:rsidR="00004443" w:rsidRPr="00D32073" w:rsidDel="00EC7FC5">
          <w:rPr>
            <w:noProof/>
          </w:rPr>
          <w:delText>3</w:delText>
        </w:r>
        <w:r w:rsidR="00004443" w:rsidDel="00EC7FC5">
          <w:fldChar w:fldCharType="end"/>
        </w:r>
        <w:r w:rsidR="005D5662" w:rsidDel="00EC7FC5">
          <w:delText>.</w:delText>
        </w:r>
        <w:r w:rsidR="007D339D" w:rsidDel="00EC7FC5">
          <w:delText xml:space="preserve"> According to </w:delText>
        </w:r>
        <w:r w:rsidR="007D339D" w:rsidDel="00EC7FC5">
          <w:fldChar w:fldCharType="begin"/>
        </w:r>
        <w:r w:rsidR="007D339D" w:rsidDel="00EC7FC5">
          <w:delInstrText xml:space="preserve"> REF _Ref50397485 \h </w:delInstrText>
        </w:r>
        <w:r w:rsidR="007D339D" w:rsidDel="00EC7FC5">
          <w:fldChar w:fldCharType="separate"/>
        </w:r>
        <w:r w:rsidR="007D339D" w:rsidRPr="00AC43BC" w:rsidDel="00EC7FC5">
          <w:delText xml:space="preserve">Figure </w:delText>
        </w:r>
        <w:r w:rsidR="007D339D" w:rsidDel="00EC7FC5">
          <w:rPr>
            <w:noProof/>
          </w:rPr>
          <w:delText>1</w:delText>
        </w:r>
        <w:r w:rsidR="007D339D" w:rsidDel="00EC7FC5">
          <w:fldChar w:fldCharType="end"/>
        </w:r>
        <w:r w:rsidR="007D339D" w:rsidDel="00EC7FC5">
          <w:delText xml:space="preserve">, our Blockchain design will take </w:delText>
        </w:r>
        <w:r w:rsidR="004E5CFA" w:rsidDel="00EC7FC5">
          <w:delText xml:space="preserve">the </w:delText>
        </w:r>
        <w:r w:rsidR="004E5CFA" w:rsidDel="00EC7FC5">
          <w:rPr>
            <w:noProof/>
          </w:rPr>
          <w:delText>role</w:delText>
        </w:r>
        <w:r w:rsidR="007D339D" w:rsidDel="00EC7FC5">
          <w:delText xml:space="preserve"> of Document Registry. That mean</w:delText>
        </w:r>
        <w:r w:rsidR="00F03D13" w:rsidDel="00EC7FC5">
          <w:delText>s</w:delText>
        </w:r>
        <w:r w:rsidR="007D339D" w:rsidDel="00EC7FC5">
          <w:delText xml:space="preserve"> each Blockchain node will keep, operate, and maintain copy of Blockchain ledger that contain</w:delText>
        </w:r>
        <w:r w:rsidR="00555F31" w:rsidDel="00EC7FC5">
          <w:delText>s</w:delText>
        </w:r>
        <w:r w:rsidR="007D339D" w:rsidDel="00EC7FC5">
          <w:delText xml:space="preserve"> entire health document registry entry. Following guideline provided by IHE ITI Technical Framework, all </w:delText>
        </w:r>
        <w:r w:rsidR="00813E81" w:rsidDel="00EC7FC5">
          <w:delText>nodes</w:delText>
        </w:r>
        <w:r w:rsidR="007D339D" w:rsidDel="00EC7FC5">
          <w:delText xml:space="preserve"> will receive ITI-42 transaction from its local Document Repository. The node then </w:delText>
        </w:r>
        <w:r w:rsidR="00D6223F" w:rsidDel="00EC7FC5">
          <w:delText>interprets</w:delText>
        </w:r>
        <w:r w:rsidR="007D339D" w:rsidDel="00EC7FC5">
          <w:delText xml:space="preserve"> the transaction and convert it into Blockchain transaction before </w:delText>
        </w:r>
        <w:r w:rsidR="00D6223F" w:rsidDel="00EC7FC5">
          <w:delText>broadcasting</w:delText>
        </w:r>
        <w:r w:rsidR="007D339D" w:rsidDel="00EC7FC5">
          <w:delText xml:space="preserve"> it to all nodes in the network via Blockchain protocol.</w:delText>
        </w:r>
        <w:r w:rsidR="00D6223F" w:rsidDel="00EC7FC5">
          <w:delText xml:space="preserve"> At the same time, every node will </w:delText>
        </w:r>
        <w:r w:rsidR="00747DB0" w:rsidDel="00EC7FC5">
          <w:delText>interpret</w:delText>
        </w:r>
        <w:r w:rsidR="00D6223F" w:rsidDel="00EC7FC5">
          <w:delText xml:space="preserve"> ITI-18 </w:delText>
        </w:r>
        <w:r w:rsidR="00E440F8" w:rsidDel="00EC7FC5">
          <w:delText xml:space="preserve">transaction </w:delText>
        </w:r>
        <w:r w:rsidR="00D6223F" w:rsidDel="00EC7FC5">
          <w:delText>from Document Consumer</w:delText>
        </w:r>
        <w:r w:rsidR="00E440F8" w:rsidDel="00EC7FC5">
          <w:delText xml:space="preserve"> and query for information of health document via </w:delText>
        </w:r>
        <w:r w:rsidR="00E37858" w:rsidDel="00EC7FC5">
          <w:delText>Smart-contract</w:delText>
        </w:r>
        <w:r w:rsidR="00E440F8" w:rsidDel="00EC7FC5">
          <w:delText>.</w:delText>
        </w:r>
        <w:r w:rsidR="00747DB0" w:rsidDel="00EC7FC5">
          <w:delText xml:space="preserve"> For</w:delText>
        </w:r>
        <w:r w:rsidR="00D6223F" w:rsidDel="00EC7FC5">
          <w:delText xml:space="preserve"> </w:delText>
        </w:r>
        <w:r w:rsidR="00747DB0" w:rsidDel="00EC7FC5">
          <w:delText>current work, we assume that ITI-61 transaction will be further implement</w:delText>
        </w:r>
        <w:r w:rsidR="002F47EE" w:rsidDel="00EC7FC5">
          <w:delText xml:space="preserve"> to</w:delText>
        </w:r>
        <w:r w:rsidR="00747DB0" w:rsidDel="00EC7FC5">
          <w:delText xml:space="preserve"> the Blockchain concept in the future</w:delText>
        </w:r>
        <w:r w:rsidR="002F47EE" w:rsidDel="00EC7FC5">
          <w:delText>.</w:delText>
        </w:r>
        <w:r w:rsidR="00747DB0" w:rsidDel="00EC7FC5">
          <w:delText xml:space="preserve"> </w:delText>
        </w:r>
        <w:r w:rsidR="002F47EE" w:rsidDel="00EC7FC5">
          <w:delText>Additionally,</w:delText>
        </w:r>
        <w:r w:rsidR="00747DB0" w:rsidDel="00EC7FC5">
          <w:delText xml:space="preserve"> </w:delText>
        </w:r>
        <w:r w:rsidR="002F47EE" w:rsidDel="00EC7FC5">
          <w:delText xml:space="preserve">we assume that </w:delText>
        </w:r>
        <w:r w:rsidR="00747DB0" w:rsidDel="00EC7FC5">
          <w:delText xml:space="preserve">patient identification was standardized amongst all the network </w:delText>
        </w:r>
        <w:r w:rsidR="002F47EE" w:rsidDel="00EC7FC5">
          <w:delText>beforehand,</w:delText>
        </w:r>
        <w:r w:rsidR="00747DB0" w:rsidDel="00EC7FC5">
          <w:delText xml:space="preserve"> so it </w:delText>
        </w:r>
        <w:r w:rsidR="002F47EE" w:rsidDel="00EC7FC5">
          <w:delText>eliminates</w:delText>
        </w:r>
        <w:r w:rsidR="00747DB0" w:rsidDel="00EC7FC5">
          <w:delText xml:space="preserve"> the need of ITI-44</w:delText>
        </w:r>
        <w:r w:rsidR="003668EE" w:rsidDel="00EC7FC5">
          <w:delText xml:space="preserve"> transaction</w:delText>
        </w:r>
        <w:r w:rsidR="008D4E85" w:rsidDel="00EC7FC5">
          <w:delText xml:space="preserve"> in our implementation</w:delText>
        </w:r>
        <w:r w:rsidR="00747DB0" w:rsidDel="00EC7FC5">
          <w:delText>.</w:delText>
        </w:r>
        <w:r w:rsidR="00555242" w:rsidDel="00EC7FC5">
          <w:delText xml:space="preserve"> </w:delText>
        </w:r>
        <w:r w:rsidR="00C166B9" w:rsidDel="00EC7FC5">
          <w:delText>In summary</w:delText>
        </w:r>
        <w:r w:rsidR="00555242" w:rsidDel="00EC7FC5">
          <w:delText>, data content that going to be published into Blockchain is META-data attributes of available health document which specified information essential for health information sharing software complied with IHE XDS.b Profile to discover and retrieve document in other enterprise.</w:delText>
        </w:r>
      </w:del>
    </w:p>
    <w:p w14:paraId="61E5CC00" w14:textId="36B36E16" w:rsidR="005B0B4C" w:rsidDel="00EC7FC5" w:rsidRDefault="002C4EAF">
      <w:pPr>
        <w:pStyle w:val="BodyText"/>
        <w:rPr>
          <w:del w:id="436" w:author="Petnathean Julled" w:date="2021-09-22T07:35:00Z"/>
        </w:rPr>
        <w:pPrChange w:id="437" w:author="Petnathean Julled" w:date="2021-09-22T07:35:00Z">
          <w:pPr>
            <w:ind w:firstLine="284"/>
            <w:jc w:val="both"/>
          </w:pPr>
        </w:pPrChange>
      </w:pPr>
      <w:del w:id="438" w:author="Petnathean Julled" w:date="2021-09-22T07:35:00Z">
        <w:r w:rsidDel="00EC7FC5">
          <w:delText>Compare to original Cross-Enterprise Document Sharing Framework</w:delText>
        </w:r>
        <w:r w:rsidR="001F4039" w:rsidDel="00EC7FC5">
          <w:delText xml:space="preserve"> (XDS Framework)</w:delText>
        </w:r>
        <w:r w:rsidDel="00EC7FC5">
          <w:delText>, we replace</w:delText>
        </w:r>
        <w:r w:rsidR="00806A5E" w:rsidDel="00EC7FC5">
          <w:delText>d</w:delText>
        </w:r>
        <w:r w:rsidDel="00EC7FC5">
          <w:delText xml:space="preserve"> traditional database for XDS Registry Actor with blockchain ledger</w:delText>
        </w:r>
        <w:r w:rsidR="00B958BD" w:rsidDel="00EC7FC5">
          <w:delText xml:space="preserve">. </w:delText>
        </w:r>
        <w:r w:rsidR="006E2056" w:rsidDel="00EC7FC5">
          <w:delText>With blockchain applied, this new XDS Registry now gained blockchain characteristics</w:delText>
        </w:r>
        <w:r w:rsidR="00EE5E5C" w:rsidDel="00EC7FC5">
          <w:delText>. Immutability keep XDS Registry persist</w:delText>
        </w:r>
        <w:r w:rsidR="00554D81" w:rsidDel="00EC7FC5">
          <w:delText xml:space="preserve"> as the network still exist. All members within XDS Affinity Domain always have up-to-date version of XDS Registry as distributed characteristics of blockchain </w:delText>
        </w:r>
        <w:r w:rsidR="00C2244C" w:rsidDel="00EC7FC5">
          <w:delText>force</w:delText>
        </w:r>
        <w:r w:rsidR="00554D81" w:rsidDel="00EC7FC5">
          <w:delText xml:space="preserve"> every member to maintain the same copy of ledger at all time. </w:delText>
        </w:r>
        <w:r w:rsidR="00C2244C" w:rsidDel="00EC7FC5">
          <w:delText xml:space="preserve">With decentralization and consensus mechanism deployed, the blockchain network now gain transparency in </w:delText>
        </w:r>
        <w:r w:rsidR="00CC6F8F" w:rsidDel="00EC7FC5">
          <w:delText>Block addition process and can be guaranteed that no one have absolute right to manipulate transaction in blockchain at their own will. This given the foundation of “trust” which allow</w:delText>
        </w:r>
        <w:r w:rsidR="00810047" w:rsidDel="00EC7FC5">
          <w:delText>s</w:delText>
        </w:r>
        <w:r w:rsidR="00CC6F8F" w:rsidDel="00EC7FC5">
          <w:delText xml:space="preserve"> different healthcare enterprise</w:delText>
        </w:r>
        <w:r w:rsidR="00810047" w:rsidDel="00EC7FC5">
          <w:delText>s</w:delText>
        </w:r>
        <w:r w:rsidR="00CC6F8F" w:rsidDel="00EC7FC5">
          <w:delText xml:space="preserve"> to share their document</w:delText>
        </w:r>
        <w:r w:rsidR="00810047" w:rsidDel="00EC7FC5">
          <w:delText>s</w:delText>
        </w:r>
        <w:r w:rsidR="00CC6F8F" w:rsidDel="00EC7FC5">
          <w:delText xml:space="preserve"> with each other even they are not fully trust one another.</w:delText>
        </w:r>
        <w:r w:rsidR="002A3708" w:rsidDel="00EC7FC5">
          <w:delText xml:space="preserve"> Additionally, to allow compatibility of new XDS Registry to be able to operate with existing XDS transaction of </w:delText>
        </w:r>
        <w:r w:rsidR="001F4039" w:rsidDel="00EC7FC5">
          <w:delText xml:space="preserve">XDS </w:delText>
        </w:r>
        <w:r w:rsidR="002A3708" w:rsidDel="00EC7FC5">
          <w:delText>Framework</w:delText>
        </w:r>
        <w:r w:rsidR="001F4039" w:rsidDel="00EC7FC5">
          <w:delText>, we also implemented XDS transactions interpreter to act as the middle between original framework and blockchain. This allow our new XDS registry</w:delText>
        </w:r>
        <w:r w:rsidR="00E6750F" w:rsidDel="00EC7FC5">
          <w:delText xml:space="preserve"> blockchain</w:delText>
        </w:r>
        <w:r w:rsidR="001F4039" w:rsidDel="00EC7FC5">
          <w:delText xml:space="preserve"> to work almost seamlessly with existing system currently compl</w:delText>
        </w:r>
        <w:r w:rsidR="008F772E" w:rsidDel="00EC7FC5">
          <w:delText>ied</w:delText>
        </w:r>
        <w:r w:rsidR="001F4039" w:rsidDel="00EC7FC5">
          <w:delText xml:space="preserve"> to XDS Framework.</w:delText>
        </w:r>
      </w:del>
    </w:p>
    <w:p w14:paraId="5AD6E522" w14:textId="2317056B" w:rsidR="00BE1773" w:rsidDel="00EC7FC5" w:rsidRDefault="008D7730">
      <w:pPr>
        <w:pStyle w:val="BodyText"/>
        <w:rPr>
          <w:del w:id="439" w:author="Petnathean Julled" w:date="2021-09-22T07:35:00Z"/>
        </w:rPr>
        <w:pPrChange w:id="440" w:author="Petnathean Julled" w:date="2021-09-22T07:35:00Z">
          <w:pPr>
            <w:pStyle w:val="Heading2"/>
          </w:pPr>
        </w:pPrChange>
      </w:pPr>
      <w:del w:id="441" w:author="Petnathean Julled" w:date="2021-09-22T07:35:00Z">
        <w:r w:rsidDel="00EC7FC5">
          <w:delText xml:space="preserve">XDS Blockchain and </w:delText>
        </w:r>
        <w:r w:rsidR="00E37858" w:rsidDel="00EC7FC5">
          <w:delText>Smart-contract</w:delText>
        </w:r>
        <w:r w:rsidR="009D6270" w:rsidDel="00EC7FC5">
          <w:delText xml:space="preserve"> Design</w:delText>
        </w:r>
      </w:del>
    </w:p>
    <w:p w14:paraId="1837584C" w14:textId="3B4C86F4" w:rsidR="00AB3F8F" w:rsidRPr="009D6270" w:rsidDel="00EC7FC5" w:rsidRDefault="00E17287">
      <w:pPr>
        <w:pStyle w:val="BodyText"/>
        <w:rPr>
          <w:del w:id="442" w:author="Petnathean Julled" w:date="2021-09-22T07:35:00Z"/>
        </w:rPr>
        <w:pPrChange w:id="443" w:author="Petnathean Julled" w:date="2021-09-22T07:35:00Z">
          <w:pPr>
            <w:ind w:firstLine="284"/>
            <w:jc w:val="both"/>
          </w:pPr>
        </w:pPrChange>
      </w:pPr>
      <w:del w:id="444" w:author="Petnathean Julled" w:date="2021-09-22T07:35:00Z">
        <w:r w:rsidDel="00EC7FC5">
          <w:delText xml:space="preserve">As shown in </w:delText>
        </w:r>
        <w:r w:rsidDel="00EC7FC5">
          <w:fldChar w:fldCharType="begin"/>
        </w:r>
        <w:r w:rsidDel="00EC7FC5">
          <w:delInstrText xml:space="preserve"> REF _Ref53535658 \h </w:delInstrText>
        </w:r>
        <w:r w:rsidDel="00EC7FC5">
          <w:fldChar w:fldCharType="separate"/>
        </w:r>
        <w:r w:rsidR="00D32073" w:rsidRPr="008E5301" w:rsidDel="00EC7FC5">
          <w:delText xml:space="preserve">Figure </w:delText>
        </w:r>
        <w:r w:rsidR="00D32073" w:rsidDel="00EC7FC5">
          <w:rPr>
            <w:noProof/>
          </w:rPr>
          <w:delText>4</w:delText>
        </w:r>
        <w:r w:rsidDel="00EC7FC5">
          <w:fldChar w:fldCharType="end"/>
        </w:r>
        <w:r w:rsidDel="00EC7FC5">
          <w:delText xml:space="preserve">, </w:delText>
        </w:r>
        <w:r w:rsidR="00E37858" w:rsidDel="00EC7FC5">
          <w:delText>Smart-contract</w:delText>
        </w:r>
        <w:r w:rsidR="00616EBA" w:rsidDel="00EC7FC5">
          <w:delText xml:space="preserve"> will be the main component that takes the role to keep all set of META-data attributes</w:delText>
        </w:r>
        <w:r w:rsidR="0020479F" w:rsidDel="00EC7FC5">
          <w:delText xml:space="preserve"> containing information of existing health document in the network</w:delText>
        </w:r>
        <w:r w:rsidR="00616EBA" w:rsidDel="00EC7FC5">
          <w:delText xml:space="preserve"> </w:delText>
        </w:r>
        <w:r w:rsidR="0020479F" w:rsidDel="00EC7FC5">
          <w:delText xml:space="preserve">Each set of information </w:delText>
        </w:r>
        <w:r w:rsidR="00DE5A36" w:rsidDel="00EC7FC5">
          <w:delText>differentiated</w:delText>
        </w:r>
        <w:r w:rsidR="00616EBA" w:rsidDel="00EC7FC5">
          <w:delText xml:space="preserve"> by </w:delText>
        </w:r>
        <w:r w:rsidR="00DE5A36" w:rsidDel="00EC7FC5">
          <w:delText>characteristics of its original</w:delText>
        </w:r>
        <w:r w:rsidR="00616EBA" w:rsidDel="00EC7FC5">
          <w:delText xml:space="preserve"> document</w:delText>
        </w:r>
        <w:r w:rsidR="00F5358D" w:rsidDel="00EC7FC5">
          <w:delText>,</w:delText>
        </w:r>
        <w:r w:rsidR="00DE5A36" w:rsidDel="00EC7FC5">
          <w:delText xml:space="preserve"> </w:delText>
        </w:r>
        <w:r w:rsidR="00616EBA" w:rsidDel="00EC7FC5">
          <w:delText xml:space="preserve">within Blockchain ledger. When Document Registry Searcher program was triggered by </w:delText>
        </w:r>
        <w:r w:rsidR="00F5358D" w:rsidDel="00EC7FC5">
          <w:delText>ITI-18 transaction</w:delText>
        </w:r>
        <w:r w:rsidR="00616EBA" w:rsidDel="00EC7FC5">
          <w:delText xml:space="preserve">, </w:delText>
        </w:r>
        <w:r w:rsidR="00F5358D" w:rsidDel="00EC7FC5">
          <w:delText>it</w:delText>
        </w:r>
        <w:r w:rsidR="00616EBA" w:rsidDel="00EC7FC5">
          <w:delText xml:space="preserve"> will perform iteration search on all META-data attributes set existing on the chain. All matched set will return </w:delText>
        </w:r>
        <w:r w:rsidR="00500F30" w:rsidDel="00EC7FC5">
          <w:delText>as query result to</w:delText>
        </w:r>
        <w:r w:rsidR="00616EBA" w:rsidDel="00EC7FC5">
          <w:delText xml:space="preserve"> </w:delText>
        </w:r>
        <w:r w:rsidR="00500F30" w:rsidDel="00EC7FC5">
          <w:delText>Document Consumer</w:delText>
        </w:r>
        <w:r w:rsidR="00616EBA" w:rsidDel="00EC7FC5">
          <w:delText xml:space="preserve"> as</w:delText>
        </w:r>
        <w:r w:rsidR="00500F30" w:rsidDel="00EC7FC5">
          <w:delText xml:space="preserve"> a</w:delText>
        </w:r>
        <w:r w:rsidR="00616EBA" w:rsidDel="00EC7FC5">
          <w:delText xml:space="preserve"> list for </w:delText>
        </w:r>
        <w:r w:rsidR="0012764E" w:rsidDel="00EC7FC5">
          <w:delText>its</w:delText>
        </w:r>
        <w:r w:rsidR="00616EBA" w:rsidDel="00EC7FC5">
          <w:delText xml:space="preserve"> user to pick the one they needed. After the user picked the set they needed, user-side program</w:delText>
        </w:r>
        <w:r w:rsidR="00020A32" w:rsidDel="00EC7FC5">
          <w:delText xml:space="preserve"> within Document Consumer</w:delText>
        </w:r>
        <w:r w:rsidR="00616EBA" w:rsidDel="00EC7FC5">
          <w:delText xml:space="preserve"> will trigger </w:delText>
        </w:r>
        <w:r w:rsidR="00E37858" w:rsidDel="00EC7FC5">
          <w:delText>Smart-contract</w:delText>
        </w:r>
        <w:r w:rsidR="00616EBA" w:rsidDel="00EC7FC5">
          <w:delText xml:space="preserve"> to return the whole set of META-data attributes of the selected set. Eventually, user-side program will use </w:delText>
        </w:r>
        <w:r w:rsidR="00314E46" w:rsidDel="00EC7FC5">
          <w:delText xml:space="preserve">information provided by </w:delText>
        </w:r>
        <w:r w:rsidR="00616EBA" w:rsidDel="00EC7FC5">
          <w:delText xml:space="preserve">retrieved META-data attributes to access actual document in its repository in </w:delText>
        </w:r>
        <w:r w:rsidR="00AE0EDC" w:rsidDel="00EC7FC5">
          <w:delText>document owner</w:delText>
        </w:r>
        <w:r w:rsidR="00616EBA" w:rsidDel="00EC7FC5">
          <w:delText xml:space="preserve"> hospital.</w:delText>
        </w:r>
      </w:del>
    </w:p>
    <w:p w14:paraId="1E431635" w14:textId="4DDC6E16" w:rsidR="00AB3F8F" w:rsidDel="00EC7FC5" w:rsidRDefault="00AB3F8F">
      <w:pPr>
        <w:pStyle w:val="BodyText"/>
        <w:rPr>
          <w:del w:id="445" w:author="Petnathean Julled" w:date="2021-09-22T07:35:00Z"/>
        </w:rPr>
        <w:pPrChange w:id="446" w:author="Petnathean Julled" w:date="2021-09-22T07:35:00Z">
          <w:pPr>
            <w:pStyle w:val="Heading2"/>
          </w:pPr>
        </w:pPrChange>
      </w:pPr>
      <w:del w:id="447" w:author="Petnathean Julled" w:date="2021-09-22T07:35:00Z">
        <w:r w:rsidDel="00EC7FC5">
          <w:delText>An augmentation to mitigate data-corruption incident</w:delText>
        </w:r>
      </w:del>
    </w:p>
    <w:p w14:paraId="3E352774" w14:textId="0E8E5BEC" w:rsidR="00AB3F8F" w:rsidRDefault="00AB3F8F">
      <w:pPr>
        <w:pStyle w:val="BodyText"/>
        <w:pPrChange w:id="448" w:author="Petnathean Julled" w:date="2021-09-22T07:35:00Z">
          <w:pPr>
            <w:ind w:firstLine="284"/>
            <w:jc w:val="both"/>
          </w:pPr>
        </w:pPrChange>
      </w:pPr>
      <w:del w:id="449" w:author="Petnathean Julled" w:date="2021-09-22T07:35:00Z">
        <w:r w:rsidDel="00EC7FC5">
          <w:delText>In original XDS Framework, the sole purpose of the framework is to allow health document sharing between different enterprise</w:delText>
        </w:r>
        <w:r w:rsidR="00F152D7" w:rsidDel="00EC7FC5">
          <w:delText>s</w:delText>
        </w:r>
        <w:r w:rsidDel="00EC7FC5">
          <w:delText xml:space="preserve">. In this work we also propose utilization of Blockchain technology to further help in mitigation </w:delText>
        </w:r>
        <w:r w:rsidRPr="00026536" w:rsidDel="00EC7FC5">
          <w:delText xml:space="preserve">against data-corruption incident like ransomware or wipe-ware. </w:delText>
        </w:r>
        <w:r w:rsidR="00D25221" w:rsidRPr="00D25221" w:rsidDel="00EC7FC5">
          <w:delText>It is almost impossible that one organization can absolute</w:delText>
        </w:r>
        <w:r w:rsidR="00944A39" w:rsidDel="00EC7FC5">
          <w:delText>ly</w:delText>
        </w:r>
        <w:r w:rsidR="00D25221" w:rsidRPr="00D25221" w:rsidDel="00EC7FC5">
          <w:delText xml:space="preserve"> guarantee that they will not be affected by any cyber-incident forever so, a data backup will always be needed to ensure the availability of data to allow continuity of operation even if the organization was hit by cyber-incidents. Our implementation allows </w:delText>
        </w:r>
        <w:r w:rsidR="00944A39" w:rsidRPr="00944A39" w:rsidDel="00EC7FC5">
          <w:delText>an alternative investment</w:delText>
        </w:r>
        <w:r w:rsidR="00D25221" w:rsidRPr="00D25221" w:rsidDel="00EC7FC5">
          <w:delText xml:space="preserve"> in data backup by allowing other node members who shared the document to act as decentralized data backup driven by the need for health information sharing. That means the document source may need lesser investment on their data backup to secure availability of the data while achieving the benefit of document exchange for increasing in healthcare operation performance.</w:delText>
        </w:r>
        <w:r w:rsidR="00944A39" w:rsidDel="00EC7FC5">
          <w:delText xml:space="preserve"> </w:delText>
        </w:r>
        <w:r w:rsidR="003F1EAE" w:rsidDel="00EC7FC5">
          <w:delText xml:space="preserve">This can be done by requiring </w:delText>
        </w:r>
        <w:r w:rsidR="00DE1B52" w:rsidDel="00EC7FC5">
          <w:delText>those members</w:delText>
        </w:r>
        <w:r w:rsidR="003F1EAE" w:rsidDel="00EC7FC5">
          <w:delText xml:space="preserve"> node to use their XDS Repository to act partially as data-backup for one another in the </w:delText>
        </w:r>
        <w:r w:rsidR="003200E6" w:rsidDel="00EC7FC5">
          <w:delText xml:space="preserve">blockchain </w:delText>
        </w:r>
        <w:r w:rsidR="003F1EAE" w:rsidDel="00EC7FC5">
          <w:delText>network.</w:delText>
        </w:r>
        <w:r w:rsidR="00665B0F" w:rsidDel="00EC7FC5">
          <w:delText xml:space="preserve"> </w:delText>
        </w:r>
        <w:r w:rsidR="00737F7C" w:rsidRPr="00737F7C" w:rsidDel="00EC7FC5">
          <w:delText>After certain nodes have retrieved a copy of the health document from another node using the information provided in the XDS Registry. XDS Repository of the node with a replica of shared health document simply needs to update additional access pathway for the copy into the registry of the original document within XDS Registry</w:delText>
        </w:r>
        <w:r w:rsidR="00A36CA9" w:rsidDel="00EC7FC5">
          <w:delText xml:space="preserve"> (shown in </w:delText>
        </w:r>
        <w:r w:rsidR="00924AA2" w:rsidDel="00EC7FC5">
          <w:fldChar w:fldCharType="begin"/>
        </w:r>
        <w:r w:rsidR="00924AA2" w:rsidDel="00EC7FC5">
          <w:delInstrText xml:space="preserve"> REF _Ref53534343 \h </w:delInstrText>
        </w:r>
        <w:r w:rsidR="00924AA2" w:rsidDel="00EC7FC5">
          <w:fldChar w:fldCharType="separate"/>
        </w:r>
        <w:r w:rsidR="00D32073" w:rsidRPr="001D3241" w:rsidDel="00EC7FC5">
          <w:delText xml:space="preserve">Figure </w:delText>
        </w:r>
        <w:r w:rsidR="00D32073" w:rsidDel="00EC7FC5">
          <w:rPr>
            <w:noProof/>
          </w:rPr>
          <w:delText>5</w:delText>
        </w:r>
        <w:r w:rsidR="00924AA2" w:rsidDel="00EC7FC5">
          <w:fldChar w:fldCharType="end"/>
        </w:r>
        <w:r w:rsidR="00A36CA9" w:rsidDel="00EC7FC5">
          <w:delText>)</w:delText>
        </w:r>
        <w:r w:rsidR="00292520" w:rsidDel="00EC7FC5">
          <w:delText xml:space="preserve"> </w:delText>
        </w:r>
        <w:r w:rsidR="0080336E" w:rsidRPr="0080336E" w:rsidDel="00EC7FC5">
          <w:delText>as to provide an alternative pathway to access the document.</w:delText>
        </w:r>
        <w:r w:rsidR="00292520" w:rsidDel="00EC7FC5">
          <w:delText xml:space="preserve"> </w:delText>
        </w:r>
        <w:r w:rsidR="008B50BF" w:rsidRPr="008B50BF" w:rsidDel="00EC7FC5">
          <w:delText>By doing so, even the original repository affected by data-corruption incident and lost data of the original document, there still have alternative pathways</w:delText>
        </w:r>
        <w:r w:rsidR="00614C05" w:rsidRPr="00E83C0E" w:rsidDel="00EC7FC5">
          <w:rPr>
            <w:color w:val="FF0000"/>
          </w:rPr>
          <w:delText xml:space="preserve"> </w:delText>
        </w:r>
        <w:r w:rsidR="00614C05" w:rsidRPr="00026536" w:rsidDel="00EC7FC5">
          <w:delText>to access copy of the document available.</w:delText>
        </w:r>
        <w:r w:rsidR="00C404F1" w:rsidRPr="00026536" w:rsidDel="00EC7FC5">
          <w:delText xml:space="preserve"> </w:delText>
        </w:r>
        <w:r w:rsidR="005F2B5C" w:rsidDel="00EC7FC5">
          <w:delText>Consider healthcare</w:delText>
        </w:r>
        <w:r w:rsidR="004D6DB3" w:rsidDel="00EC7FC5">
          <w:delText xml:space="preserve"> operation which require</w:delText>
        </w:r>
        <w:r w:rsidR="00AF4627" w:rsidDel="00EC7FC5">
          <w:delText>s</w:delText>
        </w:r>
        <w:r w:rsidR="004D6DB3" w:rsidDel="00EC7FC5">
          <w:delText xml:space="preserve"> huge amount of health information sharing</w:delText>
        </w:r>
        <w:r w:rsidR="004F6107" w:rsidDel="00EC7FC5">
          <w:delText xml:space="preserve"> by nature</w:delText>
        </w:r>
        <w:r w:rsidR="004D6DB3" w:rsidDel="00EC7FC5">
          <w:delText>,</w:delText>
        </w:r>
        <w:r w:rsidR="00C404F1" w:rsidDel="00EC7FC5">
          <w:delText xml:space="preserve"> a lot of </w:delText>
        </w:r>
        <w:r w:rsidR="0063385B" w:rsidDel="00EC7FC5">
          <w:delText xml:space="preserve">available </w:delText>
        </w:r>
        <w:r w:rsidR="00C404F1" w:rsidDel="00EC7FC5">
          <w:delText xml:space="preserve">alternative pathway </w:delText>
        </w:r>
        <w:r w:rsidR="00DE46EE" w:rsidDel="00EC7FC5">
          <w:delText xml:space="preserve">for health document </w:delText>
        </w:r>
        <w:r w:rsidR="004D6DB3" w:rsidDel="00EC7FC5">
          <w:delText>can be expected</w:delText>
        </w:r>
        <w:r w:rsidR="00F00BEA" w:rsidDel="00EC7FC5">
          <w:delText xml:space="preserve"> in actual deployment</w:delText>
        </w:r>
        <w:r w:rsidR="004D6DB3" w:rsidDel="00EC7FC5">
          <w:delText>.</w:delText>
        </w:r>
        <w:r w:rsidR="00C404F1" w:rsidDel="00EC7FC5">
          <w:delText xml:space="preserve"> </w:delText>
        </w:r>
        <w:r w:rsidR="004D6DB3" w:rsidDel="00EC7FC5">
          <w:delText>T</w:delText>
        </w:r>
        <w:r w:rsidR="00C404F1" w:rsidDel="00EC7FC5">
          <w:delText>his concept will help member of the network</w:delText>
        </w:r>
        <w:r w:rsidR="005F2B5C" w:rsidDel="00EC7FC5">
          <w:delText xml:space="preserve"> in</w:delText>
        </w:r>
        <w:r w:rsidR="00C404F1" w:rsidDel="00EC7FC5">
          <w:delText xml:space="preserve"> better mitigat</w:delText>
        </w:r>
        <w:r w:rsidR="005F2B5C" w:rsidDel="00EC7FC5">
          <w:delText>ion</w:delText>
        </w:r>
        <w:r w:rsidR="00C404F1" w:rsidDel="00EC7FC5">
          <w:delText xml:space="preserve"> </w:delText>
        </w:r>
        <w:r w:rsidR="005F2B5C" w:rsidDel="00EC7FC5">
          <w:delText>against</w:delText>
        </w:r>
        <w:r w:rsidR="00C404F1" w:rsidDel="00EC7FC5">
          <w:delText xml:space="preserve"> raising cyber-incident that cause data-corruption.</w:delText>
        </w:r>
        <w:r w:rsidR="00AC3FE1" w:rsidDel="00EC7FC5">
          <w:delText xml:space="preserve"> The more they share their information with other, the more alternative copy of </w:delText>
        </w:r>
        <w:r w:rsidR="00CE3D9D" w:rsidDel="00EC7FC5">
          <w:delText xml:space="preserve">certain </w:delText>
        </w:r>
        <w:r w:rsidR="00AC3FE1" w:rsidDel="00EC7FC5">
          <w:delText>health document become available.</w:delText>
        </w:r>
        <w:r w:rsidR="00D14D84" w:rsidDel="00EC7FC5">
          <w:delText xml:space="preserve"> This concept further </w:delText>
        </w:r>
        <w:r w:rsidR="00563F17" w:rsidDel="00EC7FC5">
          <w:delText>motivates</w:delText>
        </w:r>
        <w:r w:rsidR="00D14D84" w:rsidDel="00EC7FC5">
          <w:delText xml:space="preserve"> the network to maintain XDS Blockchain and share their health document with one another</w:delText>
        </w:r>
        <w:r w:rsidR="004C67F6" w:rsidDel="00EC7FC5">
          <w:delText>, empowering healthcare industry</w:delText>
        </w:r>
        <w:r w:rsidR="001C6775" w:rsidDel="00EC7FC5">
          <w:delText xml:space="preserve"> and its cyber-security performance</w:delText>
        </w:r>
        <w:r w:rsidR="004C67F6" w:rsidDel="00EC7FC5">
          <w:delText>.</w:delText>
        </w:r>
      </w:del>
      <w:commentRangeEnd w:id="398"/>
      <w:r w:rsidR="00D12C27">
        <w:rPr>
          <w:rStyle w:val="CommentReference"/>
          <w:spacing w:val="0"/>
          <w:lang w:val="en-US" w:eastAsia="en-US"/>
        </w:rPr>
        <w:commentReference w:id="398"/>
      </w:r>
    </w:p>
    <w:p w14:paraId="7EDD7402" w14:textId="2EEA74F2" w:rsidR="001E71FA" w:rsidRDefault="000D2EDB" w:rsidP="001E71FA">
      <w:pPr>
        <w:pStyle w:val="Heading2"/>
        <w:rPr>
          <w:ins w:id="450" w:author="Petnathean Julled" w:date="2021-09-22T07:44:00Z"/>
        </w:rPr>
      </w:pPr>
      <w:ins w:id="451" w:author="Petnathean Julled" w:date="2021-09-22T07:46:00Z">
        <w:r>
          <w:t>Concept</w:t>
        </w:r>
      </w:ins>
      <w:ins w:id="452" w:author="Petnathean Julled" w:date="2021-10-13T12:04:00Z">
        <w:r w:rsidR="000825F7">
          <w:t>ual</w:t>
        </w:r>
      </w:ins>
      <w:ins w:id="453" w:author="Petnathean Julled" w:date="2021-09-22T07:46:00Z">
        <w:r>
          <w:t xml:space="preserve"> Design</w:t>
        </w:r>
      </w:ins>
    </w:p>
    <w:p w14:paraId="16FD3920" w14:textId="0161D52B" w:rsidR="00032D1A" w:rsidRDefault="001E71FA" w:rsidP="00BE1773">
      <w:pPr>
        <w:ind w:firstLine="284"/>
        <w:jc w:val="both"/>
        <w:rPr>
          <w:ins w:id="454" w:author="Petnathean Julled" w:date="2021-09-22T07:45:00Z"/>
        </w:rPr>
      </w:pPr>
      <w:ins w:id="455" w:author="Petnathean Julled" w:date="2021-09-22T07:45:00Z">
        <w:del w:id="456" w:author="Pattanasak Mongkolwat" w:date="2021-10-07T13:20:00Z">
          <w:r w:rsidRPr="001E71FA" w:rsidDel="00531E5D">
            <w:delText>As introduced in Chapter I, t</w:delText>
          </w:r>
        </w:del>
      </w:ins>
      <w:ins w:id="457" w:author="Pattanasak Mongkolwat" w:date="2021-10-07T13:20:00Z">
        <w:r w:rsidR="00531E5D">
          <w:t>T</w:t>
        </w:r>
      </w:ins>
      <w:ins w:id="458" w:author="Petnathean Julled" w:date="2021-09-22T07:45:00Z">
        <w:r w:rsidRPr="001E71FA">
          <w:t>he unique nature of the healthcare</w:t>
        </w:r>
      </w:ins>
      <w:ins w:id="459" w:author="Pattanasak Mongkolwat" w:date="2021-10-07T15:34:00Z">
        <w:r w:rsidR="00D948D4">
          <w:t xml:space="preserve"> information system and its</w:t>
        </w:r>
      </w:ins>
      <w:ins w:id="460" w:author="Petnathean Julled" w:date="2021-09-22T07:45:00Z">
        <w:r w:rsidRPr="001E71FA">
          <w:t xml:space="preserve"> environment </w:t>
        </w:r>
        <w:del w:id="461" w:author="Pattanasak Mongkolwat" w:date="2021-10-07T15:34:00Z">
          <w:r w:rsidRPr="001E71FA" w:rsidDel="00D948D4">
            <w:delText xml:space="preserve">that </w:delText>
          </w:r>
        </w:del>
        <w:r w:rsidRPr="001E71FA">
          <w:t>emphasizes confidentiality of data</w:t>
        </w:r>
      </w:ins>
      <w:ins w:id="462" w:author="Pattanasak Mongkolwat" w:date="2021-10-07T15:34:00Z">
        <w:r w:rsidR="00334754">
          <w:t xml:space="preserve"> that</w:t>
        </w:r>
      </w:ins>
      <w:ins w:id="463" w:author="Petnathean Julled" w:date="2021-09-22T07:45:00Z">
        <w:del w:id="464" w:author="Pattanasak Mongkolwat" w:date="2021-10-07T15:35:00Z">
          <w:r w:rsidRPr="001E71FA" w:rsidDel="009D5673">
            <w:delText xml:space="preserve"> gave</w:delText>
          </w:r>
        </w:del>
        <w:r w:rsidRPr="001E71FA">
          <w:t xml:space="preserve"> limits</w:t>
        </w:r>
        <w:del w:id="465" w:author="Pattanasak Mongkolwat" w:date="2021-10-07T15:43:00Z">
          <w:r w:rsidRPr="001E71FA" w:rsidDel="00C81A79">
            <w:delText xml:space="preserve"> to</w:delText>
          </w:r>
        </w:del>
        <w:r w:rsidRPr="001E71FA">
          <w:t xml:space="preserve"> </w:t>
        </w:r>
        <w:del w:id="466" w:author="Pattanasak Mongkolwat" w:date="2021-10-07T15:43:00Z">
          <w:r w:rsidRPr="001E71FA" w:rsidDel="005729B6">
            <w:delText>implementing</w:delText>
          </w:r>
        </w:del>
      </w:ins>
      <w:ins w:id="467" w:author="Pattanasak Mongkolwat" w:date="2021-10-07T15:43:00Z">
        <w:r w:rsidR="005729B6">
          <w:t>full</w:t>
        </w:r>
      </w:ins>
      <w:ins w:id="468" w:author="Pattanasak Mongkolwat" w:date="2021-10-07T15:44:00Z">
        <w:r w:rsidR="005729B6">
          <w:t xml:space="preserve"> use of</w:t>
        </w:r>
      </w:ins>
      <w:ins w:id="469" w:author="Petnathean Julled" w:date="2021-09-22T07:45:00Z">
        <w:r w:rsidRPr="001E71FA">
          <w:t xml:space="preserve"> Blockchain technology</w:t>
        </w:r>
        <w:del w:id="470" w:author="Pattanasak Mongkolwat" w:date="2021-10-07T15:44:00Z">
          <w:r w:rsidRPr="001E71FA" w:rsidDel="005729B6">
            <w:delText xml:space="preserve"> into the industry</w:delText>
          </w:r>
        </w:del>
        <w:r w:rsidRPr="001E71FA">
          <w:t xml:space="preserve">. Patient data cannot be put directly into Blockchain as it will become persistent following Blockchain characteristics while increasing difficulty in ensuring data confidentiality when its replica is distributed all over the network. </w:t>
        </w:r>
        <w:del w:id="471" w:author="Pattanasak Mongkolwat" w:date="2021-10-07T15:45:00Z">
          <w:r w:rsidRPr="001E71FA" w:rsidDel="006C14A1">
            <w:delText>So i</w:delText>
          </w:r>
        </w:del>
      </w:ins>
      <w:ins w:id="472" w:author="Pattanasak Mongkolwat" w:date="2021-10-07T15:45:00Z">
        <w:r w:rsidR="006C14A1">
          <w:t>I</w:t>
        </w:r>
      </w:ins>
      <w:ins w:id="473" w:author="Petnathean Julled" w:date="2021-09-22T07:45:00Z">
        <w:r w:rsidRPr="001E71FA">
          <w:t>nstead of risk</w:t>
        </w:r>
      </w:ins>
      <w:ins w:id="474" w:author="Pattanasak Mongkolwat" w:date="2021-10-07T15:45:00Z">
        <w:r w:rsidR="006C14A1">
          <w:t>ing</w:t>
        </w:r>
      </w:ins>
      <w:ins w:id="475" w:author="Petnathean Julled" w:date="2021-09-22T07:45:00Z">
        <w:r w:rsidRPr="001E71FA">
          <w:t xml:space="preserve"> confidentiality of healthcare data by publishing it directly into the Blockchain network, we propose using IHE </w:t>
        </w:r>
        <w:proofErr w:type="spellStart"/>
        <w:r w:rsidRPr="001E71FA">
          <w:t>XDS.b</w:t>
        </w:r>
        <w:proofErr w:type="spellEnd"/>
        <w:r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w:t>
        </w:r>
        <w:del w:id="476" w:author="Pattanasak Mongkolwat" w:date="2021-10-07T15:45:00Z">
          <w:r w:rsidRPr="001E71FA" w:rsidDel="00E02D54">
            <w:delText xml:space="preserve">longer a </w:delText>
          </w:r>
        </w:del>
        <w:r w:rsidRPr="001E71FA">
          <w:t xml:space="preserve">need to publish health documents directly into the distributed network, reduce the risk against the </w:t>
        </w:r>
        <w:del w:id="477" w:author="Pattanasak Mongkolwat" w:date="2021-10-07T15:46:00Z">
          <w:r w:rsidRPr="001E71FA" w:rsidDel="00E02D54">
            <w:delText xml:space="preserve">confidentiality of the </w:delText>
          </w:r>
        </w:del>
        <w:r w:rsidRPr="001E71FA">
          <w:t>data</w:t>
        </w:r>
      </w:ins>
      <w:ins w:id="478" w:author="Pattanasak Mongkolwat" w:date="2021-10-07T15:46:00Z">
        <w:r w:rsidR="00E02D54">
          <w:t xml:space="preserve"> leakage</w:t>
        </w:r>
      </w:ins>
      <w:ins w:id="479" w:author="Petnathean Julled" w:date="2021-09-22T07:45:00Z">
        <w:r w:rsidRPr="001E71FA">
          <w:t xml:space="preserve">. Additionally, </w:t>
        </w:r>
        <w:del w:id="480" w:author="Pattanasak Mongkolwat" w:date="2021-10-07T15:46:00Z">
          <w:r w:rsidRPr="001E71FA" w:rsidDel="000D3740">
            <w:delText xml:space="preserve">in this work, </w:delText>
          </w:r>
        </w:del>
        <w:r w:rsidRPr="001E71FA">
          <w:t>we further extend the usability of the profile by allowing the organization that has shared health documents from its source to also act as an additional data backup for the original by providing additional access points (URLs) for the document. That mean</w:t>
        </w:r>
      </w:ins>
      <w:ins w:id="481" w:author="Pattanasak Mongkolwat" w:date="2021-10-07T15:47:00Z">
        <w:r w:rsidR="0042132F">
          <w:t>s</w:t>
        </w:r>
      </w:ins>
      <w:ins w:id="482" w:author="Petnathean Julled" w:date="2021-09-22T07:45:00Z">
        <w:del w:id="483" w:author="Pattanasak Mongkolwat" w:date="2021-10-07T15:48:00Z">
          <w:r w:rsidRPr="001E71FA" w:rsidDel="001F709B">
            <w:delText>,</w:delText>
          </w:r>
        </w:del>
        <w:r w:rsidRPr="001E71FA">
          <w:t xml:space="preserve"> even the source of health document become</w:t>
        </w:r>
      </w:ins>
      <w:ins w:id="484" w:author="Pattanasak Mongkolwat" w:date="2021-10-07T15:48:00Z">
        <w:r w:rsidR="00183499">
          <w:t>s</w:t>
        </w:r>
      </w:ins>
      <w:ins w:id="485" w:author="Petnathean Julled" w:date="2021-09-22T07:45:00Z">
        <w:r w:rsidRPr="001E71FA">
          <w:t xml:space="preserve"> unavailable due to unpredictable circumstance</w:t>
        </w:r>
      </w:ins>
      <w:ins w:id="486" w:author="Pattanasak Mongkolwat" w:date="2021-10-07T15:48:00Z">
        <w:r w:rsidR="00183499">
          <w:t>s</w:t>
        </w:r>
      </w:ins>
      <w:ins w:id="487" w:author="Petnathean Julled" w:date="2021-09-22T07:45:00Z">
        <w:r w:rsidRPr="001E71FA">
          <w:t xml:space="preserve"> like a cyber-incident (i.e., </w:t>
        </w:r>
        <w:del w:id="488" w:author="Pattanasak Mongkolwat" w:date="2021-10-07T15:48:00Z">
          <w:r w:rsidRPr="001E71FA" w:rsidDel="00183499">
            <w:delText>R</w:delText>
          </w:r>
        </w:del>
      </w:ins>
      <w:ins w:id="489" w:author="Pattanasak Mongkolwat" w:date="2021-10-07T15:48:00Z">
        <w:r w:rsidR="00183499">
          <w:t>r</w:t>
        </w:r>
      </w:ins>
      <w:ins w:id="490" w:author="Petnathean Julled" w:date="2021-09-22T07:45:00Z">
        <w:r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del w:id="491" w:author="Pattanasak Mongkolwat" w:date="2021-10-07T15:49:00Z">
          <w:r w:rsidRPr="001E71FA" w:rsidDel="00E022E9">
            <w:delText xml:space="preserve"> indefinitely</w:delText>
          </w:r>
        </w:del>
        <w:r w:rsidRPr="001E71FA">
          <w:t>.</w:t>
        </w:r>
      </w:ins>
    </w:p>
    <w:p w14:paraId="21D20038" w14:textId="70C68BEF" w:rsidR="000D2EDB" w:rsidRDefault="000D2EDB" w:rsidP="000D2EDB">
      <w:pPr>
        <w:pStyle w:val="Heading2"/>
        <w:rPr>
          <w:ins w:id="492" w:author="Petnathean Julled" w:date="2021-09-22T07:45:00Z"/>
        </w:rPr>
      </w:pPr>
      <w:ins w:id="493" w:author="Petnathean Julled" w:date="2021-09-22T07:46:00Z">
        <w:r>
          <w:t>Blockchain Design</w:t>
        </w:r>
      </w:ins>
    </w:p>
    <w:p w14:paraId="2B60B37B" w14:textId="1BABEDDA" w:rsidR="000D2EDB" w:rsidRDefault="000D2EDB" w:rsidP="000D2EDB">
      <w:pPr>
        <w:ind w:firstLine="284"/>
        <w:jc w:val="both"/>
        <w:rPr>
          <w:ins w:id="494" w:author="Petnathean Julled" w:date="2021-09-22T07:47:00Z"/>
        </w:rPr>
      </w:pPr>
      <w:ins w:id="495" w:author="Petnathean Julled" w:date="2021-09-22T07:47:00Z">
        <w:r>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w:t>
        </w:r>
        <w:r w:rsidRPr="002A11D9">
          <w:rPr>
            <w:highlight w:val="yellow"/>
            <w:rPrChange w:id="496" w:author="Pattanasak Mongkolwat" w:date="2021-10-07T16:08:00Z">
              <w:rPr/>
            </w:rPrChange>
          </w:rPr>
          <w:t xml:space="preserve">Types </w:t>
        </w:r>
        <w:commentRangeStart w:id="497"/>
        <w:r w:rsidRPr="002A11D9">
          <w:rPr>
            <w:highlight w:val="yellow"/>
            <w:rPrChange w:id="498" w:author="Pattanasak Mongkolwat" w:date="2021-10-07T16:08:00Z">
              <w:rPr/>
            </w:rPrChange>
          </w:rPr>
          <w:t>mentioned</w:t>
        </w:r>
      </w:ins>
      <w:commentRangeEnd w:id="497"/>
      <w:r w:rsidR="002A11D9">
        <w:rPr>
          <w:rStyle w:val="CommentReference"/>
        </w:rPr>
        <w:commentReference w:id="497"/>
      </w:r>
      <w:ins w:id="499" w:author="Petnathean Julled" w:date="2021-09-22T07:47:00Z">
        <w:r w:rsidRPr="002A11D9">
          <w:rPr>
            <w:highlight w:val="yellow"/>
            <w:rPrChange w:id="500" w:author="Pattanasak Mongkolwat" w:date="2021-10-07T16:08:00Z">
              <w:rPr/>
            </w:rPrChange>
          </w:rPr>
          <w:t xml:space="preserve"> in 2.3.2</w:t>
        </w:r>
        <w:r>
          <w:t>,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w:t>
        </w:r>
      </w:ins>
      <w:ins w:id="501" w:author="Pattanasak Mongkolwat" w:date="2021-10-07T15:56:00Z">
        <w:r w:rsidR="00412500">
          <w:t xml:space="preserve"> </w:t>
        </w:r>
        <w:r w:rsidR="00412500" w:rsidRPr="008726E3">
          <w:rPr>
            <w:highlight w:val="yellow"/>
            <w:rPrChange w:id="502" w:author="Pattanasak Mongkolwat" w:date="2021-10-07T16:06:00Z">
              <w:rPr/>
            </w:rPrChange>
          </w:rPr>
          <w:t>[Reference?]</w:t>
        </w:r>
      </w:ins>
      <w:ins w:id="503" w:author="Petnathean Julled" w:date="2021-09-22T07:47:00Z">
        <w:r>
          <w:t xml:space="preserve"> as it was designed for scalability welcoming more members to join the network over time under the condition that joining members are accepted by the network and have a proper data sharing agreement. </w:t>
        </w:r>
      </w:ins>
    </w:p>
    <w:p w14:paraId="14BC95F8" w14:textId="7CBD9DFE" w:rsidR="000D2EDB" w:rsidRDefault="000D2EDB" w:rsidP="000D2EDB">
      <w:pPr>
        <w:ind w:firstLine="284"/>
        <w:jc w:val="both"/>
        <w:rPr>
          <w:ins w:id="504" w:author="Petnathean Julled" w:date="2021-09-22T07:45:00Z"/>
        </w:rPr>
      </w:pPr>
      <w:ins w:id="505" w:author="Petnathean Julled" w:date="2021-09-22T07:47:00Z">
        <w:r>
          <w:t xml:space="preserve">Meanwhile, following the Blockchain consensus mentioned </w:t>
        </w:r>
        <w:r w:rsidRPr="00FA0E88">
          <w:rPr>
            <w:highlight w:val="yellow"/>
            <w:rPrChange w:id="506" w:author="Pattanasak Mongkolwat" w:date="2021-10-07T16:09:00Z">
              <w:rPr/>
            </w:rPrChange>
          </w:rPr>
          <w:t>in 2.</w:t>
        </w:r>
        <w:commentRangeStart w:id="507"/>
        <w:r w:rsidRPr="00FA0E88">
          <w:rPr>
            <w:highlight w:val="yellow"/>
            <w:rPrChange w:id="508" w:author="Pattanasak Mongkolwat" w:date="2021-10-07T16:09:00Z">
              <w:rPr/>
            </w:rPrChange>
          </w:rPr>
          <w:t>3</w:t>
        </w:r>
      </w:ins>
      <w:commentRangeEnd w:id="507"/>
      <w:r w:rsidR="00FA0E88">
        <w:rPr>
          <w:rStyle w:val="CommentReference"/>
        </w:rPr>
        <w:commentReference w:id="507"/>
      </w:r>
      <w:ins w:id="509" w:author="Petnathean Julled" w:date="2021-09-22T07:47:00Z">
        <w:r w:rsidRPr="00FA0E88">
          <w:rPr>
            <w:highlight w:val="yellow"/>
            <w:rPrChange w:id="510" w:author="Pattanasak Mongkolwat" w:date="2021-10-07T16:09:00Z">
              <w:rPr/>
            </w:rPrChange>
          </w:rPr>
          <w:t>.</w:t>
        </w:r>
        <w:commentRangeStart w:id="511"/>
        <w:r w:rsidRPr="00FA0E88">
          <w:rPr>
            <w:highlight w:val="yellow"/>
            <w:rPrChange w:id="512" w:author="Pattanasak Mongkolwat" w:date="2021-10-07T16:09:00Z">
              <w:rPr/>
            </w:rPrChange>
          </w:rPr>
          <w:t>3</w:t>
        </w:r>
      </w:ins>
      <w:commentRangeEnd w:id="511"/>
      <w:r w:rsidR="00FA0E88">
        <w:rPr>
          <w:rStyle w:val="CommentReference"/>
        </w:rPr>
        <w:commentReference w:id="511"/>
      </w:r>
      <w:ins w:id="513" w:author="Petnathean Julled" w:date="2021-09-22T07:47:00Z">
        <w:r w:rsidRPr="00FA0E88">
          <w:rPr>
            <w:highlight w:val="yellow"/>
            <w:rPrChange w:id="514" w:author="Pattanasak Mongkolwat" w:date="2021-10-07T16:09:00Z">
              <w:rPr/>
            </w:rPrChange>
          </w:rPr>
          <w:t>.4</w:t>
        </w:r>
        <w:r>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ins>
      <w:ins w:id="515" w:author="Pattanasak Mongkolwat" w:date="2021-10-07T16:10:00Z">
        <w:r w:rsidR="00DF3F9A">
          <w:t>ing</w:t>
        </w:r>
      </w:ins>
      <w:ins w:id="516" w:author="Petnathean Julled" w:date="2021-09-22T07:47:00Z">
        <w:r>
          <w:t xml:space="preserve"> point of </w:t>
        </w:r>
      </w:ins>
      <w:r w:rsidR="006540B4">
        <w:rPr>
          <w:noProof/>
        </w:rPr>
        <w:lastRenderedPageBreak/>
        <mc:AlternateContent>
          <mc:Choice Requires="wpg">
            <w:drawing>
              <wp:anchor distT="0" distB="0" distL="114300" distR="114300" simplePos="0" relativeHeight="251653632" behindDoc="0" locked="0" layoutInCell="1" allowOverlap="1" wp14:anchorId="5A0F0521" wp14:editId="594748DA">
                <wp:simplePos x="0" y="0"/>
                <wp:positionH relativeFrom="column">
                  <wp:posOffset>1090930</wp:posOffset>
                </wp:positionH>
                <wp:positionV relativeFrom="paragraph">
                  <wp:posOffset>-309245</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38A51716" w:rsidR="008E0799" w:rsidRPr="008E5301" w:rsidRDefault="008E0799" w:rsidP="008E5301">
                              <w:pPr>
                                <w:pStyle w:val="Caption"/>
                                <w:rPr>
                                  <w:color w:val="auto"/>
                                  <w:sz w:val="20"/>
                                  <w:szCs w:val="20"/>
                                </w:rPr>
                              </w:pPr>
                              <w:bookmarkStart w:id="517" w:name="_Ref53535658"/>
                              <w:r w:rsidRPr="008E5301">
                                <w:rPr>
                                  <w:color w:val="auto"/>
                                </w:rPr>
                                <w:t xml:space="preserve">Figure </w:t>
                              </w:r>
                              <w:ins w:id="518"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519" w:author="Petnathean Julled" w:date="2021-09-22T07:57:00Z">
                                <w:r w:rsidR="00CC5FD1">
                                  <w:rPr>
                                    <w:noProof/>
                                    <w:color w:val="auto"/>
                                  </w:rPr>
                                  <w:t>3</w:t>
                                </w:r>
                                <w:r w:rsidR="00CC5FD1">
                                  <w:rPr>
                                    <w:color w:val="auto"/>
                                  </w:rPr>
                                  <w:fldChar w:fldCharType="end"/>
                                </w:r>
                              </w:ins>
                              <w:del w:id="520" w:author="Petnathean Julled" w:date="2021-09-22T07:57:00Z">
                                <w:r w:rsidRPr="008E5301" w:rsidDel="00CC5FD1">
                                  <w:rPr>
                                    <w:color w:val="auto"/>
                                  </w:rPr>
                                  <w:fldChar w:fldCharType="begin"/>
                                </w:r>
                                <w:r w:rsidRPr="008E5301" w:rsidDel="00CC5FD1">
                                  <w:rPr>
                                    <w:color w:val="auto"/>
                                  </w:rPr>
                                  <w:delInstrText xml:space="preserve"> SEQ Figure \* ARABIC </w:delInstrText>
                                </w:r>
                                <w:r w:rsidRPr="008E5301" w:rsidDel="00CC5FD1">
                                  <w:rPr>
                                    <w:color w:val="auto"/>
                                  </w:rPr>
                                  <w:fldChar w:fldCharType="separate"/>
                                </w:r>
                              </w:del>
                              <w:del w:id="521" w:author="Petnathean Julled" w:date="2021-09-22T07:51:00Z">
                                <w:r w:rsidDel="006540B4">
                                  <w:rPr>
                                    <w:noProof/>
                                    <w:color w:val="auto"/>
                                  </w:rPr>
                                  <w:delText>4</w:delText>
                                </w:r>
                              </w:del>
                              <w:del w:id="522" w:author="Petnathean Julled" w:date="2021-09-22T07:57:00Z">
                                <w:r w:rsidRPr="008E5301" w:rsidDel="00CC5FD1">
                                  <w:rPr>
                                    <w:color w:val="auto"/>
                                  </w:rPr>
                                  <w:fldChar w:fldCharType="end"/>
                                </w:r>
                              </w:del>
                              <w:bookmarkEnd w:id="517"/>
                              <w:r w:rsidRPr="008E5301">
                                <w:rPr>
                                  <w:color w:val="auto"/>
                                </w:rPr>
                                <w:t xml:space="preserve"> </w:t>
                              </w:r>
                              <w:ins w:id="523" w:author="Petnathean Julled" w:date="2021-09-22T07:51:00Z">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ins>
                              <w:del w:id="524" w:author="Petnathean Julled" w:date="2021-09-22T07:51:00Z">
                                <w:r w:rsidRPr="008E5301" w:rsidDel="006540B4">
                                  <w:rPr>
                                    <w:color w:val="auto"/>
                                  </w:rPr>
                                  <w:delText>Overview of the design to integrating Blockchain with XDS.b Framework</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9"/>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59" style="position:absolute;left:0;text-align:left;margin-left:85.9pt;margin-top:-24.35pt;width:332.25pt;height:175.5pt;z-index:251653632;mso-position-horizontal-relative:text;mso-position-vertical-relative:text;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nbxbAMAAPI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">
                <v:shape id="Text Box 59" o:spid="_x0000_s106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38A51716" w:rsidR="008E0799" w:rsidRPr="008E5301" w:rsidRDefault="008E0799" w:rsidP="008E5301">
                        <w:pPr>
                          <w:pStyle w:val="Caption"/>
                          <w:rPr>
                            <w:color w:val="auto"/>
                            <w:sz w:val="20"/>
                            <w:szCs w:val="20"/>
                          </w:rPr>
                        </w:pPr>
                        <w:bookmarkStart w:id="525" w:name="_Ref53535658"/>
                        <w:r w:rsidRPr="008E5301">
                          <w:rPr>
                            <w:color w:val="auto"/>
                          </w:rPr>
                          <w:t xml:space="preserve">Figure </w:t>
                        </w:r>
                        <w:ins w:id="526" w:author="Petnathean Julled" w:date="2021-09-22T07:57:00Z">
                          <w:r w:rsidR="00CC5FD1">
                            <w:rPr>
                              <w:color w:val="auto"/>
                            </w:rPr>
                            <w:fldChar w:fldCharType="begin"/>
                          </w:r>
                          <w:r w:rsidR="00CC5FD1">
                            <w:rPr>
                              <w:color w:val="auto"/>
                            </w:rPr>
                            <w:instrText xml:space="preserve"> SEQ Figure \* ARABIC </w:instrText>
                          </w:r>
                        </w:ins>
                        <w:r w:rsidR="00CC5FD1">
                          <w:rPr>
                            <w:color w:val="auto"/>
                          </w:rPr>
                          <w:fldChar w:fldCharType="separate"/>
                        </w:r>
                        <w:ins w:id="527" w:author="Petnathean Julled" w:date="2021-09-22T07:57:00Z">
                          <w:r w:rsidR="00CC5FD1">
                            <w:rPr>
                              <w:noProof/>
                              <w:color w:val="auto"/>
                            </w:rPr>
                            <w:t>3</w:t>
                          </w:r>
                          <w:r w:rsidR="00CC5FD1">
                            <w:rPr>
                              <w:color w:val="auto"/>
                            </w:rPr>
                            <w:fldChar w:fldCharType="end"/>
                          </w:r>
                        </w:ins>
                        <w:del w:id="528" w:author="Petnathean Julled" w:date="2021-09-22T07:57:00Z">
                          <w:r w:rsidRPr="008E5301" w:rsidDel="00CC5FD1">
                            <w:rPr>
                              <w:color w:val="auto"/>
                            </w:rPr>
                            <w:fldChar w:fldCharType="begin"/>
                          </w:r>
                          <w:r w:rsidRPr="008E5301" w:rsidDel="00CC5FD1">
                            <w:rPr>
                              <w:color w:val="auto"/>
                            </w:rPr>
                            <w:delInstrText xml:space="preserve"> SEQ Figure \* ARABIC </w:delInstrText>
                          </w:r>
                          <w:r w:rsidRPr="008E5301" w:rsidDel="00CC5FD1">
                            <w:rPr>
                              <w:color w:val="auto"/>
                            </w:rPr>
                            <w:fldChar w:fldCharType="separate"/>
                          </w:r>
                        </w:del>
                        <w:del w:id="529" w:author="Petnathean Julled" w:date="2021-09-22T07:51:00Z">
                          <w:r w:rsidDel="006540B4">
                            <w:rPr>
                              <w:noProof/>
                              <w:color w:val="auto"/>
                            </w:rPr>
                            <w:delText>4</w:delText>
                          </w:r>
                        </w:del>
                        <w:del w:id="530" w:author="Petnathean Julled" w:date="2021-09-22T07:57:00Z">
                          <w:r w:rsidRPr="008E5301" w:rsidDel="00CC5FD1">
                            <w:rPr>
                              <w:color w:val="auto"/>
                            </w:rPr>
                            <w:fldChar w:fldCharType="end"/>
                          </w:r>
                        </w:del>
                        <w:bookmarkEnd w:id="525"/>
                        <w:r w:rsidRPr="008E5301">
                          <w:rPr>
                            <w:color w:val="auto"/>
                          </w:rPr>
                          <w:t xml:space="preserve"> </w:t>
                        </w:r>
                        <w:ins w:id="531" w:author="Petnathean Julled" w:date="2021-09-22T07:51:00Z">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ins>
                        <w:del w:id="532" w:author="Petnathean Julled" w:date="2021-09-22T07:51:00Z">
                          <w:r w:rsidRPr="008E5301" w:rsidDel="006540B4">
                            <w:rPr>
                              <w:color w:val="auto"/>
                            </w:rPr>
                            <w:delText>Overview of the design to integrating Blockchain with XDS.b Framework</w:delText>
                          </w:r>
                        </w:del>
                      </w:p>
                    </w:txbxContent>
                  </v:textbox>
                </v:shape>
                <v:shape id="Picture 58" o:spid="_x0000_s1061"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20" o:title=""/>
                </v:shape>
                <w10:wrap type="topAndBottom"/>
              </v:group>
            </w:pict>
          </mc:Fallback>
        </mc:AlternateContent>
      </w:r>
      <w:ins w:id="533" w:author="Petnathean Julled" w:date="2021-09-22T07:47:00Z">
        <w:r>
          <w:t>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ins>
    </w:p>
    <w:p w14:paraId="17446404" w14:textId="3136EA3C" w:rsidR="000D2EDB" w:rsidRDefault="00315BD5" w:rsidP="000D2EDB">
      <w:pPr>
        <w:pStyle w:val="Heading2"/>
        <w:rPr>
          <w:ins w:id="534" w:author="Petnathean Julled" w:date="2021-09-22T07:45:00Z"/>
        </w:rPr>
      </w:pPr>
      <w:ins w:id="535" w:author="Petnathean Julled" w:date="2021-09-22T07:48:00Z">
        <w:r>
          <w:t>Integrating Blockchain with XDS.b Profile</w:t>
        </w:r>
      </w:ins>
    </w:p>
    <w:p w14:paraId="7841788C" w14:textId="106B1115" w:rsidR="006540B4" w:rsidRDefault="00CC5FD1" w:rsidP="000D2EDB">
      <w:pPr>
        <w:ind w:firstLine="284"/>
        <w:jc w:val="both"/>
        <w:rPr>
          <w:ins w:id="536" w:author="Petnathean Julled" w:date="2021-09-22T07:52:00Z"/>
        </w:rPr>
      </w:pPr>
      <w:r>
        <w:rPr>
          <w:noProof/>
        </w:rPr>
        <mc:AlternateContent>
          <mc:Choice Requires="wpg">
            <w:drawing>
              <wp:anchor distT="0" distB="0" distL="114300" distR="114300" simplePos="0" relativeHeight="251655680" behindDoc="0" locked="0" layoutInCell="1" allowOverlap="1" wp14:anchorId="797C0397" wp14:editId="1EC2B1D5">
                <wp:simplePos x="0" y="0"/>
                <wp:positionH relativeFrom="column">
                  <wp:posOffset>3234000</wp:posOffset>
                </wp:positionH>
                <wp:positionV relativeFrom="paragraph">
                  <wp:posOffset>1353820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CC5FD1" w:rsidRPr="001E4DA2" w:rsidRDefault="00CC5FD1">
                              <w:pPr>
                                <w:pStyle w:val="Caption"/>
                                <w:rPr>
                                  <w:noProof/>
                                </w:rPr>
                                <w:pPrChange w:id="537" w:author="Petnathean Julled" w:date="2021-09-22T07:57:00Z">
                                  <w:pPr>
                                    <w:ind w:firstLine="284"/>
                                    <w:jc w:val="both"/>
                                  </w:pPr>
                                </w:pPrChange>
                              </w:pPr>
                              <w:bookmarkStart w:id="538" w:name="_Ref83190183"/>
                              <w:ins w:id="539" w:author="Petnathean Julled" w:date="2021-09-22T07:57:00Z">
                                <w:r w:rsidRPr="00CC5FD1">
                                  <w:rPr>
                                    <w:color w:val="auto"/>
                                    <w:rPrChange w:id="540" w:author="Petnathean Julled" w:date="2021-09-22T07:58:00Z">
                                      <w:rPr>
                                        <w:i/>
                                        <w:iCs/>
                                      </w:rPr>
                                    </w:rPrChange>
                                  </w:rPr>
                                  <w:t xml:space="preserve">Figure </w:t>
                                </w:r>
                                <w:r w:rsidRPr="00CC5FD1">
                                  <w:rPr>
                                    <w:color w:val="auto"/>
                                    <w:rPrChange w:id="541" w:author="Petnathean Julled" w:date="2021-09-22T07:58:00Z">
                                      <w:rPr>
                                        <w:i/>
                                        <w:iCs/>
                                      </w:rPr>
                                    </w:rPrChange>
                                  </w:rPr>
                                  <w:fldChar w:fldCharType="begin"/>
                                </w:r>
                                <w:r w:rsidRPr="00CC5FD1">
                                  <w:rPr>
                                    <w:color w:val="auto"/>
                                    <w:rPrChange w:id="542" w:author="Petnathean Julled" w:date="2021-09-22T07:58:00Z">
                                      <w:rPr>
                                        <w:i/>
                                        <w:iCs/>
                                      </w:rPr>
                                    </w:rPrChange>
                                  </w:rPr>
                                  <w:instrText xml:space="preserve"> SEQ Figure \* ARABIC </w:instrText>
                                </w:r>
                              </w:ins>
                              <w:r w:rsidRPr="00CC5FD1">
                                <w:rPr>
                                  <w:color w:val="auto"/>
                                  <w:rPrChange w:id="543" w:author="Petnathean Julled" w:date="2021-09-22T07:58:00Z">
                                    <w:rPr>
                                      <w:i/>
                                      <w:iCs/>
                                    </w:rPr>
                                  </w:rPrChange>
                                </w:rPr>
                                <w:fldChar w:fldCharType="separate"/>
                              </w:r>
                              <w:ins w:id="544" w:author="Petnathean Julled" w:date="2021-09-22T07:57:00Z">
                                <w:r w:rsidRPr="00CC5FD1">
                                  <w:rPr>
                                    <w:noProof/>
                                    <w:color w:val="auto"/>
                                    <w:rPrChange w:id="545" w:author="Petnathean Julled" w:date="2021-09-22T07:58:00Z">
                                      <w:rPr>
                                        <w:i/>
                                        <w:iCs/>
                                        <w:noProof/>
                                      </w:rPr>
                                    </w:rPrChange>
                                  </w:rPr>
                                  <w:t>4</w:t>
                                </w:r>
                                <w:r w:rsidRPr="00CC5FD1">
                                  <w:rPr>
                                    <w:color w:val="auto"/>
                                    <w:rPrChange w:id="546" w:author="Petnathean Julled" w:date="2021-09-22T07:58:00Z">
                                      <w:rPr>
                                        <w:i/>
                                        <w:iCs/>
                                      </w:rPr>
                                    </w:rPrChange>
                                  </w:rPr>
                                  <w:fldChar w:fldCharType="end"/>
                                </w:r>
                                <w:bookmarkEnd w:id="538"/>
                                <w:r w:rsidRPr="00CC5FD1">
                                  <w:rPr>
                                    <w:color w:val="auto"/>
                                    <w:rPrChange w:id="547" w:author="Petnathean Julled" w:date="2021-09-22T07:58:00Z">
                                      <w:rPr>
                                        <w:i/>
                                        <w:iCs/>
                                      </w:rPr>
                                    </w:rPrChange>
                                  </w:rPr>
                                  <w:t xml:space="preserve"> The process flow of XDS Document Registry Actor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62" style="position:absolute;left:0;text-align:left;margin-left:254.65pt;margin-top:106.6pt;width:269.8pt;height:381.55pt;z-index:251655680;mso-position-horizontal-relative:text;mso-position-vertical-relative:text;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">
                <v:shape id="Picture 47" o:spid="_x0000_s1063"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22" o:title=""/>
                </v:shape>
                <v:shape id="Text Box 48" o:spid="_x0000_s1064"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CC5FD1" w:rsidRPr="001E4DA2" w:rsidRDefault="00CC5FD1">
                        <w:pPr>
                          <w:pStyle w:val="Caption"/>
                          <w:rPr>
                            <w:noProof/>
                          </w:rPr>
                          <w:pPrChange w:id="548" w:author="Petnathean Julled" w:date="2021-09-22T07:57:00Z">
                            <w:pPr>
                              <w:ind w:firstLine="284"/>
                              <w:jc w:val="both"/>
                            </w:pPr>
                          </w:pPrChange>
                        </w:pPr>
                        <w:bookmarkStart w:id="549" w:name="_Ref83190183"/>
                        <w:ins w:id="550" w:author="Petnathean Julled" w:date="2021-09-22T07:57:00Z">
                          <w:r w:rsidRPr="00CC5FD1">
                            <w:rPr>
                              <w:color w:val="auto"/>
                              <w:rPrChange w:id="551" w:author="Petnathean Julled" w:date="2021-09-22T07:58:00Z">
                                <w:rPr>
                                  <w:i/>
                                  <w:iCs/>
                                </w:rPr>
                              </w:rPrChange>
                            </w:rPr>
                            <w:t xml:space="preserve">Figure </w:t>
                          </w:r>
                          <w:r w:rsidRPr="00CC5FD1">
                            <w:rPr>
                              <w:color w:val="auto"/>
                              <w:rPrChange w:id="552" w:author="Petnathean Julled" w:date="2021-09-22T07:58:00Z">
                                <w:rPr>
                                  <w:i/>
                                  <w:iCs/>
                                </w:rPr>
                              </w:rPrChange>
                            </w:rPr>
                            <w:fldChar w:fldCharType="begin"/>
                          </w:r>
                          <w:r w:rsidRPr="00CC5FD1">
                            <w:rPr>
                              <w:color w:val="auto"/>
                              <w:rPrChange w:id="553" w:author="Petnathean Julled" w:date="2021-09-22T07:58:00Z">
                                <w:rPr>
                                  <w:i/>
                                  <w:iCs/>
                                </w:rPr>
                              </w:rPrChange>
                            </w:rPr>
                            <w:instrText xml:space="preserve"> SEQ Figure \* ARABIC </w:instrText>
                          </w:r>
                        </w:ins>
                        <w:r w:rsidRPr="00CC5FD1">
                          <w:rPr>
                            <w:color w:val="auto"/>
                            <w:rPrChange w:id="554" w:author="Petnathean Julled" w:date="2021-09-22T07:58:00Z">
                              <w:rPr>
                                <w:i/>
                                <w:iCs/>
                              </w:rPr>
                            </w:rPrChange>
                          </w:rPr>
                          <w:fldChar w:fldCharType="separate"/>
                        </w:r>
                        <w:ins w:id="555" w:author="Petnathean Julled" w:date="2021-09-22T07:57:00Z">
                          <w:r w:rsidRPr="00CC5FD1">
                            <w:rPr>
                              <w:noProof/>
                              <w:color w:val="auto"/>
                              <w:rPrChange w:id="556" w:author="Petnathean Julled" w:date="2021-09-22T07:58:00Z">
                                <w:rPr>
                                  <w:i/>
                                  <w:iCs/>
                                  <w:noProof/>
                                </w:rPr>
                              </w:rPrChange>
                            </w:rPr>
                            <w:t>4</w:t>
                          </w:r>
                          <w:r w:rsidRPr="00CC5FD1">
                            <w:rPr>
                              <w:color w:val="auto"/>
                              <w:rPrChange w:id="557" w:author="Petnathean Julled" w:date="2021-09-22T07:58:00Z">
                                <w:rPr>
                                  <w:i/>
                                  <w:iCs/>
                                </w:rPr>
                              </w:rPrChange>
                            </w:rPr>
                            <w:fldChar w:fldCharType="end"/>
                          </w:r>
                          <w:bookmarkEnd w:id="549"/>
                          <w:r w:rsidRPr="00CC5FD1">
                            <w:rPr>
                              <w:color w:val="auto"/>
                              <w:rPrChange w:id="558" w:author="Petnathean Julled" w:date="2021-09-22T07:58:00Z">
                                <w:rPr>
                                  <w:i/>
                                  <w:iCs/>
                                </w:rPr>
                              </w:rPrChange>
                            </w:rPr>
                            <w:t xml:space="preserve"> The process flow of XDS Document Registry Actor</w:t>
                          </w:r>
                        </w:ins>
                      </w:p>
                    </w:txbxContent>
                  </v:textbox>
                </v:shape>
                <w10:wrap type="topAndBottom"/>
              </v:group>
            </w:pict>
          </mc:Fallback>
        </mc:AlternateContent>
      </w:r>
      <w:ins w:id="559" w:author="Petnathean Julled" w:date="2021-09-22T07:49:00Z">
        <w:r w:rsidR="006540B4" w:rsidRPr="006540B4">
          <w:t>For the implementation, we assume that the ITI-61 transaction is unessential for the current usage of the work</w:t>
        </w:r>
      </w:ins>
      <w:ins w:id="560" w:author="Pattanasak Mongkolwat" w:date="2021-10-07T16:11:00Z">
        <w:r w:rsidR="007C69FB">
          <w:t xml:space="preserve"> </w:t>
        </w:r>
        <w:proofErr w:type="gramStart"/>
        <w:r w:rsidR="007C69FB" w:rsidRPr="007C69FB">
          <w:rPr>
            <w:highlight w:val="yellow"/>
            <w:rPrChange w:id="561" w:author="Pattanasak Mongkolwat" w:date="2021-10-07T16:11:00Z">
              <w:rPr/>
            </w:rPrChange>
          </w:rPr>
          <w:t>because</w:t>
        </w:r>
        <w:r w:rsidR="007C69FB">
          <w:rPr>
            <w:highlight w:val="yellow"/>
          </w:rPr>
          <w:t xml:space="preserve"> </w:t>
        </w:r>
        <w:r w:rsidR="007C69FB" w:rsidRPr="007C69FB">
          <w:rPr>
            <w:highlight w:val="yellow"/>
            <w:rPrChange w:id="562" w:author="Pattanasak Mongkolwat" w:date="2021-10-07T16:11:00Z">
              <w:rPr/>
            </w:rPrChange>
          </w:rPr>
          <w:t>?</w:t>
        </w:r>
        <w:proofErr w:type="gramEnd"/>
        <w:r w:rsidR="007C69FB" w:rsidRPr="007C69FB">
          <w:rPr>
            <w:highlight w:val="yellow"/>
            <w:rPrChange w:id="563" w:author="Pattanasak Mongkolwat" w:date="2021-10-07T16:11:00Z">
              <w:rPr/>
            </w:rPrChange>
          </w:rPr>
          <w:t>????</w:t>
        </w:r>
      </w:ins>
      <w:ins w:id="564" w:author="Petnathean Julled" w:date="2021-09-22T07:49:00Z">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ins>
      <w:ins w:id="565" w:author="Petnathean Julled" w:date="2021-09-22T07:50:00Z">
        <w:r w:rsidR="006540B4">
          <w:fldChar w:fldCharType="begin"/>
        </w:r>
        <w:r w:rsidR="006540B4">
          <w:instrText xml:space="preserve"> REF _Ref53537031 \h </w:instrText>
        </w:r>
      </w:ins>
      <w:r w:rsidR="006540B4">
        <w:fldChar w:fldCharType="separate"/>
      </w:r>
      <w:ins w:id="566" w:author="Petnathean Julled" w:date="2021-09-22T07:50:00Z">
        <w:r w:rsidR="006540B4" w:rsidRPr="00D32073">
          <w:t xml:space="preserve">Figure </w:t>
        </w:r>
        <w:r w:rsidR="006540B4">
          <w:rPr>
            <w:noProof/>
          </w:rPr>
          <w:t>2</w:t>
        </w:r>
        <w:r w:rsidR="006540B4">
          <w:fldChar w:fldCharType="end"/>
        </w:r>
      </w:ins>
      <w:ins w:id="567" w:author="Petnathean Julled" w:date="2021-09-22T07:49:00Z">
        <w:r w:rsidR="006540B4" w:rsidRPr="006540B4">
          <w:t>).</w:t>
        </w:r>
      </w:ins>
      <w:ins w:id="568" w:author="Petnathean Julled" w:date="2021-09-22T07:52:00Z">
        <w:r w:rsidR="006540B4">
          <w:t xml:space="preserve"> </w:t>
        </w:r>
      </w:ins>
    </w:p>
    <w:p w14:paraId="010E28EB" w14:textId="5A4DC16F" w:rsidR="000D2EDB" w:rsidRDefault="006540B4" w:rsidP="000D2EDB">
      <w:pPr>
        <w:ind w:firstLine="284"/>
        <w:jc w:val="both"/>
        <w:rPr>
          <w:ins w:id="569" w:author="Petnathean Julled" w:date="2021-09-22T07:45:00Z"/>
        </w:rPr>
      </w:pPr>
      <w:ins w:id="570" w:author="Petnathean Julled" w:date="2021-09-22T07:52:00Z">
        <w:r>
          <w:t>A</w:t>
        </w:r>
        <w:r w:rsidRPr="006540B4">
          <w:t xml:space="preserve">ll Blockchain nodes will receive ITI-42 transactions from their local XDS Document Repository Actor as normal XDS Document Registry Actor would do, before transitioning the transaction into Blockchain </w:t>
        </w:r>
        <w:commentRangeStart w:id="571"/>
        <w:proofErr w:type="spellStart"/>
        <w:r w:rsidRPr="00DE5055">
          <w:rPr>
            <w:highlight w:val="yellow"/>
            <w:rPrChange w:id="572" w:author="Pattanasak Mongkolwat" w:date="2021-10-07T16:14:00Z">
              <w:rPr/>
            </w:rPrChange>
          </w:rPr>
          <w:t>Smart</w:t>
        </w:r>
      </w:ins>
      <w:ins w:id="573" w:author="Pattanasak Mongkolwat" w:date="2021-10-07T16:14:00Z">
        <w:r w:rsidR="00DE5055" w:rsidRPr="00DE5055">
          <w:rPr>
            <w:highlight w:val="yellow"/>
            <w:rPrChange w:id="574" w:author="Pattanasak Mongkolwat" w:date="2021-10-07T16:14:00Z">
              <w:rPr/>
            </w:rPrChange>
          </w:rPr>
          <w:t>C</w:t>
        </w:r>
      </w:ins>
      <w:ins w:id="575" w:author="Petnathean Julled" w:date="2021-09-22T07:52:00Z">
        <w:del w:id="576" w:author="Pattanasak Mongkolwat" w:date="2021-10-07T16:14:00Z">
          <w:r w:rsidRPr="00DE5055" w:rsidDel="00DE5055">
            <w:rPr>
              <w:highlight w:val="yellow"/>
              <w:rPrChange w:id="577" w:author="Pattanasak Mongkolwat" w:date="2021-10-07T16:14:00Z">
                <w:rPr/>
              </w:rPrChange>
            </w:rPr>
            <w:delText>c</w:delText>
          </w:r>
        </w:del>
        <w:r w:rsidRPr="00DE5055">
          <w:rPr>
            <w:highlight w:val="yellow"/>
            <w:rPrChange w:id="578" w:author="Pattanasak Mongkolwat" w:date="2021-10-07T16:14:00Z">
              <w:rPr/>
            </w:rPrChange>
          </w:rPr>
          <w:t>ontract</w:t>
        </w:r>
      </w:ins>
      <w:commentRangeEnd w:id="571"/>
      <w:proofErr w:type="spellEnd"/>
      <w:r w:rsidR="00DE5055">
        <w:rPr>
          <w:rStyle w:val="CommentReference"/>
        </w:rPr>
        <w:commentReference w:id="571"/>
      </w:r>
      <w:ins w:id="579" w:author="Petnathean Julled" w:date="2021-09-22T07:52:00Z">
        <w:r w:rsidRPr="006540B4">
          <w:t xml:space="preserve"> and publish into the Blockchain ledger. Likewise, the health document query via ITI-18 transactions from local XDS Document Consumer will be interpreted and interact with </w:t>
        </w:r>
        <w:proofErr w:type="spellStart"/>
        <w:r w:rsidRPr="006540B4">
          <w:t>Smart</w:t>
        </w:r>
      </w:ins>
      <w:ins w:id="580" w:author="Pattanasak Mongkolwat" w:date="2021-10-07T16:15:00Z">
        <w:r w:rsidR="009773A6">
          <w:t>C</w:t>
        </w:r>
      </w:ins>
      <w:ins w:id="581" w:author="Petnathean Julled" w:date="2021-09-22T07:52:00Z">
        <w:del w:id="582" w:author="Pattanasak Mongkolwat" w:date="2021-10-07T16:15:00Z">
          <w:r w:rsidRPr="006540B4" w:rsidDel="009773A6">
            <w:delText>c</w:delText>
          </w:r>
        </w:del>
        <w:r w:rsidRPr="006540B4">
          <w:t>ontract</w:t>
        </w:r>
        <w:proofErr w:type="spellEnd"/>
        <w:r w:rsidRPr="006540B4">
          <w:t xml:space="preserve"> consecutively. Note that the XDS Document Consumer Actor will still be required to directly issue ITI-43 transaction to the XDS Document Repository Actor hosting the health document to retrieve it. The </w:t>
        </w:r>
        <w:proofErr w:type="spellStart"/>
        <w:r w:rsidRPr="006540B4">
          <w:t>Smart</w:t>
        </w:r>
      </w:ins>
      <w:ins w:id="583" w:author="Pattanasak Mongkolwat" w:date="2021-10-07T16:15:00Z">
        <w:r w:rsidR="009773A6">
          <w:t>C</w:t>
        </w:r>
      </w:ins>
      <w:ins w:id="584" w:author="Petnathean Julled" w:date="2021-09-22T07:52:00Z">
        <w:del w:id="585" w:author="Pattanasak Mongkolwat" w:date="2021-10-07T16:15:00Z">
          <w:r w:rsidRPr="006540B4" w:rsidDel="009773A6">
            <w:delText>c</w:delText>
          </w:r>
        </w:del>
        <w:r w:rsidRPr="006540B4">
          <w:t>ontract</w:t>
        </w:r>
        <w:proofErr w:type="spellEnd"/>
        <w:r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ins>
      <w:r w:rsidR="00850CD1">
        <w:fldChar w:fldCharType="separate"/>
      </w:r>
      <w:ins w:id="586" w:author="Petnathean Julled" w:date="2021-09-22T07:52:00Z">
        <w:r w:rsidR="00850CD1" w:rsidRPr="008E5301">
          <w:t xml:space="preserve">Figure </w:t>
        </w:r>
        <w:r w:rsidR="00850CD1">
          <w:rPr>
            <w:noProof/>
          </w:rPr>
          <w:t>3</w:t>
        </w:r>
        <w:r w:rsidR="00850CD1">
          <w:fldChar w:fldCharType="end"/>
        </w:r>
        <w:r w:rsidRPr="006540B4">
          <w:t>) allow the Blockchain technology to effectively integrated into the XDS system.</w:t>
        </w:r>
      </w:ins>
    </w:p>
    <w:p w14:paraId="47DEBBF3" w14:textId="2D1DB9D2" w:rsidR="000D2EDB" w:rsidRDefault="00BB1038" w:rsidP="000D2EDB">
      <w:pPr>
        <w:pStyle w:val="Heading2"/>
        <w:rPr>
          <w:ins w:id="587" w:author="Petnathean Julled" w:date="2021-09-22T07:45:00Z"/>
        </w:rPr>
      </w:pPr>
      <w:ins w:id="588" w:author="Petnathean Julled" w:date="2021-09-22T07:54:00Z">
        <w:r>
          <w:t>Design Functions of Document Register</w:t>
        </w:r>
      </w:ins>
    </w:p>
    <w:p w14:paraId="0DCB35E1" w14:textId="5ECB2B34" w:rsidR="000D2EDB" w:rsidRDefault="00373E51" w:rsidP="00373E51">
      <w:pPr>
        <w:ind w:firstLine="284"/>
        <w:jc w:val="both"/>
        <w:rPr>
          <w:ins w:id="589" w:author="Petnathean Julled" w:date="2021-09-22T07:55:00Z"/>
        </w:rPr>
      </w:pPr>
      <w:ins w:id="590" w:author="Petnathean Julled" w:date="2021-09-22T07:54:00Z">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del w:id="591" w:author="Pattanasak Mongkolwat" w:date="2021-10-07T16:16:00Z">
          <w:r w:rsidDel="00DB4EF1">
            <w:delText>2</w:delText>
          </w:r>
        </w:del>
      </w:ins>
      <w:ins w:id="592" w:author="Pattanasak Mongkolwat" w:date="2021-10-07T16:16:00Z">
        <w:r w:rsidR="00DB4EF1">
          <w:t>two</w:t>
        </w:r>
      </w:ins>
      <w:ins w:id="593" w:author="Petnathean Julled" w:date="2021-09-22T07:54:00Z">
        <w:r>
          <w:t xml:space="preserve"> </w:t>
        </w:r>
        <w:proofErr w:type="spellStart"/>
        <w:r>
          <w:t>Smart</w:t>
        </w:r>
      </w:ins>
      <w:ins w:id="594" w:author="Pattanasak Mongkolwat" w:date="2021-10-07T16:16:00Z">
        <w:r w:rsidR="00DB4EF1">
          <w:t>C</w:t>
        </w:r>
      </w:ins>
      <w:ins w:id="595" w:author="Petnathean Julled" w:date="2021-09-22T07:54:00Z">
        <w:del w:id="596" w:author="Pattanasak Mongkolwat" w:date="2021-10-07T16:16:00Z">
          <w:r w:rsidDel="00DB4EF1">
            <w:delText>c</w:delText>
          </w:r>
        </w:del>
        <w:r>
          <w:t>ontract</w:t>
        </w:r>
        <w:proofErr w:type="spellEnd"/>
        <w:r>
          <w:t xml:space="preserve"> functions related. The first function is the document registering function, the function act</w:t>
        </w:r>
      </w:ins>
      <w:ins w:id="597" w:author="Pattanasak Mongkolwat" w:date="2021-10-07T16:16:00Z">
        <w:r w:rsidR="003368EA">
          <w:t>s</w:t>
        </w:r>
      </w:ins>
      <w:ins w:id="598" w:author="Petnathean Julled" w:date="2021-09-22T07:54:00Z">
        <w:r>
          <w:t xml:space="preserve"> as part of the XDS Document Registry Actor to store the value of health document metadata interprets from ITI-42 transaction into the Blockchain ledger. This function act</w:t>
        </w:r>
      </w:ins>
      <w:ins w:id="599" w:author="Pattanasak Mongkolwat" w:date="2021-10-07T16:16:00Z">
        <w:r w:rsidR="003368EA">
          <w:t>s</w:t>
        </w:r>
      </w:ins>
      <w:ins w:id="600" w:author="Petnathean Julled" w:date="2021-09-22T07:54:00Z">
        <w:r>
          <w:t xml:space="preserve"> in a fashion </w:t>
        </w:r>
        <w:del w:id="601" w:author="Pattanasak Mongkolwat" w:date="2021-10-07T16:16:00Z">
          <w:r w:rsidDel="003368EA">
            <w:delText>similar to</w:delText>
          </w:r>
        </w:del>
      </w:ins>
      <w:ins w:id="602" w:author="Pattanasak Mongkolwat" w:date="2021-10-07T16:16:00Z">
        <w:r w:rsidR="003368EA">
          <w:t>like</w:t>
        </w:r>
      </w:ins>
      <w:ins w:id="603" w:author="Petnathean Julled" w:date="2021-09-22T07:54:00Z">
        <w:r>
          <w:t xml:space="preserve"> a programming variable where certain values were assigned to a specific variable for usage within the program, a whole set of metadata value is assigned into single </w:t>
        </w:r>
        <w:proofErr w:type="spellStart"/>
        <w:r>
          <w:t>Smart</w:t>
        </w:r>
        <w:del w:id="604" w:author="Pattanasak Mongkolwat" w:date="2021-10-07T16:16:00Z">
          <w:r w:rsidDel="00E63E82">
            <w:delText>c</w:delText>
          </w:r>
        </w:del>
      </w:ins>
      <w:ins w:id="605" w:author="Pattanasak Mongkolwat" w:date="2021-10-07T16:16:00Z">
        <w:r w:rsidR="00E63E82">
          <w:t>C</w:t>
        </w:r>
      </w:ins>
      <w:ins w:id="606" w:author="Petnathean Julled" w:date="2021-09-22T07:54:00Z">
        <w:r>
          <w:t>ontract</w:t>
        </w:r>
        <w:proofErr w:type="spellEnd"/>
        <w:r>
          <w:t xml:space="preserve"> function transaction. The function also automatically assigns each set of metadata with an identification number to be used for common understanding amongst the </w:t>
        </w:r>
        <w:proofErr w:type="spellStart"/>
        <w:r>
          <w:t>Smart</w:t>
        </w:r>
        <w:del w:id="607" w:author="Pattanasak Mongkolwat" w:date="2021-10-07T16:16:00Z">
          <w:r w:rsidDel="00E63E82">
            <w:delText>c</w:delText>
          </w:r>
        </w:del>
      </w:ins>
      <w:ins w:id="608" w:author="Pattanasak Mongkolwat" w:date="2021-10-07T16:16:00Z">
        <w:r w:rsidR="00E63E82">
          <w:t>C</w:t>
        </w:r>
      </w:ins>
      <w:ins w:id="609" w:author="Petnathean Julled" w:date="2021-09-22T07:54:00Z">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del w:id="610" w:author="Pattanasak Mongkolwat" w:date="2021-10-07T16:18:00Z">
          <w:r w:rsidDel="00C33B17">
            <w:delText>c</w:delText>
          </w:r>
        </w:del>
      </w:ins>
      <w:ins w:id="611" w:author="Pattanasak Mongkolwat" w:date="2021-10-07T16:18:00Z">
        <w:r w:rsidR="00C33B17">
          <w:t>C</w:t>
        </w:r>
      </w:ins>
      <w:ins w:id="612" w:author="Petnathean Julled" w:date="2021-09-22T07:54:00Z">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del w:id="613" w:author="Pattanasak Mongkolwat" w:date="2021-10-07T16:18:00Z">
          <w:r w:rsidDel="00633087">
            <w:delText>1</w:delText>
          </w:r>
        </w:del>
      </w:ins>
      <w:ins w:id="614" w:author="Pattanasak Mongkolwat" w:date="2021-10-07T16:18:00Z">
        <w:r w:rsidR="00633087">
          <w:t>one</w:t>
        </w:r>
      </w:ins>
      <w:ins w:id="615" w:author="Petnathean Julled" w:date="2021-09-22T07:54:00Z">
        <w:r>
          <w:t xml:space="preserve"> from the previous.</w:t>
        </w:r>
      </w:ins>
    </w:p>
    <w:p w14:paraId="6283B0C7" w14:textId="1BBE1BFB" w:rsidR="00CC5FD1" w:rsidRDefault="00CC5FD1" w:rsidP="00373E51">
      <w:pPr>
        <w:ind w:firstLine="284"/>
        <w:jc w:val="both"/>
        <w:rPr>
          <w:ins w:id="616" w:author="Petnathean Julled" w:date="2021-09-22T07:45:00Z"/>
        </w:rPr>
      </w:pPr>
    </w:p>
    <w:p w14:paraId="6E005B41" w14:textId="3D7AD23B" w:rsidR="000D2EDB" w:rsidRPr="003A3E14" w:rsidRDefault="003A3E14" w:rsidP="000D2EDB">
      <w:pPr>
        <w:ind w:firstLine="284"/>
        <w:jc w:val="both"/>
        <w:rPr>
          <w:ins w:id="617" w:author="Petnathean Julled" w:date="2021-09-22T07:45:00Z"/>
          <w:rFonts w:cstheme="minorBidi"/>
          <w:szCs w:val="25"/>
          <w:lang w:bidi="th-TH"/>
          <w:rPrChange w:id="618" w:author="Petnathean Julled" w:date="2021-09-22T08:14:00Z">
            <w:rPr>
              <w:ins w:id="619" w:author="Petnathean Julled" w:date="2021-09-22T07:45:00Z"/>
            </w:rPr>
          </w:rPrChange>
        </w:rPr>
      </w:pPr>
      <w:ins w:id="620" w:author="Petnathean Julled" w:date="2021-09-22T08:02:00Z">
        <w:r>
          <w:fldChar w:fldCharType="begin"/>
        </w:r>
        <w:r>
          <w:instrText xml:space="preserve"> REF _Ref83190183 \h </w:instrText>
        </w:r>
      </w:ins>
      <w:r>
        <w:fldChar w:fldCharType="separate"/>
      </w:r>
      <w:ins w:id="621" w:author="Petnathean Julled" w:date="2021-09-22T08:02:00Z">
        <w:r w:rsidRPr="00CC5FD1">
          <w:t xml:space="preserve">Figure </w:t>
        </w:r>
        <w:r w:rsidRPr="00CC5FD1">
          <w:rPr>
            <w:noProof/>
          </w:rPr>
          <w:t>4</w:t>
        </w:r>
        <w:r>
          <w:fldChar w:fldCharType="end"/>
        </w:r>
        <w:r>
          <w:t xml:space="preserve"> </w:t>
        </w:r>
      </w:ins>
      <w:ins w:id="622" w:author="Petnathean Julled" w:date="2021-09-22T08:11:00Z">
        <w:r w:rsidRPr="003A3E14">
          <w:t>depicts the overall process flow of the XDS Document Registry Actor, which performs tasks for both the Document Register and Document Query functions.</w:t>
        </w:r>
      </w:ins>
    </w:p>
    <w:p w14:paraId="3EA6C6BD" w14:textId="133E3213" w:rsidR="000D2EDB" w:rsidDel="003A3E14" w:rsidRDefault="000D2EDB" w:rsidP="000D2EDB">
      <w:pPr>
        <w:ind w:firstLine="284"/>
        <w:jc w:val="both"/>
        <w:rPr>
          <w:del w:id="623" w:author="Petnathean Julled" w:date="2021-09-22T08:02:00Z"/>
        </w:rPr>
      </w:pPr>
    </w:p>
    <w:p w14:paraId="575C36E7" w14:textId="79FC766B" w:rsidR="00575B4C" w:rsidDel="00EC7FC5" w:rsidRDefault="00032D1A" w:rsidP="001D3241">
      <w:pPr>
        <w:keepNext/>
        <w:ind w:firstLine="284"/>
        <w:jc w:val="both"/>
        <w:rPr>
          <w:del w:id="624" w:author="Petnathean Julled" w:date="2021-09-22T07:35:00Z"/>
        </w:rPr>
      </w:pPr>
      <w:del w:id="625" w:author="Petnathean Julled" w:date="2021-09-22T07:35:00Z">
        <w:r w:rsidDel="00EC7FC5">
          <w:rPr>
            <w:noProof/>
            <w:lang w:bidi="th-TH"/>
          </w:rPr>
          <mc:AlternateContent>
            <mc:Choice Requires="wpg">
              <w:drawing>
                <wp:inline distT="0" distB="0" distL="0" distR="0" wp14:anchorId="52D40737" wp14:editId="2E2CFBAA">
                  <wp:extent cx="2828925" cy="1743075"/>
                  <wp:effectExtent l="0" t="0" r="9525" b="28575"/>
                  <wp:docPr id="14" name="Group 14"/>
                  <wp:cNvGraphicFramePr/>
                  <a:graphic xmlns:a="http://schemas.openxmlformats.org/drawingml/2006/main">
                    <a:graphicData uri="http://schemas.microsoft.com/office/word/2010/wordprocessingGroup">
                      <wpg:wgp>
                        <wpg:cNvGrpSpPr/>
                        <wpg:grpSpPr>
                          <a:xfrm>
                            <a:off x="0" y="0"/>
                            <a:ext cx="2828925" cy="1743075"/>
                            <a:chOff x="0" y="0"/>
                            <a:chExt cx="2828925" cy="1743075"/>
                          </a:xfrm>
                        </wpg:grpSpPr>
                        <wpg:grpSp>
                          <wpg:cNvPr id="15" name="Group 15"/>
                          <wpg:cNvGrpSpPr/>
                          <wpg:grpSpPr>
                            <a:xfrm>
                              <a:off x="0" y="38100"/>
                              <a:ext cx="495300" cy="1695450"/>
                              <a:chOff x="0" y="0"/>
                              <a:chExt cx="495300" cy="1695450"/>
                            </a:xfrm>
                          </wpg:grpSpPr>
                          <wpg:grpSp>
                            <wpg:cNvPr id="17" name="Group 17"/>
                            <wpg:cNvGrpSpPr/>
                            <wpg:grpSpPr>
                              <a:xfrm>
                                <a:off x="0" y="0"/>
                                <a:ext cx="495300" cy="390525"/>
                                <a:chOff x="0" y="0"/>
                                <a:chExt cx="495300" cy="390525"/>
                              </a:xfrm>
                            </wpg:grpSpPr>
                            <wps:wsp>
                              <wps:cNvPr id="31" name="Oval 31"/>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A063A"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6DDE4" w14:textId="77777777" w:rsidR="008E0799" w:rsidRPr="008E18E8" w:rsidRDefault="008E0799" w:rsidP="00032D1A">
                                    <w:pPr>
                                      <w:rPr>
                                        <w:color w:val="000000" w:themeColor="text1"/>
                                      </w:rPr>
                                    </w:pPr>
                                    <w:r w:rsidRPr="008E18E8">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traight Connector 33"/>
                            <wps:cNvCnPr/>
                            <wps:spPr>
                              <a:xfrm>
                                <a:off x="247650" y="37147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7" name="Group 37"/>
                          <wpg:cNvGrpSpPr/>
                          <wpg:grpSpPr>
                            <a:xfrm>
                              <a:off x="942975" y="0"/>
                              <a:ext cx="847725" cy="1733550"/>
                              <a:chOff x="-133350" y="0"/>
                              <a:chExt cx="847725" cy="1733550"/>
                            </a:xfrm>
                          </wpg:grpSpPr>
                          <wps:wsp>
                            <wps:cNvPr id="38" name="Rectangle 38"/>
                            <wps:cNvSpPr/>
                            <wps:spPr>
                              <a:xfrm>
                                <a:off x="-133350" y="0"/>
                                <a:ext cx="847725" cy="40005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3B125" w14:textId="77777777" w:rsidR="008E0799" w:rsidRPr="008E18E8" w:rsidRDefault="008E0799" w:rsidP="00032D1A">
                                  <w:pPr>
                                    <w:rPr>
                                      <w:color w:val="000000" w:themeColor="text1"/>
                                    </w:rPr>
                                  </w:pPr>
                                  <w:r>
                                    <w:rPr>
                                      <w:color w:val="000000" w:themeColor="text1"/>
                                    </w:rPr>
                                    <w:t>XDS</w:t>
                                  </w:r>
                                  <w:r>
                                    <w:rPr>
                                      <w:color w:val="000000" w:themeColor="text1"/>
                                    </w:rPr>
                                    <w:br/>
                                  </w:r>
                                  <w:r w:rsidRPr="008E18E8">
                                    <w:rPr>
                                      <w:color w:val="000000" w:themeColor="text1"/>
                                    </w:rPr>
                                    <w:t>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H="1">
                                <a:off x="238125" y="409575"/>
                                <a:ext cx="1"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0" name="Group 40"/>
                          <wpg:cNvGrpSpPr/>
                          <wpg:grpSpPr>
                            <a:xfrm>
                              <a:off x="2333625" y="19050"/>
                              <a:ext cx="495300" cy="1676400"/>
                              <a:chOff x="0" y="0"/>
                              <a:chExt cx="495300" cy="1676400"/>
                            </a:xfrm>
                          </wpg:grpSpPr>
                          <wpg:grpSp>
                            <wpg:cNvPr id="41" name="Group 41"/>
                            <wpg:cNvGrpSpPr/>
                            <wpg:grpSpPr>
                              <a:xfrm>
                                <a:off x="0" y="0"/>
                                <a:ext cx="495300" cy="390525"/>
                                <a:chOff x="0" y="0"/>
                                <a:chExt cx="495300" cy="390525"/>
                              </a:xfrm>
                            </wpg:grpSpPr>
                            <wps:wsp>
                              <wps:cNvPr id="42" name="Oval 42"/>
                              <wps:cNvSpPr/>
                              <wps:spPr>
                                <a:xfrm>
                                  <a:off x="76200" y="28575"/>
                                  <a:ext cx="333375" cy="333375"/>
                                </a:xfrm>
                                <a:prstGeom prst="ellipse">
                                  <a:avLst/>
                                </a:prstGeom>
                                <a:solidFill>
                                  <a:schemeClr val="bg1"/>
                                </a:solid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325D2"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0"/>
                                  <a:ext cx="4953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4D8F48" w14:textId="77777777" w:rsidR="008E0799" w:rsidRPr="008E18E8" w:rsidRDefault="008E0799" w:rsidP="00032D1A">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44"/>
                            <wps:cNvCnPr/>
                            <wps:spPr>
                              <a:xfrm>
                                <a:off x="247650" y="352425"/>
                                <a:ext cx="0" cy="13239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rot="5400000">
                                <a:off x="-66675" y="885825"/>
                                <a:ext cx="8667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76516" w14:textId="77777777" w:rsidR="008E0799" w:rsidRPr="008E18E8" w:rsidRDefault="008E0799" w:rsidP="00032D1A">
                                  <w:pPr>
                                    <w:rPr>
                                      <w:color w:val="000000" w:themeColor="text1"/>
                                    </w:rPr>
                                  </w:pPr>
                                  <w:r w:rsidRPr="008E18E8">
                                    <w:rPr>
                                      <w:color w:val="000000" w:themeColor="text1"/>
                                    </w:rPr>
                                    <w:t>Timeline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1304925" y="1352550"/>
                              <a:ext cx="1276350" cy="390525"/>
                              <a:chOff x="1133475" y="495300"/>
                              <a:chExt cx="1276350" cy="390525"/>
                            </a:xfrm>
                          </wpg:grpSpPr>
                          <wps:wsp>
                            <wps:cNvPr id="50" name="Straight Arrow Connector 50"/>
                            <wps:cNvCnPr/>
                            <wps:spPr>
                              <a:xfrm>
                                <a:off x="1133475" y="542925"/>
                                <a:ext cx="1257300" cy="1"/>
                              </a:xfrm>
                              <a:prstGeom prst="straightConnector1">
                                <a:avLst/>
                              </a:prstGeom>
                              <a:ln w="2222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1228725" y="495300"/>
                                <a:ext cx="1181100"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A191C" w14:textId="2D321833" w:rsidR="008E0799" w:rsidRPr="008E18E8" w:rsidRDefault="008E0799" w:rsidP="00032D1A">
                                  <w:pPr>
                                    <w:rPr>
                                      <w:color w:val="000000" w:themeColor="text1"/>
                                    </w:rPr>
                                  </w:pPr>
                                  <w:r>
                                    <w:rPr>
                                      <w:color w:val="000000" w:themeColor="text1"/>
                                    </w:rPr>
                                    <w:t>Update alternative access pathway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52"/>
                          <wpg:cNvGrpSpPr/>
                          <wpg:grpSpPr>
                            <a:xfrm>
                              <a:off x="266700" y="523875"/>
                              <a:ext cx="2305050" cy="447675"/>
                              <a:chOff x="-9525" y="-714375"/>
                              <a:chExt cx="2305050" cy="447675"/>
                            </a:xfrm>
                          </wpg:grpSpPr>
                          <wps:wsp>
                            <wps:cNvPr id="53" name="Straight Arrow Connector 53"/>
                            <wps:cNvCnPr/>
                            <wps:spPr>
                              <a:xfrm>
                                <a:off x="-9525" y="-714375"/>
                                <a:ext cx="23050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38100" y="-676274"/>
                                <a:ext cx="2257425" cy="4095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5A532" w14:textId="77777777" w:rsidR="008E0799" w:rsidRPr="00526367" w:rsidRDefault="008E0799" w:rsidP="00032D1A">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a:off x="285750" y="1047750"/>
                              <a:ext cx="2305050" cy="256540"/>
                              <a:chOff x="28575" y="-609600"/>
                              <a:chExt cx="2305050" cy="256540"/>
                            </a:xfrm>
                          </wpg:grpSpPr>
                          <wps:wsp>
                            <wps:cNvPr id="56" name="Straight Arrow Connector 56"/>
                            <wps:cNvCnPr/>
                            <wps:spPr>
                              <a:xfrm>
                                <a:off x="28575" y="-609600"/>
                                <a:ext cx="2305050" cy="0"/>
                              </a:xfrm>
                              <a:prstGeom prst="straightConnector1">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533400" y="-590550"/>
                                <a:ext cx="1524000" cy="2374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D611B" w14:textId="77777777" w:rsidR="008E0799" w:rsidRPr="00526367" w:rsidRDefault="008E0799" w:rsidP="00032D1A">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2D40737" id="Group 14" o:spid="_x0000_s1065" style="width:222.75pt;height:137.25pt;mso-position-horizontal-relative:char;mso-position-vertical-relative:line" coordsize="28289,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">
                  <v:group id="Group 15" o:spid="_x0000_s1066" style="position:absolute;top:381;width:4953;height:16954" coordsize="4953,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7" o:spid="_x0000_s1067"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31" o:spid="_x0000_s1068"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" fillcolor="white [3212]" strokecolor="black [3213]" strokeweight="1.75pt">
                        <v:stroke joinstyle="miter"/>
                        <v:textbox>
                          <w:txbxContent>
                            <w:p w14:paraId="4D0A063A"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v:textbox>
                      </v:oval>
                      <v:rect id="Rectangle 32" o:spid="_x0000_s1069"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00F6DDE4" w14:textId="77777777" w:rsidR="008E0799" w:rsidRPr="008E18E8" w:rsidRDefault="008E0799" w:rsidP="00032D1A">
                              <w:pPr>
                                <w:rPr>
                                  <w:color w:val="000000" w:themeColor="text1"/>
                                </w:rPr>
                              </w:pPr>
                              <w:r w:rsidRPr="008E18E8">
                                <w:rPr>
                                  <w:color w:val="000000" w:themeColor="text1"/>
                                </w:rPr>
                                <w:t>A</w:t>
                              </w:r>
                            </w:p>
                          </w:txbxContent>
                        </v:textbox>
                      </v:rect>
                    </v:group>
                    <v:line id="Straight Connector 33" o:spid="_x0000_s1070" style="position:absolute;visibility:visible;mso-wrap-style:square" from="2476,3714" to="2476,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" strokecolor="black [3213]" strokeweight="1.5pt">
                      <v:stroke joinstyle="miter"/>
                    </v:line>
                  </v:group>
                  <v:group id="Group 37" o:spid="_x0000_s1071" style="position:absolute;left:9429;width:8478;height:17335" coordorigin="-1333" coordsize="8477,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72" style="position:absolute;left:-1333;width:847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" filled="f" strokecolor="black [3213]" strokeweight="2pt">
                      <v:textbox>
                        <w:txbxContent>
                          <w:p w14:paraId="55B3B125" w14:textId="77777777" w:rsidR="008E0799" w:rsidRPr="008E18E8" w:rsidRDefault="008E0799" w:rsidP="00032D1A">
                            <w:pPr>
                              <w:rPr>
                                <w:color w:val="000000" w:themeColor="text1"/>
                              </w:rPr>
                            </w:pPr>
                            <w:r>
                              <w:rPr>
                                <w:color w:val="000000" w:themeColor="text1"/>
                              </w:rPr>
                              <w:t>XDS</w:t>
                            </w:r>
                            <w:r>
                              <w:rPr>
                                <w:color w:val="000000" w:themeColor="text1"/>
                              </w:rPr>
                              <w:br/>
                            </w:r>
                            <w:r w:rsidRPr="008E18E8">
                              <w:rPr>
                                <w:color w:val="000000" w:themeColor="text1"/>
                              </w:rPr>
                              <w:t>Blockchain</w:t>
                            </w:r>
                          </w:p>
                        </w:txbxContent>
                      </v:textbox>
                    </v:rect>
                    <v:line id="Straight Connector 39" o:spid="_x0000_s1073" style="position:absolute;flip:x;visibility:visible;mso-wrap-style:square" from="2381,4095" to="238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" strokecolor="black [3213]" strokeweight="1.5pt">
                      <v:stroke joinstyle="miter"/>
                    </v:line>
                  </v:group>
                  <v:group id="Group 40" o:spid="_x0000_s1074" style="position:absolute;left:23336;top:190;width:4953;height:16764" coordsize="495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75" style="position:absolute;width:4953;height:3905" coordsize="49530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42" o:spid="_x0000_s1076" style="position:absolute;left:76200;top:28575;width:333375;height:33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" fillcolor="white [3212]" strokecolor="black [3213]" strokeweight="1.75pt">
                        <v:stroke joinstyle="miter"/>
                        <v:textbox>
                          <w:txbxContent>
                            <w:p w14:paraId="32B325D2" w14:textId="77777777" w:rsidR="008E0799" w:rsidRPr="00E416C0" w:rsidRDefault="008E0799" w:rsidP="00032D1A">
                              <w:pPr>
                                <w:ind w:right="-37"/>
                                <w:rPr>
                                  <w:color w:val="000000" w:themeColor="text1"/>
                                  <w14:textOutline w14:w="9525" w14:cap="rnd" w14:cmpd="sng" w14:algn="ctr">
                                    <w14:noFill/>
                                    <w14:prstDash w14:val="solid"/>
                                    <w14:bevel/>
                                  </w14:textOutline>
                                </w:rPr>
                              </w:pPr>
                            </w:p>
                          </w:txbxContent>
                        </v:textbox>
                      </v:oval>
                      <v:rect id="Rectangle 43" o:spid="_x0000_s1077" style="position:absolute;width:495300;height:390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" filled="f" stroked="f" strokeweight="1pt">
                        <v:textbox>
                          <w:txbxContent>
                            <w:p w14:paraId="3B4D8F48" w14:textId="77777777" w:rsidR="008E0799" w:rsidRPr="008E18E8" w:rsidRDefault="008E0799" w:rsidP="00032D1A">
                              <w:pPr>
                                <w:rPr>
                                  <w:color w:val="000000" w:themeColor="text1"/>
                                </w:rPr>
                              </w:pPr>
                              <w:r>
                                <w:rPr>
                                  <w:color w:val="000000" w:themeColor="text1"/>
                                </w:rPr>
                                <w:t>B</w:t>
                              </w:r>
                            </w:p>
                          </w:txbxContent>
                        </v:textbox>
                      </v:rect>
                    </v:group>
                    <v:line id="Straight Connector 44" o:spid="_x0000_s1078" style="position:absolute;visibility:visible;mso-wrap-style:square" from="2476,3524" to="2476,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" strokecolor="black [3213]" strokeweight="1.5pt">
                      <v:stroke joinstyle="miter"/>
                    </v:line>
                    <v:rect id="Rectangle 45" o:spid="_x0000_s1079" style="position:absolute;left:-667;top:8858;width:8667;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" filled="f" stroked="f" strokeweight="1pt">
                      <v:textbox>
                        <w:txbxContent>
                          <w:p w14:paraId="75C76516" w14:textId="77777777" w:rsidR="008E0799" w:rsidRPr="008E18E8" w:rsidRDefault="008E0799" w:rsidP="00032D1A">
                            <w:pPr>
                              <w:rPr>
                                <w:color w:val="000000" w:themeColor="text1"/>
                              </w:rPr>
                            </w:pPr>
                            <w:r w:rsidRPr="008E18E8">
                              <w:rPr>
                                <w:color w:val="000000" w:themeColor="text1"/>
                              </w:rPr>
                              <w:t>Timeline</w:t>
                            </w:r>
                          </w:p>
                        </w:txbxContent>
                      </v:textbox>
                    </v:rect>
                  </v:group>
                  <v:group id="Group 49" o:spid="_x0000_s1080" style="position:absolute;left:13049;top:13525;width:12763;height:3905" coordorigin="11334,4953" coordsize="1276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traight Arrow Connector 50" o:spid="_x0000_s1081" type="#_x0000_t32" style="position:absolute;left:11334;top:5429;width:12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" strokecolor="black [3213]" strokeweight="1.75pt">
                      <v:stroke startarrow="block" joinstyle="miter"/>
                    </v:shape>
                    <v:rect id="Rectangle 51" o:spid="_x0000_s1082" style="position:absolute;left:12287;top:4953;width:1181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14:paraId="3DFA191C" w14:textId="2D321833" w:rsidR="008E0799" w:rsidRPr="008E18E8" w:rsidRDefault="008E0799" w:rsidP="00032D1A">
                            <w:pPr>
                              <w:rPr>
                                <w:color w:val="000000" w:themeColor="text1"/>
                              </w:rPr>
                            </w:pPr>
                            <w:r>
                              <w:rPr>
                                <w:color w:val="000000" w:themeColor="text1"/>
                              </w:rPr>
                              <w:t>Update alternative access pathway</w:t>
                            </w:r>
                          </w:p>
                        </w:txbxContent>
                      </v:textbox>
                    </v:rect>
                  </v:group>
                  <v:group id="Group 52" o:spid="_x0000_s1083" style="position:absolute;left:2667;top:5238;width:23050;height:4477" coordorigin="-95,-7143" coordsize="23050,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Straight Arrow Connector 53" o:spid="_x0000_s1084" type="#_x0000_t32" style="position:absolute;left:-95;top:-7143;width:2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" strokecolor="black [3213]" strokeweight="1.5pt">
                      <v:stroke endarrow="block" joinstyle="miter"/>
                    </v:shape>
                    <v:rect id="Rectangle 54" o:spid="_x0000_s1085" style="position:absolute;left:381;top:-6762;width:2257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" fillcolor="white [3212]" stroked="f" strokeweight="1pt">
                      <v:textbox>
                        <w:txbxContent>
                          <w:p w14:paraId="69C5A532" w14:textId="77777777" w:rsidR="008E0799" w:rsidRPr="00526367" w:rsidRDefault="008E0799" w:rsidP="00032D1A">
                            <w:pPr>
                              <w:rPr>
                                <w:rFonts w:cs="Angsana New"/>
                                <w:color w:val="000000" w:themeColor="text1"/>
                                <w:szCs w:val="25"/>
                                <w:lang w:bidi="th-TH"/>
                              </w:rPr>
                            </w:pPr>
                            <w:r w:rsidRPr="00526367">
                              <w:rPr>
                                <w:rFonts w:cs="Angsana New"/>
                                <w:color w:val="000000" w:themeColor="text1"/>
                                <w:szCs w:val="25"/>
                                <w:lang w:bidi="th-TH"/>
                              </w:rPr>
                              <w:t xml:space="preserve">Request </w:t>
                            </w:r>
                            <w:proofErr w:type="spellStart"/>
                            <w:proofErr w:type="gramStart"/>
                            <w:r w:rsidRPr="00526367">
                              <w:rPr>
                                <w:rFonts w:cs="Angsana New"/>
                                <w:color w:val="000000" w:themeColor="text1"/>
                                <w:szCs w:val="25"/>
                                <w:lang w:bidi="th-TH"/>
                              </w:rPr>
                              <w:t>Mr.Bob’s</w:t>
                            </w:r>
                            <w:proofErr w:type="spellEnd"/>
                            <w:proofErr w:type="gramEnd"/>
                            <w:r w:rsidRPr="00526367">
                              <w:rPr>
                                <w:rFonts w:cs="Angsana New"/>
                                <w:color w:val="000000" w:themeColor="text1"/>
                                <w:szCs w:val="25"/>
                                <w:lang w:bidi="th-TH"/>
                              </w:rPr>
                              <w:t xml:space="preserve"> document via contact info. provided by META in registry.</w:t>
                            </w:r>
                          </w:p>
                        </w:txbxContent>
                      </v:textbox>
                    </v:rect>
                  </v:group>
                  <v:group id="Group 55" o:spid="_x0000_s1086" style="position:absolute;left:2857;top:10477;width:23051;height:2565" coordorigin="285,-6096" coordsize="2305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Straight Arrow Connector 56" o:spid="_x0000_s1087" type="#_x0000_t32" style="position:absolute;left:285;top:-6096;width:23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" strokecolor="black [3213]" strokeweight="1.5pt">
                      <v:stroke startarrow="block" joinstyle="miter"/>
                    </v:shape>
                    <v:rect id="Rectangle 57" o:spid="_x0000_s1088" style="position:absolute;left:5334;top:-5905;width:1524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textbox>
                        <w:txbxContent>
                          <w:p w14:paraId="0AED611B" w14:textId="77777777" w:rsidR="008E0799" w:rsidRPr="00526367" w:rsidRDefault="008E0799" w:rsidP="00032D1A">
                            <w:pPr>
                              <w:rPr>
                                <w:rFonts w:cs="Angsana New"/>
                                <w:color w:val="000000" w:themeColor="text1"/>
                                <w:szCs w:val="25"/>
                                <w:lang w:bidi="th-TH"/>
                              </w:rPr>
                            </w:pPr>
                            <w:r>
                              <w:rPr>
                                <w:rFonts w:cs="Angsana New"/>
                                <w:color w:val="000000" w:themeColor="text1"/>
                                <w:szCs w:val="25"/>
                                <w:lang w:bidi="th-TH"/>
                              </w:rPr>
                              <w:t xml:space="preserve">Return </w:t>
                            </w:r>
                            <w:proofErr w:type="spellStart"/>
                            <w:proofErr w:type="gramStart"/>
                            <w:r>
                              <w:rPr>
                                <w:rFonts w:cs="Angsana New"/>
                                <w:color w:val="000000" w:themeColor="text1"/>
                                <w:szCs w:val="25"/>
                                <w:lang w:bidi="th-TH"/>
                              </w:rPr>
                              <w:t>Mr.Bob</w:t>
                            </w:r>
                            <w:proofErr w:type="spellEnd"/>
                            <w:proofErr w:type="gramEnd"/>
                            <w:r>
                              <w:rPr>
                                <w:rFonts w:cs="Angsana New"/>
                                <w:color w:val="000000" w:themeColor="text1"/>
                                <w:szCs w:val="25"/>
                                <w:lang w:bidi="th-TH"/>
                              </w:rPr>
                              <w:t xml:space="preserve"> document</w:t>
                            </w:r>
                          </w:p>
                        </w:txbxContent>
                      </v:textbox>
                    </v:rect>
                  </v:group>
                  <w10:anchorlock/>
                </v:group>
              </w:pict>
            </mc:Fallback>
          </mc:AlternateContent>
        </w:r>
      </w:del>
    </w:p>
    <w:p w14:paraId="2E039A49" w14:textId="58D982BA" w:rsidR="00514B60" w:rsidRPr="00514B60" w:rsidDel="00EC7FC5" w:rsidRDefault="001D3241" w:rsidP="00514B60">
      <w:pPr>
        <w:pStyle w:val="Caption"/>
        <w:rPr>
          <w:del w:id="626" w:author="Petnathean Julled" w:date="2021-09-22T07:35:00Z"/>
          <w:color w:val="auto"/>
        </w:rPr>
      </w:pPr>
      <w:bookmarkStart w:id="627" w:name="_Ref53534343"/>
      <w:del w:id="628" w:author="Petnathean Julled" w:date="2021-09-22T07:35:00Z">
        <w:r w:rsidRPr="001D3241" w:rsidDel="00EC7FC5">
          <w:rPr>
            <w:color w:val="auto"/>
          </w:rPr>
          <w:delText xml:space="preserve">Figure </w:delText>
        </w:r>
        <w:r w:rsidRPr="001D3241" w:rsidDel="00EC7FC5">
          <w:rPr>
            <w:i w:val="0"/>
            <w:iCs w:val="0"/>
          </w:rPr>
          <w:fldChar w:fldCharType="begin"/>
        </w:r>
        <w:r w:rsidRPr="001D3241" w:rsidDel="00EC7FC5">
          <w:rPr>
            <w:color w:val="auto"/>
          </w:rPr>
          <w:delInstrText xml:space="preserve"> SEQ Figure \* ARABIC </w:delInstrText>
        </w:r>
        <w:r w:rsidRPr="001D3241" w:rsidDel="00EC7FC5">
          <w:rPr>
            <w:i w:val="0"/>
            <w:iCs w:val="0"/>
          </w:rPr>
          <w:fldChar w:fldCharType="separate"/>
        </w:r>
        <w:r w:rsidR="00D32073" w:rsidDel="00EC7FC5">
          <w:rPr>
            <w:noProof/>
            <w:color w:val="auto"/>
          </w:rPr>
          <w:delText>5</w:delText>
        </w:r>
        <w:r w:rsidRPr="001D3241" w:rsidDel="00EC7FC5">
          <w:rPr>
            <w:i w:val="0"/>
            <w:iCs w:val="0"/>
          </w:rPr>
          <w:fldChar w:fldCharType="end"/>
        </w:r>
        <w:bookmarkEnd w:id="627"/>
        <w:r w:rsidRPr="001D3241" w:rsidDel="00EC7FC5">
          <w:rPr>
            <w:color w:val="auto"/>
          </w:rPr>
          <w:delText xml:space="preserve"> Augmentation from original framework</w:delText>
        </w:r>
      </w:del>
    </w:p>
    <w:p w14:paraId="0298F4BB" w14:textId="3F0D8BBB" w:rsidR="009303D9" w:rsidRDefault="0016198E" w:rsidP="006B6B66">
      <w:pPr>
        <w:pStyle w:val="Heading1"/>
      </w:pPr>
      <w:r>
        <w:t>IMPLEMENTATION</w:t>
      </w:r>
    </w:p>
    <w:p w14:paraId="40F14DE6" w14:textId="411F61D7"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del w:id="629" w:author="Pattanasak Mongkolwat" w:date="2021-10-07T16:19:00Z">
        <w:r w:rsidR="00D57DC6" w:rsidDel="00633087">
          <w:rPr>
            <w:lang w:val="en-US"/>
          </w:rPr>
          <w:delText xml:space="preserve">explains </w:delText>
        </w:r>
      </w:del>
      <w:ins w:id="630" w:author="Pattanasak Mongkolwat" w:date="2021-10-07T16:19:00Z">
        <w:r w:rsidR="00633087">
          <w:rPr>
            <w:lang w:val="en-US"/>
          </w:rPr>
          <w:t xml:space="preserve">describes </w:t>
        </w:r>
      </w:ins>
      <w:del w:id="631" w:author="Pattanasak Mongkolwat" w:date="2021-10-07T16:19:00Z">
        <w:r w:rsidR="00D57DC6" w:rsidDel="00633087">
          <w:rPr>
            <w:lang w:val="en-US"/>
          </w:rPr>
          <w:delText xml:space="preserve">about </w:delText>
        </w:r>
      </w:del>
      <w:r w:rsidR="00D57DC6">
        <w:rPr>
          <w:lang w:val="en-US"/>
        </w:rPr>
        <w:t xml:space="preserve">our implementation to demonstrate the </w:t>
      </w:r>
      <w:del w:id="632" w:author="Pattanasak Mongkolwat" w:date="2021-10-07T16:19:00Z">
        <w:r w:rsidR="00D57DC6" w:rsidDel="009D16CB">
          <w:rPr>
            <w:lang w:val="en-US"/>
          </w:rPr>
          <w:delText xml:space="preserve">proposing </w:delText>
        </w:r>
      </w:del>
      <w:ins w:id="633" w:author="Pattanasak Mongkolwat" w:date="2021-10-07T16:19:00Z">
        <w:r w:rsidR="009D16CB">
          <w:rPr>
            <w:lang w:val="en-US"/>
          </w:rPr>
          <w:t xml:space="preserve">implemented </w:t>
        </w:r>
      </w:ins>
      <w:r w:rsidR="00D57DC6">
        <w:rPr>
          <w:lang w:val="en-US"/>
        </w:rPr>
        <w:t>concept</w:t>
      </w:r>
      <w:ins w:id="634" w:author="Pattanasak Mongkolwat" w:date="2021-10-07T16:19:00Z">
        <w:r w:rsidR="009D16CB">
          <w:rPr>
            <w:lang w:val="en-US"/>
          </w:rPr>
          <w:t xml:space="preserve"> mentioned previously</w:t>
        </w:r>
      </w:ins>
      <w:r w:rsidR="00D57DC6">
        <w:rPr>
          <w:lang w:val="en-US"/>
        </w:rPr>
        <w:t>.</w:t>
      </w:r>
    </w:p>
    <w:p w14:paraId="04465198" w14:textId="1ADA576F" w:rsidR="009303D9" w:rsidRPr="000E219F" w:rsidRDefault="00EC6E92" w:rsidP="00ED0149">
      <w:pPr>
        <w:pStyle w:val="Heading2"/>
      </w:pPr>
      <w:ins w:id="635" w:author="Petnathean Julled" w:date="2021-09-22T08:32:00Z">
        <w:r>
          <w:rPr>
            <w:rFonts w:cs="Angsana New"/>
            <w:szCs w:val="25"/>
            <w:lang w:bidi="th-TH"/>
          </w:rPr>
          <w:t>Blockchain</w:t>
        </w:r>
      </w:ins>
      <w:ins w:id="636" w:author="Petnathean Julled" w:date="2021-09-22T08:52:00Z">
        <w:r w:rsidR="00434C40">
          <w:rPr>
            <w:rFonts w:cs="Angsana New"/>
            <w:szCs w:val="25"/>
            <w:lang w:bidi="th-TH"/>
          </w:rPr>
          <w:t xml:space="preserve"> and Components</w:t>
        </w:r>
      </w:ins>
      <w:ins w:id="637" w:author="Petnathean Julled" w:date="2021-09-22T08:32:00Z">
        <w:r>
          <w:rPr>
            <w:rFonts w:cs="Angsana New"/>
            <w:szCs w:val="25"/>
            <w:lang w:bidi="th-TH"/>
          </w:rPr>
          <w:t xml:space="preserve"> Setup</w:t>
        </w:r>
      </w:ins>
      <w:del w:id="638" w:author="Petnathean Julled" w:date="2021-09-22T08:32:00Z">
        <w:r w:rsidR="00D57DC6" w:rsidRPr="000E219F" w:rsidDel="00EC6E92">
          <w:delText>XDS.b Profile review, requirement gathering, and transaction analysis</w:delText>
        </w:r>
      </w:del>
    </w:p>
    <w:p w14:paraId="1F9CED9D" w14:textId="0B8B7680" w:rsidR="00DA345D" w:rsidRDefault="005061B7">
      <w:pPr>
        <w:pStyle w:val="BodyText"/>
        <w:spacing w:after="0"/>
        <w:ind w:left="288" w:firstLine="0"/>
        <w:rPr>
          <w:ins w:id="639" w:author="Petnathean Julled" w:date="2021-09-22T08:46:00Z"/>
          <w:bCs/>
          <w:lang w:val="en-US"/>
        </w:rPr>
        <w:pPrChange w:id="640" w:author="Pattanasak Mongkolwat" w:date="2021-10-07T16:23:00Z">
          <w:pPr>
            <w:pStyle w:val="BodyText"/>
          </w:pPr>
        </w:pPrChange>
      </w:pPr>
      <w:del w:id="641" w:author="Pattanasak Mongkolwat" w:date="2021-10-07T16:23:00Z">
        <w:r w:rsidRPr="005061B7" w:rsidDel="005625D7">
          <w:rPr>
            <w:bCs/>
          </w:rPr>
          <w:delText> </w:delText>
        </w:r>
      </w:del>
      <w:del w:id="642" w:author="Petnathean Julled" w:date="2021-09-22T08:38:00Z">
        <w:r w:rsidRPr="005061B7" w:rsidDel="00500684">
          <w:rPr>
            <w:bCs/>
          </w:rPr>
          <w:delText xml:space="preserve">For </w:delText>
        </w:r>
      </w:del>
      <w:ins w:id="643" w:author="Petnathean Julled" w:date="2021-09-22T08:38:00Z">
        <w:del w:id="644" w:author="Pattanasak Mongkolwat" w:date="2021-10-07T16:22:00Z">
          <w:r w:rsidR="00500684" w:rsidRPr="00500684" w:rsidDel="002C0FE6">
            <w:rPr>
              <w:bCs/>
            </w:rPr>
            <w:delText>For t</w:delText>
          </w:r>
        </w:del>
      </w:ins>
      <w:proofErr w:type="spellStart"/>
      <w:ins w:id="645" w:author="Pattanasak Mongkolwat" w:date="2021-10-07T16:22:00Z">
        <w:r w:rsidR="002C0FE6">
          <w:rPr>
            <w:bCs/>
            <w:lang w:val="en-US"/>
          </w:rPr>
          <w:t>T</w:t>
        </w:r>
      </w:ins>
      <w:ins w:id="646" w:author="Petnathean Julled" w:date="2021-09-22T08:38:00Z">
        <w:r w:rsidR="00500684" w:rsidRPr="00500684">
          <w:rPr>
            <w:bCs/>
          </w:rPr>
          <w:t>he</w:t>
        </w:r>
      </w:ins>
      <w:proofErr w:type="spellEnd"/>
      <w:ins w:id="647" w:author="Pattanasak Mongkolwat" w:date="2021-10-07T16:23:00Z">
        <w:r w:rsidR="005625D7">
          <w:rPr>
            <w:bCs/>
            <w:lang w:val="en-US"/>
          </w:rPr>
          <w:t xml:space="preserve"> application</w:t>
        </w:r>
      </w:ins>
      <w:ins w:id="648" w:author="Petnathean Julled" w:date="2021-09-22T08:38:00Z">
        <w:del w:id="649" w:author="Pattanasak Mongkolwat" w:date="2021-10-07T16:23:00Z">
          <w:r w:rsidR="00500684" w:rsidRPr="00500684" w:rsidDel="0047037D">
            <w:rPr>
              <w:bCs/>
            </w:rPr>
            <w:delText xml:space="preserve"> </w:delText>
          </w:r>
        </w:del>
        <w:del w:id="650" w:author="Pattanasak Mongkolwat" w:date="2021-10-07T16:22:00Z">
          <w:r w:rsidR="00500684" w:rsidRPr="00500684" w:rsidDel="002C0FE6">
            <w:rPr>
              <w:bCs/>
            </w:rPr>
            <w:delText>implementation</w:delText>
          </w:r>
        </w:del>
      </w:ins>
      <w:ins w:id="651" w:author="Pattanasak Mongkolwat" w:date="2021-10-07T16:23:00Z">
        <w:r w:rsidR="005625D7">
          <w:rPr>
            <w:bCs/>
            <w:lang w:val="en-US"/>
          </w:rPr>
          <w:t xml:space="preserve"> was </w:t>
        </w:r>
      </w:ins>
      <w:ins w:id="652" w:author="Petnathean Julled" w:date="2021-09-22T08:38:00Z">
        <w:del w:id="653" w:author="Pattanasak Mongkolwat" w:date="2021-10-07T16:23:00Z">
          <w:r w:rsidR="00500684" w:rsidRPr="00500684" w:rsidDel="005625D7">
            <w:rPr>
              <w:bCs/>
            </w:rPr>
            <w:delText xml:space="preserve">, the main </w:delText>
          </w:r>
        </w:del>
        <w:del w:id="654" w:author="Pattanasak Mongkolwat" w:date="2021-10-07T16:22:00Z">
          <w:r w:rsidR="00500684" w:rsidRPr="00500684" w:rsidDel="002B1CA3">
            <w:rPr>
              <w:bCs/>
            </w:rPr>
            <w:delText xml:space="preserve">machine </w:delText>
          </w:r>
        </w:del>
        <w:del w:id="655" w:author="Pattanasak Mongkolwat" w:date="2021-10-07T16:23:00Z">
          <w:r w:rsidR="00500684" w:rsidRPr="00500684" w:rsidDel="005625D7">
            <w:rPr>
              <w:bCs/>
            </w:rPr>
            <w:delText xml:space="preserve">was </w:delText>
          </w:r>
        </w:del>
        <w:del w:id="656" w:author="Pattanasak Mongkolwat" w:date="2021-10-07T16:22:00Z">
          <w:r w:rsidR="00500684" w:rsidRPr="00500684" w:rsidDel="002B1CA3">
            <w:rPr>
              <w:bCs/>
            </w:rPr>
            <w:delText>the best machine available for the implementation and compatible workflow which will be used for the coding process, which is</w:delText>
          </w:r>
        </w:del>
      </w:ins>
      <w:ins w:id="657" w:author="Pattanasak Mongkolwat" w:date="2021-10-07T16:22:00Z">
        <w:r w:rsidR="002B1CA3">
          <w:rPr>
            <w:bCs/>
            <w:lang w:val="en-US"/>
          </w:rPr>
          <w:t>developed</w:t>
        </w:r>
      </w:ins>
      <w:ins w:id="658" w:author="Pattanasak Mongkolwat" w:date="2021-10-07T16:24:00Z">
        <w:r w:rsidR="0047037D">
          <w:rPr>
            <w:bCs/>
            <w:lang w:val="en-US"/>
          </w:rPr>
          <w:t xml:space="preserve"> on</w:t>
        </w:r>
      </w:ins>
      <w:ins w:id="659" w:author="Petnathean Julled" w:date="2021-09-22T08:38:00Z">
        <w:r w:rsidR="00500684" w:rsidRPr="00500684">
          <w:rPr>
            <w:bCs/>
          </w:rPr>
          <w:t xml:space="preserve"> a laptop Alienware 17 R5, Intel Core i9 with 32 GB </w:t>
        </w:r>
        <w:del w:id="660" w:author="Pattanasak Mongkolwat" w:date="2021-10-07T16:24:00Z">
          <w:r w:rsidR="00500684" w:rsidRPr="00500684" w:rsidDel="00ED6AB7">
            <w:rPr>
              <w:bCs/>
            </w:rPr>
            <w:delText>installed</w:delText>
          </w:r>
        </w:del>
      </w:ins>
      <w:ins w:id="661" w:author="Pattanasak Mongkolwat" w:date="2021-10-07T16:24:00Z">
        <w:r w:rsidR="00ED6AB7">
          <w:rPr>
            <w:bCs/>
            <w:lang w:val="en-US"/>
          </w:rPr>
          <w:t>of</w:t>
        </w:r>
      </w:ins>
      <w:ins w:id="662" w:author="Petnathean Julled" w:date="2021-09-22T08:38:00Z">
        <w:r w:rsidR="00500684" w:rsidRPr="00500684">
          <w:rPr>
            <w:bCs/>
          </w:rPr>
          <w:t xml:space="preserve"> RAM, running on Windows 10 operating system version Home Single Language (20H2) 64-bit, x64-based processor. The </w:t>
        </w:r>
      </w:ins>
      <w:ins w:id="663" w:author="Pattanasak Mongkolwat" w:date="2021-10-07T16:24:00Z">
        <w:r w:rsidR="00ED6AB7">
          <w:rPr>
            <w:bCs/>
            <w:lang w:val="en-US"/>
          </w:rPr>
          <w:t xml:space="preserve">resulting </w:t>
        </w:r>
      </w:ins>
      <w:ins w:id="664" w:author="Petnathean Julled" w:date="2021-09-22T08:38:00Z">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del w:id="665" w:author="Pattanasak Mongkolwat" w:date="2021-10-07T16:25:00Z">
          <w:r w:rsidR="00500684" w:rsidRPr="00500684" w:rsidDel="00374E59">
            <w:rPr>
              <w:bCs/>
            </w:rPr>
            <w:tab/>
          </w:r>
        </w:del>
        <w:r w:rsidR="00500684" w:rsidRPr="00500684">
          <w:rPr>
            <w:bCs/>
          </w:rPr>
          <w:t xml:space="preserve">Go-Ethereum or "Geth" client is the open sources software engine requiring to operate Ethereum Blockchain within each node. The client allows </w:t>
        </w:r>
        <w:commentRangeStart w:id="666"/>
        <w:r w:rsidR="00500684" w:rsidRPr="00500684">
          <w:rPr>
            <w:bCs/>
          </w:rPr>
          <w:t xml:space="preserve">the user </w:t>
        </w:r>
      </w:ins>
      <w:commentRangeEnd w:id="666"/>
      <w:r w:rsidR="00612CB7">
        <w:rPr>
          <w:rStyle w:val="CommentReference"/>
          <w:spacing w:val="0"/>
          <w:lang w:val="en-US" w:eastAsia="en-US"/>
        </w:rPr>
        <w:commentReference w:id="666"/>
      </w:r>
      <w:ins w:id="667" w:author="Petnathean Julled" w:date="2021-09-22T08:38:00Z">
        <w:r w:rsidR="00500684" w:rsidRPr="00500684">
          <w:rPr>
            <w:bCs/>
          </w:rPr>
          <w:t>to issue commands to the node like initiate the Blockchain, start-stop mining/validating process for the Blockchain, and activate devp2p protocol to sync Blockchain data with other nodes. The client is available at</w:t>
        </w:r>
      </w:ins>
      <w:ins w:id="668" w:author="Pattanasak Mongkolwat" w:date="2021-10-07T16:27:00Z">
        <w:r w:rsidR="00612CB7">
          <w:rPr>
            <w:bCs/>
            <w:lang w:val="en-US"/>
          </w:rPr>
          <w:t xml:space="preserve"> </w:t>
        </w:r>
        <w:r w:rsidR="00612CB7" w:rsidRPr="00612CB7">
          <w:rPr>
            <w:bCs/>
            <w:highlight w:val="yellow"/>
            <w:lang w:val="en-US"/>
            <w:rPrChange w:id="669" w:author="Pattanasak Mongkolwat" w:date="2021-10-07T16:27:00Z">
              <w:rPr>
                <w:bCs/>
                <w:lang w:val="en-US"/>
              </w:rPr>
            </w:rPrChange>
          </w:rPr>
          <w:t>where???</w:t>
        </w:r>
      </w:ins>
      <w:ins w:id="670" w:author="Petnathean Julled" w:date="2021-09-22T08:38:00Z">
        <w:r w:rsidR="00500684" w:rsidRPr="00500684">
          <w:rPr>
            <w:bCs/>
          </w:rPr>
          <w:t xml:space="preserve"> </w:t>
        </w:r>
      </w:ins>
      <w:ins w:id="671" w:author="Petnathean Julled" w:date="2021-09-22T10:30:00Z">
        <w:r w:rsidR="001E4DA2">
          <w:rPr>
            <w:bCs/>
          </w:rPr>
          <w:fldChar w:fldCharType="begin" w:fldLock="1"/>
        </w:r>
      </w:ins>
      <w:r w:rsidR="001E4DA2">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[15]","plainTextFormattedCitation":"[15]","previouslyFormattedCitation":"[15]"},"properties":{"noteIndex":0},"schema":"https://github.com/citation-style-language/schema/raw/master/csl-citation.json"}</w:instrText>
      </w:r>
      <w:r w:rsidR="001E4DA2">
        <w:rPr>
          <w:bCs/>
        </w:rPr>
        <w:fldChar w:fldCharType="separate"/>
      </w:r>
      <w:r w:rsidR="001E4DA2" w:rsidRPr="001E4DA2">
        <w:rPr>
          <w:bCs/>
          <w:noProof/>
        </w:rPr>
        <w:t>[15]</w:t>
      </w:r>
      <w:ins w:id="672" w:author="Petnathean Julled" w:date="2021-09-22T10:30:00Z">
        <w:r w:rsidR="001E4DA2">
          <w:rPr>
            <w:bCs/>
          </w:rPr>
          <w:fldChar w:fldCharType="end"/>
        </w:r>
      </w:ins>
      <w:ins w:id="673" w:author="Petnathean Julled" w:date="2021-09-22T08:38:00Z">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del w:id="674" w:author="Pattanasak Mongkolwat" w:date="2021-10-07T16:28:00Z">
          <w:r w:rsidR="00500684" w:rsidRPr="00500684" w:rsidDel="000E3653">
            <w:rPr>
              <w:bCs/>
            </w:rPr>
            <w:delText>s</w:delText>
          </w:r>
        </w:del>
      </w:ins>
      <w:ins w:id="675" w:author="Pattanasak Mongkolwat" w:date="2021-10-07T16:28:00Z">
        <w:r w:rsidR="000E3653">
          <w:rPr>
            <w:bCs/>
            <w:lang w:val="en-US"/>
          </w:rPr>
          <w:t>ve</w:t>
        </w:r>
      </w:ins>
      <w:ins w:id="676" w:author="Petnathean Julled" w:date="2021-09-22T08:38:00Z">
        <w:r w:rsidR="00500684" w:rsidRPr="00500684">
          <w:rPr>
            <w:bCs/>
          </w:rPr>
          <w:t xml:space="preserve"> no restriction to any system but, as it is mostly integrated within another client, so it requires the machine to</w:t>
        </w:r>
      </w:ins>
      <w:ins w:id="677" w:author="Pattanasak Mongkolwat" w:date="2021-10-07T16:29:00Z">
        <w:r w:rsidR="00E348F3">
          <w:rPr>
            <w:bCs/>
            <w:lang w:val="en-US"/>
          </w:rPr>
          <w:t xml:space="preserve"> be</w:t>
        </w:r>
      </w:ins>
      <w:ins w:id="678" w:author="Petnathean Julled" w:date="2021-09-22T08:38:00Z">
        <w:r w:rsidR="00500684" w:rsidRPr="00500684">
          <w:rPr>
            <w:bCs/>
          </w:rPr>
          <w:t xml:space="preserve"> compatible with the main client for installation. In the implementation, the test machine has Geth globally installed by installing Quorum</w:t>
        </w:r>
      </w:ins>
      <w:ins w:id="679" w:author="Pattanasak Mongkolwat" w:date="2021-10-07T16:29:00Z">
        <w:r w:rsidR="00E348F3">
          <w:rPr>
            <w:bCs/>
            <w:lang w:val="en-US"/>
          </w:rPr>
          <w:t>.</w:t>
        </w:r>
      </w:ins>
      <w:ins w:id="680" w:author="Petnathean Julled" w:date="2021-09-22T08:38:00Z">
        <w:del w:id="681" w:author="Pattanasak Mongkolwat" w:date="2021-10-07T16:29:00Z">
          <w:r w:rsidR="00500684" w:rsidRPr="00500684" w:rsidDel="00E348F3">
            <w:rPr>
              <w:bCs/>
            </w:rPr>
            <w:delText>, so</w:delText>
          </w:r>
        </w:del>
        <w:r w:rsidR="00500684" w:rsidRPr="00500684">
          <w:rPr>
            <w:bCs/>
          </w:rPr>
          <w:t xml:space="preserve"> </w:t>
        </w:r>
      </w:ins>
      <w:proofErr w:type="spellStart"/>
      <w:ins w:id="682" w:author="Pattanasak Mongkolwat" w:date="2021-10-07T16:29:00Z">
        <w:r w:rsidR="007044E0">
          <w:rPr>
            <w:bCs/>
            <w:lang w:val="en-US"/>
          </w:rPr>
          <w:t>T</w:t>
        </w:r>
      </w:ins>
      <w:ins w:id="683" w:author="Petnathean Julled" w:date="2021-09-22T08:38:00Z">
        <w:del w:id="684" w:author="Pattanasak Mongkolwat" w:date="2021-10-07T16:29:00Z">
          <w:r w:rsidR="00500684" w:rsidRPr="00500684" w:rsidDel="007044E0">
            <w:rPr>
              <w:bCs/>
            </w:rPr>
            <w:delText>t</w:delText>
          </w:r>
        </w:del>
        <w:proofErr w:type="gramStart"/>
        <w:r w:rsidR="00500684" w:rsidRPr="00500684">
          <w:rPr>
            <w:bCs/>
          </w:rPr>
          <w:t>he</w:t>
        </w:r>
        <w:proofErr w:type="spellEnd"/>
        <w:proofErr w:type="gramEnd"/>
        <w:r w:rsidR="00500684" w:rsidRPr="00500684">
          <w:rPr>
            <w:bCs/>
          </w:rPr>
          <w:t xml:space="preserve"> client can be launched from anywhere regardless of environment path.</w:t>
        </w:r>
      </w:ins>
      <w:ins w:id="685" w:author="Petnathean Julled" w:date="2021-09-22T08:39:00Z">
        <w:r w:rsidR="00500684">
          <w:rPr>
            <w:bCs/>
            <w:lang w:val="en-US"/>
          </w:rPr>
          <w:t xml:space="preserve"> </w:t>
        </w:r>
      </w:ins>
      <w:ins w:id="686" w:author="Petnathean Julled" w:date="2021-09-22T08:38:00Z">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687"/>
        <w:r w:rsidR="00500684" w:rsidRPr="00500684">
          <w:rPr>
            <w:bCs/>
          </w:rPr>
          <w:t>at</w:t>
        </w:r>
      </w:ins>
      <w:commentRangeEnd w:id="687"/>
      <w:r w:rsidR="007044E0">
        <w:rPr>
          <w:rStyle w:val="CommentReference"/>
          <w:spacing w:val="0"/>
          <w:lang w:val="en-US" w:eastAsia="en-US"/>
        </w:rPr>
        <w:commentReference w:id="687"/>
      </w:r>
      <w:ins w:id="688" w:author="Pattanasak Mongkolwat" w:date="2021-10-07T16:29:00Z">
        <w:r w:rsidR="007044E0">
          <w:rPr>
            <w:bCs/>
            <w:lang w:val="en-US"/>
          </w:rPr>
          <w:t xml:space="preserve"> </w:t>
        </w:r>
        <w:r w:rsidR="007044E0" w:rsidRPr="007044E0">
          <w:rPr>
            <w:bCs/>
            <w:highlight w:val="yellow"/>
            <w:lang w:val="en-US"/>
            <w:rPrChange w:id="689" w:author="Pattanasak Mongkolwat" w:date="2021-10-07T16:29:00Z">
              <w:rPr>
                <w:bCs/>
                <w:lang w:val="en-US"/>
              </w:rPr>
            </w:rPrChange>
          </w:rPr>
          <w:t>???</w:t>
        </w:r>
      </w:ins>
      <w:ins w:id="690" w:author="Petnathean Julled" w:date="2021-09-22T08:38:00Z">
        <w:r w:rsidR="00500684" w:rsidRPr="00500684">
          <w:rPr>
            <w:bCs/>
          </w:rPr>
          <w:t xml:space="preserve"> </w:t>
        </w:r>
      </w:ins>
      <w:ins w:id="691" w:author="Petnathean Julled" w:date="2021-09-22T10:31:00Z">
        <w:r w:rsidR="001E4DA2">
          <w:rPr>
            <w:bCs/>
          </w:rPr>
          <w:fldChar w:fldCharType="begin" w:fldLock="1"/>
        </w:r>
      </w:ins>
      <w:r w:rsidR="00682FF0">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[16]","plainTextFormattedCitation":"[16]","previouslyFormattedCitation":"[16]"},"properties":{"noteIndex":0},"schema":"https://github.com/citation-style-language/schema/raw/master/csl-citation.json"}</w:instrText>
      </w:r>
      <w:r w:rsidR="001E4DA2">
        <w:rPr>
          <w:bCs/>
        </w:rPr>
        <w:fldChar w:fldCharType="separate"/>
      </w:r>
      <w:r w:rsidR="001E4DA2" w:rsidRPr="001E4DA2">
        <w:rPr>
          <w:bCs/>
          <w:noProof/>
        </w:rPr>
        <w:t>[16]</w:t>
      </w:r>
      <w:ins w:id="692" w:author="Petnathean Julled" w:date="2021-09-22T10:31:00Z">
        <w:r w:rsidR="001E4DA2">
          <w:rPr>
            <w:bCs/>
          </w:rPr>
          <w:fldChar w:fldCharType="end"/>
        </w:r>
      </w:ins>
      <w:ins w:id="693" w:author="Petnathean Julled" w:date="2021-09-22T08:38:00Z">
        <w:r w:rsidR="00500684" w:rsidRPr="00500684">
          <w:rPr>
            <w:bCs/>
          </w:rPr>
          <w:t>. All available command lines for Geth can be located at</w:t>
        </w:r>
      </w:ins>
      <w:ins w:id="694" w:author="Pattanasak Mongkolwat" w:date="2021-10-07T16:30:00Z">
        <w:r w:rsidR="00F254B2">
          <w:rPr>
            <w:bCs/>
            <w:lang w:val="en-US"/>
          </w:rPr>
          <w:t xml:space="preserve"> </w:t>
        </w:r>
        <w:r w:rsidR="00F254B2" w:rsidRPr="00F254B2">
          <w:rPr>
            <w:bCs/>
            <w:highlight w:val="yellow"/>
            <w:lang w:val="en-US"/>
            <w:rPrChange w:id="695" w:author="Pattanasak Mongkolwat" w:date="2021-10-07T16:30:00Z">
              <w:rPr>
                <w:bCs/>
                <w:lang w:val="en-US"/>
              </w:rPr>
            </w:rPrChange>
          </w:rPr>
          <w:t>???</w:t>
        </w:r>
      </w:ins>
      <w:ins w:id="696" w:author="Petnathean Julled" w:date="2021-09-22T08:38:00Z">
        <w:r w:rsidR="00500684" w:rsidRPr="00500684">
          <w:rPr>
            <w:bCs/>
          </w:rPr>
          <w:t xml:space="preserve"> </w:t>
        </w:r>
      </w:ins>
      <w:ins w:id="697" w:author="Petnathean Julled" w:date="2021-09-22T10:32:00Z">
        <w:r w:rsidR="00682FF0">
          <w:rPr>
            <w:bCs/>
          </w:rPr>
          <w:fldChar w:fldCharType="begin" w:fldLock="1"/>
        </w:r>
      </w:ins>
      <w:r w:rsidR="00B867F7">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[17]","plainTextFormattedCitation":"[17]","previouslyFormattedCitation":"[17]"},"properties":{"noteIndex":0},"schema":"https://github.com/citation-style-language/schema/raw/master/csl-citation.json"}</w:instrText>
      </w:r>
      <w:r w:rsidR="00682FF0">
        <w:rPr>
          <w:bCs/>
        </w:rPr>
        <w:fldChar w:fldCharType="separate"/>
      </w:r>
      <w:r w:rsidR="00682FF0" w:rsidRPr="00682FF0">
        <w:rPr>
          <w:bCs/>
          <w:noProof/>
        </w:rPr>
        <w:t>[17]</w:t>
      </w:r>
      <w:ins w:id="698" w:author="Petnathean Julled" w:date="2021-09-22T10:32:00Z">
        <w:r w:rsidR="00682FF0">
          <w:rPr>
            <w:bCs/>
          </w:rPr>
          <w:fldChar w:fldCharType="end"/>
        </w:r>
      </w:ins>
      <w:ins w:id="699" w:author="Petnathean Julled" w:date="2021-09-22T08:38:00Z">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ins>
      <w:ins w:id="700" w:author="Petnathean Julled" w:date="2021-09-22T08:44:00Z">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ins>
      <w:ins w:id="701" w:author="Pattanasak Mongkolwat" w:date="2021-10-07T16:31:00Z">
        <w:r w:rsidR="00C45C32">
          <w:rPr>
            <w:bCs/>
            <w:lang w:val="en-US"/>
          </w:rPr>
          <w:t xml:space="preserve"> </w:t>
        </w:r>
        <w:r w:rsidR="00C45C32" w:rsidRPr="00C45C32">
          <w:rPr>
            <w:bCs/>
            <w:highlight w:val="yellow"/>
            <w:lang w:val="en-US"/>
            <w:rPrChange w:id="702" w:author="Pattanasak Mongkolwat" w:date="2021-10-07T16:31:00Z">
              <w:rPr>
                <w:bCs/>
                <w:lang w:val="en-US"/>
              </w:rPr>
            </w:rPrChange>
          </w:rPr>
          <w:t>???</w:t>
        </w:r>
      </w:ins>
      <w:ins w:id="703" w:author="Petnathean Julled" w:date="2021-09-22T08:44:00Z">
        <w:r w:rsidR="004B5674" w:rsidRPr="004B5674">
          <w:rPr>
            <w:bCs/>
            <w:lang w:val="en-US"/>
          </w:rPr>
          <w:t xml:space="preserve"> </w:t>
        </w:r>
      </w:ins>
      <w:ins w:id="704" w:author="Petnathean Julled" w:date="2021-09-22T10:33:00Z">
        <w:r w:rsidR="00B867F7">
          <w:rPr>
            <w:bCs/>
            <w:lang w:val="en-US"/>
          </w:rPr>
          <w:fldChar w:fldCharType="begin" w:fldLock="1"/>
        </w:r>
      </w:ins>
      <w:r w:rsidR="00AB1034">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[18]","plainTextFormattedCitation":"[18]","previouslyFormattedCitation":"[18]"},"properties":{"noteIndex":0},"schema":"https://github.com/citation-style-language/schema/raw/master/csl-citation.json"}</w:instrText>
      </w:r>
      <w:r w:rsidR="00B867F7">
        <w:rPr>
          <w:bCs/>
          <w:lang w:val="en-US"/>
        </w:rPr>
        <w:fldChar w:fldCharType="separate"/>
      </w:r>
      <w:r w:rsidR="00B867F7" w:rsidRPr="00B867F7">
        <w:rPr>
          <w:bCs/>
          <w:noProof/>
          <w:lang w:val="en-US"/>
        </w:rPr>
        <w:t>[18]</w:t>
      </w:r>
      <w:ins w:id="705" w:author="Petnathean Julled" w:date="2021-09-22T10:33:00Z">
        <w:r w:rsidR="00B867F7">
          <w:rPr>
            <w:bCs/>
            <w:lang w:val="en-US"/>
          </w:rPr>
          <w:fldChar w:fldCharType="end"/>
        </w:r>
      </w:ins>
      <w:ins w:id="706" w:author="Petnathean Julled" w:date="2021-09-22T08:44:00Z">
        <w:r w:rsidR="004B5674" w:rsidRPr="004B5674">
          <w:rPr>
            <w:bCs/>
            <w:lang w:val="en-US"/>
          </w:rPr>
          <w:t>. The installation method for the latest stable release is located at</w:t>
        </w:r>
      </w:ins>
      <w:ins w:id="707" w:author="Pattanasak Mongkolwat" w:date="2021-10-07T16:31:00Z">
        <w:r w:rsidR="00C45C32">
          <w:rPr>
            <w:bCs/>
            <w:lang w:val="en-US"/>
          </w:rPr>
          <w:t xml:space="preserve"> </w:t>
        </w:r>
        <w:r w:rsidR="00C45C32" w:rsidRPr="00C45C32">
          <w:rPr>
            <w:bCs/>
            <w:highlight w:val="yellow"/>
            <w:lang w:val="en-US"/>
            <w:rPrChange w:id="708" w:author="Pattanasak Mongkolwat" w:date="2021-10-07T16:31:00Z">
              <w:rPr>
                <w:bCs/>
                <w:lang w:val="en-US"/>
              </w:rPr>
            </w:rPrChange>
          </w:rPr>
          <w:t>???</w:t>
        </w:r>
      </w:ins>
      <w:ins w:id="709" w:author="Petnathean Julled" w:date="2021-09-22T08:44:00Z">
        <w:r w:rsidR="004B5674" w:rsidRPr="004B5674">
          <w:rPr>
            <w:bCs/>
            <w:lang w:val="en-US"/>
          </w:rPr>
          <w:t xml:space="preserve"> </w:t>
        </w:r>
      </w:ins>
      <w:ins w:id="710" w:author="Petnathean Julled" w:date="2021-09-22T10:34:00Z">
        <w:r w:rsidR="00AB1034">
          <w:rPr>
            <w:bCs/>
            <w:lang w:val="en-US"/>
          </w:rPr>
          <w:fldChar w:fldCharType="begin" w:fldLock="1"/>
        </w:r>
      </w:ins>
      <w:r w:rsidR="0017119C">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[19]","plainTextFormattedCitation":"[19]","previouslyFormattedCitation":"[19]"},"properties":{"noteIndex":0},"schema":"https://github.com/citation-style-language/schema/raw/master/csl-citation.json"}</w:instrText>
      </w:r>
      <w:r w:rsidR="00AB1034">
        <w:rPr>
          <w:bCs/>
          <w:lang w:val="en-US"/>
        </w:rPr>
        <w:fldChar w:fldCharType="separate"/>
      </w:r>
      <w:r w:rsidR="00AB1034" w:rsidRPr="00AB1034">
        <w:rPr>
          <w:bCs/>
          <w:noProof/>
          <w:lang w:val="en-US"/>
        </w:rPr>
        <w:t>[19]</w:t>
      </w:r>
      <w:ins w:id="711" w:author="Petnathean Julled" w:date="2021-09-22T10:34:00Z">
        <w:r w:rsidR="00AB1034">
          <w:rPr>
            <w:bCs/>
            <w:lang w:val="en-US"/>
          </w:rPr>
          <w:fldChar w:fldCharType="end"/>
        </w:r>
      </w:ins>
      <w:ins w:id="712" w:author="Petnathean Julled" w:date="2021-09-22T08:44:00Z">
        <w:r w:rsidR="004B5674" w:rsidRPr="004B5674">
          <w:rPr>
            <w:bCs/>
            <w:lang w:val="en-US"/>
          </w:rPr>
          <w:t xml:space="preserve">. The platform was designed to specifically operate with a Linux-based interface and can be compatible with non-Linux OS with the aid of </w:t>
        </w:r>
      </w:ins>
      <w:ins w:id="713" w:author="Pattanasak Mongkolwat" w:date="2021-10-07T16:31:00Z">
        <w:r w:rsidR="003B1186">
          <w:rPr>
            <w:bCs/>
            <w:lang w:val="en-US"/>
          </w:rPr>
          <w:t>third</w:t>
        </w:r>
      </w:ins>
      <w:ins w:id="714" w:author="Petnathean Julled" w:date="2021-09-22T08:44:00Z">
        <w:del w:id="715" w:author="Pattanasak Mongkolwat" w:date="2021-10-07T16:31:00Z">
          <w:r w:rsidR="004B5674" w:rsidRPr="004B5674" w:rsidDel="003B1186">
            <w:rPr>
              <w:bCs/>
              <w:lang w:val="en-US"/>
            </w:rPr>
            <w:delText>3rd</w:delText>
          </w:r>
        </w:del>
        <w:r w:rsidR="004B5674" w:rsidRPr="004B5674">
          <w:rPr>
            <w:bCs/>
            <w:lang w:val="en-US"/>
          </w:rPr>
          <w:t xml:space="preserve"> party software as a medium. Other than that, the platform has </w:t>
        </w:r>
        <w:r w:rsidR="004B5674" w:rsidRPr="004B5674">
          <w:rPr>
            <w:bCs/>
            <w:lang w:val="en-US"/>
          </w:rPr>
          <w:t>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ins>
    </w:p>
    <w:p w14:paraId="7D1C5738" w14:textId="18F0F1E1" w:rsidR="007E1529" w:rsidRDefault="00DA345D">
      <w:pPr>
        <w:pStyle w:val="BodyText"/>
        <w:spacing w:after="0"/>
        <w:rPr>
          <w:ins w:id="716" w:author="Petnathean Julled" w:date="2021-09-22T08:50:00Z"/>
          <w:bCs/>
          <w:lang w:val="en-US"/>
        </w:rPr>
        <w:pPrChange w:id="717" w:author="Petnathean Julled" w:date="2021-09-22T08:50:00Z">
          <w:pPr>
            <w:pStyle w:val="BodyText"/>
          </w:pPr>
        </w:pPrChange>
      </w:pPr>
      <w:ins w:id="718" w:author="Petnathean Julled" w:date="2021-09-22T08:46:00Z">
        <w:r>
          <w:rPr>
            <w:bCs/>
            <w:lang w:val="en-US"/>
          </w:rPr>
          <w:t xml:space="preserve"> </w:t>
        </w:r>
        <w:r w:rsidRPr="00DA345D">
          <w:rPr>
            <w:bCs/>
            <w:lang w:val="en-US"/>
          </w:rPr>
          <w:t xml:space="preserve">Other than the Blockchain platform, Quorum also offers the "7-Nodes Example" for developers to locally deploy in their machine to test the functionality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ins>
      <w:ins w:id="719" w:author="Petnathean Julled" w:date="2021-09-22T10:37:00Z">
        <w:r w:rsidR="0017119C" w:rsidRPr="0017119C">
          <w:rPr>
            <w:bCs/>
            <w:lang w:val="en-US"/>
            <w:rPrChange w:id="720" w:author="Petnathean Julled" w:date="2021-09-22T10:37:00Z">
              <w:rPr>
                <w:bCs/>
                <w:color w:val="FF0000"/>
                <w:lang w:val="en-US"/>
              </w:rPr>
            </w:rPrChange>
          </w:rPr>
          <w:fldChar w:fldCharType="begin" w:fldLock="1"/>
        </w:r>
      </w:ins>
      <w:r w:rsidR="0017119C">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[20]","plainTextFormattedCitation":"[20]","previouslyFormattedCitation":"[20]"},"properties":{"noteIndex":0},"schema":"https://github.com/citation-style-language/schema/raw/master/csl-citation.json"}</w:instrText>
      </w:r>
      <w:r w:rsidR="0017119C" w:rsidRPr="0017119C">
        <w:rPr>
          <w:bCs/>
          <w:lang w:val="en-US"/>
          <w:rPrChange w:id="721" w:author="Petnathean Julled" w:date="2021-09-22T10:37:00Z">
            <w:rPr>
              <w:bCs/>
              <w:color w:val="FF0000"/>
              <w:lang w:val="en-US"/>
            </w:rPr>
          </w:rPrChange>
        </w:rPr>
        <w:fldChar w:fldCharType="separate"/>
      </w:r>
      <w:r w:rsidR="0017119C" w:rsidRPr="0017119C">
        <w:rPr>
          <w:bCs/>
          <w:noProof/>
          <w:lang w:val="en-US"/>
          <w:rPrChange w:id="722" w:author="Petnathean Julled" w:date="2021-09-22T10:37:00Z">
            <w:rPr>
              <w:bCs/>
              <w:noProof/>
              <w:color w:val="FF0000"/>
              <w:lang w:val="en-US"/>
            </w:rPr>
          </w:rPrChange>
        </w:rPr>
        <w:t>[20]</w:t>
      </w:r>
      <w:ins w:id="723" w:author="Petnathean Julled" w:date="2021-09-22T10:37:00Z">
        <w:r w:rsidR="0017119C" w:rsidRPr="0017119C">
          <w:rPr>
            <w:bCs/>
            <w:lang w:val="en-US"/>
            <w:rPrChange w:id="724" w:author="Petnathean Julled" w:date="2021-09-22T10:37:00Z">
              <w:rPr>
                <w:bCs/>
                <w:color w:val="FF0000"/>
                <w:lang w:val="en-US"/>
              </w:rPr>
            </w:rPrChange>
          </w:rPr>
          <w:fldChar w:fldCharType="end"/>
        </w:r>
      </w:ins>
      <w:ins w:id="725" w:author="Petnathean Julled" w:date="2021-09-22T08:46:00Z">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ins>
      <w:ins w:id="726" w:author="Petnathean Julled" w:date="2021-09-22T10:37:00Z">
        <w:r w:rsidR="0017119C">
          <w:rPr>
            <w:bCs/>
            <w:lang w:val="en-US"/>
          </w:rPr>
          <w:fldChar w:fldCharType="begin" w:fldLock="1"/>
        </w:r>
      </w:ins>
      <w:r w:rsidR="00344516">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[21]","plainTextFormattedCitation":"[21]","previouslyFormattedCitation":"[21]"},"properties":{"noteIndex":0},"schema":"https://github.com/citation-style-language/schema/raw/master/csl-citation.json"}</w:instrText>
      </w:r>
      <w:r w:rsidR="0017119C">
        <w:rPr>
          <w:bCs/>
          <w:lang w:val="en-US"/>
        </w:rPr>
        <w:fldChar w:fldCharType="separate"/>
      </w:r>
      <w:r w:rsidR="0017119C" w:rsidRPr="0017119C">
        <w:rPr>
          <w:bCs/>
          <w:noProof/>
          <w:lang w:val="en-US"/>
        </w:rPr>
        <w:t>[21]</w:t>
      </w:r>
      <w:ins w:id="727" w:author="Petnathean Julled" w:date="2021-09-22T10:37:00Z">
        <w:r w:rsidR="0017119C">
          <w:rPr>
            <w:bCs/>
            <w:lang w:val="en-US"/>
          </w:rPr>
          <w:fldChar w:fldCharType="end"/>
        </w:r>
      </w:ins>
      <w:ins w:id="728" w:author="Petnathean Julled" w:date="2021-09-22T08:46:00Z">
        <w:r w:rsidRPr="00DA345D">
          <w:rPr>
            <w:bCs/>
            <w:lang w:val="en-US"/>
          </w:rPr>
          <w:t xml:space="preserve"> and "Constellation" </w:t>
        </w:r>
      </w:ins>
      <w:ins w:id="729" w:author="Petnathean Julled" w:date="2021-09-22T10:38:00Z">
        <w:r w:rsidR="00344516">
          <w:rPr>
            <w:bCs/>
            <w:lang w:val="en-US"/>
          </w:rPr>
          <w:fldChar w:fldCharType="begin" w:fldLock="1"/>
        </w:r>
      </w:ins>
      <w:r w:rsidR="00194180">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[22]","plainTextFormattedCitation":"[22]","previouslyFormattedCitation":"[22]"},"properties":{"noteIndex":0},"schema":"https://github.com/citation-style-language/schema/raw/master/csl-citation.json"}</w:instrText>
      </w:r>
      <w:r w:rsidR="00344516">
        <w:rPr>
          <w:bCs/>
          <w:lang w:val="en-US"/>
        </w:rPr>
        <w:fldChar w:fldCharType="separate"/>
      </w:r>
      <w:r w:rsidR="00344516" w:rsidRPr="00344516">
        <w:rPr>
          <w:bCs/>
          <w:noProof/>
          <w:lang w:val="en-US"/>
        </w:rPr>
        <w:t>[22]</w:t>
      </w:r>
      <w:ins w:id="730" w:author="Petnathean Julled" w:date="2021-09-22T10:38:00Z">
        <w:r w:rsidR="00344516">
          <w:rPr>
            <w:bCs/>
            <w:lang w:val="en-US"/>
          </w:rPr>
          <w:fldChar w:fldCharType="end"/>
        </w:r>
      </w:ins>
      <w:ins w:id="731" w:author="Petnathean Julled" w:date="2021-09-22T08:46:00Z">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ins>
      <w:ins w:id="732" w:author="Pattanasak Mongkolwat" w:date="2021-10-07T16:32:00Z">
        <w:r w:rsidR="003B4C53" w:rsidRPr="003B4C53">
          <w:rPr>
            <w:bCs/>
            <w:highlight w:val="yellow"/>
            <w:lang w:val="en-US"/>
            <w:rPrChange w:id="733" w:author="Pattanasak Mongkolwat" w:date="2021-10-07T16:32:00Z">
              <w:rPr>
                <w:bCs/>
                <w:lang w:val="en-US"/>
              </w:rPr>
            </w:rPrChange>
          </w:rPr>
          <w:t>(s)???</w:t>
        </w:r>
      </w:ins>
      <w:ins w:id="734" w:author="Petnathean Julled" w:date="2021-09-22T08:46:00Z">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ins>
      <w:ins w:id="735" w:author="Pattanasak Mongkolwat" w:date="2021-10-07T16:33:00Z">
        <w:r w:rsidR="000E4F4B">
          <w:rPr>
            <w:bCs/>
            <w:lang w:val="en-US"/>
          </w:rPr>
          <w:t>C</w:t>
        </w:r>
      </w:ins>
      <w:ins w:id="736" w:author="Petnathean Julled" w:date="2021-09-22T08:46:00Z">
        <w:del w:id="737" w:author="Pattanasak Mongkolwat" w:date="2021-10-07T16:33:00Z">
          <w:r w:rsidRPr="00DA345D" w:rsidDel="000E4F4B">
            <w:rPr>
              <w:bCs/>
              <w:lang w:val="en-US"/>
            </w:rPr>
            <w:delText>c</w:delText>
          </w:r>
        </w:del>
        <w:r w:rsidRPr="00DA345D">
          <w:rPr>
            <w:bCs/>
            <w:lang w:val="en-US"/>
          </w:rPr>
          <w:t>ontract</w:t>
        </w:r>
        <w:proofErr w:type="spellEnd"/>
        <w:del w:id="738" w:author="Pattanasak Mongkolwat" w:date="2021-10-07T16:33:00Z">
          <w:r w:rsidRPr="00DA345D" w:rsidDel="000E4F4B">
            <w:rPr>
              <w:bCs/>
              <w:lang w:val="en-US"/>
            </w:rPr>
            <w:delText>,</w:delText>
          </w:r>
        </w:del>
        <w:r w:rsidRPr="00DA345D">
          <w:rPr>
            <w:bCs/>
            <w:lang w:val="en-US"/>
          </w:rPr>
          <w:t xml:space="preserve"> allow</w:t>
        </w:r>
      </w:ins>
      <w:ins w:id="739" w:author="Pattanasak Mongkolwat" w:date="2021-10-07T16:33:00Z">
        <w:r w:rsidR="000E4F4B">
          <w:rPr>
            <w:bCs/>
            <w:lang w:val="en-US"/>
          </w:rPr>
          <w:t>s</w:t>
        </w:r>
      </w:ins>
      <w:ins w:id="740" w:author="Petnathean Julled" w:date="2021-09-22T08:46:00Z">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ins>
      <w:ins w:id="741" w:author="Petnathean Julled" w:date="2021-09-22T08:48:00Z">
        <w:r w:rsidR="00022E11">
          <w:rPr>
            <w:bCs/>
            <w:lang w:val="en-US"/>
          </w:rPr>
          <w:t xml:space="preserve"> </w:t>
        </w:r>
        <w:r w:rsidR="00022E11" w:rsidRPr="00022E11">
          <w:rPr>
            <w:bCs/>
            <w:lang w:val="en-US"/>
          </w:rPr>
          <w:t>All initial configuration instructions are available at</w:t>
        </w:r>
      </w:ins>
      <w:ins w:id="742" w:author="Pattanasak Mongkolwat" w:date="2021-10-07T16:33:00Z">
        <w:r w:rsidR="000E4F4B">
          <w:rPr>
            <w:bCs/>
            <w:lang w:val="en-US"/>
          </w:rPr>
          <w:t xml:space="preserve"> </w:t>
        </w:r>
        <w:r w:rsidR="000E4F4B" w:rsidRPr="000E4F4B">
          <w:rPr>
            <w:bCs/>
            <w:highlight w:val="yellow"/>
            <w:lang w:val="en-US"/>
            <w:rPrChange w:id="743" w:author="Pattanasak Mongkolwat" w:date="2021-10-07T16:33:00Z">
              <w:rPr>
                <w:bCs/>
                <w:lang w:val="en-US"/>
              </w:rPr>
            </w:rPrChange>
          </w:rPr>
          <w:t>???</w:t>
        </w:r>
      </w:ins>
      <w:ins w:id="744" w:author="Petnathean Julled" w:date="2021-09-22T08:48:00Z">
        <w:r w:rsidR="00022E11" w:rsidRPr="00022E11">
          <w:rPr>
            <w:bCs/>
            <w:lang w:val="en-US"/>
          </w:rPr>
          <w:t xml:space="preserve"> </w:t>
        </w:r>
      </w:ins>
      <w:ins w:id="745" w:author="Petnathean Julled" w:date="2021-09-22T10:39:00Z">
        <w:r w:rsidR="00194180">
          <w:rPr>
            <w:bCs/>
            <w:lang w:val="en-US"/>
          </w:rPr>
          <w:fldChar w:fldCharType="begin" w:fldLock="1"/>
        </w:r>
      </w:ins>
      <w:r w:rsidR="000B645C">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[23]","plainTextFormattedCitation":"[23]","previouslyFormattedCitation":"[23]"},"properties":{"noteIndex":0},"schema":"https://github.com/citation-style-language/schema/raw/master/csl-citation.json"}</w:instrText>
      </w:r>
      <w:r w:rsidR="00194180">
        <w:rPr>
          <w:bCs/>
          <w:lang w:val="en-US"/>
        </w:rPr>
        <w:fldChar w:fldCharType="separate"/>
      </w:r>
      <w:r w:rsidR="00194180" w:rsidRPr="00194180">
        <w:rPr>
          <w:bCs/>
          <w:noProof/>
          <w:lang w:val="en-US"/>
        </w:rPr>
        <w:t>[23]</w:t>
      </w:r>
      <w:ins w:id="746" w:author="Petnathean Julled" w:date="2021-09-22T10:39:00Z">
        <w:r w:rsidR="00194180">
          <w:rPr>
            <w:bCs/>
            <w:lang w:val="en-US"/>
          </w:rPr>
          <w:fldChar w:fldCharType="end"/>
        </w:r>
      </w:ins>
      <w:ins w:id="747" w:author="Petnathean Julled" w:date="2021-09-22T08:48:00Z">
        <w:r w:rsidR="00022E11" w:rsidRPr="00022E11">
          <w:rPr>
            <w:bCs/>
            <w:lang w:val="en-US"/>
          </w:rPr>
          <w:t>. Primarily, it is required to configure the genesis Block for the Blockchain ledger and issue the initiation command using the script provided. Each script is specific for each consensus mechanism.</w:t>
        </w:r>
      </w:ins>
      <w:ins w:id="748" w:author="Petnathean Julled" w:date="2021-09-22T08:49:00Z">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ins>
      <w:ins w:id="749" w:author="Petnathean Julled" w:date="2021-09-22T08:50:00Z">
        <w:r w:rsidR="007E1529">
          <w:rPr>
            <w:bCs/>
            <w:lang w:val="en-US"/>
          </w:rPr>
          <w:t xml:space="preserve"> </w:t>
        </w:r>
      </w:ins>
    </w:p>
    <w:p w14:paraId="1E09BF27" w14:textId="63E04AF1" w:rsidR="00BF0BC1" w:rsidRDefault="007E1529">
      <w:pPr>
        <w:pStyle w:val="BodyText"/>
        <w:rPr>
          <w:ins w:id="750" w:author="Petnathean Julled" w:date="2021-09-22T08:53:00Z"/>
          <w:bCs/>
          <w:lang w:val="en-US"/>
        </w:rPr>
      </w:pPr>
      <w:ins w:id="751" w:author="Petnathean Julled" w:date="2021-09-22T08:50:00Z">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ins>
      <w:ins w:id="752" w:author="Petnathean Julled" w:date="2021-09-22T08:53:00Z">
        <w:r w:rsidR="00BF0BC1">
          <w:rPr>
            <w:bCs/>
            <w:lang w:val="en-US"/>
          </w:rPr>
          <w:t xml:space="preserve"> </w:t>
        </w:r>
      </w:ins>
    </w:p>
    <w:p w14:paraId="70110F80" w14:textId="41A7B41C" w:rsidR="00C22256" w:rsidRDefault="00BF0BC1">
      <w:pPr>
        <w:pStyle w:val="BodyText"/>
        <w:spacing w:after="0"/>
        <w:rPr>
          <w:ins w:id="753" w:author="Petnathean Julled" w:date="2021-09-22T08:55:00Z"/>
          <w:bCs/>
          <w:lang w:val="en-US"/>
        </w:rPr>
        <w:pPrChange w:id="754" w:author="Petnathean Julled" w:date="2021-09-22T08:55:00Z">
          <w:pPr>
            <w:pStyle w:val="BodyText"/>
          </w:pPr>
        </w:pPrChange>
      </w:pPr>
      <w:ins w:id="755" w:author="Petnathean Julled" w:date="2021-09-22T08:53:00Z">
        <w:r w:rsidRPr="00BF0BC1">
          <w:rPr>
            <w:bCs/>
            <w:lang w:val="en-US"/>
          </w:rPr>
          <w:t xml:space="preserve">For </w:t>
        </w:r>
        <w:proofErr w:type="spellStart"/>
        <w:r w:rsidRPr="00BF0BC1">
          <w:rPr>
            <w:bCs/>
            <w:lang w:val="en-US"/>
          </w:rPr>
          <w:t>Smart</w:t>
        </w:r>
        <w:del w:id="756" w:author="Pattanasak Mongkolwat" w:date="2021-10-07T16:34:00Z">
          <w:r w:rsidRPr="00BF0BC1" w:rsidDel="004F7863">
            <w:rPr>
              <w:bCs/>
              <w:lang w:val="en-US"/>
            </w:rPr>
            <w:delText>c</w:delText>
          </w:r>
        </w:del>
      </w:ins>
      <w:ins w:id="757" w:author="Pattanasak Mongkolwat" w:date="2021-10-07T16:34:00Z">
        <w:r w:rsidR="004F7863">
          <w:rPr>
            <w:bCs/>
            <w:lang w:val="en-US"/>
          </w:rPr>
          <w:t>C</w:t>
        </w:r>
      </w:ins>
      <w:ins w:id="758" w:author="Petnathean Julled" w:date="2021-09-22T08:53:00Z">
        <w:r w:rsidRPr="00BF0BC1">
          <w:rPr>
            <w:bCs/>
            <w:lang w:val="en-US"/>
          </w:rPr>
          <w:t>ontract</w:t>
        </w:r>
        <w:proofErr w:type="spellEnd"/>
        <w:r w:rsidRPr="00BF0BC1">
          <w:rPr>
            <w:bCs/>
            <w:lang w:val="en-US"/>
          </w:rPr>
          <w:t xml:space="preserve"> programming, Ethereum provides a web-based IDE for Solidity language that can compile, test, </w:t>
        </w:r>
        <w:r w:rsidRPr="00BF0BC1">
          <w:rPr>
            <w:bCs/>
            <w:lang w:val="en-US"/>
          </w:rPr>
          <w:lastRenderedPageBreak/>
          <w:t xml:space="preserve">and deploy smart-contract to specific Ethereum node called “Remix” </w:t>
        </w:r>
      </w:ins>
      <w:ins w:id="759" w:author="Petnathean Julled" w:date="2021-09-22T10:40:00Z">
        <w:r w:rsidR="000B645C">
          <w:rPr>
            <w:bCs/>
            <w:lang w:val="en-US"/>
          </w:rPr>
          <w:fldChar w:fldCharType="begin" w:fldLock="1"/>
        </w:r>
      </w:ins>
      <w:r w:rsidR="002B435F">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[24]","plainTextFormattedCitation":"[24]","previouslyFormattedCitation":"[24]"},"properties":{"noteIndex":0},"schema":"https://github.com/citation-style-language/schema/raw/master/csl-citation.json"}</w:instrText>
      </w:r>
      <w:r w:rsidR="000B645C">
        <w:rPr>
          <w:bCs/>
          <w:lang w:val="en-US"/>
        </w:rPr>
        <w:fldChar w:fldCharType="separate"/>
      </w:r>
      <w:r w:rsidR="000B645C" w:rsidRPr="000B645C">
        <w:rPr>
          <w:bCs/>
          <w:noProof/>
          <w:lang w:val="en-US"/>
        </w:rPr>
        <w:t>[24]</w:t>
      </w:r>
      <w:ins w:id="760" w:author="Petnathean Julled" w:date="2021-09-22T10:40:00Z">
        <w:r w:rsidR="000B645C">
          <w:rPr>
            <w:bCs/>
            <w:lang w:val="en-US"/>
          </w:rPr>
          <w:fldChar w:fldCharType="end"/>
        </w:r>
      </w:ins>
      <w:ins w:id="761" w:author="Petnathean Julled" w:date="2021-09-22T08:53:00Z">
        <w:r w:rsidRPr="00BF0BC1">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BF0BC1">
          <w:rPr>
            <w:bCs/>
            <w:lang w:val="en-US"/>
          </w:rPr>
          <w:t>Smart</w:t>
        </w:r>
        <w:del w:id="762" w:author="Pattanasak Mongkolwat" w:date="2021-10-07T16:34:00Z">
          <w:r w:rsidRPr="00BF0BC1" w:rsidDel="004F7863">
            <w:rPr>
              <w:bCs/>
              <w:lang w:val="en-US"/>
            </w:rPr>
            <w:delText>c</w:delText>
          </w:r>
        </w:del>
      </w:ins>
      <w:ins w:id="763" w:author="Pattanasak Mongkolwat" w:date="2021-10-07T16:34:00Z">
        <w:r w:rsidR="004F7863">
          <w:rPr>
            <w:bCs/>
            <w:lang w:val="en-US"/>
          </w:rPr>
          <w:t>C</w:t>
        </w:r>
      </w:ins>
      <w:ins w:id="764" w:author="Petnathean Julled" w:date="2021-09-22T08:53:00Z">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del w:id="765" w:author="Pattanasak Mongkolwat" w:date="2021-10-07T16:34:00Z">
          <w:r w:rsidRPr="00BF0BC1" w:rsidDel="004F7863">
            <w:rPr>
              <w:bCs/>
              <w:lang w:val="en-US"/>
            </w:rPr>
            <w:delText>c</w:delText>
          </w:r>
        </w:del>
      </w:ins>
      <w:ins w:id="766" w:author="Pattanasak Mongkolwat" w:date="2021-10-07T16:34:00Z">
        <w:r w:rsidR="004F7863">
          <w:rPr>
            <w:bCs/>
            <w:lang w:val="en-US"/>
          </w:rPr>
          <w:t>C</w:t>
        </w:r>
      </w:ins>
      <w:ins w:id="767" w:author="Petnathean Julled" w:date="2021-09-22T08:53:00Z">
        <w:r w:rsidRPr="00BF0BC1">
          <w:rPr>
            <w:bCs/>
            <w:lang w:val="en-US"/>
          </w:rPr>
          <w:t>ontract</w:t>
        </w:r>
        <w:proofErr w:type="spellEnd"/>
        <w:r w:rsidRPr="00BF0BC1">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del w:id="768" w:author="Pattanasak Mongkolwat" w:date="2021-10-07T16:34:00Z">
          <w:r w:rsidRPr="00BF0BC1" w:rsidDel="004F7863">
            <w:rPr>
              <w:bCs/>
              <w:lang w:val="en-US"/>
            </w:rPr>
            <w:delText>c</w:delText>
          </w:r>
        </w:del>
      </w:ins>
      <w:ins w:id="769" w:author="Pattanasak Mongkolwat" w:date="2021-10-07T16:34:00Z">
        <w:r w:rsidR="004F7863">
          <w:rPr>
            <w:bCs/>
            <w:lang w:val="en-US"/>
          </w:rPr>
          <w:t>C</w:t>
        </w:r>
      </w:ins>
      <w:ins w:id="770" w:author="Petnathean Julled" w:date="2021-09-22T08:53:00Z">
        <w:r w:rsidRPr="00BF0BC1">
          <w:rPr>
            <w:bCs/>
            <w:lang w:val="en-US"/>
          </w:rPr>
          <w:t>ontract</w:t>
        </w:r>
        <w:proofErr w:type="spellEnd"/>
        <w:r w:rsidRPr="00BF0BC1">
          <w:rPr>
            <w:bCs/>
            <w:lang w:val="en-US"/>
          </w:rPr>
          <w:t>.</w:t>
        </w:r>
        <w:r w:rsidR="00C22256">
          <w:rPr>
            <w:bCs/>
            <w:lang w:val="en-US"/>
          </w:rPr>
          <w:t xml:space="preserve"> </w:t>
        </w:r>
      </w:ins>
      <w:ins w:id="771" w:author="Petnathean Julled" w:date="2021-09-22T08:54:00Z">
        <w:r w:rsidR="00C22256" w:rsidRPr="00C22256">
          <w:rPr>
            <w:bCs/>
            <w:lang w:val="en-US"/>
          </w:rPr>
          <w:t xml:space="preserve">After successfully compiled the Solidity </w:t>
        </w:r>
        <w:proofErr w:type="spellStart"/>
        <w:r w:rsidR="00C22256" w:rsidRPr="00C22256">
          <w:rPr>
            <w:bCs/>
            <w:lang w:val="en-US"/>
          </w:rPr>
          <w:t>Smart</w:t>
        </w:r>
        <w:del w:id="772" w:author="Pattanasak Mongkolwat" w:date="2021-10-07T16:34:00Z">
          <w:r w:rsidR="00C22256" w:rsidRPr="00C22256" w:rsidDel="004F7863">
            <w:rPr>
              <w:bCs/>
              <w:lang w:val="en-US"/>
            </w:rPr>
            <w:delText>c</w:delText>
          </w:r>
        </w:del>
      </w:ins>
      <w:ins w:id="773" w:author="Pattanasak Mongkolwat" w:date="2021-10-07T16:34:00Z">
        <w:r w:rsidR="004F7863">
          <w:rPr>
            <w:bCs/>
            <w:lang w:val="en-US"/>
          </w:rPr>
          <w:t>C</w:t>
        </w:r>
      </w:ins>
      <w:ins w:id="774" w:author="Petnathean Julled" w:date="2021-09-22T08:54:00Z">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del w:id="775" w:author="Pattanasak Mongkolwat" w:date="2021-10-07T16:35:00Z">
          <w:r w:rsidR="00C22256" w:rsidRPr="00C22256" w:rsidDel="004206EB">
            <w:rPr>
              <w:bCs/>
              <w:lang w:val="en-US"/>
            </w:rPr>
            <w:delText>c</w:delText>
          </w:r>
        </w:del>
      </w:ins>
      <w:ins w:id="776" w:author="Pattanasak Mongkolwat" w:date="2021-10-07T16:35:00Z">
        <w:r w:rsidR="004206EB">
          <w:rPr>
            <w:bCs/>
            <w:lang w:val="en-US"/>
          </w:rPr>
          <w:t>C</w:t>
        </w:r>
      </w:ins>
      <w:ins w:id="777" w:author="Petnathean Julled" w:date="2021-09-22T08:54:00Z">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del w:id="778" w:author="Pattanasak Mongkolwat" w:date="2021-10-07T16:35:00Z">
          <w:r w:rsidR="00C22256" w:rsidRPr="00C22256" w:rsidDel="004206EB">
            <w:rPr>
              <w:bCs/>
              <w:lang w:val="en-US"/>
            </w:rPr>
            <w:delText>c</w:delText>
          </w:r>
        </w:del>
      </w:ins>
      <w:ins w:id="779" w:author="Pattanasak Mongkolwat" w:date="2021-10-07T16:35:00Z">
        <w:r w:rsidR="004206EB">
          <w:rPr>
            <w:bCs/>
            <w:lang w:val="en-US"/>
          </w:rPr>
          <w:t>C</w:t>
        </w:r>
      </w:ins>
      <w:ins w:id="780" w:author="Petnathean Julled" w:date="2021-09-22T08:54:00Z">
        <w:r w:rsidR="00C22256" w:rsidRPr="00C22256">
          <w:rPr>
            <w:bCs/>
            <w:lang w:val="en-US"/>
          </w:rPr>
          <w:t>ontract</w:t>
        </w:r>
        <w:proofErr w:type="spellEnd"/>
        <w:r w:rsidR="00C22256" w:rsidRPr="00C22256">
          <w:rPr>
            <w:bCs/>
            <w:lang w:val="en-US"/>
          </w:rPr>
          <w:t xml:space="preserve"> which required only once in this implementation, while ABI code define</w:t>
        </w:r>
      </w:ins>
      <w:ins w:id="781" w:author="Pattanasak Mongkolwat" w:date="2021-10-07T16:36:00Z">
        <w:r w:rsidR="00731AE0">
          <w:rPr>
            <w:bCs/>
            <w:lang w:val="en-US"/>
          </w:rPr>
          <w:t>s</w:t>
        </w:r>
      </w:ins>
      <w:ins w:id="782" w:author="Petnathean Julled" w:date="2021-09-22T08:54:00Z">
        <w:r w:rsidR="00C22256" w:rsidRPr="00C22256">
          <w:rPr>
            <w:bCs/>
            <w:lang w:val="en-US"/>
          </w:rPr>
          <w:t xml:space="preserve"> interface for communicating with the </w:t>
        </w:r>
        <w:proofErr w:type="spellStart"/>
        <w:r w:rsidR="00C22256" w:rsidRPr="00C22256">
          <w:rPr>
            <w:bCs/>
            <w:lang w:val="en-US"/>
          </w:rPr>
          <w:t>Smart</w:t>
        </w:r>
        <w:del w:id="783" w:author="Pattanasak Mongkolwat" w:date="2021-10-07T16:35:00Z">
          <w:r w:rsidR="00C22256" w:rsidRPr="00C22256" w:rsidDel="004206EB">
            <w:rPr>
              <w:bCs/>
              <w:lang w:val="en-US"/>
            </w:rPr>
            <w:delText>c</w:delText>
          </w:r>
        </w:del>
      </w:ins>
      <w:ins w:id="784" w:author="Pattanasak Mongkolwat" w:date="2021-10-07T16:35:00Z">
        <w:r w:rsidR="004206EB">
          <w:rPr>
            <w:bCs/>
            <w:lang w:val="en-US"/>
          </w:rPr>
          <w:t>C</w:t>
        </w:r>
      </w:ins>
      <w:ins w:id="785" w:author="Petnathean Julled" w:date="2021-09-22T08:54:00Z">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del w:id="786" w:author="Pattanasak Mongkolwat" w:date="2021-10-07T16:35:00Z">
          <w:r w:rsidR="00C22256" w:rsidRPr="00C22256" w:rsidDel="004206EB">
            <w:rPr>
              <w:bCs/>
              <w:lang w:val="en-US"/>
            </w:rPr>
            <w:delText>c</w:delText>
          </w:r>
        </w:del>
      </w:ins>
      <w:ins w:id="787" w:author="Pattanasak Mongkolwat" w:date="2021-10-07T16:35:00Z">
        <w:r w:rsidR="004206EB">
          <w:rPr>
            <w:bCs/>
            <w:lang w:val="en-US"/>
          </w:rPr>
          <w:t>C</w:t>
        </w:r>
      </w:ins>
      <w:ins w:id="788" w:author="Petnathean Julled" w:date="2021-09-22T08:54:00Z">
        <w:r w:rsidR="00C22256" w:rsidRPr="00C22256">
          <w:rPr>
            <w:bCs/>
            <w:lang w:val="en-US"/>
          </w:rPr>
          <w:t>ontract</w:t>
        </w:r>
        <w:proofErr w:type="spellEnd"/>
        <w:r w:rsidR="00C22256" w:rsidRPr="00C22256">
          <w:rPr>
            <w:bCs/>
            <w:lang w:val="en-US"/>
          </w:rPr>
          <w:t>.</w:t>
        </w:r>
      </w:ins>
      <w:ins w:id="789" w:author="Petnathean Julled" w:date="2021-09-22T08:55:00Z">
        <w:r w:rsidR="00C22256">
          <w:rPr>
            <w:bCs/>
            <w:lang w:val="en-US"/>
          </w:rPr>
          <w:t xml:space="preserve"> </w:t>
        </w:r>
      </w:ins>
    </w:p>
    <w:p w14:paraId="6E79128F" w14:textId="6F7E6E75" w:rsidR="00632052" w:rsidRDefault="00C22256">
      <w:pPr>
        <w:pStyle w:val="BodyText"/>
        <w:spacing w:after="0"/>
        <w:rPr>
          <w:ins w:id="790" w:author="Petnathean Julled" w:date="2021-09-22T08:57:00Z"/>
          <w:bCs/>
          <w:lang w:val="en-US"/>
        </w:rPr>
        <w:pPrChange w:id="791" w:author="Petnathean Julled" w:date="2021-09-22T08:57:00Z">
          <w:pPr>
            <w:pStyle w:val="BodyText"/>
          </w:pPr>
        </w:pPrChange>
      </w:pPr>
      <w:ins w:id="792" w:author="Petnathean Julled" w:date="2021-09-22T08:55:00Z">
        <w:r w:rsidRPr="00C22256">
          <w:rPr>
            <w:bCs/>
            <w:lang w:val="en-US"/>
          </w:rPr>
          <w:t xml:space="preserve">Before begin registering health documents metadata into Blockchain </w:t>
        </w:r>
        <w:proofErr w:type="spellStart"/>
        <w:r w:rsidRPr="00C22256">
          <w:rPr>
            <w:bCs/>
            <w:lang w:val="en-US"/>
          </w:rPr>
          <w:t>Smart</w:t>
        </w:r>
        <w:del w:id="793" w:author="Pattanasak Mongkolwat" w:date="2021-10-07T16:35:00Z">
          <w:r w:rsidRPr="00C22256" w:rsidDel="004206EB">
            <w:rPr>
              <w:bCs/>
              <w:lang w:val="en-US"/>
            </w:rPr>
            <w:delText>c</w:delText>
          </w:r>
        </w:del>
      </w:ins>
      <w:ins w:id="794" w:author="Pattanasak Mongkolwat" w:date="2021-10-07T16:35:00Z">
        <w:r w:rsidR="004206EB">
          <w:rPr>
            <w:bCs/>
            <w:lang w:val="en-US"/>
          </w:rPr>
          <w:t>C</w:t>
        </w:r>
      </w:ins>
      <w:ins w:id="795" w:author="Petnathean Julled" w:date="2021-09-22T08:55:00Z">
        <w:r w:rsidRPr="00C22256">
          <w:rPr>
            <w:bCs/>
            <w:lang w:val="en-US"/>
          </w:rPr>
          <w:t>ontract</w:t>
        </w:r>
        <w:proofErr w:type="spellEnd"/>
        <w:r w:rsidRPr="00C22256">
          <w:rPr>
            <w:bCs/>
            <w:lang w:val="en-US"/>
          </w:rPr>
          <w:t xml:space="preserve">, the </w:t>
        </w:r>
        <w:proofErr w:type="spellStart"/>
        <w:r w:rsidRPr="00C22256">
          <w:rPr>
            <w:bCs/>
            <w:lang w:val="en-US"/>
          </w:rPr>
          <w:t>Smart</w:t>
        </w:r>
        <w:del w:id="796" w:author="Pattanasak Mongkolwat" w:date="2021-10-07T16:35:00Z">
          <w:r w:rsidRPr="00C22256" w:rsidDel="004206EB">
            <w:rPr>
              <w:bCs/>
              <w:lang w:val="en-US"/>
            </w:rPr>
            <w:delText>c</w:delText>
          </w:r>
        </w:del>
      </w:ins>
      <w:ins w:id="797" w:author="Pattanasak Mongkolwat" w:date="2021-10-07T16:35:00Z">
        <w:r w:rsidR="004206EB">
          <w:rPr>
            <w:bCs/>
            <w:lang w:val="en-US"/>
          </w:rPr>
          <w:t>C</w:t>
        </w:r>
      </w:ins>
      <w:ins w:id="798" w:author="Petnathean Julled" w:date="2021-09-22T08:55:00Z">
        <w:r w:rsidRPr="00C22256">
          <w:rPr>
            <w:bCs/>
            <w:lang w:val="en-US"/>
          </w:rPr>
          <w:t>ontract</w:t>
        </w:r>
        <w:proofErr w:type="spellEnd"/>
        <w:r w:rsidRPr="00C22256">
          <w:rPr>
            <w:bCs/>
            <w:lang w:val="en-US"/>
          </w:rPr>
          <w:t xml:space="preserve"> must be first deployed to act as a contract format for the entire Blockchain ledger for the implementation. </w:t>
        </w:r>
      </w:ins>
      <w:ins w:id="799" w:author="Petnathean Julled" w:date="2021-09-22T10:53:00Z">
        <w:r w:rsidR="00082068">
          <w:rPr>
            <w:bCs/>
            <w:lang w:val="en-US"/>
          </w:rPr>
          <w:t>T</w:t>
        </w:r>
      </w:ins>
      <w:ins w:id="800" w:author="Petnathean Julled" w:date="2021-09-22T08:55:00Z">
        <w:r w:rsidRPr="00C22256">
          <w:rPr>
            <w:bCs/>
            <w:lang w:val="en-US"/>
          </w:rPr>
          <w:t xml:space="preserve">he Web3js script that simply deploys the </w:t>
        </w:r>
        <w:proofErr w:type="spellStart"/>
        <w:r w:rsidRPr="00C22256">
          <w:rPr>
            <w:bCs/>
            <w:lang w:val="en-US"/>
          </w:rPr>
          <w:t>Smart</w:t>
        </w:r>
        <w:del w:id="801" w:author="Pattanasak Mongkolwat" w:date="2021-10-07T16:35:00Z">
          <w:r w:rsidRPr="00C22256" w:rsidDel="004206EB">
            <w:rPr>
              <w:bCs/>
              <w:lang w:val="en-US"/>
            </w:rPr>
            <w:delText>c</w:delText>
          </w:r>
        </w:del>
      </w:ins>
      <w:ins w:id="802" w:author="Pattanasak Mongkolwat" w:date="2021-10-07T16:35:00Z">
        <w:r w:rsidR="004206EB">
          <w:rPr>
            <w:bCs/>
            <w:lang w:val="en-US"/>
          </w:rPr>
          <w:t>C</w:t>
        </w:r>
      </w:ins>
      <w:ins w:id="803" w:author="Petnathean Julled" w:date="2021-09-22T08:55:00Z">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del w:id="804" w:author="Pattanasak Mongkolwat" w:date="2021-10-07T16:37:00Z">
          <w:r w:rsidRPr="00C22256" w:rsidDel="00AE1F74">
            <w:rPr>
              <w:bCs/>
              <w:lang w:val="en-US"/>
            </w:rPr>
            <w:delText>c</w:delText>
          </w:r>
        </w:del>
      </w:ins>
      <w:ins w:id="805" w:author="Pattanasak Mongkolwat" w:date="2021-10-07T16:37:00Z">
        <w:r w:rsidR="00AE1F74">
          <w:rPr>
            <w:bCs/>
            <w:lang w:val="en-US"/>
          </w:rPr>
          <w:t>C</w:t>
        </w:r>
      </w:ins>
      <w:ins w:id="806" w:author="Petnathean Julled" w:date="2021-09-22T08:55:00Z">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del w:id="807" w:author="Pattanasak Mongkolwat" w:date="2021-10-07T16:37:00Z">
          <w:r w:rsidRPr="00C22256" w:rsidDel="00AE1F74">
            <w:rPr>
              <w:bCs/>
              <w:lang w:val="en-US"/>
            </w:rPr>
            <w:delText>c</w:delText>
          </w:r>
        </w:del>
      </w:ins>
      <w:ins w:id="808" w:author="Pattanasak Mongkolwat" w:date="2021-10-07T16:37:00Z">
        <w:r w:rsidR="00AE1F74">
          <w:rPr>
            <w:bCs/>
            <w:lang w:val="en-US"/>
          </w:rPr>
          <w:t>C</w:t>
        </w:r>
      </w:ins>
      <w:ins w:id="809" w:author="Petnathean Julled" w:date="2021-09-22T08:55:00Z">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del w:id="810" w:author="Pattanasak Mongkolwat" w:date="2021-10-07T16:37:00Z">
          <w:r w:rsidRPr="00C22256" w:rsidDel="00AE1F74">
            <w:rPr>
              <w:bCs/>
              <w:lang w:val="en-US"/>
            </w:rPr>
            <w:delText>c</w:delText>
          </w:r>
        </w:del>
      </w:ins>
      <w:ins w:id="811" w:author="Pattanasak Mongkolwat" w:date="2021-10-07T16:37:00Z">
        <w:r w:rsidR="00AE1F74">
          <w:rPr>
            <w:bCs/>
            <w:lang w:val="en-US"/>
          </w:rPr>
          <w:t>C</w:t>
        </w:r>
      </w:ins>
      <w:ins w:id="812" w:author="Petnathean Julled" w:date="2021-09-22T08:55:00Z">
        <w:r w:rsidRPr="00C22256">
          <w:rPr>
            <w:bCs/>
            <w:lang w:val="en-US"/>
          </w:rPr>
          <w:t>ontract</w:t>
        </w:r>
        <w:proofErr w:type="spellEnd"/>
        <w:r w:rsidRPr="00C22256">
          <w:rPr>
            <w:bCs/>
            <w:lang w:val="en-US"/>
          </w:rPr>
          <w:t xml:space="preserve"> deployment process only required once at the initiation of the Blockchain ledger and no longer needs to be performed ever again for the rest of the Blockchain ledger life cycle.</w:t>
        </w:r>
      </w:ins>
      <w:ins w:id="813" w:author="Petnathean Julled" w:date="2021-09-22T08:57:00Z">
        <w:r w:rsidR="00632052">
          <w:rPr>
            <w:bCs/>
            <w:lang w:val="en-US"/>
          </w:rPr>
          <w:t xml:space="preserve"> </w:t>
        </w:r>
      </w:ins>
    </w:p>
    <w:p w14:paraId="146AC9A1" w14:textId="1F045C3F" w:rsidR="00971371" w:rsidRPr="008A1D9D" w:rsidDel="00EC7FC5" w:rsidRDefault="00632052">
      <w:pPr>
        <w:pStyle w:val="BodyText"/>
        <w:rPr>
          <w:del w:id="814" w:author="Petnathean Julled" w:date="2021-09-22T07:33:00Z"/>
          <w:bCs/>
        </w:rPr>
      </w:pPr>
      <w:ins w:id="815" w:author="Petnathean Julled" w:date="2021-09-22T08:57:00Z">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ins>
      <w:ins w:id="816" w:author="Pattanasak Mongkolwat" w:date="2021-10-07T16:37:00Z">
        <w:r w:rsidR="000436D3">
          <w:rPr>
            <w:bCs/>
            <w:lang w:val="en-US"/>
          </w:rPr>
          <w:t xml:space="preserve"> </w:t>
        </w:r>
        <w:r w:rsidR="000436D3" w:rsidRPr="000436D3">
          <w:rPr>
            <w:bCs/>
            <w:highlight w:val="yellow"/>
            <w:rPrChange w:id="817" w:author="Pattanasak Mongkolwat" w:date="2021-10-07T16:37:00Z">
              <w:rPr>
                <w:bCs/>
              </w:rPr>
            </w:rPrChange>
          </w:rPr>
          <w:t>???</w:t>
        </w:r>
      </w:ins>
      <w:ins w:id="818" w:author="Petnathean Julled" w:date="2021-09-22T08:57:00Z">
        <w:r w:rsidRPr="00632052">
          <w:rPr>
            <w:bCs/>
            <w:lang w:val="en-US"/>
          </w:rPr>
          <w:t xml:space="preserve"> </w:t>
        </w:r>
      </w:ins>
      <w:ins w:id="819" w:author="Petnathean Julled" w:date="2021-09-22T10:41:00Z">
        <w:r w:rsidR="002B435F">
          <w:rPr>
            <w:bCs/>
          </w:rPr>
          <w:fldChar w:fldCharType="begin" w:fldLock="1"/>
        </w:r>
      </w:ins>
      <w:r w:rsidR="002B435F">
        <w:rPr>
          <w:bCs/>
          <w:lang w:val="en-US"/>
        </w:rPr>
        <w:instrText>ADDIN CSL_CITATION {"citationItems":[{"id":"ITEM-1","itemData":{"URL":"https://nodejs.org/en/","accessed":{"date-parts":[["2021","6","10"]]},"id":"ITEM-1","issued":{"date-parts":[["0"]]},"title":"Node.js","type":"webpage"},"uris":["http://www.mendeley.com/documents/?uuid=4402469c-d174-38c9-8978-2acd7a2ef8cc"]}],"mendeley":{"formattedCitation":"[25]","plainTextFormattedCitation":"[25]","previouslyFormattedCitation":"[25]"},"properties":{"noteIndex":0},"schema":"https://github.com/citation-style-language/schema/raw/master/csl-citation.json"}</w:instrText>
      </w:r>
      <w:r w:rsidR="002B435F">
        <w:rPr>
          <w:bCs/>
        </w:rPr>
        <w:fldChar w:fldCharType="separate"/>
      </w:r>
      <w:r w:rsidR="002B435F" w:rsidRPr="002B435F">
        <w:rPr>
          <w:bCs/>
          <w:noProof/>
          <w:lang w:val="en-US"/>
        </w:rPr>
        <w:t>[25]</w:t>
      </w:r>
      <w:ins w:id="820" w:author="Petnathean Julled" w:date="2021-09-22T10:41:00Z">
        <w:r w:rsidR="002B435F">
          <w:rPr>
            <w:bCs/>
          </w:rPr>
          <w:fldChar w:fldCharType="end"/>
        </w:r>
      </w:ins>
      <w:ins w:id="821" w:author="Petnathean Julled" w:date="2021-09-22T08:57:00Z">
        <w:r w:rsidRPr="00632052">
          <w:rPr>
            <w:bCs/>
            <w:lang w:val="en-US"/>
          </w:rPr>
          <w:t xml:space="preserve">. The essential coding components node module can be installed using Node Package Manager (NPM) which comes together with NodeJS </w:t>
        </w:r>
      </w:ins>
      <w:ins w:id="822" w:author="Petnathean Julled" w:date="2021-09-22T10:41:00Z">
        <w:r w:rsidR="002B435F">
          <w:rPr>
            <w:bCs/>
          </w:rPr>
          <w:fldChar w:fldCharType="begin" w:fldLock="1"/>
        </w:r>
      </w:ins>
      <w:r w:rsidR="002B2E06">
        <w:rPr>
          <w:bCs/>
          <w:lang w:val="en-US"/>
        </w:rPr>
        <w:instrText>ADDIN CSL_CITATION {"citationItems":[{"id":"ITEM-1","itemData":{"URL":"https://www.npmjs.com/","accessed":{"date-parts":[["2021","6","10"]]},"id":"ITEM-1","issued":{"date-parts":[["0"]]},"title":"npm","type":"webpage"},"uris":["http://www.mendeley.com/documents/?uuid=20212789-1508-3f9d-82cf-8955f3b503ca"]}],"mendeley":{"formattedCitation":"[26]","plainTextFormattedCitation":"[26]","previouslyFormattedCitation":"[26]"},"properties":{"noteIndex":0},"schema":"https://github.com/citation-style-language/schema/raw/master/csl-citation.json"}</w:instrText>
      </w:r>
      <w:r w:rsidR="002B435F">
        <w:rPr>
          <w:bCs/>
        </w:rPr>
        <w:fldChar w:fldCharType="separate"/>
      </w:r>
      <w:r w:rsidR="002B435F" w:rsidRPr="002B435F">
        <w:rPr>
          <w:bCs/>
          <w:noProof/>
          <w:lang w:val="en-US"/>
        </w:rPr>
        <w:t>[26]</w:t>
      </w:r>
      <w:ins w:id="823" w:author="Petnathean Julled" w:date="2021-09-22T10:41:00Z">
        <w:r w:rsidR="002B435F">
          <w:rPr>
            <w:bCs/>
          </w:rPr>
          <w:fldChar w:fldCharType="end"/>
        </w:r>
      </w:ins>
      <w:ins w:id="824" w:author="Petnathean Julled" w:date="2021-09-22T08:57:00Z">
        <w:r w:rsidRPr="00632052">
          <w:rPr>
            <w:bCs/>
            <w:lang w:val="en-US"/>
          </w:rPr>
          <w:t>. The coding of program for native side of XDS Actor require</w:t>
        </w:r>
      </w:ins>
      <w:ins w:id="825" w:author="Pattanasak Mongkolwat" w:date="2021-10-07T16:38:00Z">
        <w:r w:rsidR="000436D3">
          <w:rPr>
            <w:bCs/>
            <w:lang w:val="en-US"/>
          </w:rPr>
          <w:t>s</w:t>
        </w:r>
      </w:ins>
      <w:ins w:id="826" w:author="Petnathean Julled" w:date="2021-09-22T08:57:00Z">
        <w:r w:rsidRPr="00632052">
          <w:rPr>
            <w:bCs/>
            <w:lang w:val="en-US"/>
          </w:rPr>
          <w:t xml:space="preserve"> node module name "Web3" (Web3js) </w:t>
        </w:r>
      </w:ins>
      <w:ins w:id="827" w:author="Petnathean Julled" w:date="2021-09-22T10:42:00Z">
        <w:r w:rsidR="002B2E06">
          <w:rPr>
            <w:bCs/>
          </w:rPr>
          <w:fldChar w:fldCharType="begin" w:fldLock="1"/>
        </w:r>
      </w:ins>
      <w:r w:rsidR="00334381">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[27]","plainTextFormattedCitation":"[27]","previouslyFormattedCitation":"[27]"},"properties":{"noteIndex":0},"schema":"https://github.com/citation-style-language/schema/raw/master/csl-citation.json"}</w:instrText>
      </w:r>
      <w:r w:rsidR="002B2E06">
        <w:rPr>
          <w:bCs/>
        </w:rPr>
        <w:fldChar w:fldCharType="separate"/>
      </w:r>
      <w:r w:rsidR="002B2E06" w:rsidRPr="002B2E06">
        <w:rPr>
          <w:bCs/>
          <w:noProof/>
          <w:lang w:val="en-US"/>
        </w:rPr>
        <w:t>[27]</w:t>
      </w:r>
      <w:ins w:id="828" w:author="Petnathean Julled" w:date="2021-09-22T10:42:00Z">
        <w:r w:rsidR="002B2E06">
          <w:rPr>
            <w:bCs/>
          </w:rPr>
          <w:fldChar w:fldCharType="end"/>
        </w:r>
      </w:ins>
      <w:ins w:id="829" w:author="Petnathean Julled" w:date="2021-09-22T08:57:00Z">
        <w:r w:rsidRPr="00632052">
          <w:rPr>
            <w:bCs/>
            <w:lang w:val="en-US"/>
          </w:rPr>
          <w:t xml:space="preserve">, "xml2js" </w:t>
        </w:r>
      </w:ins>
      <w:ins w:id="830" w:author="Petnathean Julled" w:date="2021-09-22T10:43:00Z">
        <w:r w:rsidR="00334381">
          <w:rPr>
            <w:bCs/>
          </w:rPr>
          <w:fldChar w:fldCharType="begin" w:fldLock="1"/>
        </w:r>
      </w:ins>
      <w:r w:rsidR="00A135B3">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[28]","plainTextFormattedCitation":"[28]","previouslyFormattedCitation":"[28]"},"properties":{"noteIndex":0},"schema":"https://github.com/citation-style-language/schema/raw/master/csl-citation.json"}</w:instrText>
      </w:r>
      <w:r w:rsidR="00334381">
        <w:rPr>
          <w:bCs/>
        </w:rPr>
        <w:fldChar w:fldCharType="separate"/>
      </w:r>
      <w:r w:rsidR="00334381" w:rsidRPr="00334381">
        <w:rPr>
          <w:bCs/>
          <w:noProof/>
          <w:lang w:val="en-US"/>
        </w:rPr>
        <w:t>[28]</w:t>
      </w:r>
      <w:ins w:id="831" w:author="Petnathean Julled" w:date="2021-09-22T10:43:00Z">
        <w:r w:rsidR="00334381">
          <w:rPr>
            <w:bCs/>
          </w:rPr>
          <w:fldChar w:fldCharType="end"/>
        </w:r>
      </w:ins>
      <w:ins w:id="832" w:author="Petnathean Julled" w:date="2021-09-22T08:57:00Z">
        <w:r w:rsidRPr="00632052">
          <w:rPr>
            <w:bCs/>
            <w:lang w:val="en-US"/>
          </w:rPr>
          <w:t xml:space="preserve">, "fs" </w:t>
        </w:r>
      </w:ins>
      <w:ins w:id="833" w:author="Petnathean Julled" w:date="2021-09-22T10:44:00Z">
        <w:r w:rsidR="00A135B3">
          <w:rPr>
            <w:bCs/>
          </w:rPr>
          <w:fldChar w:fldCharType="begin" w:fldLock="1"/>
        </w:r>
      </w:ins>
      <w:r w:rsidR="00CE72E1">
        <w:rPr>
          <w:bCs/>
          <w:lang w:val="en-US"/>
        </w:rPr>
        <w:instrText>ADDIN CSL_CITATION {"citationItems":[{"id":"ITEM-1","itemData":{"URL":"https://www.npmjs.com/package/fs","accessed":{"date-parts":[["2021","6","10"]]},"id":"ITEM-1","issued":{"date-parts":[["0"]]},"title":"fs - npm","type":"webpage"},"uris":["http://www.mendeley.com/documents/?uuid=d04fe5c1-706f-333b-9b18-70026bcf319e"]}],"mendeley":{"formattedCitation":"[29]","plainTextFormattedCitation":"[29]","previouslyFormattedCitation":"[29]"},"properties":{"noteIndex":0},"schema":"https://github.com/citation-style-language/schema/raw/master/csl-citation.json"}</w:instrText>
      </w:r>
      <w:r w:rsidR="00A135B3">
        <w:rPr>
          <w:bCs/>
        </w:rPr>
        <w:fldChar w:fldCharType="separate"/>
      </w:r>
      <w:r w:rsidR="00A135B3" w:rsidRPr="00A135B3">
        <w:rPr>
          <w:bCs/>
          <w:noProof/>
          <w:lang w:val="en-US"/>
        </w:rPr>
        <w:t>[29]</w:t>
      </w:r>
      <w:ins w:id="834" w:author="Petnathean Julled" w:date="2021-09-22T10:44:00Z">
        <w:r w:rsidR="00A135B3">
          <w:rPr>
            <w:bCs/>
          </w:rPr>
          <w:fldChar w:fldCharType="end"/>
        </w:r>
      </w:ins>
      <w:ins w:id="835" w:author="Petnathean Julled" w:date="2021-09-22T08:57:00Z">
        <w:r w:rsidRPr="00632052">
          <w:rPr>
            <w:bCs/>
            <w:lang w:val="en-US"/>
          </w:rPr>
          <w:t xml:space="preserve">, "net" </w:t>
        </w:r>
      </w:ins>
      <w:ins w:id="836" w:author="Petnathean Julled" w:date="2021-09-22T10:44:00Z">
        <w:r w:rsidR="00CE72E1">
          <w:rPr>
            <w:bCs/>
          </w:rPr>
          <w:fldChar w:fldCharType="begin" w:fldLock="1"/>
        </w:r>
      </w:ins>
      <w:r w:rsidR="00CE72E1">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[30]","plainTextFormattedCitation":"[30]","previouslyFormattedCitation":"[30]"},"properties":{"noteIndex":0},"schema":"https://github.com/citation-style-language/schema/raw/master/csl-citation.json"}</w:instrText>
      </w:r>
      <w:r w:rsidR="00CE72E1">
        <w:rPr>
          <w:bCs/>
        </w:rPr>
        <w:fldChar w:fldCharType="separate"/>
      </w:r>
      <w:r w:rsidR="00CE72E1" w:rsidRPr="00CE72E1">
        <w:rPr>
          <w:bCs/>
          <w:noProof/>
          <w:lang w:val="en-US"/>
        </w:rPr>
        <w:t>[30]</w:t>
      </w:r>
      <w:ins w:id="837" w:author="Petnathean Julled" w:date="2021-09-22T10:44:00Z">
        <w:r w:rsidR="00CE72E1">
          <w:rPr>
            <w:bCs/>
          </w:rPr>
          <w:fldChar w:fldCharType="end"/>
        </w:r>
      </w:ins>
      <w:ins w:id="838" w:author="Petnathean Julled" w:date="2021-09-22T08:57:00Z">
        <w:r w:rsidRPr="00632052">
          <w:rPr>
            <w:bCs/>
            <w:lang w:val="en-US"/>
          </w:rPr>
          <w:t xml:space="preserve">, "util" </w:t>
        </w:r>
      </w:ins>
      <w:ins w:id="839" w:author="Petnathean Julled" w:date="2021-09-22T10:45:00Z">
        <w:r w:rsidR="00CE72E1">
          <w:rPr>
            <w:bCs/>
          </w:rPr>
          <w:fldChar w:fldCharType="begin" w:fldLock="1"/>
        </w:r>
      </w:ins>
      <w:r w:rsidR="009916D8">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[31]","plainTextFormattedCitation":"[31]","previouslyFormattedCitation":"[31]"},"properties":{"noteIndex":0},"schema":"https://github.com/citation-style-language/schema/raw/master/csl-citation.json"}</w:instrText>
      </w:r>
      <w:r w:rsidR="00CE72E1">
        <w:rPr>
          <w:bCs/>
        </w:rPr>
        <w:fldChar w:fldCharType="separate"/>
      </w:r>
      <w:r w:rsidR="00CE72E1" w:rsidRPr="00CE72E1">
        <w:rPr>
          <w:bCs/>
          <w:noProof/>
          <w:lang w:val="en-US"/>
        </w:rPr>
        <w:t>[31]</w:t>
      </w:r>
      <w:ins w:id="840" w:author="Petnathean Julled" w:date="2021-09-22T10:45:00Z">
        <w:r w:rsidR="00CE72E1">
          <w:rPr>
            <w:bCs/>
          </w:rPr>
          <w:fldChar w:fldCharType="end"/>
        </w:r>
      </w:ins>
      <w:ins w:id="841" w:author="Petnathean Julled" w:date="2021-09-22T08:57:00Z">
        <w:r w:rsidRPr="00632052">
          <w:rPr>
            <w:bCs/>
            <w:lang w:val="en-US"/>
          </w:rPr>
          <w:t xml:space="preserve">, "moment" </w:t>
        </w:r>
      </w:ins>
      <w:ins w:id="842" w:author="Petnathean Julled" w:date="2021-09-22T10:48:00Z">
        <w:r w:rsidR="009916D8">
          <w:rPr>
            <w:bCs/>
          </w:rPr>
          <w:fldChar w:fldCharType="begin" w:fldLock="1"/>
        </w:r>
      </w:ins>
      <w:r w:rsidR="009916D8">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[32]","plainTextFormattedCitation":"[32]","previouslyFormattedCitation":"[32]"},"properties":{"noteIndex":0},"schema":"https://github.com/citation-style-language/schema/raw/master/csl-citation.json"}</w:instrText>
      </w:r>
      <w:r w:rsidR="009916D8">
        <w:rPr>
          <w:bCs/>
        </w:rPr>
        <w:fldChar w:fldCharType="separate"/>
      </w:r>
      <w:r w:rsidR="009916D8" w:rsidRPr="009916D8">
        <w:rPr>
          <w:bCs/>
          <w:noProof/>
          <w:lang w:val="en-US"/>
        </w:rPr>
        <w:t>[32]</w:t>
      </w:r>
      <w:ins w:id="843" w:author="Petnathean Julled" w:date="2021-09-22T10:48:00Z">
        <w:r w:rsidR="009916D8">
          <w:rPr>
            <w:bCs/>
          </w:rPr>
          <w:fldChar w:fldCharType="end"/>
        </w:r>
      </w:ins>
      <w:ins w:id="844" w:author="Petnathean Julled" w:date="2021-09-22T08:57:00Z">
        <w:r w:rsidRPr="00632052">
          <w:rPr>
            <w:bCs/>
            <w:lang w:val="en-US"/>
          </w:rPr>
          <w:t>, and "</w:t>
        </w:r>
        <w:proofErr w:type="spellStart"/>
        <w:r w:rsidRPr="00632052">
          <w:rPr>
            <w:bCs/>
            <w:lang w:val="en-US"/>
          </w:rPr>
          <w:t>cryptr</w:t>
        </w:r>
        <w:proofErr w:type="spellEnd"/>
        <w:r w:rsidRPr="00632052">
          <w:rPr>
            <w:bCs/>
            <w:lang w:val="en-US"/>
          </w:rPr>
          <w:t xml:space="preserve">" </w:t>
        </w:r>
      </w:ins>
      <w:ins w:id="845" w:author="Petnathean Julled" w:date="2021-09-22T10:48:00Z">
        <w:r w:rsidR="009916D8">
          <w:rPr>
            <w:bCs/>
          </w:rPr>
          <w:fldChar w:fldCharType="begin" w:fldLock="1"/>
        </w:r>
      </w:ins>
      <w:r w:rsidR="002A5951">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[33]","plainTextFormattedCitation":"[33]","previouslyFormattedCitation":"[33]"},"properties":{"noteIndex":0},"schema":"https://github.com/citation-style-language/schema/raw/master/csl-citation.json"}</w:instrText>
      </w:r>
      <w:r w:rsidR="009916D8">
        <w:rPr>
          <w:bCs/>
        </w:rPr>
        <w:fldChar w:fldCharType="separate"/>
      </w:r>
      <w:r w:rsidR="009916D8" w:rsidRPr="009916D8">
        <w:rPr>
          <w:bCs/>
          <w:noProof/>
          <w:lang w:val="en-US"/>
        </w:rPr>
        <w:t>[33]</w:t>
      </w:r>
      <w:ins w:id="846" w:author="Petnathean Julled" w:date="2021-09-22T10:48:00Z">
        <w:r w:rsidR="009916D8">
          <w:rPr>
            <w:bCs/>
          </w:rPr>
          <w:fldChar w:fldCharType="end"/>
        </w:r>
      </w:ins>
      <w:ins w:id="847" w:author="Petnathean Julled" w:date="2021-09-22T08:57:00Z">
        <w:r w:rsidRPr="00632052">
          <w:rPr>
            <w:bCs/>
            <w:lang w:val="en-US"/>
          </w:rPr>
          <w:t xml:space="preserve"> which can be installed using the command-line.</w:t>
        </w:r>
      </w:ins>
      <w:del w:id="848" w:author="Petnathean Julled" w:date="2021-09-22T07:33:00Z">
        <w:r w:rsidR="005061B7" w:rsidRPr="005061B7" w:rsidDel="00EC7FC5">
          <w:rPr>
            <w:bCs/>
          </w:rPr>
          <w:delText>an adaptation of IHE XDS in this work, we assumed that XDS Domain focuses only on exchanging stable health documents and XDS affinity domain members are using a shared patient identifier. This means if following</w:delText>
        </w:r>
        <w:r w:rsidR="00BB425B" w:rsidRPr="008A1D9D" w:rsidDel="00EC7FC5">
          <w:rPr>
            <w:bCs/>
            <w:lang w:val="en-US"/>
          </w:rPr>
          <w:delText xml:space="preserve"> </w:delText>
        </w:r>
        <w:r w:rsidR="00BB425B" w:rsidRPr="008A1D9D" w:rsidDel="00EC7FC5">
          <w:rPr>
            <w:bCs/>
          </w:rPr>
          <w:fldChar w:fldCharType="begin"/>
        </w:r>
        <w:r w:rsidR="00BB425B" w:rsidRPr="008A1D9D" w:rsidDel="00EC7FC5">
          <w:rPr>
            <w:bCs/>
            <w:lang w:val="en-US"/>
          </w:rPr>
          <w:delInstrText xml:space="preserve"> REF _Ref50953823 \h </w:delInstrText>
        </w:r>
        <w:r w:rsidR="00BB425B" w:rsidRPr="008A1D9D" w:rsidDel="00EC7FC5">
          <w:rPr>
            <w:bCs/>
          </w:rPr>
        </w:r>
        <w:r w:rsidR="00BB425B" w:rsidRPr="008A1D9D" w:rsidDel="00EC7FC5">
          <w:rPr>
            <w:bCs/>
          </w:rPr>
          <w:fldChar w:fldCharType="separate"/>
        </w:r>
        <w:r w:rsidR="00BB425B" w:rsidRPr="000E219F" w:rsidDel="00EC7FC5">
          <w:delText xml:space="preserve">Figure </w:delText>
        </w:r>
        <w:r w:rsidR="00BB425B" w:rsidRPr="000E219F" w:rsidDel="00EC7FC5">
          <w:rPr>
            <w:noProof/>
          </w:rPr>
          <w:delText>1</w:delText>
        </w:r>
        <w:r w:rsidR="00BB425B" w:rsidRPr="008A1D9D" w:rsidDel="00EC7FC5">
          <w:rPr>
            <w:bCs/>
          </w:rPr>
          <w:fldChar w:fldCharType="end"/>
        </w:r>
        <w:r w:rsidR="00BB425B" w:rsidRPr="008A1D9D" w:rsidDel="00EC7FC5">
          <w:rPr>
            <w:bCs/>
            <w:lang w:val="en-US"/>
          </w:rPr>
          <w:delText xml:space="preserve">, </w:delText>
        </w:r>
        <w:r w:rsidR="005061B7" w:rsidRPr="005061B7" w:rsidDel="00EC7FC5">
          <w:rPr>
            <w:bCs/>
          </w:rPr>
          <w:delText>On-Demand Document Repository Actor and Patient Identity Feed Actor can be excluded from our implementation which reduces the complexity of concept demonstration. At the same time, XDS Document Sources Actor will also be excluded from our scope of interest as it is not directly interacting with our implementation of the Blockchain concept. In this work, we required to substitute the relational database of the XDS Document Registry Actor with the Blockchain ledger. This Blockchain implementation needs to have most of the capabilities that a common relational database could do included adding, query, retrieve, and update. However, insert and delete operation may not be able to achieve due to the limitation of Blockchain which makes it impossible to remove data from its ledger or replace its sequence and the main purpose of implementing IHE XDS with Blockchain is to make it immutable. The Blockchain needs to be able to operate seamlessly with XDS Document Registry Actor. XDS Document Registry Actors in this implementation must have interoperability with XDS Document Repository Actors and XDS Document Consumer Actors while having these actors modified from specification in IHE ITI Framework at least possible. This should allow a simpler adoption process for those organizations with IHE XDS already implemented.</w:delText>
        </w:r>
        <w:r w:rsidR="006E5D50" w:rsidRPr="008A1D9D" w:rsidDel="00EC7FC5">
          <w:rPr>
            <w:bCs/>
            <w:lang w:val="en-US"/>
          </w:rPr>
          <w:delText xml:space="preserve"> </w:delText>
        </w:r>
      </w:del>
    </w:p>
    <w:p w14:paraId="435DD632" w14:textId="31B83D1D" w:rsidR="00971371" w:rsidRPr="00FE40BA" w:rsidDel="00EC7FC5" w:rsidRDefault="00971371">
      <w:pPr>
        <w:pStyle w:val="BodyText"/>
        <w:rPr>
          <w:del w:id="849" w:author="Petnathean Julled" w:date="2021-09-22T07:33:00Z"/>
        </w:rPr>
        <w:pPrChange w:id="850" w:author="Petnathean Julled" w:date="2021-09-22T07:33:00Z">
          <w:pPr>
            <w:pStyle w:val="Heading2"/>
          </w:pPr>
        </w:pPrChange>
      </w:pPr>
      <w:del w:id="851" w:author="Petnathean Julled" w:date="2021-09-22T07:33:00Z">
        <w:r w:rsidRPr="008A1D9D" w:rsidDel="00EC7FC5">
          <w:delText>Acquiring IHE ITI transaction samples</w:delText>
        </w:r>
      </w:del>
    </w:p>
    <w:p w14:paraId="07390AEF" w14:textId="393E8423" w:rsidR="006F6D3D" w:rsidRPr="000E219F" w:rsidDel="00EC7FC5" w:rsidRDefault="00947108">
      <w:pPr>
        <w:pStyle w:val="BodyText"/>
        <w:rPr>
          <w:del w:id="852" w:author="Petnathean Julled" w:date="2021-09-22T07:33:00Z"/>
          <w:bCs/>
        </w:rPr>
      </w:pPr>
      <w:del w:id="853" w:author="Petnathean Julled" w:date="2021-09-22T07:33:00Z">
        <w:r w:rsidRPr="00947108" w:rsidDel="00EC7FC5">
          <w:rPr>
            <w:bCs/>
          </w:rPr>
          <w:delText>As to test if this implementation can operate with XDS Actors in a common XDS system, we use transaction samples provided by the IHE ITI framework with modified attributes value to evaluate the system.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example and requirement provided in the framework. </w:delText>
        </w:r>
        <w:r w:rsidR="00ED25F1" w:rsidRPr="008A1D9D" w:rsidDel="00EC7FC5">
          <w:rPr>
            <w:bCs/>
            <w:lang w:val="en-US"/>
          </w:rPr>
          <w:delText xml:space="preserve"> </w:delText>
        </w:r>
      </w:del>
    </w:p>
    <w:p w14:paraId="56FF3EAA" w14:textId="33A3AE38" w:rsidR="006A3198" w:rsidRPr="008A1D9D" w:rsidDel="00EC7FC5" w:rsidRDefault="006A3198">
      <w:pPr>
        <w:pStyle w:val="BodyText"/>
        <w:rPr>
          <w:del w:id="854" w:author="Petnathean Julled" w:date="2021-09-22T07:33:00Z"/>
        </w:rPr>
        <w:pPrChange w:id="855" w:author="Petnathean Julled" w:date="2021-09-22T07:33:00Z">
          <w:pPr>
            <w:pStyle w:val="Heading2"/>
          </w:pPr>
        </w:pPrChange>
      </w:pPr>
      <w:del w:id="856" w:author="Petnathean Julled" w:date="2021-09-22T07:33:00Z">
        <w:r w:rsidRPr="008A1D9D" w:rsidDel="00EC7FC5">
          <w:delText>XDS Document META-data attributes analysis</w:delText>
        </w:r>
      </w:del>
    </w:p>
    <w:p w14:paraId="0741FB6E" w14:textId="768D20E4" w:rsidR="00F07FE0" w:rsidRPr="008A1D9D" w:rsidDel="00EC7FC5" w:rsidRDefault="00624E35">
      <w:pPr>
        <w:pStyle w:val="BodyText"/>
        <w:rPr>
          <w:del w:id="857" w:author="Petnathean Julled" w:date="2021-09-22T07:33:00Z"/>
        </w:rPr>
        <w:pPrChange w:id="858" w:author="Petnathean Julled" w:date="2021-09-22T07:33:00Z">
          <w:pPr>
            <w:ind w:firstLine="270"/>
            <w:jc w:val="both"/>
          </w:pPr>
        </w:pPrChange>
      </w:pPr>
      <w:del w:id="859" w:author="Petnathean Julled" w:date="2021-09-22T07:33:00Z">
        <w:r w:rsidRPr="00624E35" w:rsidDel="00EC7FC5">
          <w:delText xml:space="preserve">META-data attributes are those attributes value and elements used to describe its original health document which allows interoperability between each actor in IHE ITI Framework. The attributes mainly compose of attributes that describe originating of the document, information related to event represented by the document, document identifier, information of patient participating the event, information of healthcare personal and facility performing the event, document location, communication protocol in healthcare domain for document interpretation, and document technical information. Having META-data attributes allow XDS Actor to discover and exchange health document from other actor within its affinity domain. In our adaptation of XDS, XDS Document Registry Blockchain must be able to response to query from XDS Document Consumer Actor with specified META-data attributes value as </w:delText>
        </w:r>
        <w:r w:rsidR="00C73CA6" w:rsidRPr="00624E35" w:rsidDel="00EC7FC5">
          <w:delText xml:space="preserve">keyword </w:delText>
        </w:r>
        <w:r w:rsidRPr="00624E35" w:rsidDel="00EC7FC5">
          <w:delText>search. </w:delText>
        </w:r>
      </w:del>
    </w:p>
    <w:p w14:paraId="35099A5C" w14:textId="1F4BD750" w:rsidR="00CF0D25" w:rsidRPr="000E219F" w:rsidDel="00EC7FC5" w:rsidRDefault="00CF6161">
      <w:pPr>
        <w:pStyle w:val="BodyText"/>
        <w:rPr>
          <w:del w:id="860" w:author="Petnathean Julled" w:date="2021-09-22T07:33:00Z"/>
        </w:rPr>
        <w:pPrChange w:id="861" w:author="Petnathean Julled" w:date="2021-09-22T07:33:00Z">
          <w:pPr>
            <w:pStyle w:val="Heading2"/>
          </w:pPr>
        </w:pPrChange>
      </w:pPr>
      <w:del w:id="862" w:author="Petnathean Julled" w:date="2021-09-22T07:33:00Z">
        <w:r w:rsidRPr="008A1D9D" w:rsidDel="00EC7FC5">
          <w:delText>XDS Document Registry Blockhain process flow</w:delText>
        </w:r>
      </w:del>
    </w:p>
    <w:p w14:paraId="4A86D264" w14:textId="7C8D5449" w:rsidR="002916E2" w:rsidRPr="00FE40BA" w:rsidDel="00EC7FC5" w:rsidRDefault="009D31B6">
      <w:pPr>
        <w:pStyle w:val="BodyText"/>
        <w:rPr>
          <w:del w:id="863" w:author="Petnathean Julled" w:date="2021-09-22T07:33:00Z"/>
        </w:rPr>
        <w:pPrChange w:id="864" w:author="Petnathean Julled" w:date="2021-09-22T07:33:00Z">
          <w:pPr>
            <w:ind w:firstLine="284"/>
            <w:jc w:val="both"/>
          </w:pPr>
        </w:pPrChange>
      </w:pPr>
      <w:del w:id="865" w:author="Petnathean Julled" w:date="2021-09-22T07:33:00Z">
        <w:r w:rsidRPr="009D31B6" w:rsidDel="00EC7FC5">
          <w:delText xml:space="preserve">The flow is separated into two parts including document registering and document query.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w:delText>
        </w:r>
        <w:r w:rsidR="002938C0" w:rsidDel="00EC7FC5">
          <w:delText>Next</w:delText>
        </w:r>
        <w:r w:rsidRPr="009D31B6" w:rsidDel="00EC7FC5">
          <w:delText>, the actor proceeds to pass the retrieved object into Blockchain smart-contract and publish it into a Blockchain ledger. 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Upon receiving the query response, XDS Document Consumer then interprets the transaction and displays the result to the user in a human-understandable format. </w:delText>
        </w:r>
      </w:del>
    </w:p>
    <w:p w14:paraId="3265294C" w14:textId="3C17894C" w:rsidR="009303D9" w:rsidRPr="008A1D9D" w:rsidDel="00EC7FC5" w:rsidRDefault="0045794A">
      <w:pPr>
        <w:pStyle w:val="BodyText"/>
        <w:rPr>
          <w:del w:id="866" w:author="Petnathean Julled" w:date="2021-09-22T07:33:00Z"/>
        </w:rPr>
        <w:pPrChange w:id="867" w:author="Petnathean Julled" w:date="2021-09-22T07:33:00Z">
          <w:pPr>
            <w:pStyle w:val="Heading2"/>
          </w:pPr>
        </w:pPrChange>
      </w:pPr>
      <w:del w:id="868" w:author="Petnathean Julled" w:date="2021-09-22T07:33:00Z">
        <w:r w:rsidRPr="00A57DDC" w:rsidDel="00EC7FC5">
          <w:delText>Define Blockchain</w:delText>
        </w:r>
        <w:r w:rsidR="009D15D3" w:rsidRPr="008A1D9D" w:rsidDel="00EC7FC5">
          <w:delText xml:space="preserve"> </w:delText>
        </w:r>
        <w:r w:rsidRPr="00A57DDC" w:rsidDel="00EC7FC5">
          <w:delText>environment</w:delText>
        </w:r>
        <w:r w:rsidR="00EB07AC" w:rsidDel="00EC7FC5">
          <w:delText xml:space="preserve"> requirement</w:delText>
        </w:r>
      </w:del>
    </w:p>
    <w:p w14:paraId="1018A3D8" w14:textId="705D9A8C" w:rsidR="00872998" w:rsidRPr="008A1D9D" w:rsidDel="00EC7FC5" w:rsidRDefault="00872998">
      <w:pPr>
        <w:pStyle w:val="BodyText"/>
        <w:rPr>
          <w:del w:id="869" w:author="Petnathean Julled" w:date="2021-09-22T07:33:00Z"/>
          <w:rFonts w:cs="Angsana New"/>
          <w:szCs w:val="25"/>
          <w:lang w:bidi="th-TH"/>
        </w:rPr>
        <w:pPrChange w:id="870" w:author="Petnathean Julled" w:date="2021-09-22T07:33:00Z">
          <w:pPr>
            <w:ind w:firstLine="270"/>
            <w:jc w:val="thaiDistribute"/>
          </w:pPr>
        </w:pPrChange>
      </w:pPr>
      <w:del w:id="871" w:author="Petnathean Julled" w:date="2021-09-22T07:33:00Z">
        <w:r w:rsidDel="00EC7FC5">
          <w:rPr>
            <w:rFonts w:cs="Angsana New"/>
            <w:szCs w:val="25"/>
            <w:lang w:bidi="th-TH"/>
          </w:rPr>
          <w:delText>According to our use case scenario, each Blockchain node will be maint</w:delText>
        </w:r>
        <w:r w:rsidR="008E2A5C" w:rsidDel="00EC7FC5">
          <w:rPr>
            <w:rFonts w:cs="Angsana New"/>
            <w:szCs w:val="25"/>
            <w:lang w:bidi="th-TH"/>
          </w:rPr>
          <w:delText>ain</w:delText>
        </w:r>
        <w:r w:rsidDel="00EC7FC5">
          <w:rPr>
            <w:rFonts w:cs="Angsana New"/>
            <w:szCs w:val="25"/>
            <w:lang w:bidi="th-TH"/>
          </w:rPr>
          <w:delText xml:space="preserve"> by hospital or healthcare institution.</w:delText>
        </w:r>
        <w:r w:rsidR="00F42A47" w:rsidDel="00EC7FC5">
          <w:rPr>
            <w:rFonts w:cs="Angsana New"/>
            <w:szCs w:val="25"/>
            <w:lang w:bidi="th-TH"/>
          </w:rPr>
          <w:delText xml:space="preserve"> Each </w:delText>
        </w:r>
        <w:r w:rsidR="008E2A5C" w:rsidDel="00EC7FC5">
          <w:rPr>
            <w:rFonts w:cs="Angsana New"/>
            <w:szCs w:val="25"/>
            <w:lang w:bidi="th-TH"/>
          </w:rPr>
          <w:delText>maintainer</w:delText>
        </w:r>
        <w:r w:rsidR="00F42A47" w:rsidDel="00EC7FC5">
          <w:rPr>
            <w:rFonts w:cs="Angsana New"/>
            <w:szCs w:val="25"/>
            <w:lang w:bidi="th-TH"/>
          </w:rPr>
          <w:delText xml:space="preserve"> may have more than one Blockchain node active</w:delText>
        </w:r>
        <w:r w:rsidR="008E2A5C" w:rsidDel="00EC7FC5">
          <w:rPr>
            <w:rFonts w:cs="Angsana New"/>
            <w:szCs w:val="25"/>
            <w:lang w:bidi="th-TH"/>
          </w:rPr>
          <w:delText xml:space="preserve"> depend on their usage of XDS Document Registry Actor</w:delText>
        </w:r>
        <w:r w:rsidR="00443909" w:rsidDel="00EC7FC5">
          <w:rPr>
            <w:rFonts w:cs="Angsana New"/>
            <w:szCs w:val="25"/>
            <w:lang w:bidi="th-TH"/>
          </w:rPr>
          <w:delText xml:space="preserve"> on actual situation</w:delText>
        </w:r>
        <w:r w:rsidR="008E2A5C" w:rsidDel="00EC7FC5">
          <w:rPr>
            <w:rFonts w:cs="Angsana New"/>
            <w:szCs w:val="25"/>
            <w:lang w:bidi="th-TH"/>
          </w:rPr>
          <w:delText xml:space="preserve">. </w:delText>
        </w:r>
        <w:r w:rsidR="00FB5E89" w:rsidDel="00EC7FC5">
          <w:rPr>
            <w:rFonts w:cs="Angsana New"/>
            <w:szCs w:val="25"/>
            <w:lang w:bidi="th-TH"/>
          </w:rPr>
          <w:delText>For</w:delText>
        </w:r>
        <w:r w:rsidR="008E2A5C" w:rsidDel="00EC7FC5">
          <w:rPr>
            <w:rFonts w:cs="Angsana New"/>
            <w:szCs w:val="25"/>
            <w:lang w:bidi="th-TH"/>
          </w:rPr>
          <w:delText xml:space="preserve"> this implementation, we declare that each Blockchain node represent one of hospital or healthcare institution participate as XDS Affinity Domain members</w:delText>
        </w:r>
        <w:r w:rsidR="00112B36" w:rsidDel="00EC7FC5">
          <w:rPr>
            <w:rFonts w:cs="Angsana New"/>
            <w:szCs w:val="25"/>
            <w:lang w:bidi="th-TH"/>
          </w:rPr>
          <w:delText xml:space="preserve"> due to limited computational resource</w:delText>
        </w:r>
        <w:r w:rsidR="00F20625" w:rsidDel="00EC7FC5">
          <w:rPr>
            <w:rFonts w:cs="Angsana New"/>
            <w:szCs w:val="25"/>
            <w:lang w:bidi="th-TH"/>
          </w:rPr>
          <w:delText xml:space="preserve"> for demonstration</w:delText>
        </w:r>
        <w:r w:rsidR="008E2A5C" w:rsidDel="00EC7FC5">
          <w:rPr>
            <w:rFonts w:cs="Angsana New"/>
            <w:szCs w:val="25"/>
            <w:lang w:bidi="th-TH"/>
          </w:rPr>
          <w:delText>.</w:delText>
        </w:r>
        <w:r w:rsidR="0078134D" w:rsidDel="00EC7FC5">
          <w:rPr>
            <w:rFonts w:cs="Angsana New"/>
            <w:szCs w:val="25"/>
            <w:lang w:bidi="th-TH"/>
          </w:rPr>
          <w:delText xml:space="preserve"> </w:delText>
        </w:r>
        <w:r w:rsidR="009D15D3" w:rsidDel="00EC7FC5">
          <w:rPr>
            <w:rFonts w:cs="Angsana New"/>
            <w:szCs w:val="25"/>
            <w:lang w:bidi="th-TH"/>
          </w:rPr>
          <w:delText>Following the design in chapter IV</w:delText>
        </w:r>
        <w:r w:rsidR="0078134D" w:rsidDel="00EC7FC5">
          <w:rPr>
            <w:rFonts w:cs="Angsana New"/>
            <w:szCs w:val="25"/>
            <w:lang w:bidi="th-TH"/>
          </w:rPr>
          <w:delText>, it is better to use consensus which require small number of node and require as low as possible resource to maintain.</w:delText>
        </w:r>
      </w:del>
    </w:p>
    <w:p w14:paraId="2D8C04EC" w14:textId="5AC1709E" w:rsidR="006E61AB" w:rsidRPr="000E219F" w:rsidDel="00EC7FC5" w:rsidRDefault="006E61AB">
      <w:pPr>
        <w:pStyle w:val="BodyText"/>
        <w:rPr>
          <w:del w:id="872" w:author="Petnathean Julled" w:date="2021-09-22T07:33:00Z"/>
        </w:rPr>
        <w:pPrChange w:id="873" w:author="Petnathean Julled" w:date="2021-09-22T07:33:00Z">
          <w:pPr>
            <w:pStyle w:val="Heading2"/>
          </w:pPr>
        </w:pPrChange>
      </w:pPr>
      <w:bookmarkStart w:id="874" w:name="_Ref66075460"/>
      <w:del w:id="875" w:author="Petnathean Julled" w:date="2021-09-22T07:33:00Z">
        <w:r w:rsidRPr="000E219F" w:rsidDel="00EC7FC5">
          <w:delText>Blockchain setup</w:delText>
        </w:r>
        <w:bookmarkEnd w:id="874"/>
      </w:del>
    </w:p>
    <w:p w14:paraId="0976AB4B" w14:textId="51576B6A" w:rsidR="009303D9" w:rsidRPr="008550B6" w:rsidDel="00EC7FC5" w:rsidRDefault="00136090">
      <w:pPr>
        <w:pStyle w:val="BodyText"/>
        <w:rPr>
          <w:del w:id="876" w:author="Petnathean Julled" w:date="2021-09-22T07:33:00Z"/>
        </w:rPr>
      </w:pPr>
      <w:del w:id="877" w:author="Petnathean Julled" w:date="2021-09-22T07:33:00Z">
        <w:r w:rsidRPr="000E219F" w:rsidDel="00EC7FC5">
          <w:rPr>
            <w:lang w:val="en-US"/>
          </w:rPr>
          <w:delText xml:space="preserve">To </w:delText>
        </w:r>
        <w:r w:rsidR="00D31215" w:rsidRPr="00D31215" w:rsidDel="00EC7FC5">
          <w:delText>directly command the behavior of each Ethereum Blockchain node, we require the "Geth" client which allows the user to issue commands to the node like start-stop mining and start sync Blockchain data with other nodes. For programming smart-contract, Ethereum providing a web-based IDE for Solidity language that can compile and deploy smart-contract to local Ethereum node called “Remix”</w:delText>
        </w:r>
        <w:r w:rsidR="00A11ED4" w:rsidDel="00EC7FC5">
          <w:rPr>
            <w:lang w:val="en-US"/>
          </w:rPr>
          <w:delText xml:space="preserve"> </w:delText>
        </w:r>
        <w:r w:rsidR="00026536" w:rsidDel="00EC7FC5">
          <w:fldChar w:fldCharType="begin" w:fldLock="1"/>
        </w:r>
        <w:r w:rsidR="00071322" w:rsidDel="00EC7FC5">
          <w:rPr>
            <w:lang w:val="en-US"/>
          </w:rPr>
          <w:delInstrText>ADDIN CSL_CITATION {"citationItems":[{"id":"ITEM-1","itemData":{"URL":"https://remix.ethereum.org/","accessed":{"date-parts":[["2021","3","8"]]},"id":"ITEM-1","issued":{"date-parts":[["0"]]},"title":"Remix - Ethereum IDE","type":"webpage"},"uris":["http://www.mendeley.com/documents/?uuid=51675bae-dbfc-3d2d-8331-b02166e526aa"]}],"mendeley":{"formattedCitation":"[38]","plainTextFormattedCitation":"[38]","previouslyFormattedCitation":"[38]"},"properties":{"noteIndex":0},"schema":"https://github.com/citation-style-language/schema/raw/master/csl-citation.json"}</w:delInstrText>
        </w:r>
        <w:r w:rsidR="00026536" w:rsidDel="00EC7FC5">
          <w:fldChar w:fldCharType="separate"/>
        </w:r>
        <w:r w:rsidR="00026536" w:rsidRPr="00026536" w:rsidDel="00EC7FC5">
          <w:rPr>
            <w:noProof/>
            <w:lang w:val="en-US"/>
          </w:rPr>
          <w:delText>[38]</w:delText>
        </w:r>
        <w:r w:rsidR="00026536" w:rsidDel="00EC7FC5">
          <w:fldChar w:fldCharType="end"/>
        </w:r>
        <w:r w:rsidRPr="000E219F" w:rsidDel="00EC7FC5">
          <w:rPr>
            <w:lang w:val="en-US"/>
          </w:rPr>
          <w:delText xml:space="preserve">. </w:delText>
        </w:r>
        <w:r w:rsidR="00307ED5" w:rsidRPr="00307ED5" w:rsidDel="00EC7FC5">
          <w:delText>To interface our program to Ethereum smart contract, we can use Ethereum API tools which is Web3</w:delText>
        </w:r>
        <w:r w:rsidRPr="000E219F" w:rsidDel="00EC7FC5">
          <w:rPr>
            <w:lang w:val="en-US"/>
          </w:rPr>
          <w:delText xml:space="preserve"> </w:delText>
        </w:r>
        <w:r w:rsidR="00071322" w:rsidDel="00EC7FC5">
          <w:fldChar w:fldCharType="begin" w:fldLock="1"/>
        </w:r>
        <w:r w:rsidR="00071322" w:rsidDel="00EC7FC5">
          <w:rPr>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[39]","plainTextFormattedCitation":"[39]"},"properties":{"noteIndex":0},"schema":"https://github.com/citation-style-language/schema/raw/master/csl-citation.json"}</w:delInstrText>
        </w:r>
        <w:r w:rsidR="00071322" w:rsidDel="00EC7FC5">
          <w:fldChar w:fldCharType="separate"/>
        </w:r>
        <w:r w:rsidR="00071322" w:rsidRPr="00071322" w:rsidDel="00EC7FC5">
          <w:rPr>
            <w:noProof/>
            <w:lang w:val="en-US"/>
          </w:rPr>
          <w:delText>[39]</w:delText>
        </w:r>
        <w:r w:rsidR="00071322" w:rsidDel="00EC7FC5">
          <w:fldChar w:fldCharType="end"/>
        </w:r>
        <w:r w:rsidRPr="000E219F" w:rsidDel="00EC7FC5">
          <w:rPr>
            <w:lang w:val="en-US"/>
          </w:rPr>
          <w:delText xml:space="preserve"> </w:delText>
        </w:r>
        <w:r w:rsidR="00D250D5" w:rsidRPr="00D250D5" w:rsidDel="00EC7FC5">
          <w:delText>as a middle. Web3 allows smart contract control through preferred programming language and transitions logic and variables from the language to Solidity. Then, the Blockchain platform is ready for smart contract design and implementation of the XDS.b profile.</w:delText>
        </w:r>
      </w:del>
    </w:p>
    <w:p w14:paraId="1B0BFA92" w14:textId="52BE8540" w:rsidR="00932FAD" w:rsidRPr="000E219F" w:rsidDel="00EC7FC5" w:rsidRDefault="004670D2">
      <w:pPr>
        <w:pStyle w:val="BodyText"/>
        <w:rPr>
          <w:del w:id="878" w:author="Petnathean Julled" w:date="2021-09-22T07:33:00Z"/>
        </w:rPr>
        <w:pPrChange w:id="879" w:author="Petnathean Julled" w:date="2021-09-22T07:33:00Z">
          <w:pPr>
            <w:pStyle w:val="Heading2"/>
          </w:pPr>
        </w:pPrChange>
      </w:pPr>
      <w:del w:id="880" w:author="Petnathean Julled" w:date="2021-09-22T07:33:00Z">
        <w:r w:rsidRPr="000E219F" w:rsidDel="00EC7FC5">
          <w:delText>Choosing consensus and Blockchain components</w:delText>
        </w:r>
      </w:del>
    </w:p>
    <w:p w14:paraId="2B2E83A6" w14:textId="37BB2747" w:rsidR="003C4183" w:rsidDel="00EC7FC5" w:rsidRDefault="003C4183">
      <w:pPr>
        <w:pStyle w:val="BodyText"/>
        <w:rPr>
          <w:del w:id="881" w:author="Petnathean Julled" w:date="2021-09-22T07:33:00Z"/>
        </w:rPr>
        <w:pPrChange w:id="882" w:author="Petnathean Julled" w:date="2021-09-22T07:33:00Z">
          <w:pPr>
            <w:ind w:firstLine="284"/>
            <w:jc w:val="both"/>
          </w:pPr>
        </w:pPrChange>
      </w:pPr>
      <w:del w:id="883" w:author="Petnathean Julled" w:date="2021-09-22T07:33:00Z">
        <w:r w:rsidRPr="00FE40BA" w:rsidDel="00EC7FC5">
          <w:delText>Consider scenario and Blockchain environment, so we choose to use Practical-Byzantine False Tolerance</w:delText>
        </w:r>
        <w:r w:rsidRPr="0055495B" w:rsidDel="00EC7FC5">
          <w:delText xml:space="preserve"> (PBFT)</w:delText>
        </w:r>
        <w:r w:rsidRPr="00F9283C" w:rsidDel="00EC7FC5">
          <w:delText xml:space="preserve"> as consensus for Blockchain.</w:delText>
        </w:r>
        <w:r w:rsidRPr="003D24B2" w:rsidDel="00EC7FC5">
          <w:delText xml:space="preserve"> PBFT suit best with permissioned Blockchain with known members. The consensus can maintain Blockchain with small number of validator node.</w:delText>
        </w:r>
        <w:r w:rsidRPr="003F4C1D" w:rsidDel="00EC7FC5">
          <w:delText xml:space="preserve"> Fortunately, there is Ethereum forked named “Quorum” which allow usage </w:delText>
        </w:r>
        <w:r w:rsidRPr="008550B6" w:rsidDel="00EC7FC5">
          <w:delText>of consensus other than Proof of Work and Proof of Stake. In Quorum, PBFT was modified to suitable with Ethereum and being called “Istanbul-Byzantine False Tolerance (IBFT)”</w:delText>
        </w:r>
        <w:r w:rsidR="00502628" w:rsidRPr="008550B6" w:rsidDel="00EC7FC5">
          <w:delText>. Quorum provided “7 nodes example” which act as simulator for actual Quorum network with 7 active validator nodes that can be used for demonstration of proposed concept.</w:delText>
        </w:r>
      </w:del>
    </w:p>
    <w:p w14:paraId="19BEA2C5" w14:textId="72CAA51F" w:rsidR="001D00CA" w:rsidRPr="00A01EB6" w:rsidDel="00EC7FC5" w:rsidRDefault="001D00CA">
      <w:pPr>
        <w:pStyle w:val="BodyText"/>
        <w:rPr>
          <w:del w:id="884" w:author="Petnathean Julled" w:date="2021-09-22T07:33:00Z"/>
        </w:rPr>
        <w:pPrChange w:id="885" w:author="Petnathean Julled" w:date="2021-09-22T07:33:00Z">
          <w:pPr>
            <w:pStyle w:val="Heading2"/>
          </w:pPr>
        </w:pPrChange>
      </w:pPr>
      <w:del w:id="886" w:author="Petnathean Julled" w:date="2021-09-22T07:33:00Z">
        <w:r w:rsidRPr="00A01EB6" w:rsidDel="00EC7FC5">
          <w:delText>Utilize Quorum</w:delText>
        </w:r>
      </w:del>
    </w:p>
    <w:p w14:paraId="637BA6E6" w14:textId="0E6754C3" w:rsidR="001D00CA" w:rsidRPr="008550B6" w:rsidDel="00EC7FC5" w:rsidRDefault="00EC47C9">
      <w:pPr>
        <w:pStyle w:val="BodyText"/>
        <w:rPr>
          <w:del w:id="887" w:author="Petnathean Julled" w:date="2021-09-22T07:33:00Z"/>
          <w:rFonts w:cs="Angsana New"/>
          <w:szCs w:val="25"/>
          <w:lang w:bidi="th-TH"/>
        </w:rPr>
      </w:pPr>
      <w:del w:id="888" w:author="Petnathean Julled" w:date="2021-09-22T07:33:00Z">
        <w:r w:rsidRPr="00EC47C9" w:rsidDel="00EC7FC5">
          <w:rPr>
            <w:rFonts w:cs="Angsana New"/>
            <w:szCs w:val="25"/>
            <w:lang w:bidi="th-TH"/>
          </w:rPr>
          <w:delText>Quorum is a Blockchain platform forked from Ethereum with the goal to expand the usability of Ethereum Blockchain for a wider variety of environments regard consensus and its member nodes. Following our design, Quorum can help reduce complexity in utilizing Ethereum smart-contract under PBFT consensus for the work. Quorum also provides virtual "7-Nodes" environment which comprises seven virtual Blockchain nodes for concept demonstration</w:delText>
        </w:r>
        <w:r w:rsidR="001D00CA" w:rsidRPr="00A01EB6" w:rsidDel="00EC7FC5">
          <w:rPr>
            <w:rFonts w:cs="Angsana New"/>
            <w:szCs w:val="25"/>
            <w:lang w:val="en-US" w:bidi="th-TH"/>
          </w:rPr>
          <w:delText xml:space="preserve">. </w:delText>
        </w:r>
      </w:del>
    </w:p>
    <w:p w14:paraId="20B7D471" w14:textId="49943077" w:rsidR="00136090" w:rsidRPr="000E219F" w:rsidDel="00EC7FC5" w:rsidRDefault="00502628">
      <w:pPr>
        <w:pStyle w:val="BodyText"/>
        <w:rPr>
          <w:del w:id="889" w:author="Petnathean Julled" w:date="2021-09-22T07:33:00Z"/>
        </w:rPr>
        <w:pPrChange w:id="890" w:author="Petnathean Julled" w:date="2021-09-22T07:33:00Z">
          <w:pPr>
            <w:pStyle w:val="Heading2"/>
          </w:pPr>
        </w:pPrChange>
      </w:pPr>
      <w:del w:id="891" w:author="Petnathean Julled" w:date="2021-09-22T07:33:00Z">
        <w:r w:rsidRPr="008550B6" w:rsidDel="00EC7FC5">
          <w:delText>Define</w:delText>
        </w:r>
        <w:r w:rsidR="002B68A5" w:rsidRPr="000E219F" w:rsidDel="00EC7FC5">
          <w:delText xml:space="preserve"> </w:delText>
        </w:r>
        <w:r w:rsidR="00136090" w:rsidRPr="000E219F" w:rsidDel="00EC7FC5">
          <w:delText>XDS Document Registry Actor</w:delText>
        </w:r>
      </w:del>
    </w:p>
    <w:p w14:paraId="692E9631" w14:textId="2D5F4D76" w:rsidR="00136090" w:rsidRPr="000E219F" w:rsidDel="00EC7FC5" w:rsidRDefault="00136090">
      <w:pPr>
        <w:pStyle w:val="BodyText"/>
        <w:rPr>
          <w:del w:id="892" w:author="Petnathean Julled" w:date="2021-09-22T07:33:00Z"/>
          <w:lang w:val="en-US"/>
        </w:rPr>
      </w:pPr>
      <w:del w:id="893" w:author="Petnathean Julled" w:date="2021-09-22T07:33:00Z">
        <w:r w:rsidRPr="000E219F" w:rsidDel="00EC7FC5">
          <w:rPr>
            <w:lang w:val="en-US"/>
          </w:rPr>
          <w:delText>In the implementation of this work, XDS Document Registry actor will be the main actor that will be converted from using common database to use Blockchain ledger to keep associated data. The software program must be able to communicate with XDS Document Repository actor and XDS Document Consumer actor. At the same time, the software will need to act as the middle between XDS system and Blockchain. Then, Blockchain platform is ready for smart contract design and implementation of XDS.b profile.</w:delText>
        </w:r>
      </w:del>
    </w:p>
    <w:p w14:paraId="0A7433DF" w14:textId="44BCAD67" w:rsidR="004E29BD" w:rsidRPr="008550B6" w:rsidDel="00EC7FC5" w:rsidRDefault="004E29BD">
      <w:pPr>
        <w:pStyle w:val="BodyText"/>
        <w:rPr>
          <w:del w:id="894" w:author="Petnathean Julled" w:date="2021-09-22T07:33:00Z"/>
        </w:rPr>
        <w:pPrChange w:id="895" w:author="Petnathean Julled" w:date="2021-09-22T07:33:00Z">
          <w:pPr>
            <w:pStyle w:val="Heading2"/>
          </w:pPr>
        </w:pPrChange>
      </w:pPr>
      <w:del w:id="896" w:author="Petnathean Julled" w:date="2021-09-22T07:33:00Z">
        <w:r w:rsidRPr="008550B6" w:rsidDel="00EC7FC5">
          <w:delText>Utiliz</w:delText>
        </w:r>
        <w:r w:rsidR="00B07FA9" w:rsidRPr="008550B6" w:rsidDel="00EC7FC5">
          <w:delText>e</w:delText>
        </w:r>
        <w:r w:rsidRPr="008550B6" w:rsidDel="00EC7FC5">
          <w:delText xml:space="preserve"> Javascript with NodeJS</w:delText>
        </w:r>
      </w:del>
    </w:p>
    <w:p w14:paraId="31E4F32F" w14:textId="4E1181C0" w:rsidR="004E29BD" w:rsidRPr="008550B6" w:rsidDel="00EC7FC5" w:rsidRDefault="008E0799">
      <w:pPr>
        <w:pStyle w:val="BodyText"/>
        <w:rPr>
          <w:del w:id="897" w:author="Petnathean Julled" w:date="2021-09-22T07:33:00Z"/>
        </w:rPr>
        <w:pPrChange w:id="898" w:author="Petnathean Julled" w:date="2021-09-22T07:33:00Z">
          <w:pPr>
            <w:ind w:firstLine="284"/>
            <w:jc w:val="both"/>
          </w:pPr>
        </w:pPrChange>
      </w:pPr>
      <w:del w:id="899" w:author="Petnathean Julled" w:date="2021-09-22T07:33:00Z">
        <w:r w:rsidRPr="008550B6" w:rsidDel="00EC7FC5">
          <w:delText>As we have seen from HL7 and FHIR, current healthcare information exchanged related standards are majorly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w:delText>
        </w:r>
        <w:r w:rsidR="00CB29B0" w:rsidRPr="00CB29B0" w:rsidDel="00EC7FC5">
          <w:delText xml:space="preserve"> In this implementation, we adopt the "Node.js" variant of Javascript as it was made to build scalable network applications that handle many connections concurrently.</w:delText>
        </w:r>
        <w:r w:rsidR="00622152" w:rsidDel="00EC7FC5">
          <w:delText xml:space="preserve"> </w:delText>
        </w:r>
        <w:r w:rsidR="00622152" w:rsidRPr="00622152" w:rsidDel="00EC7FC5">
          <w:delText>Furthermore, Node.js also providing simple access to community-made node modules which offer a wide variety of useful APIs for software development which may reduce difficulty in our implementation</w:delText>
        </w:r>
        <w:r w:rsidR="00D4594D" w:rsidDel="00EC7FC5">
          <w:delText xml:space="preserve"> further</w:delText>
        </w:r>
        <w:r w:rsidR="00622152" w:rsidRPr="00622152" w:rsidDel="00EC7FC5">
          <w:delText>.</w:delText>
        </w:r>
      </w:del>
    </w:p>
    <w:p w14:paraId="5AE298F7" w14:textId="4E59D401" w:rsidR="008F024B" w:rsidRPr="008550B6" w:rsidDel="00EC7FC5" w:rsidRDefault="008F024B">
      <w:pPr>
        <w:pStyle w:val="BodyText"/>
        <w:rPr>
          <w:del w:id="900" w:author="Petnathean Julled" w:date="2021-09-22T07:33:00Z"/>
        </w:rPr>
        <w:pPrChange w:id="901" w:author="Petnathean Julled" w:date="2021-09-22T07:33:00Z">
          <w:pPr>
            <w:pStyle w:val="Heading2"/>
          </w:pPr>
        </w:pPrChange>
      </w:pPr>
      <w:del w:id="902" w:author="Petnathean Julled" w:date="2021-09-22T07:33:00Z">
        <w:r w:rsidRPr="008550B6" w:rsidDel="00EC7FC5">
          <w:delText>Utiliz</w:delText>
        </w:r>
        <w:r w:rsidR="00A966C2" w:rsidRPr="008550B6" w:rsidDel="00EC7FC5">
          <w:delText xml:space="preserve">e </w:delText>
        </w:r>
        <w:r w:rsidRPr="008550B6" w:rsidDel="00EC7FC5">
          <w:delText>Web3</w:delText>
        </w:r>
        <w:r w:rsidR="00042D14" w:rsidDel="00EC7FC5">
          <w:delText>JS</w:delText>
        </w:r>
      </w:del>
    </w:p>
    <w:p w14:paraId="4632B861" w14:textId="3D8CF7F7" w:rsidR="000615FA" w:rsidRPr="008550B6" w:rsidDel="00EC7FC5" w:rsidRDefault="00210637">
      <w:pPr>
        <w:pStyle w:val="BodyText"/>
        <w:rPr>
          <w:del w:id="903" w:author="Petnathean Julled" w:date="2021-09-22T07:33:00Z"/>
          <w:rFonts w:cstheme="minorBidi"/>
          <w:szCs w:val="25"/>
          <w:lang w:bidi="th-TH"/>
        </w:rPr>
        <w:pPrChange w:id="904" w:author="Petnathean Julled" w:date="2021-09-22T07:33:00Z">
          <w:pPr>
            <w:ind w:firstLine="284"/>
            <w:jc w:val="both"/>
          </w:pPr>
        </w:pPrChange>
      </w:pPr>
      <w:del w:id="905" w:author="Petnathean Julled" w:date="2021-09-22T07:33:00Z">
        <w:r w:rsidRPr="008550B6" w:rsidDel="00EC7FC5">
          <w:rPr>
            <w:rFonts w:cstheme="minorBidi"/>
            <w:szCs w:val="25"/>
            <w:lang w:bidi="th-TH"/>
          </w:rPr>
          <w:delText xml:space="preserve">As mentioned in F, Web3 also provided a programming API for Javascript called "Web3JS" which allows the Javascript program to interact with Ethereum based </w:delText>
        </w:r>
        <w:r w:rsidR="00336087" w:rsidRPr="008550B6" w:rsidDel="00EC7FC5">
          <w:rPr>
            <w:rFonts w:cstheme="minorBidi"/>
            <w:szCs w:val="25"/>
            <w:lang w:bidi="th-TH"/>
          </w:rPr>
          <w:br/>
        </w:r>
        <w:r w:rsidRPr="008550B6" w:rsidDel="00EC7FC5">
          <w:rPr>
            <w:rFonts w:cstheme="minorBidi"/>
            <w:szCs w:val="25"/>
            <w:lang w:bidi="th-TH"/>
          </w:rPr>
          <w:delText>smart-contract. The API can be accessed using the node module provided via Node</w:delText>
        </w:r>
        <w:r w:rsidR="00E407F4" w:rsidDel="00EC7FC5">
          <w:rPr>
            <w:rFonts w:cstheme="minorBidi"/>
            <w:szCs w:val="25"/>
            <w:lang w:bidi="th-TH"/>
          </w:rPr>
          <w:delText>.js</w:delText>
        </w:r>
        <w:r w:rsidRPr="008550B6" w:rsidDel="00EC7FC5">
          <w:rPr>
            <w:rFonts w:cstheme="minorBidi"/>
            <w:szCs w:val="25"/>
            <w:lang w:bidi="th-TH"/>
          </w:rPr>
          <w:delText>.</w:delText>
        </w:r>
      </w:del>
    </w:p>
    <w:p w14:paraId="22851D43" w14:textId="1A8A7383" w:rsidR="00961E28" w:rsidRPr="000E219F" w:rsidDel="00EC7FC5" w:rsidRDefault="002B68A5">
      <w:pPr>
        <w:pStyle w:val="BodyText"/>
        <w:rPr>
          <w:del w:id="906" w:author="Petnathean Julled" w:date="2021-09-22T07:33:00Z"/>
        </w:rPr>
        <w:pPrChange w:id="907" w:author="Petnathean Julled" w:date="2021-09-22T07:33:00Z">
          <w:pPr>
            <w:pStyle w:val="Heading2"/>
          </w:pPr>
        </w:pPrChange>
      </w:pPr>
      <w:del w:id="908" w:author="Petnathean Julled" w:date="2021-09-22T07:33:00Z">
        <w:r w:rsidRPr="000E219F" w:rsidDel="00EC7FC5">
          <w:delText>Implement</w:delText>
        </w:r>
        <w:r w:rsidR="00405954" w:rsidRPr="000E219F" w:rsidDel="00EC7FC5">
          <w:delText>ing</w:delText>
        </w:r>
        <w:r w:rsidRPr="000E219F" w:rsidDel="00EC7FC5">
          <w:delText xml:space="preserve"> </w:delText>
        </w:r>
        <w:r w:rsidR="00961E28" w:rsidRPr="000E219F" w:rsidDel="00EC7FC5">
          <w:delText>Document Registry Smart Contract</w:delText>
        </w:r>
      </w:del>
    </w:p>
    <w:p w14:paraId="67C06AA1" w14:textId="23920C3F" w:rsidR="00961E28" w:rsidDel="00EC7FC5" w:rsidRDefault="00E37858">
      <w:pPr>
        <w:pStyle w:val="BodyText"/>
        <w:rPr>
          <w:del w:id="909" w:author="Petnathean Julled" w:date="2021-09-22T07:33:00Z"/>
          <w:lang w:val="en-US"/>
        </w:rPr>
      </w:pPr>
      <w:del w:id="910" w:author="Petnathean Julled" w:date="2021-09-22T07:33:00Z">
        <w:r w:rsidDel="00EC7FC5">
          <w:rPr>
            <w:lang w:val="en-US"/>
          </w:rPr>
          <w:delText>Smart-contract</w:delText>
        </w:r>
        <w:r w:rsidR="00961E28" w:rsidRPr="000E219F" w:rsidDel="00EC7FC5">
          <w:rPr>
            <w:lang w:val="en-US"/>
          </w:rPr>
          <w:delText xml:space="preserve"> </w:delText>
        </w:r>
        <w:r w:rsidR="008E1979" w:rsidRPr="000E219F" w:rsidDel="00EC7FC5">
          <w:rPr>
            <w:lang w:val="en-US"/>
          </w:rPr>
          <w:delText>was</w:delText>
        </w:r>
        <w:r w:rsidR="00961E28" w:rsidRPr="000E219F" w:rsidDel="00EC7FC5">
          <w:rPr>
            <w:lang w:val="en-US"/>
          </w:rPr>
          <w:delText xml:space="preserve"> </w:delText>
        </w:r>
        <w:r w:rsidR="008E1979" w:rsidRPr="000E219F" w:rsidDel="00EC7FC5">
          <w:rPr>
            <w:lang w:val="en-US"/>
          </w:rPr>
          <w:delText>developed</w:delText>
        </w:r>
        <w:r w:rsidR="00961E28" w:rsidRPr="000E219F" w:rsidDel="00EC7FC5">
          <w:rPr>
            <w:lang w:val="en-US"/>
          </w:rPr>
          <w:delText xml:space="preserve"> to store </w:delText>
        </w:r>
        <w:r w:rsidR="004A1602" w:rsidRPr="000E219F" w:rsidDel="00EC7FC5">
          <w:rPr>
            <w:lang w:val="en-US"/>
          </w:rPr>
          <w:delText>programming logic or algorithm as blockchain transaction</w:delText>
        </w:r>
        <w:r w:rsidR="00961E28" w:rsidRPr="000E219F" w:rsidDel="00EC7FC5">
          <w:rPr>
            <w:lang w:val="en-US"/>
          </w:rPr>
          <w:delText>.</w:delText>
        </w:r>
        <w:r w:rsidR="004A1602" w:rsidRPr="000E219F" w:rsidDel="00EC7FC5">
          <w:rPr>
            <w:lang w:val="en-US"/>
          </w:rPr>
          <w:delText xml:space="preserve"> These </w:delText>
        </w:r>
        <w:r w:rsidDel="00EC7FC5">
          <w:rPr>
            <w:lang w:val="en-US"/>
          </w:rPr>
          <w:delText>smart-contract</w:delText>
        </w:r>
        <w:r w:rsidR="004A1602" w:rsidRPr="000E219F" w:rsidDel="00EC7FC5">
          <w:rPr>
            <w:lang w:val="en-US"/>
          </w:rPr>
          <w:delText xml:space="preserve"> transaction</w:delText>
        </w:r>
        <w:r w:rsidR="00922308" w:rsidRPr="000E219F" w:rsidDel="00EC7FC5">
          <w:rPr>
            <w:lang w:val="en-US"/>
          </w:rPr>
          <w:delText>s</w:delText>
        </w:r>
        <w:r w:rsidR="004A1602" w:rsidRPr="000E219F" w:rsidDel="00EC7FC5">
          <w:rPr>
            <w:lang w:val="en-US"/>
          </w:rPr>
          <w:delText xml:space="preserve"> can be </w:delText>
        </w:r>
        <w:r w:rsidR="001961A9" w:rsidRPr="000E219F" w:rsidDel="00EC7FC5">
          <w:rPr>
            <w:lang w:val="en-US"/>
          </w:rPr>
          <w:delText xml:space="preserve">compiled </w:delText>
        </w:r>
        <w:r w:rsidR="004A1602" w:rsidRPr="000E219F" w:rsidDel="00EC7FC5">
          <w:rPr>
            <w:lang w:val="en-US"/>
          </w:rPr>
          <w:delText>by Ethereum client</w:delText>
        </w:r>
        <w:r w:rsidR="001961A9" w:rsidRPr="000E219F" w:rsidDel="00EC7FC5">
          <w:rPr>
            <w:lang w:val="en-US"/>
          </w:rPr>
          <w:delText xml:space="preserve"> which will give the result of its script or code (</w:delText>
        </w:r>
        <w:r w:rsidR="002A1A83" w:rsidDel="00EC7FC5">
          <w:rPr>
            <w:rFonts w:cstheme="minorBidi"/>
            <w:szCs w:val="25"/>
            <w:lang w:val="en-US" w:bidi="th-TH"/>
          </w:rPr>
          <w:delText>for example,</w:delText>
        </w:r>
        <w:r w:rsidR="001961A9" w:rsidRPr="000E219F" w:rsidDel="00EC7FC5">
          <w:rPr>
            <w:lang w:val="en-US"/>
          </w:rPr>
          <w:delText xml:space="preserve"> read or return specific value).</w:delText>
        </w:r>
        <w:r w:rsidR="00961E28" w:rsidRPr="000E219F" w:rsidDel="00EC7FC5">
          <w:rPr>
            <w:lang w:val="en-US"/>
          </w:rPr>
          <w:delText xml:space="preserve"> So, we design smart contract which when executed, it will spawn smart contract that store</w:delText>
        </w:r>
        <w:r w:rsidR="00410B2F" w:rsidRPr="000E219F" w:rsidDel="00EC7FC5">
          <w:rPr>
            <w:lang w:val="en-US"/>
          </w:rPr>
          <w:delText>s</w:delText>
        </w:r>
        <w:r w:rsidR="00961E28" w:rsidRPr="000E219F" w:rsidDel="00EC7FC5">
          <w:rPr>
            <w:lang w:val="en-US"/>
          </w:rPr>
          <w:delText xml:space="preserve"> given document </w:delText>
        </w:r>
        <w:r w:rsidR="00F84920" w:rsidRPr="000E219F" w:rsidDel="00EC7FC5">
          <w:rPr>
            <w:lang w:val="en-US"/>
          </w:rPr>
          <w:delText>META-data</w:delText>
        </w:r>
        <w:r w:rsidR="00961E28" w:rsidRPr="000E219F" w:rsidDel="00EC7FC5">
          <w:rPr>
            <w:lang w:val="en-US"/>
          </w:rPr>
          <w:delText xml:space="preserve"> attributes value within </w:delText>
        </w:r>
        <w:r w:rsidR="00F84920" w:rsidRPr="000E219F" w:rsidDel="00EC7FC5">
          <w:rPr>
            <w:lang w:val="en-US"/>
          </w:rPr>
          <w:delText xml:space="preserve">number labeled </w:delText>
        </w:r>
        <w:r w:rsidDel="00EC7FC5">
          <w:rPr>
            <w:lang w:val="en-US"/>
          </w:rPr>
          <w:delText>smart-contract</w:delText>
        </w:r>
        <w:r w:rsidR="00F84920" w:rsidRPr="000E219F" w:rsidDel="00EC7FC5">
          <w:rPr>
            <w:lang w:val="en-US"/>
          </w:rPr>
          <w:delText xml:space="preserve"> instances which encode</w:delText>
        </w:r>
        <w:r w:rsidR="00FC3CDE" w:rsidRPr="000E219F" w:rsidDel="00EC7FC5">
          <w:rPr>
            <w:lang w:val="en-US"/>
          </w:rPr>
          <w:delText>d</w:delText>
        </w:r>
        <w:r w:rsidR="00F84920" w:rsidRPr="000E219F" w:rsidDel="00EC7FC5">
          <w:rPr>
            <w:lang w:val="en-US"/>
          </w:rPr>
          <w:delText xml:space="preserve"> in Blockchain transaction</w:delText>
        </w:r>
        <w:r w:rsidR="00961E28" w:rsidRPr="000E219F" w:rsidDel="00EC7FC5">
          <w:rPr>
            <w:lang w:val="en-US"/>
          </w:rPr>
          <w:delText xml:space="preserve">. When </w:delText>
        </w:r>
        <w:r w:rsidR="00FC3CDE" w:rsidRPr="000E219F" w:rsidDel="00EC7FC5">
          <w:rPr>
            <w:lang w:val="en-US"/>
          </w:rPr>
          <w:delText>these instances</w:delText>
        </w:r>
        <w:r w:rsidR="00961E28" w:rsidRPr="000E219F" w:rsidDel="00EC7FC5">
          <w:rPr>
            <w:lang w:val="en-US"/>
          </w:rPr>
          <w:delText xml:space="preserve"> </w:delText>
        </w:r>
        <w:r w:rsidR="00FC3CDE" w:rsidRPr="000E219F" w:rsidDel="00EC7FC5">
          <w:rPr>
            <w:lang w:val="en-US"/>
          </w:rPr>
          <w:delText>were</w:delText>
        </w:r>
        <w:r w:rsidR="00961E28" w:rsidRPr="000E219F" w:rsidDel="00EC7FC5">
          <w:rPr>
            <w:lang w:val="en-US"/>
          </w:rPr>
          <w:delText xml:space="preserve"> called, it will return the stored metadata attributes value back. </w:delText>
        </w:r>
        <w:r w:rsidR="00FC3CDE" w:rsidRPr="000E219F" w:rsidDel="00EC7FC5">
          <w:rPr>
            <w:lang w:val="en-US"/>
          </w:rPr>
          <w:delText>Allow the search program to identify the set</w:delText>
        </w:r>
        <w:r w:rsidR="00961E28" w:rsidRPr="000E219F" w:rsidDel="00EC7FC5">
          <w:rPr>
            <w:lang w:val="en-US"/>
          </w:rPr>
          <w:delText xml:space="preserve">. At the same time, </w:delText>
        </w:r>
        <w:r w:rsidR="00395EA1" w:rsidRPr="000E219F" w:rsidDel="00EC7FC5">
          <w:rPr>
            <w:lang w:val="en-US"/>
          </w:rPr>
          <w:delText>this</w:delText>
        </w:r>
        <w:r w:rsidR="00731C82" w:rsidRPr="000E219F" w:rsidDel="00EC7FC5">
          <w:rPr>
            <w:lang w:val="en-US"/>
          </w:rPr>
          <w:delText xml:space="preserve"> </w:delText>
        </w:r>
        <w:r w:rsidR="00961E28" w:rsidRPr="000E219F" w:rsidDel="00EC7FC5">
          <w:rPr>
            <w:lang w:val="en-US"/>
          </w:rPr>
          <w:delText>allow</w:delText>
        </w:r>
        <w:r w:rsidR="00CB3147" w:rsidRPr="000E219F" w:rsidDel="00EC7FC5">
          <w:rPr>
            <w:lang w:val="en-US"/>
          </w:rPr>
          <w:delText>s</w:delText>
        </w:r>
        <w:r w:rsidR="00961E28" w:rsidRPr="000E219F" w:rsidDel="00EC7FC5">
          <w:rPr>
            <w:lang w:val="en-US"/>
          </w:rPr>
          <w:delText xml:space="preserve"> document registry to store within Ethereum Blockchain. These composed to function as Document Registry Smart Contract.</w:delText>
        </w:r>
      </w:del>
    </w:p>
    <w:p w14:paraId="72B7C404" w14:textId="73A2D7D0" w:rsidR="004A4973" w:rsidRPr="008550B6" w:rsidDel="00EC7FC5" w:rsidRDefault="004A4973">
      <w:pPr>
        <w:pStyle w:val="BodyText"/>
        <w:rPr>
          <w:del w:id="911" w:author="Petnathean Julled" w:date="2021-09-22T07:33:00Z"/>
        </w:rPr>
        <w:pPrChange w:id="912" w:author="Petnathean Julled" w:date="2021-09-22T07:33:00Z">
          <w:pPr>
            <w:pStyle w:val="Heading2"/>
          </w:pPr>
        </w:pPrChange>
      </w:pPr>
      <w:del w:id="913" w:author="Petnathean Julled" w:date="2021-09-22T07:33:00Z">
        <w:r w:rsidRPr="008550B6" w:rsidDel="00EC7FC5">
          <w:delText xml:space="preserve">Implementing Document Search function over smart-contract </w:delText>
        </w:r>
      </w:del>
    </w:p>
    <w:p w14:paraId="07A8D31D" w14:textId="7ACDC1FE" w:rsidR="004A4973" w:rsidDel="00EC7FC5" w:rsidRDefault="00963EC9">
      <w:pPr>
        <w:pStyle w:val="BodyText"/>
        <w:rPr>
          <w:del w:id="914" w:author="Petnathean Julled" w:date="2021-09-22T07:33:00Z"/>
          <w:lang w:val="en-US"/>
        </w:rPr>
      </w:pPr>
      <w:del w:id="915" w:author="Petnathean Julled" w:date="2021-09-22T07:33:00Z">
        <w:r w:rsidRPr="008550B6" w:rsidDel="00EC7FC5">
          <w:delText>As required in IHE ITI Framework, Document Registry Actor must be able to respond to the query from the Document Consumer by returning the META-data attributes of the registered document matched with the query to the consumer. In a traditional database, this can be done by utilizing a query of a relational</w:delText>
        </w:r>
        <w:r w:rsidR="00E53E08" w:rsidDel="00EC7FC5">
          <w:rPr>
            <w:lang w:val="en-US"/>
          </w:rPr>
          <w:delText xml:space="preserve"> (SQL)</w:delText>
        </w:r>
        <w:r w:rsidRPr="008550B6" w:rsidDel="00EC7FC5">
          <w:delText xml:space="preserve"> database. However, for Blockchain, the structure of stored data are different from relational database but similar to NoSQL. That mean, search operation will need to rely on a sequential search algorithm. The program will need to take a look at all published transactions one-by-one from the first until the result was found. Each transaction will require the program to call on smart-contract for </w:delText>
        </w:r>
        <w:r w:rsidR="00960735" w:rsidDel="00EC7FC5">
          <w:rPr>
            <w:lang w:val="en-US"/>
          </w:rPr>
          <w:delText xml:space="preserve">reviewing </w:delText>
        </w:r>
        <w:r w:rsidRPr="008550B6" w:rsidDel="00EC7FC5">
          <w:delText>the stored value before comparing it with the specified value used for search. When all of the values called from the smart-contract are matched with the value specified for search, the value called will be marked as a search result which will</w:delText>
        </w:r>
        <w:r w:rsidR="00960735" w:rsidDel="00EC7FC5">
          <w:rPr>
            <w:lang w:val="en-US"/>
          </w:rPr>
          <w:delText xml:space="preserve"> be</w:delText>
        </w:r>
        <w:r w:rsidRPr="008550B6" w:rsidDel="00EC7FC5">
          <w:delText xml:space="preserve"> return</w:delText>
        </w:r>
        <w:r w:rsidR="00960735" w:rsidDel="00EC7FC5">
          <w:rPr>
            <w:lang w:val="en-US"/>
          </w:rPr>
          <w:delText>ed</w:delText>
        </w:r>
        <w:r w:rsidRPr="008550B6" w:rsidDel="00EC7FC5">
          <w:delText xml:space="preserve"> to XDS Document Consumer Actor via ITI-18 format</w:delText>
        </w:r>
        <w:r w:rsidR="00C916AC" w:rsidRPr="008550B6" w:rsidDel="00EC7FC5">
          <w:rPr>
            <w:lang w:val="en-US"/>
          </w:rPr>
          <w:delText>.</w:delText>
        </w:r>
      </w:del>
    </w:p>
    <w:p w14:paraId="590DC190" w14:textId="61FE9FAF" w:rsidR="00AA1C98" w:rsidRPr="008550B6" w:rsidDel="00EC7FC5" w:rsidRDefault="00AA1C98">
      <w:pPr>
        <w:pStyle w:val="BodyText"/>
        <w:rPr>
          <w:del w:id="916" w:author="Petnathean Julled" w:date="2021-09-22T07:33:00Z"/>
        </w:rPr>
        <w:pPrChange w:id="917" w:author="Petnathean Julled" w:date="2021-09-22T07:33:00Z">
          <w:pPr>
            <w:pStyle w:val="Heading2"/>
          </w:pPr>
        </w:pPrChange>
      </w:pPr>
      <w:del w:id="918" w:author="Petnathean Julled" w:date="2021-09-22T07:33:00Z">
        <w:r w:rsidRPr="008550B6" w:rsidDel="00EC7FC5">
          <w:delText>Interprete XML messages with xml2js module</w:delText>
        </w:r>
      </w:del>
    </w:p>
    <w:p w14:paraId="6CDF6B8C" w14:textId="04A176C6" w:rsidR="00AA1C98" w:rsidRPr="008550B6" w:rsidDel="00EC7FC5" w:rsidRDefault="00AA1C98">
      <w:pPr>
        <w:pStyle w:val="BodyText"/>
        <w:rPr>
          <w:del w:id="919" w:author="Petnathean Julled" w:date="2021-09-22T07:33:00Z"/>
        </w:rPr>
        <w:pPrChange w:id="920" w:author="Petnathean Julled" w:date="2021-09-22T07:33:00Z">
          <w:pPr>
            <w:ind w:firstLine="270"/>
            <w:jc w:val="both"/>
          </w:pPr>
        </w:pPrChange>
      </w:pPr>
      <w:del w:id="921" w:author="Petnathean Julled" w:date="2021-09-22T07:33:00Z">
        <w:r w:rsidDel="00EC7FC5">
          <w:delText>All actor</w:delText>
        </w:r>
        <w:r w:rsidR="00492CFF" w:rsidDel="00EC7FC5">
          <w:delText>s</w:delText>
        </w:r>
        <w:r w:rsidDel="00EC7FC5">
          <w:delText xml:space="preserve"> within IHE XDS Profile communicate with each other using XML message transaction. As we </w:delText>
        </w:r>
        <w:r w:rsidR="000A5340" w:rsidDel="00EC7FC5">
          <w:delText>utilize</w:delText>
        </w:r>
        <w:r w:rsidDel="00EC7FC5">
          <w:delText xml:space="preserve"> Javascript as main programming language for the implementation</w:delText>
        </w:r>
        <w:r w:rsidR="000A5340" w:rsidDel="00EC7FC5">
          <w:delText xml:space="preserve">, these XML messages need to be interpreted into programming object to allow simpler handling method within the program. </w:delText>
        </w:r>
        <w:r w:rsidR="00B42D1F" w:rsidDel="00EC7FC5">
          <w:delText xml:space="preserve">Javascript Object Notation (JSON) is a lightweight data-interchange format of programming object which was invented to serve the purpose. </w:delText>
        </w:r>
        <w:r w:rsidR="00B42D1F" w:rsidRPr="00B42D1F" w:rsidDel="00EC7FC5">
          <w:delText>It is easy for humans to read and write</w:delText>
        </w:r>
        <w:r w:rsidR="00B42D1F" w:rsidDel="00EC7FC5">
          <w:delText xml:space="preserve"> and</w:delText>
        </w:r>
        <w:r w:rsidR="00B42D1F" w:rsidRPr="00B42D1F" w:rsidDel="00EC7FC5">
          <w:delText xml:space="preserve"> easy for machines to parse </w:delText>
        </w:r>
        <w:r w:rsidR="00B42D1F" w:rsidDel="00EC7FC5">
          <w:delText>or</w:delText>
        </w:r>
        <w:r w:rsidR="00B42D1F" w:rsidRPr="00B42D1F" w:rsidDel="00EC7FC5">
          <w:delText xml:space="preserve"> generate.</w:delText>
        </w:r>
        <w:r w:rsidR="00D02E46" w:rsidDel="00EC7FC5">
          <w:delText xml:space="preserve"> That mean, </w:delText>
        </w:r>
        <w:r w:rsidR="001B6F08" w:rsidDel="00EC7FC5">
          <w:delText>all XML message transactions sent to XDS Document Registry actor program will be converted into JSON. For this implementation, we utilize NodeJS “xml2js” module for the task.</w:delText>
        </w:r>
      </w:del>
    </w:p>
    <w:p w14:paraId="26735283" w14:textId="23900990" w:rsidR="001343C8" w:rsidRPr="008550B6" w:rsidDel="00EC7FC5" w:rsidRDefault="001343C8">
      <w:pPr>
        <w:pStyle w:val="BodyText"/>
        <w:rPr>
          <w:del w:id="922" w:author="Petnathean Julled" w:date="2021-09-22T07:33:00Z"/>
        </w:rPr>
        <w:pPrChange w:id="923" w:author="Petnathean Julled" w:date="2021-09-22T07:33:00Z">
          <w:pPr>
            <w:pStyle w:val="Heading2"/>
          </w:pPr>
        </w:pPrChange>
      </w:pPr>
      <w:del w:id="924" w:author="Petnathean Julled" w:date="2021-09-22T07:33:00Z">
        <w:r w:rsidRPr="008550B6" w:rsidDel="00EC7FC5">
          <w:delText>Implementing IHE ITI-42 transactions interpreter</w:delText>
        </w:r>
      </w:del>
    </w:p>
    <w:p w14:paraId="74958099" w14:textId="7DD30CA0" w:rsidR="001343C8" w:rsidRPr="008550B6" w:rsidDel="00EC7FC5" w:rsidRDefault="001343C8">
      <w:pPr>
        <w:pStyle w:val="BodyText"/>
        <w:rPr>
          <w:del w:id="925" w:author="Petnathean Julled" w:date="2021-09-22T07:33:00Z"/>
        </w:rPr>
        <w:pPrChange w:id="926" w:author="Petnathean Julled" w:date="2021-09-22T07:33:00Z">
          <w:pPr>
            <w:ind w:firstLine="284"/>
            <w:jc w:val="both"/>
          </w:pPr>
        </w:pPrChange>
      </w:pPr>
      <w:del w:id="927" w:author="Petnathean Julled" w:date="2021-09-22T07:33:00Z">
        <w:r w:rsidRPr="008550B6" w:rsidDel="00EC7FC5">
          <w:delText>IHE ITI-42 is XML for</w:delText>
        </w:r>
        <w:r w:rsidR="00AC526F" w:rsidRPr="008550B6" w:rsidDel="00EC7FC5">
          <w:delText>mat transaction used for registering META-data attributes of new document</w:delText>
        </w:r>
        <w:r w:rsidR="00E445C8" w:rsidRPr="008550B6" w:rsidDel="00EC7FC5">
          <w:delText xml:space="preserve"> storing in XDS Document Repository actor into XDS Document Registry actor</w:delText>
        </w:r>
        <w:r w:rsidRPr="008550B6" w:rsidDel="00EC7FC5">
          <w:delText>.</w:delText>
        </w:r>
        <w:r w:rsidR="000A75E4" w:rsidRPr="008550B6" w:rsidDel="00EC7FC5">
          <w:delText xml:space="preserve"> The transaction specified with header “RegisterDocumentSet-b” and compose of </w:delText>
        </w:r>
        <w:r w:rsidR="00513E29" w:rsidRPr="008550B6" w:rsidDel="00EC7FC5">
          <w:delText xml:space="preserve">META-data attributes of corresponding document. The content of the attributes </w:delText>
        </w:r>
        <w:r w:rsidR="004E10FB" w:rsidRPr="008550B6" w:rsidDel="00EC7FC5">
          <w:delText>varies</w:delText>
        </w:r>
        <w:r w:rsidR="00513E29" w:rsidRPr="008550B6" w:rsidDel="00EC7FC5">
          <w:delText xml:space="preserve"> upon type of document and the event represent by the document. </w:delText>
        </w:r>
        <w:r w:rsidR="004E10FB" w:rsidRPr="008550B6" w:rsidDel="00EC7FC5">
          <w:delText xml:space="preserve">For this </w:delText>
        </w:r>
        <w:r w:rsidR="00374DA5" w:rsidRPr="008550B6" w:rsidDel="00EC7FC5">
          <w:delText xml:space="preserve">implementation, XDS Document Registry actor will open TCP connection to receive the transaction on specified port. After ITI-42 transaction is received, the actor then converts XML message into JSON using xml2js. After that, </w:delText>
        </w:r>
        <w:r w:rsidR="006035DE" w:rsidRPr="008550B6" w:rsidDel="00EC7FC5">
          <w:delText xml:space="preserve">the program </w:delText>
        </w:r>
        <w:r w:rsidR="00475F42" w:rsidRPr="008550B6" w:rsidDel="00EC7FC5">
          <w:delText>extracts</w:delText>
        </w:r>
        <w:r w:rsidR="006035DE" w:rsidRPr="008550B6" w:rsidDel="00EC7FC5">
          <w:delText xml:space="preserve"> META-data attribu</w:delText>
        </w:r>
        <w:r w:rsidR="00420E92" w:rsidRPr="008550B6" w:rsidDel="00EC7FC5">
          <w:delText>tes and prepare it for smart-contract.</w:delText>
        </w:r>
      </w:del>
    </w:p>
    <w:p w14:paraId="441D8773" w14:textId="0323670B" w:rsidR="00D913D1" w:rsidRPr="00EA4BDB" w:rsidDel="00EC7FC5" w:rsidRDefault="00D913D1">
      <w:pPr>
        <w:pStyle w:val="BodyText"/>
        <w:rPr>
          <w:del w:id="928" w:author="Petnathean Julled" w:date="2021-09-22T07:33:00Z"/>
        </w:rPr>
        <w:pPrChange w:id="929" w:author="Petnathean Julled" w:date="2021-09-22T07:33:00Z">
          <w:pPr>
            <w:pStyle w:val="Heading2"/>
          </w:pPr>
        </w:pPrChange>
      </w:pPr>
      <w:del w:id="930" w:author="Petnathean Julled" w:date="2021-09-22T07:33:00Z">
        <w:r w:rsidRPr="00EA4BDB" w:rsidDel="00EC7FC5">
          <w:delText>XDS Document Registry actor</w:delText>
        </w:r>
      </w:del>
    </w:p>
    <w:p w14:paraId="3BE20E1C" w14:textId="2A3174C6" w:rsidR="00D913D1" w:rsidDel="00EC7FC5" w:rsidRDefault="00D913D1">
      <w:pPr>
        <w:pStyle w:val="BodyText"/>
        <w:rPr>
          <w:del w:id="931" w:author="Petnathean Julled" w:date="2021-09-22T07:33:00Z"/>
        </w:rPr>
        <w:pPrChange w:id="932" w:author="Petnathean Julled" w:date="2021-09-22T07:33:00Z">
          <w:pPr>
            <w:ind w:firstLine="270"/>
            <w:jc w:val="both"/>
          </w:pPr>
        </w:pPrChange>
      </w:pPr>
      <w:del w:id="933" w:author="Petnathean Julled" w:date="2021-09-22T07:33:00Z">
        <w:r w:rsidRPr="00EA4BDB" w:rsidDel="00EC7FC5">
          <w:delText>When ITI-42 was interpreted into JSON, the actor then passes the object into smart-contract. For the implementation, smart-contract was designed to store string value and will return the stored value when called by Geth client. The prepared JSON must be converted into string before entering smart-contract. This is due to limit of Ethereum smart-contract which can cover limit number of programming variable so, we simplify our program to avoid that limit by storing whole JSON in string form as single variable. However, because of Ethereum Blockchain require certain amount of gas to execute smart-contract, the length of the variable may cause error in the process if there was not enough gas supplied. That mean we need to increase limit amount of gas for executing smart-contract from default value. Although, this change is not affecting this implementation for concept demonstration but, it may affect the network where its member prefers to use actual cryptocurrency like Ether to maintain Blockchain. This may accelerate depletion of currency circulating in the network and severe maintainability of the chain. By these smart-contract design, XDS Document Registry actor can keep META-data attributes of each document by store it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Publishing of smart-contract require gas to execute while calling smart-contract not consuming Blockchain resource.</w:delText>
        </w:r>
      </w:del>
    </w:p>
    <w:p w14:paraId="613491D8" w14:textId="76B374AE" w:rsidR="00D913D1" w:rsidRPr="00EA4BDB" w:rsidDel="00EC7FC5" w:rsidRDefault="00D913D1">
      <w:pPr>
        <w:pStyle w:val="BodyText"/>
        <w:rPr>
          <w:del w:id="934" w:author="Petnathean Julled" w:date="2021-09-22T07:33:00Z"/>
        </w:rPr>
        <w:pPrChange w:id="935" w:author="Petnathean Julled" w:date="2021-09-22T07:33:00Z">
          <w:pPr>
            <w:pStyle w:val="Heading2"/>
          </w:pPr>
        </w:pPrChange>
      </w:pPr>
      <w:del w:id="936" w:author="Petnathean Julled" w:date="2021-09-22T07:33:00Z">
        <w:r w:rsidRPr="00EA4BDB" w:rsidDel="00EC7FC5">
          <w:delText xml:space="preserve">Implementing IHE ITI-18 transactions interpreter </w:delText>
        </w:r>
      </w:del>
    </w:p>
    <w:p w14:paraId="239689E3" w14:textId="4C716737" w:rsidR="00D913D1" w:rsidRPr="00C05BBA" w:rsidDel="00EC7FC5" w:rsidRDefault="00D913D1">
      <w:pPr>
        <w:pStyle w:val="BodyText"/>
        <w:rPr>
          <w:del w:id="937" w:author="Petnathean Julled" w:date="2021-09-22T07:33:00Z"/>
        </w:rPr>
      </w:pPr>
      <w:del w:id="938" w:author="Petnathean Julled" w:date="2021-09-22T07:33:00Z">
        <w:r w:rsidRPr="00EA4BDB" w:rsidDel="00EC7FC5">
          <w:rPr>
            <w:lang w:val="en-US"/>
          </w:rPr>
          <w:delText>Similar with IHE ITI-42 transaction handling, XDS Document Registry actor also wait for ITI-18 on TCP channel. The received transaction will be converted into JSON. The transaction specified with header “QueryResponse” and compose of META-data attributes value input by Document Consumer. These values will be used in search operation which will seek for the smart-contract with matching META-data attribute values. After the result was found, the actor then proceeds to create response XML message following the format provided by IHE ITI Framework.</w:delText>
        </w:r>
      </w:del>
    </w:p>
    <w:p w14:paraId="359E7A0B" w14:textId="2C290EE2" w:rsidR="00D913D1" w:rsidRPr="00EA4BDB" w:rsidDel="00EC7FC5" w:rsidRDefault="00D913D1">
      <w:pPr>
        <w:pStyle w:val="BodyText"/>
        <w:rPr>
          <w:del w:id="939" w:author="Petnathean Julled" w:date="2021-09-22T07:33:00Z"/>
        </w:rPr>
        <w:pPrChange w:id="940" w:author="Petnathean Julled" w:date="2021-09-22T07:33:00Z">
          <w:pPr>
            <w:pStyle w:val="Heading2"/>
          </w:pPr>
        </w:pPrChange>
      </w:pPr>
      <w:del w:id="941" w:author="Petnathean Julled" w:date="2021-09-22T07:33:00Z">
        <w:r w:rsidRPr="00EA4BDB" w:rsidDel="00EC7FC5">
          <w:delText>XDS Document Consumer actor</w:delText>
        </w:r>
      </w:del>
    </w:p>
    <w:p w14:paraId="1BBCD0A4" w14:textId="4EA3C7EE" w:rsidR="00D913D1" w:rsidRPr="00EA4BDB" w:rsidDel="00EC7FC5" w:rsidRDefault="00D913D1">
      <w:pPr>
        <w:pStyle w:val="BodyText"/>
        <w:rPr>
          <w:del w:id="942" w:author="Petnathean Julled" w:date="2021-09-22T07:33:00Z"/>
        </w:rPr>
        <w:pPrChange w:id="943" w:author="Petnathean Julled" w:date="2021-09-22T07:33:00Z">
          <w:pPr>
            <w:ind w:firstLine="360"/>
            <w:jc w:val="both"/>
          </w:pPr>
        </w:pPrChange>
      </w:pPr>
      <w:del w:id="944" w:author="Petnathean Julled" w:date="2021-09-22T07:33:00Z">
        <w:r w:rsidDel="00EC7FC5">
          <w:delText>Following IHE XDS Profile, XDS Document Consumer actor is where the user specifies search keyword values of META-data attributes for system to query for matching document exist within XDS Affinity Domain. For this implementation, we design that user interface will take a form of command line program that can be run via Windows command prompt or Linux terminal. The program will prompt the user to specify search type, including META-attributes value, and specify the value. The actor then accepts these values to create XML message following ITI-18 format before sending it to local or accessible XDS Document Registry actor to query for matching document and start search operation.</w:delText>
        </w:r>
      </w:del>
    </w:p>
    <w:p w14:paraId="03E831A4" w14:textId="0F5116DC" w:rsidR="00A65301" w:rsidRPr="008550B6" w:rsidDel="00EC7FC5" w:rsidRDefault="009B34CE">
      <w:pPr>
        <w:pStyle w:val="BodyText"/>
        <w:rPr>
          <w:del w:id="945" w:author="Petnathean Julled" w:date="2021-09-22T07:33:00Z"/>
        </w:rPr>
        <w:pPrChange w:id="946" w:author="Petnathean Julled" w:date="2021-09-22T07:33:00Z">
          <w:pPr>
            <w:pStyle w:val="Heading2"/>
          </w:pPr>
        </w:pPrChange>
      </w:pPr>
      <w:del w:id="947" w:author="Petnathean Julled" w:date="2021-09-22T07:33:00Z">
        <w:r w:rsidRPr="008550B6" w:rsidDel="00EC7FC5">
          <w:delText>Performance Evaluation</w:delText>
        </w:r>
        <w:r w:rsidR="00A65301" w:rsidRPr="008550B6" w:rsidDel="00EC7FC5">
          <w:delText xml:space="preserve"> </w:delText>
        </w:r>
      </w:del>
    </w:p>
    <w:p w14:paraId="565AC5C4" w14:textId="16A25174" w:rsidR="00270605" w:rsidRPr="008550B6" w:rsidRDefault="00B74CE8">
      <w:pPr>
        <w:pStyle w:val="BodyText"/>
        <w:pPrChange w:id="948" w:author="Petnathean Julled" w:date="2021-09-22T07:33:00Z">
          <w:pPr>
            <w:ind w:firstLine="360"/>
            <w:jc w:val="both"/>
          </w:pPr>
        </w:pPrChange>
      </w:pPr>
      <w:del w:id="949" w:author="Petnathean Julled" w:date="2021-09-22T07:33:00Z">
        <w:r w:rsidDel="00EC7FC5">
          <w:delText>In this implementation, we evaluate the result concept demonstration by measuring performance of each major process</w:delText>
        </w:r>
        <w:r w:rsidR="00110FFD" w:rsidDel="00EC7FC5">
          <w:delText>. This will reflect compatibility of the concept to healthcare operation environment which require continuous and huge amount of process at short amount of time.</w:delText>
        </w:r>
      </w:del>
    </w:p>
    <w:p w14:paraId="1625138D" w14:textId="1E3E0636" w:rsidR="00EC6E92" w:rsidRPr="00CD3070" w:rsidRDefault="00B5260C" w:rsidP="00EC6E92">
      <w:pPr>
        <w:pStyle w:val="Heading2"/>
        <w:rPr>
          <w:ins w:id="950" w:author="Petnathean Julled" w:date="2021-09-22T08:32:00Z"/>
          <w:color w:val="FF0000"/>
          <w:rPrChange w:id="951" w:author="Petnathean Julled" w:date="2021-10-13T13:20:00Z">
            <w:rPr>
              <w:ins w:id="952" w:author="Petnathean Julled" w:date="2021-09-22T08:32:00Z"/>
            </w:rPr>
          </w:rPrChange>
        </w:rPr>
      </w:pPr>
      <w:ins w:id="953" w:author="Petnathean Julled" w:date="2021-09-22T08:59:00Z">
        <w:r w:rsidRPr="00CD3070">
          <w:rPr>
            <w:rFonts w:cs="Angsana New"/>
            <w:color w:val="FF0000"/>
            <w:szCs w:val="25"/>
            <w:lang w:bidi="th-TH"/>
            <w:rPrChange w:id="954" w:author="Petnathean Julled" w:date="2021-10-13T13:20:00Z">
              <w:rPr>
                <w:rFonts w:cs="Angsana New"/>
                <w:szCs w:val="25"/>
                <w:lang w:bidi="th-TH"/>
              </w:rPr>
            </w:rPrChange>
          </w:rPr>
          <w:t xml:space="preserve">Implementing </w:t>
        </w:r>
      </w:ins>
      <w:ins w:id="955" w:author="Petnathean Julled" w:date="2021-09-22T08:33:00Z">
        <w:r w:rsidR="00EC6E92" w:rsidRPr="00CD3070">
          <w:rPr>
            <w:rFonts w:cs="Angsana New"/>
            <w:color w:val="FF0000"/>
            <w:szCs w:val="25"/>
            <w:lang w:bidi="th-TH"/>
            <w:rPrChange w:id="956" w:author="Petnathean Julled" w:date="2021-10-13T13:20:00Z">
              <w:rPr>
                <w:rFonts w:cs="Angsana New"/>
                <w:szCs w:val="25"/>
                <w:lang w:bidi="th-TH"/>
              </w:rPr>
            </w:rPrChange>
          </w:rPr>
          <w:t>XDS Actors</w:t>
        </w:r>
      </w:ins>
      <w:ins w:id="957" w:author="Petnathean Julled" w:date="2021-09-22T08:59:00Z">
        <w:r w:rsidRPr="00CD3070">
          <w:rPr>
            <w:rFonts w:cs="Angsana New"/>
            <w:color w:val="FF0000"/>
            <w:szCs w:val="25"/>
            <w:lang w:bidi="th-TH"/>
            <w:rPrChange w:id="958" w:author="Petnathean Julled" w:date="2021-10-13T13:20:00Z">
              <w:rPr>
                <w:rFonts w:cs="Angsana New"/>
                <w:szCs w:val="25"/>
                <w:lang w:bidi="th-TH"/>
              </w:rPr>
            </w:rPrChange>
          </w:rPr>
          <w:t xml:space="preserve"> for XDS Blockchain</w:t>
        </w:r>
      </w:ins>
    </w:p>
    <w:p w14:paraId="30C8A690" w14:textId="6ADC205A" w:rsidR="001070A7" w:rsidRPr="00CD3070" w:rsidRDefault="00EC6E92">
      <w:pPr>
        <w:pStyle w:val="BodyText"/>
        <w:spacing w:after="0"/>
        <w:rPr>
          <w:ins w:id="959" w:author="Petnathean Julled" w:date="2021-09-22T09:14:00Z"/>
          <w:bCs/>
          <w:color w:val="FF0000"/>
          <w:lang w:val="en-US"/>
          <w:rPrChange w:id="960" w:author="Petnathean Julled" w:date="2021-10-13T13:20:00Z">
            <w:rPr>
              <w:ins w:id="961" w:author="Petnathean Julled" w:date="2021-09-22T09:14:00Z"/>
              <w:bCs/>
              <w:lang w:val="en-US"/>
            </w:rPr>
          </w:rPrChange>
        </w:rPr>
        <w:pPrChange w:id="962" w:author="Petnathean Julled" w:date="2021-09-22T09:14:00Z">
          <w:pPr>
            <w:pStyle w:val="BodyText"/>
          </w:pPr>
        </w:pPrChange>
      </w:pPr>
      <w:ins w:id="963" w:author="Petnathean Julled" w:date="2021-09-22T08:32:00Z">
        <w:r w:rsidRPr="00CD3070">
          <w:rPr>
            <w:bCs/>
            <w:color w:val="FF0000"/>
            <w:rPrChange w:id="964" w:author="Petnathean Julled" w:date="2021-10-13T13:20:00Z">
              <w:rPr>
                <w:bCs/>
              </w:rPr>
            </w:rPrChange>
          </w:rPr>
          <w:t> </w:t>
        </w:r>
      </w:ins>
      <w:ins w:id="965" w:author="Petnathean Julled" w:date="2021-09-22T08:59:00Z">
        <w:r w:rsidR="000C30DE" w:rsidRPr="00CD3070">
          <w:rPr>
            <w:bCs/>
            <w:color w:val="FF0000"/>
            <w:lang w:val="en-US"/>
            <w:rPrChange w:id="966" w:author="Petnathean Julled" w:date="2021-10-13T13:20:00Z">
              <w:rPr>
                <w:bCs/>
                <w:lang w:val="en-US"/>
              </w:rPr>
            </w:rPrChange>
          </w:rPr>
          <w:t>As we have seen from HL7 and FHIR, current healthcare information exchanged related standards are mostly web-based protocol. Additionally, development of IT infrastructure to support healthcare operation require</w:t>
        </w:r>
      </w:ins>
      <w:ins w:id="967" w:author="Pattanasak Mongkolwat" w:date="2021-10-07T16:38:00Z">
        <w:r w:rsidR="008016BA" w:rsidRPr="00CD3070">
          <w:rPr>
            <w:bCs/>
            <w:color w:val="FF0000"/>
            <w:lang w:val="en-US"/>
            <w:rPrChange w:id="968" w:author="Petnathean Julled" w:date="2021-10-13T13:20:00Z">
              <w:rPr>
                <w:bCs/>
                <w:lang w:val="en-US"/>
              </w:rPr>
            </w:rPrChange>
          </w:rPr>
          <w:t>s</w:t>
        </w:r>
      </w:ins>
      <w:ins w:id="969" w:author="Petnathean Julled" w:date="2021-09-22T08:59:00Z">
        <w:r w:rsidR="000C30DE" w:rsidRPr="00CD3070">
          <w:rPr>
            <w:bCs/>
            <w:color w:val="FF0000"/>
            <w:lang w:val="en-US"/>
            <w:rPrChange w:id="970" w:author="Petnathean Julled" w:date="2021-10-13T13:20:00Z">
              <w:rPr>
                <w:bCs/>
                <w:lang w:val="en-US"/>
              </w:rPr>
            </w:rPrChange>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CD3070">
          <w:rPr>
            <w:bCs/>
            <w:color w:val="FF0000"/>
            <w:lang w:val="en-US"/>
            <w:rPrChange w:id="971" w:author="Petnathean Julled" w:date="2021-10-13T13:20:00Z">
              <w:rPr>
                <w:bCs/>
                <w:lang w:val="en-US"/>
              </w:rPr>
            </w:rPrChange>
          </w:rPr>
          <w:t>Javascript</w:t>
        </w:r>
        <w:proofErr w:type="spellEnd"/>
        <w:r w:rsidR="000C30DE" w:rsidRPr="00CD3070">
          <w:rPr>
            <w:bCs/>
            <w:color w:val="FF0000"/>
            <w:lang w:val="en-US"/>
            <w:rPrChange w:id="972" w:author="Petnathean Julled" w:date="2021-10-13T13:20:00Z">
              <w:rPr>
                <w:bCs/>
                <w:lang w:val="en-US"/>
              </w:rPr>
            </w:rPrChange>
          </w:rPr>
          <w:t xml:space="preserve"> is one of the best choices for our implementation of this work. In this implementation, we adopt the "Node.js" variant of </w:t>
        </w:r>
        <w:proofErr w:type="spellStart"/>
        <w:r w:rsidR="000C30DE" w:rsidRPr="00CD3070">
          <w:rPr>
            <w:bCs/>
            <w:color w:val="FF0000"/>
            <w:lang w:val="en-US"/>
            <w:rPrChange w:id="973" w:author="Petnathean Julled" w:date="2021-10-13T13:20:00Z">
              <w:rPr>
                <w:bCs/>
                <w:lang w:val="en-US"/>
              </w:rPr>
            </w:rPrChange>
          </w:rPr>
          <w:t>Javascript</w:t>
        </w:r>
        <w:proofErr w:type="spellEnd"/>
        <w:r w:rsidR="000C30DE" w:rsidRPr="00CD3070">
          <w:rPr>
            <w:bCs/>
            <w:color w:val="FF0000"/>
            <w:lang w:val="en-US"/>
            <w:rPrChange w:id="974" w:author="Petnathean Julled" w:date="2021-10-13T13:20:00Z">
              <w:rPr>
                <w:bCs/>
                <w:lang w:val="en-US"/>
              </w:rPr>
            </w:rPrChange>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ins>
      <w:ins w:id="975" w:author="Petnathean Julled" w:date="2021-09-22T09:00:00Z">
        <w:r w:rsidR="000C30DE" w:rsidRPr="00CD3070">
          <w:rPr>
            <w:bCs/>
            <w:color w:val="FF0000"/>
            <w:lang w:val="en-US"/>
            <w:rPrChange w:id="976" w:author="Petnathean Julled" w:date="2021-10-13T13:20:00Z">
              <w:rPr>
                <w:bCs/>
                <w:lang w:val="en-US"/>
              </w:rPr>
            </w:rPrChange>
          </w:rPr>
          <w:t xml:space="preserve"> </w:t>
        </w:r>
      </w:ins>
      <w:ins w:id="977" w:author="Petnathean Julled" w:date="2021-09-22T08:59:00Z">
        <w:r w:rsidR="000C30DE" w:rsidRPr="00CD3070">
          <w:rPr>
            <w:bCs/>
            <w:color w:val="FF0000"/>
            <w:lang w:val="en-US"/>
            <w:rPrChange w:id="978" w:author="Petnathean Julled" w:date="2021-10-13T13:20:00Z">
              <w:rPr>
                <w:bCs/>
                <w:lang w:val="en-US"/>
              </w:rPr>
            </w:rPrChange>
          </w:rPr>
          <w:t xml:space="preserve">All actors within </w:t>
        </w:r>
        <w:r w:rsidR="000C30DE" w:rsidRPr="00CD3070">
          <w:rPr>
            <w:bCs/>
            <w:color w:val="FF0000"/>
            <w:lang w:val="en-US"/>
            <w:rPrChange w:id="979" w:author="Petnathean Julled" w:date="2021-10-13T13:20:00Z">
              <w:rPr>
                <w:bCs/>
                <w:lang w:val="en-US"/>
              </w:rPr>
            </w:rPrChange>
          </w:rPr>
          <w:t xml:space="preserve">IHE XDS Profile communicate with each other using XML message transaction. As we utilize </w:t>
        </w:r>
        <w:proofErr w:type="spellStart"/>
        <w:r w:rsidR="000C30DE" w:rsidRPr="00CD3070">
          <w:rPr>
            <w:bCs/>
            <w:color w:val="FF0000"/>
            <w:lang w:val="en-US"/>
            <w:rPrChange w:id="980" w:author="Petnathean Julled" w:date="2021-10-13T13:20:00Z">
              <w:rPr>
                <w:bCs/>
                <w:lang w:val="en-US"/>
              </w:rPr>
            </w:rPrChange>
          </w:rPr>
          <w:t>Javascript</w:t>
        </w:r>
        <w:proofErr w:type="spellEnd"/>
        <w:r w:rsidR="000C30DE" w:rsidRPr="00CD3070">
          <w:rPr>
            <w:bCs/>
            <w:color w:val="FF0000"/>
            <w:lang w:val="en-US"/>
            <w:rPrChange w:id="981" w:author="Petnathean Julled" w:date="2021-10-13T13:20:00Z">
              <w:rPr>
                <w:bCs/>
                <w:lang w:val="en-US"/>
              </w:rPr>
            </w:rPrChange>
          </w:rPr>
          <w:t xml:space="preserve"> as main programming language for the implementation, these XML messages need to be interpreted into programming object to allow simpler handling method within the program. JSON (</w:t>
        </w:r>
        <w:proofErr w:type="spellStart"/>
        <w:r w:rsidR="000C30DE" w:rsidRPr="00CD3070">
          <w:rPr>
            <w:bCs/>
            <w:color w:val="FF0000"/>
            <w:lang w:val="en-US"/>
            <w:rPrChange w:id="982" w:author="Petnathean Julled" w:date="2021-10-13T13:20:00Z">
              <w:rPr>
                <w:bCs/>
                <w:lang w:val="en-US"/>
              </w:rPr>
            </w:rPrChange>
          </w:rPr>
          <w:t>Javascript</w:t>
        </w:r>
        <w:proofErr w:type="spellEnd"/>
        <w:r w:rsidR="000C30DE" w:rsidRPr="00CD3070">
          <w:rPr>
            <w:bCs/>
            <w:color w:val="FF0000"/>
            <w:lang w:val="en-US"/>
            <w:rPrChange w:id="983" w:author="Petnathean Julled" w:date="2021-10-13T13:20:00Z">
              <w:rPr>
                <w:bCs/>
                <w:lang w:val="en-US"/>
              </w:rPr>
            </w:rPrChange>
          </w:rPr>
          <w:t xml:space="preserve"> Object Notation) is a lightweight data-exchange format for programming objects that was created specifically for this purpose. It is simple to read and write for humans, and it is simple to parse or generate for machines. That mean</w:t>
        </w:r>
      </w:ins>
      <w:ins w:id="984" w:author="Pattanasak Mongkolwat" w:date="2021-10-07T16:39:00Z">
        <w:r w:rsidR="00EB1D3A" w:rsidRPr="00CD3070">
          <w:rPr>
            <w:bCs/>
            <w:color w:val="FF0000"/>
            <w:lang w:val="en-US"/>
            <w:rPrChange w:id="985" w:author="Petnathean Julled" w:date="2021-10-13T13:20:00Z">
              <w:rPr>
                <w:bCs/>
                <w:lang w:val="en-US"/>
              </w:rPr>
            </w:rPrChange>
          </w:rPr>
          <w:t>s</w:t>
        </w:r>
      </w:ins>
      <w:ins w:id="986" w:author="Petnathean Julled" w:date="2021-09-22T08:59:00Z">
        <w:del w:id="987" w:author="Pattanasak Mongkolwat" w:date="2021-10-07T16:39:00Z">
          <w:r w:rsidR="000C30DE" w:rsidRPr="00CD3070" w:rsidDel="00EB1D3A">
            <w:rPr>
              <w:bCs/>
              <w:color w:val="FF0000"/>
              <w:lang w:val="en-US"/>
              <w:rPrChange w:id="988" w:author="Petnathean Julled" w:date="2021-10-13T13:20:00Z">
                <w:rPr>
                  <w:bCs/>
                  <w:lang w:val="en-US"/>
                </w:rPr>
              </w:rPrChange>
            </w:rPr>
            <w:delText>,</w:delText>
          </w:r>
        </w:del>
        <w:r w:rsidR="000C30DE" w:rsidRPr="00CD3070">
          <w:rPr>
            <w:bCs/>
            <w:color w:val="FF0000"/>
            <w:lang w:val="en-US"/>
            <w:rPrChange w:id="989" w:author="Petnathean Julled" w:date="2021-10-13T13:20:00Z">
              <w:rPr>
                <w:bCs/>
                <w:lang w:val="en-US"/>
              </w:rPr>
            </w:rPrChange>
          </w:rPr>
          <w:t xml:space="preserve"> all XML message transactions sent to XDS Document Registry actor program will be converted into JSON. For this implementation, we utilize NodeJS “xml2js” module for the task.</w:t>
        </w:r>
      </w:ins>
      <w:ins w:id="990" w:author="Petnathean Julled" w:date="2021-09-22T09:00:00Z">
        <w:r w:rsidR="000C30DE" w:rsidRPr="00CD3070">
          <w:rPr>
            <w:bCs/>
            <w:color w:val="FF0000"/>
            <w:lang w:val="en-US"/>
            <w:rPrChange w:id="991" w:author="Petnathean Julled" w:date="2021-10-13T13:20:00Z">
              <w:rPr>
                <w:bCs/>
                <w:lang w:val="en-US"/>
              </w:rPr>
            </w:rPrChange>
          </w:rPr>
          <w:t xml:space="preserve"> </w:t>
        </w:r>
      </w:ins>
      <w:ins w:id="992" w:author="Petnathean Julled" w:date="2021-09-22T08:59:00Z">
        <w:r w:rsidR="000C30DE" w:rsidRPr="00CD3070">
          <w:rPr>
            <w:bCs/>
            <w:color w:val="FF0000"/>
            <w:lang w:val="en-US"/>
            <w:rPrChange w:id="993" w:author="Petnathean Julled" w:date="2021-10-13T13:20:00Z">
              <w:rPr>
                <w:bCs/>
                <w:lang w:val="en-US"/>
              </w:rPr>
            </w:rPrChange>
          </w:rPr>
          <w:t xml:space="preserve">To connect our program to Ethereum smart contract, we can use Ethereum API tools which is Web3 </w:t>
        </w:r>
      </w:ins>
      <w:ins w:id="994" w:author="Petnathean Julled" w:date="2021-09-22T10:49:00Z">
        <w:r w:rsidR="002A5951" w:rsidRPr="00CD3070">
          <w:rPr>
            <w:bCs/>
            <w:color w:val="FF0000"/>
            <w:lang w:val="en-US"/>
            <w:rPrChange w:id="995" w:author="Petnathean Julled" w:date="2021-10-13T13:20:00Z">
              <w:rPr>
                <w:bCs/>
                <w:lang w:val="en-US"/>
              </w:rPr>
            </w:rPrChange>
          </w:rPr>
          <w:fldChar w:fldCharType="begin" w:fldLock="1"/>
        </w:r>
      </w:ins>
      <w:r w:rsidR="002A5951" w:rsidRPr="00CD3070">
        <w:rPr>
          <w:bCs/>
          <w:color w:val="FF0000"/>
          <w:lang w:val="en-US"/>
          <w:rPrChange w:id="996" w:author="Petnathean Julled" w:date="2021-10-13T13:20:00Z">
            <w:rPr>
              <w:bCs/>
              <w:lang w:val="en-US"/>
            </w:rPr>
          </w:rPrChange>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[34]","plainTextFormattedCitation":"[34]"},"properties":{"noteIndex":0},"schema":"https://github.com/citation-style-language/schema/raw/master/csl-citation.json"}</w:instrText>
      </w:r>
      <w:r w:rsidR="002A5951" w:rsidRPr="00CD3070">
        <w:rPr>
          <w:bCs/>
          <w:color w:val="FF0000"/>
          <w:lang w:val="en-US"/>
          <w:rPrChange w:id="997" w:author="Petnathean Julled" w:date="2021-10-13T13:20:00Z">
            <w:rPr>
              <w:bCs/>
              <w:lang w:val="en-US"/>
            </w:rPr>
          </w:rPrChange>
        </w:rPr>
        <w:fldChar w:fldCharType="separate"/>
      </w:r>
      <w:r w:rsidR="002A5951" w:rsidRPr="00CD3070">
        <w:rPr>
          <w:bCs/>
          <w:noProof/>
          <w:color w:val="FF0000"/>
          <w:lang w:val="en-US"/>
          <w:rPrChange w:id="998" w:author="Petnathean Julled" w:date="2021-10-13T13:20:00Z">
            <w:rPr>
              <w:bCs/>
              <w:noProof/>
              <w:lang w:val="en-US"/>
            </w:rPr>
          </w:rPrChange>
        </w:rPr>
        <w:t>[34]</w:t>
      </w:r>
      <w:ins w:id="999" w:author="Petnathean Julled" w:date="2021-09-22T10:49:00Z">
        <w:r w:rsidR="002A5951" w:rsidRPr="00CD3070">
          <w:rPr>
            <w:bCs/>
            <w:color w:val="FF0000"/>
            <w:lang w:val="en-US"/>
            <w:rPrChange w:id="1000" w:author="Petnathean Julled" w:date="2021-10-13T13:20:00Z">
              <w:rPr>
                <w:bCs/>
                <w:lang w:val="en-US"/>
              </w:rPr>
            </w:rPrChange>
          </w:rPr>
          <w:fldChar w:fldCharType="end"/>
        </w:r>
      </w:ins>
      <w:ins w:id="1001" w:author="Petnathean Julled" w:date="2021-09-22T08:59:00Z">
        <w:r w:rsidR="000C30DE" w:rsidRPr="00CD3070">
          <w:rPr>
            <w:bCs/>
            <w:color w:val="FF0000"/>
            <w:lang w:val="en-US"/>
            <w:rPrChange w:id="1002" w:author="Petnathean Julled" w:date="2021-10-13T13:20:00Z">
              <w:rPr>
                <w:bCs/>
                <w:lang w:val="en-US"/>
              </w:rPr>
            </w:rPrChange>
          </w:rPr>
          <w:t xml:space="preserve"> as a middle. Web3 allows smart contract control through preferred programming language and transitions logic and variables from the language to Solidity. Web3 provides a programming API for </w:t>
        </w:r>
        <w:proofErr w:type="spellStart"/>
        <w:r w:rsidR="000C30DE" w:rsidRPr="00CD3070">
          <w:rPr>
            <w:bCs/>
            <w:color w:val="FF0000"/>
            <w:lang w:val="en-US"/>
            <w:rPrChange w:id="1003" w:author="Petnathean Julled" w:date="2021-10-13T13:20:00Z">
              <w:rPr>
                <w:bCs/>
                <w:lang w:val="en-US"/>
              </w:rPr>
            </w:rPrChange>
          </w:rPr>
          <w:t>Javascript</w:t>
        </w:r>
        <w:proofErr w:type="spellEnd"/>
        <w:r w:rsidR="000C30DE" w:rsidRPr="00CD3070">
          <w:rPr>
            <w:bCs/>
            <w:color w:val="FF0000"/>
            <w:lang w:val="en-US"/>
            <w:rPrChange w:id="1004" w:author="Petnathean Julled" w:date="2021-10-13T13:20:00Z">
              <w:rPr>
                <w:bCs/>
                <w:lang w:val="en-US"/>
              </w:rPr>
            </w:rPrChange>
          </w:rPr>
          <w:t xml:space="preserve"> called "Web3JS" which allows the </w:t>
        </w:r>
        <w:proofErr w:type="spellStart"/>
        <w:r w:rsidR="000C30DE" w:rsidRPr="00CD3070">
          <w:rPr>
            <w:bCs/>
            <w:color w:val="FF0000"/>
            <w:lang w:val="en-US"/>
            <w:rPrChange w:id="1005" w:author="Petnathean Julled" w:date="2021-10-13T13:20:00Z">
              <w:rPr>
                <w:bCs/>
                <w:lang w:val="en-US"/>
              </w:rPr>
            </w:rPrChange>
          </w:rPr>
          <w:t>Javascript</w:t>
        </w:r>
        <w:proofErr w:type="spellEnd"/>
        <w:r w:rsidR="000C30DE" w:rsidRPr="00CD3070">
          <w:rPr>
            <w:bCs/>
            <w:color w:val="FF0000"/>
            <w:lang w:val="en-US"/>
            <w:rPrChange w:id="1006" w:author="Petnathean Julled" w:date="2021-10-13T13:20:00Z">
              <w:rPr>
                <w:bCs/>
                <w:lang w:val="en-US"/>
              </w:rPr>
            </w:rPrChange>
          </w:rPr>
          <w:t xml:space="preserve"> program to interact with Ethereum based </w:t>
        </w:r>
        <w:r w:rsidR="000C30DE" w:rsidRPr="00CD3070">
          <w:rPr>
            <w:bCs/>
            <w:color w:val="FF0000"/>
            <w:highlight w:val="yellow"/>
            <w:lang w:val="en-US"/>
            <w:rPrChange w:id="1007" w:author="Petnathean Julled" w:date="2021-10-13T13:20:00Z">
              <w:rPr>
                <w:bCs/>
                <w:lang w:val="en-US"/>
              </w:rPr>
            </w:rPrChange>
          </w:rPr>
          <w:t>smart-contract</w:t>
        </w:r>
        <w:r w:rsidR="000C30DE" w:rsidRPr="00CD3070">
          <w:rPr>
            <w:bCs/>
            <w:color w:val="FF0000"/>
            <w:lang w:val="en-US"/>
            <w:rPrChange w:id="1008" w:author="Petnathean Julled" w:date="2021-10-13T13:20:00Z">
              <w:rPr>
                <w:bCs/>
                <w:lang w:val="en-US"/>
              </w:rPr>
            </w:rPrChange>
          </w:rPr>
          <w:t>. The API can be accessed using the node module provided via Node.js.</w:t>
        </w:r>
      </w:ins>
      <w:ins w:id="1009" w:author="Petnathean Julled" w:date="2021-09-22T09:14:00Z">
        <w:r w:rsidR="001070A7" w:rsidRPr="00CD3070">
          <w:rPr>
            <w:bCs/>
            <w:color w:val="FF0000"/>
            <w:lang w:val="en-US"/>
            <w:rPrChange w:id="1010" w:author="Petnathean Julled" w:date="2021-10-13T13:20:00Z">
              <w:rPr>
                <w:bCs/>
                <w:lang w:val="en-US"/>
              </w:rPr>
            </w:rPrChange>
          </w:rPr>
          <w:t xml:space="preserve"> </w:t>
        </w:r>
      </w:ins>
    </w:p>
    <w:p w14:paraId="1256DF8A" w14:textId="7C767849" w:rsidR="00444EA4" w:rsidRPr="00CD3070" w:rsidRDefault="001070A7">
      <w:pPr>
        <w:pStyle w:val="BodyText"/>
        <w:spacing w:after="0"/>
        <w:rPr>
          <w:ins w:id="1011" w:author="Petnathean Julled" w:date="2021-09-22T09:19:00Z"/>
          <w:bCs/>
          <w:color w:val="FF0000"/>
          <w:lang w:val="en-US"/>
          <w:rPrChange w:id="1012" w:author="Petnathean Julled" w:date="2021-10-13T13:20:00Z">
            <w:rPr>
              <w:ins w:id="1013" w:author="Petnathean Julled" w:date="2021-09-22T09:19:00Z"/>
              <w:bCs/>
              <w:lang w:val="en-US"/>
            </w:rPr>
          </w:rPrChange>
        </w:rPr>
        <w:pPrChange w:id="1014" w:author="Petnathean Julled" w:date="2021-09-22T10:54:00Z">
          <w:pPr>
            <w:pStyle w:val="BodyText"/>
          </w:pPr>
        </w:pPrChange>
      </w:pPr>
      <w:ins w:id="1015" w:author="Petnathean Julled" w:date="2021-09-22T09:14:00Z">
        <w:r w:rsidRPr="00CD3070">
          <w:rPr>
            <w:bCs/>
            <w:color w:val="FF0000"/>
            <w:lang w:val="en-US"/>
            <w:rPrChange w:id="1016" w:author="Petnathean Julled" w:date="2021-10-13T13:20:00Z">
              <w:rPr>
                <w:bCs/>
                <w:lang w:val="en-US"/>
              </w:rPr>
            </w:rPrChange>
          </w:rPr>
          <w:t>XML code of Registry Document Set-b [ITI-42] transaction sample composing of two main sections. The first section labeled with “</w:t>
        </w:r>
        <w:proofErr w:type="spellStart"/>
        <w:proofErr w:type="gramStart"/>
        <w:r w:rsidRPr="00CD3070">
          <w:rPr>
            <w:bCs/>
            <w:color w:val="FF0000"/>
            <w:lang w:val="en-US"/>
            <w:rPrChange w:id="1017" w:author="Petnathean Julled" w:date="2021-10-13T13:20:00Z">
              <w:rPr>
                <w:bCs/>
                <w:lang w:val="en-US"/>
              </w:rPr>
            </w:rPrChange>
          </w:rPr>
          <w:t>lcm:SubmitObjectRequest</w:t>
        </w:r>
        <w:proofErr w:type="spellEnd"/>
        <w:proofErr w:type="gramEnd"/>
        <w:r w:rsidRPr="00CD3070">
          <w:rPr>
            <w:bCs/>
            <w:color w:val="FF0000"/>
            <w:lang w:val="en-US"/>
            <w:rPrChange w:id="1018" w:author="Petnathean Julled" w:date="2021-10-13T13:20:00Z">
              <w:rPr>
                <w:bCs/>
                <w:lang w:val="en-US"/>
              </w:rPr>
            </w:rPrChange>
          </w:rPr>
          <w:t>” is where XML schematic information are located and the label also act as marker which tell interpreter program to recognize it as ITI-42 transaction. The second section starts from label “</w:t>
        </w:r>
        <w:proofErr w:type="spellStart"/>
        <w:proofErr w:type="gramStart"/>
        <w:r w:rsidRPr="00CD3070">
          <w:rPr>
            <w:bCs/>
            <w:color w:val="FF0000"/>
            <w:lang w:val="en-US"/>
            <w:rPrChange w:id="1019" w:author="Petnathean Julled" w:date="2021-10-13T13:20:00Z">
              <w:rPr>
                <w:bCs/>
                <w:lang w:val="en-US"/>
              </w:rPr>
            </w:rPrChange>
          </w:rPr>
          <w:t>rim:RegistryObjectList</w:t>
        </w:r>
        <w:proofErr w:type="spellEnd"/>
        <w:proofErr w:type="gramEnd"/>
        <w:r w:rsidRPr="00CD3070">
          <w:rPr>
            <w:bCs/>
            <w:color w:val="FF0000"/>
            <w:lang w:val="en-US"/>
            <w:rPrChange w:id="1020" w:author="Petnathean Julled" w:date="2021-10-13T13:20:00Z">
              <w:rPr>
                <w:bCs/>
                <w:lang w:val="en-US"/>
              </w:rPr>
            </w:rPrChange>
          </w:rPr>
          <w:t>” following with “</w:t>
        </w:r>
        <w:proofErr w:type="spellStart"/>
        <w:r w:rsidRPr="00CD3070">
          <w:rPr>
            <w:bCs/>
            <w:color w:val="FF0000"/>
            <w:lang w:val="en-US"/>
            <w:rPrChange w:id="1021" w:author="Petnathean Julled" w:date="2021-10-13T13:20:00Z">
              <w:rPr>
                <w:bCs/>
                <w:lang w:val="en-US"/>
              </w:rPr>
            </w:rPrChange>
          </w:rPr>
          <w:t>rim:ExtrinsicObject</w:t>
        </w:r>
        <w:proofErr w:type="spellEnd"/>
        <w:r w:rsidRPr="00CD3070">
          <w:rPr>
            <w:bCs/>
            <w:color w:val="FF0000"/>
            <w:lang w:val="en-US"/>
            <w:rPrChange w:id="1022" w:author="Petnathean Julled" w:date="2021-10-13T13:20:00Z">
              <w:rPr>
                <w:bCs/>
                <w:lang w:val="en-US"/>
              </w:rPr>
            </w:rPrChange>
          </w:rPr>
          <w:t>” contain</w:t>
        </w:r>
      </w:ins>
      <w:ins w:id="1023" w:author="Pattanasak Mongkolwat" w:date="2021-10-07T16:41:00Z">
        <w:r w:rsidR="00ED2AA0" w:rsidRPr="00CD3070">
          <w:rPr>
            <w:bCs/>
            <w:color w:val="FF0000"/>
            <w:lang w:val="en-US"/>
            <w:rPrChange w:id="1024" w:author="Petnathean Julled" w:date="2021-10-13T13:20:00Z">
              <w:rPr>
                <w:bCs/>
                <w:lang w:val="en-US"/>
              </w:rPr>
            </w:rPrChange>
          </w:rPr>
          <w:t>s</w:t>
        </w:r>
      </w:ins>
      <w:ins w:id="1025" w:author="Petnathean Julled" w:date="2021-09-22T09:14:00Z">
        <w:r w:rsidRPr="00CD3070">
          <w:rPr>
            <w:bCs/>
            <w:color w:val="FF0000"/>
            <w:lang w:val="en-US"/>
            <w:rPrChange w:id="1026" w:author="Petnathean Julled" w:date="2021-10-13T13:20:00Z">
              <w:rPr>
                <w:bCs/>
                <w:lang w:val="en-US"/>
              </w:rPr>
            </w:rPrChange>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ins>
      <w:ins w:id="1027" w:author="Petnathean Julled" w:date="2021-09-22T09:16:00Z">
        <w:r w:rsidR="002F034D" w:rsidRPr="00CD3070">
          <w:rPr>
            <w:bCs/>
            <w:color w:val="FF0000"/>
            <w:lang w:val="en-US"/>
            <w:rPrChange w:id="1028" w:author="Petnathean Julled" w:date="2021-10-13T13:20:00Z">
              <w:rPr>
                <w:bCs/>
                <w:lang w:val="en-US"/>
              </w:rPr>
            </w:rPrChange>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ins>
    </w:p>
    <w:p w14:paraId="4EE4A194" w14:textId="5D7547A5" w:rsidR="00631A05" w:rsidRPr="00CD3070" w:rsidRDefault="00444EA4">
      <w:pPr>
        <w:pStyle w:val="BodyText"/>
        <w:spacing w:after="0"/>
        <w:rPr>
          <w:ins w:id="1029" w:author="Petnathean Julled" w:date="2021-09-22T09:21:00Z"/>
          <w:bCs/>
          <w:color w:val="FF0000"/>
          <w:lang w:val="en-US"/>
          <w:rPrChange w:id="1030" w:author="Petnathean Julled" w:date="2021-10-13T13:20:00Z">
            <w:rPr>
              <w:ins w:id="1031" w:author="Petnathean Julled" w:date="2021-09-22T09:21:00Z"/>
              <w:bCs/>
              <w:lang w:val="en-US"/>
            </w:rPr>
          </w:rPrChange>
        </w:rPr>
        <w:pPrChange w:id="1032" w:author="Petnathean Julled" w:date="2021-09-22T09:21:00Z">
          <w:pPr>
            <w:pStyle w:val="BodyText"/>
          </w:pPr>
        </w:pPrChange>
      </w:pPr>
      <w:ins w:id="1033" w:author="Petnathean Julled" w:date="2021-09-22T09:18:00Z">
        <w:r w:rsidRPr="00CD3070">
          <w:rPr>
            <w:bCs/>
            <w:color w:val="FF0000"/>
            <w:lang w:val="en-US"/>
            <w:rPrChange w:id="1034" w:author="Petnathean Julled" w:date="2021-10-13T13:20:00Z">
              <w:rPr>
                <w:bCs/>
                <w:lang w:val="en-US"/>
              </w:rPr>
            </w:rPrChange>
          </w:rPr>
          <w:t xml:space="preserve">XML code of </w:t>
        </w:r>
        <w:proofErr w:type="spellStart"/>
        <w:r w:rsidRPr="00CD3070">
          <w:rPr>
            <w:bCs/>
            <w:color w:val="FF0000"/>
            <w:lang w:val="en-US"/>
            <w:rPrChange w:id="1035" w:author="Petnathean Julled" w:date="2021-10-13T13:20:00Z">
              <w:rPr>
                <w:bCs/>
                <w:lang w:val="en-US"/>
              </w:rPr>
            </w:rPrChange>
          </w:rPr>
          <w:t>RegistryStoredQueryRequest</w:t>
        </w:r>
        <w:proofErr w:type="spellEnd"/>
        <w:r w:rsidRPr="00CD3070">
          <w:rPr>
            <w:bCs/>
            <w:color w:val="FF0000"/>
            <w:lang w:val="en-US"/>
            <w:rPrChange w:id="1036" w:author="Petnathean Julled" w:date="2021-10-13T13:20:00Z">
              <w:rPr>
                <w:bCs/>
                <w:lang w:val="en-US"/>
              </w:rPr>
            </w:rPrChange>
          </w:rPr>
          <w:t xml:space="preserve"> [ITI-18] transaction sample compos</w:t>
        </w:r>
        <w:del w:id="1037" w:author="Pattanasak Mongkolwat" w:date="2021-10-07T16:41:00Z">
          <w:r w:rsidRPr="00CD3070" w:rsidDel="0036572F">
            <w:rPr>
              <w:bCs/>
              <w:color w:val="FF0000"/>
              <w:lang w:val="en-US"/>
              <w:rPrChange w:id="1038" w:author="Petnathean Julled" w:date="2021-10-13T13:20:00Z">
                <w:rPr>
                  <w:bCs/>
                  <w:lang w:val="en-US"/>
                </w:rPr>
              </w:rPrChange>
            </w:rPr>
            <w:delText>ing</w:delText>
          </w:r>
        </w:del>
      </w:ins>
      <w:ins w:id="1039" w:author="Pattanasak Mongkolwat" w:date="2021-10-07T16:41:00Z">
        <w:r w:rsidR="0036572F" w:rsidRPr="00CD3070">
          <w:rPr>
            <w:bCs/>
            <w:color w:val="FF0000"/>
            <w:lang w:val="en-US"/>
            <w:rPrChange w:id="1040" w:author="Petnathean Julled" w:date="2021-10-13T13:20:00Z">
              <w:rPr>
                <w:bCs/>
                <w:lang w:val="en-US"/>
              </w:rPr>
            </w:rPrChange>
          </w:rPr>
          <w:t>es</w:t>
        </w:r>
      </w:ins>
      <w:ins w:id="1041" w:author="Petnathean Julled" w:date="2021-09-22T09:18:00Z">
        <w:r w:rsidRPr="00CD3070">
          <w:rPr>
            <w:bCs/>
            <w:color w:val="FF0000"/>
            <w:lang w:val="en-US"/>
            <w:rPrChange w:id="1042" w:author="Petnathean Julled" w:date="2021-10-13T13:20:00Z">
              <w:rPr>
                <w:bCs/>
                <w:lang w:val="en-US"/>
              </w:rPr>
            </w:rPrChange>
          </w:rPr>
          <w:t xml:space="preserve"> of </w:t>
        </w:r>
        <w:del w:id="1043" w:author="Pattanasak Mongkolwat" w:date="2021-10-07T16:42:00Z">
          <w:r w:rsidRPr="00CD3070" w:rsidDel="0036572F">
            <w:rPr>
              <w:bCs/>
              <w:color w:val="FF0000"/>
              <w:lang w:val="en-US"/>
              <w:rPrChange w:id="1044" w:author="Petnathean Julled" w:date="2021-10-13T13:20:00Z">
                <w:rPr>
                  <w:bCs/>
                  <w:lang w:val="en-US"/>
                </w:rPr>
              </w:rPrChange>
            </w:rPr>
            <w:delText>3</w:delText>
          </w:r>
        </w:del>
      </w:ins>
      <w:ins w:id="1045" w:author="Pattanasak Mongkolwat" w:date="2021-10-07T16:42:00Z">
        <w:r w:rsidR="0036572F" w:rsidRPr="00CD3070">
          <w:rPr>
            <w:bCs/>
            <w:color w:val="FF0000"/>
            <w:lang w:val="en-US"/>
            <w:rPrChange w:id="1046" w:author="Petnathean Julled" w:date="2021-10-13T13:20:00Z">
              <w:rPr>
                <w:bCs/>
                <w:lang w:val="en-US"/>
              </w:rPr>
            </w:rPrChange>
          </w:rPr>
          <w:t>three</w:t>
        </w:r>
      </w:ins>
      <w:ins w:id="1047" w:author="Petnathean Julled" w:date="2021-09-22T09:18:00Z">
        <w:r w:rsidRPr="00CD3070">
          <w:rPr>
            <w:bCs/>
            <w:color w:val="FF0000"/>
            <w:lang w:val="en-US"/>
            <w:rPrChange w:id="1048" w:author="Petnathean Julled" w:date="2021-10-13T13:20:00Z">
              <w:rPr>
                <w:bCs/>
                <w:lang w:val="en-US"/>
              </w:rPr>
            </w:rPrChange>
          </w:rPr>
          <w:t xml:space="preserve"> main sections. The first section labeled “</w:t>
        </w:r>
        <w:proofErr w:type="spellStart"/>
        <w:proofErr w:type="gramStart"/>
        <w:r w:rsidRPr="00CD3070">
          <w:rPr>
            <w:bCs/>
            <w:color w:val="FF0000"/>
            <w:lang w:val="en-US"/>
            <w:rPrChange w:id="1049" w:author="Petnathean Julled" w:date="2021-10-13T13:20:00Z">
              <w:rPr>
                <w:bCs/>
                <w:lang w:val="en-US"/>
              </w:rPr>
            </w:rPrChange>
          </w:rPr>
          <w:t>query:AdhocQueryRequest</w:t>
        </w:r>
        <w:proofErr w:type="spellEnd"/>
        <w:proofErr w:type="gramEnd"/>
        <w:r w:rsidRPr="00CD3070">
          <w:rPr>
            <w:bCs/>
            <w:color w:val="FF0000"/>
            <w:lang w:val="en-US"/>
            <w:rPrChange w:id="1050" w:author="Petnathean Julled" w:date="2021-10-13T13:20:00Z">
              <w:rPr>
                <w:bCs/>
                <w:lang w:val="en-US"/>
              </w:rPr>
            </w:rPrChange>
          </w:rPr>
          <w:t>” is where XML schematic information are located and the label also act as marker which tell interpreter program to recognize it as ITI-18 transaction. The second section labeled “</w:t>
        </w:r>
        <w:proofErr w:type="spellStart"/>
        <w:proofErr w:type="gramStart"/>
        <w:r w:rsidRPr="00CD3070">
          <w:rPr>
            <w:bCs/>
            <w:color w:val="FF0000"/>
            <w:lang w:val="en-US"/>
            <w:rPrChange w:id="1051" w:author="Petnathean Julled" w:date="2021-10-13T13:20:00Z">
              <w:rPr>
                <w:bCs/>
                <w:lang w:val="en-US"/>
              </w:rPr>
            </w:rPrChange>
          </w:rPr>
          <w:t>query:ResponseOption</w:t>
        </w:r>
        <w:proofErr w:type="spellEnd"/>
        <w:proofErr w:type="gramEnd"/>
        <w:r w:rsidRPr="00CD3070">
          <w:rPr>
            <w:bCs/>
            <w:color w:val="FF0000"/>
            <w:lang w:val="en-US"/>
            <w:rPrChange w:id="1052" w:author="Petnathean Julled" w:date="2021-10-13T13:20:00Z">
              <w:rPr>
                <w:bCs/>
                <w:lang w:val="en-US"/>
              </w:rPr>
            </w:rPrChange>
          </w:rPr>
          <w:t>” mark the expected format of query result that will return to Document Consumer. The third section start</w:t>
        </w:r>
      </w:ins>
      <w:ins w:id="1053" w:author="Pattanasak Mongkolwat" w:date="2021-10-07T16:42:00Z">
        <w:r w:rsidR="00C363A0" w:rsidRPr="00CD3070">
          <w:rPr>
            <w:bCs/>
            <w:color w:val="FF0000"/>
            <w:lang w:val="en-US"/>
            <w:rPrChange w:id="1054" w:author="Petnathean Julled" w:date="2021-10-13T13:20:00Z">
              <w:rPr>
                <w:bCs/>
                <w:lang w:val="en-US"/>
              </w:rPr>
            </w:rPrChange>
          </w:rPr>
          <w:t>s</w:t>
        </w:r>
      </w:ins>
      <w:ins w:id="1055" w:author="Petnathean Julled" w:date="2021-09-22T09:18:00Z">
        <w:r w:rsidRPr="00CD3070">
          <w:rPr>
            <w:bCs/>
            <w:color w:val="FF0000"/>
            <w:lang w:val="en-US"/>
            <w:rPrChange w:id="1056" w:author="Petnathean Julled" w:date="2021-10-13T13:20:00Z">
              <w:rPr>
                <w:bCs/>
                <w:lang w:val="en-US"/>
              </w:rPr>
            </w:rPrChange>
          </w:rPr>
          <w:t xml:space="preserve"> from label “</w:t>
        </w:r>
        <w:proofErr w:type="spellStart"/>
        <w:proofErr w:type="gramStart"/>
        <w:r w:rsidRPr="00CD3070">
          <w:rPr>
            <w:bCs/>
            <w:color w:val="FF0000"/>
            <w:lang w:val="en-US"/>
            <w:rPrChange w:id="1057" w:author="Petnathean Julled" w:date="2021-10-13T13:20:00Z">
              <w:rPr>
                <w:bCs/>
                <w:lang w:val="en-US"/>
              </w:rPr>
            </w:rPrChange>
          </w:rPr>
          <w:t>rim:AdhocQuery</w:t>
        </w:r>
        <w:proofErr w:type="spellEnd"/>
        <w:proofErr w:type="gramEnd"/>
        <w:r w:rsidRPr="00CD3070">
          <w:rPr>
            <w:bCs/>
            <w:color w:val="FF0000"/>
            <w:lang w:val="en-US"/>
            <w:rPrChange w:id="1058" w:author="Petnathean Julled" w:date="2021-10-13T13:20:00Z">
              <w:rPr>
                <w:bCs/>
                <w:lang w:val="en-US"/>
              </w:rPr>
            </w:rPrChange>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w:t>
        </w:r>
        <w:del w:id="1059" w:author="Pattanasak Mongkolwat" w:date="2021-10-07T16:43:00Z">
          <w:r w:rsidRPr="00CD3070" w:rsidDel="006B1962">
            <w:rPr>
              <w:bCs/>
              <w:color w:val="FF0000"/>
              <w:lang w:val="en-US"/>
              <w:rPrChange w:id="1060" w:author="Petnathean Julled" w:date="2021-10-13T13:20:00Z">
                <w:rPr>
                  <w:bCs/>
                  <w:lang w:val="en-US"/>
                </w:rPr>
              </w:rPrChange>
            </w:rPr>
            <w:delText>s</w:delText>
          </w:r>
        </w:del>
        <w:r w:rsidRPr="00CD3070">
          <w:rPr>
            <w:bCs/>
            <w:color w:val="FF0000"/>
            <w:lang w:val="en-US"/>
            <w:rPrChange w:id="1061" w:author="Petnathean Julled" w:date="2021-10-13T13:20:00Z">
              <w:rPr>
                <w:bCs/>
                <w:lang w:val="en-US"/>
              </w:rPr>
            </w:rPrChange>
          </w:rPr>
          <w:t xml:space="preserve"> value</w:t>
        </w:r>
      </w:ins>
      <w:ins w:id="1062" w:author="Pattanasak Mongkolwat" w:date="2021-10-07T16:43:00Z">
        <w:r w:rsidR="006B1962" w:rsidRPr="00CD3070">
          <w:rPr>
            <w:bCs/>
            <w:color w:val="FF0000"/>
            <w:lang w:val="en-US"/>
            <w:rPrChange w:id="1063" w:author="Petnathean Julled" w:date="2021-10-13T13:20:00Z">
              <w:rPr>
                <w:bCs/>
                <w:lang w:val="en-US"/>
              </w:rPr>
            </w:rPrChange>
          </w:rPr>
          <w:t xml:space="preserve">s. </w:t>
        </w:r>
      </w:ins>
      <w:ins w:id="1064" w:author="Petnathean Julled" w:date="2021-09-22T09:18:00Z">
        <w:del w:id="1065" w:author="Pattanasak Mongkolwat" w:date="2021-10-07T16:43:00Z">
          <w:r w:rsidRPr="00CD3070" w:rsidDel="006B1962">
            <w:rPr>
              <w:bCs/>
              <w:color w:val="FF0000"/>
              <w:lang w:val="en-US"/>
              <w:rPrChange w:id="1066" w:author="Petnathean Julled" w:date="2021-10-13T13:20:00Z">
                <w:rPr>
                  <w:bCs/>
                  <w:lang w:val="en-US"/>
                </w:rPr>
              </w:rPrChange>
            </w:rPr>
            <w:delText xml:space="preserve"> </w:delText>
          </w:r>
        </w:del>
      </w:ins>
      <w:ins w:id="1067" w:author="Pattanasak Mongkolwat" w:date="2021-10-07T16:43:00Z">
        <w:r w:rsidR="006B1962" w:rsidRPr="00CD3070">
          <w:rPr>
            <w:bCs/>
            <w:color w:val="FF0000"/>
            <w:lang w:val="en-US"/>
            <w:rPrChange w:id="1068" w:author="Petnathean Julled" w:date="2021-10-13T13:20:00Z">
              <w:rPr>
                <w:bCs/>
                <w:lang w:val="en-US"/>
              </w:rPr>
            </w:rPrChange>
          </w:rPr>
          <w:t>T</w:t>
        </w:r>
      </w:ins>
      <w:ins w:id="1069" w:author="Petnathean Julled" w:date="2021-09-22T09:18:00Z">
        <w:del w:id="1070" w:author="Pattanasak Mongkolwat" w:date="2021-10-07T16:43:00Z">
          <w:r w:rsidRPr="00CD3070" w:rsidDel="006B1962">
            <w:rPr>
              <w:bCs/>
              <w:color w:val="FF0000"/>
              <w:lang w:val="en-US"/>
              <w:rPrChange w:id="1071" w:author="Petnathean Julled" w:date="2021-10-13T13:20:00Z">
                <w:rPr>
                  <w:bCs/>
                  <w:lang w:val="en-US"/>
                </w:rPr>
              </w:rPrChange>
            </w:rPr>
            <w:delText>t</w:delText>
          </w:r>
        </w:del>
        <w:r w:rsidRPr="00CD3070">
          <w:rPr>
            <w:bCs/>
            <w:color w:val="FF0000"/>
            <w:lang w:val="en-US"/>
            <w:rPrChange w:id="1072" w:author="Petnathean Julled" w:date="2021-10-13T13:20:00Z">
              <w:rPr>
                <w:bCs/>
                <w:lang w:val="en-US"/>
              </w:rPr>
            </w:rPrChange>
          </w:rPr>
          <w:t xml:space="preserve">hen </w:t>
        </w:r>
      </w:ins>
      <w:ins w:id="1073" w:author="Pattanasak Mongkolwat" w:date="2021-10-07T16:43:00Z">
        <w:r w:rsidR="005E35D0" w:rsidRPr="00CD3070">
          <w:rPr>
            <w:bCs/>
            <w:color w:val="FF0000"/>
            <w:lang w:val="en-US"/>
            <w:rPrChange w:id="1074" w:author="Petnathean Julled" w:date="2021-10-13T13:20:00Z">
              <w:rPr>
                <w:bCs/>
                <w:lang w:val="en-US"/>
              </w:rPr>
            </w:rPrChange>
          </w:rPr>
          <w:t xml:space="preserve">it </w:t>
        </w:r>
      </w:ins>
      <w:ins w:id="1075" w:author="Petnathean Julled" w:date="2021-09-22T09:18:00Z">
        <w:r w:rsidRPr="00CD3070">
          <w:rPr>
            <w:bCs/>
            <w:color w:val="FF0000"/>
            <w:lang w:val="en-US"/>
            <w:rPrChange w:id="1076" w:author="Petnathean Julled" w:date="2021-10-13T13:20:00Z">
              <w:rPr>
                <w:bCs/>
                <w:lang w:val="en-US"/>
              </w:rPr>
            </w:rPrChange>
          </w:rPr>
          <w:t>return</w:t>
        </w:r>
      </w:ins>
      <w:ins w:id="1077" w:author="Pattanasak Mongkolwat" w:date="2021-10-07T16:42:00Z">
        <w:r w:rsidR="00C363A0" w:rsidRPr="00CD3070">
          <w:rPr>
            <w:bCs/>
            <w:color w:val="FF0000"/>
            <w:lang w:val="en-US"/>
            <w:rPrChange w:id="1078" w:author="Petnathean Julled" w:date="2021-10-13T13:20:00Z">
              <w:rPr>
                <w:bCs/>
                <w:lang w:val="en-US"/>
              </w:rPr>
            </w:rPrChange>
          </w:rPr>
          <w:t>s</w:t>
        </w:r>
      </w:ins>
      <w:ins w:id="1079" w:author="Petnathean Julled" w:date="2021-09-22T09:18:00Z">
        <w:r w:rsidRPr="00CD3070">
          <w:rPr>
            <w:bCs/>
            <w:color w:val="FF0000"/>
            <w:lang w:val="en-US"/>
            <w:rPrChange w:id="1080" w:author="Petnathean Julled" w:date="2021-10-13T13:20:00Z">
              <w:rPr>
                <w:bCs/>
                <w:lang w:val="en-US"/>
              </w:rPr>
            </w:rPrChange>
          </w:rPr>
          <w:t xml:space="preserve"> the result to Document Consumer Actor as response transaction. With header labeled “</w:t>
        </w:r>
        <w:proofErr w:type="spellStart"/>
        <w:proofErr w:type="gramStart"/>
        <w:r w:rsidRPr="00CD3070">
          <w:rPr>
            <w:bCs/>
            <w:color w:val="FF0000"/>
            <w:lang w:val="en-US"/>
            <w:rPrChange w:id="1081" w:author="Petnathean Julled" w:date="2021-10-13T13:20:00Z">
              <w:rPr>
                <w:bCs/>
                <w:lang w:val="en-US"/>
              </w:rPr>
            </w:rPrChange>
          </w:rPr>
          <w:t>query:AdhocQueryResponse</w:t>
        </w:r>
        <w:proofErr w:type="spellEnd"/>
        <w:proofErr w:type="gramEnd"/>
        <w:r w:rsidRPr="00CD3070">
          <w:rPr>
            <w:bCs/>
            <w:color w:val="FF0000"/>
            <w:lang w:val="en-US"/>
            <w:rPrChange w:id="1082" w:author="Petnathean Julled" w:date="2021-10-13T13:20:00Z">
              <w:rPr>
                <w:bCs/>
                <w:lang w:val="en-US"/>
              </w:rPr>
            </w:rPrChange>
          </w:rPr>
          <w:t>”, the transaction contain</w:t>
        </w:r>
      </w:ins>
      <w:ins w:id="1083" w:author="Pattanasak Mongkolwat" w:date="2021-10-07T16:44:00Z">
        <w:r w:rsidR="001B08D0" w:rsidRPr="00CD3070">
          <w:rPr>
            <w:bCs/>
            <w:color w:val="FF0000"/>
            <w:lang w:val="en-US"/>
            <w:rPrChange w:id="1084" w:author="Petnathean Julled" w:date="2021-10-13T13:20:00Z">
              <w:rPr>
                <w:bCs/>
                <w:lang w:val="en-US"/>
              </w:rPr>
            </w:rPrChange>
          </w:rPr>
          <w:t>s</w:t>
        </w:r>
      </w:ins>
      <w:ins w:id="1085" w:author="Petnathean Julled" w:date="2021-09-22T09:18:00Z">
        <w:r w:rsidRPr="00CD3070">
          <w:rPr>
            <w:bCs/>
            <w:color w:val="FF0000"/>
            <w:lang w:val="en-US"/>
            <w:rPrChange w:id="1086" w:author="Petnathean Julled" w:date="2021-10-13T13:20:00Z">
              <w:rPr>
                <w:bCs/>
                <w:lang w:val="en-US"/>
              </w:rPr>
            </w:rPrChange>
          </w:rPr>
          <w:t xml:space="preserve"> search result depend on query type specified in ITI-18 transaction. If the query expected for “</w:t>
        </w:r>
        <w:proofErr w:type="spellStart"/>
        <w:r w:rsidRPr="00CD3070">
          <w:rPr>
            <w:bCs/>
            <w:color w:val="FF0000"/>
            <w:lang w:val="en-US"/>
            <w:rPrChange w:id="1087" w:author="Petnathean Julled" w:date="2021-10-13T13:20:00Z">
              <w:rPr>
                <w:bCs/>
                <w:lang w:val="en-US"/>
              </w:rPr>
            </w:rPrChange>
          </w:rPr>
          <w:t>LeafClass</w:t>
        </w:r>
        <w:proofErr w:type="spellEnd"/>
        <w:r w:rsidRPr="00CD3070">
          <w:rPr>
            <w:bCs/>
            <w:color w:val="FF0000"/>
            <w:lang w:val="en-US"/>
            <w:rPrChange w:id="1088" w:author="Petnathean Julled" w:date="2021-10-13T13:20:00Z">
              <w:rPr>
                <w:bCs/>
                <w:lang w:val="en-US"/>
              </w:rPr>
            </w:rPrChange>
          </w:rPr>
          <w:t xml:space="preserve">” as result, the response would return Metadata attributes of all matched result in detailed. Otherwise, if the query expected for </w:t>
        </w:r>
        <w:r w:rsidRPr="00CD3070">
          <w:rPr>
            <w:bCs/>
            <w:color w:val="FF0000"/>
            <w:lang w:val="en-US"/>
            <w:rPrChange w:id="1089" w:author="Petnathean Julled" w:date="2021-10-13T13:20:00Z">
              <w:rPr>
                <w:bCs/>
                <w:lang w:val="en-US"/>
              </w:rPr>
            </w:rPrChange>
          </w:rPr>
          <w:lastRenderedPageBreak/>
          <w:t>“</w:t>
        </w:r>
        <w:proofErr w:type="spellStart"/>
        <w:r w:rsidRPr="00CD3070">
          <w:rPr>
            <w:bCs/>
            <w:color w:val="FF0000"/>
            <w:lang w:val="en-US"/>
            <w:rPrChange w:id="1090" w:author="Petnathean Julled" w:date="2021-10-13T13:20:00Z">
              <w:rPr>
                <w:bCs/>
                <w:lang w:val="en-US"/>
              </w:rPr>
            </w:rPrChange>
          </w:rPr>
          <w:t>ObjectList</w:t>
        </w:r>
        <w:proofErr w:type="spellEnd"/>
        <w:r w:rsidRPr="00CD3070">
          <w:rPr>
            <w:bCs/>
            <w:color w:val="FF0000"/>
            <w:lang w:val="en-US"/>
            <w:rPrChange w:id="1091" w:author="Petnathean Julled" w:date="2021-10-13T13:20:00Z">
              <w:rPr>
                <w:bCs/>
                <w:lang w:val="en-US"/>
              </w:rPr>
            </w:rPrChange>
          </w:rPr>
          <w:t>”, the response would return object reference number of all matched result</w:t>
        </w:r>
      </w:ins>
      <w:ins w:id="1092" w:author="Pattanasak Mongkolwat" w:date="2021-10-07T16:49:00Z">
        <w:r w:rsidR="00B57C71" w:rsidRPr="00CD3070">
          <w:rPr>
            <w:bCs/>
            <w:color w:val="FF0000"/>
            <w:lang w:val="en-US"/>
            <w:rPrChange w:id="1093" w:author="Petnathean Julled" w:date="2021-10-13T13:20:00Z">
              <w:rPr>
                <w:bCs/>
                <w:lang w:val="en-US"/>
              </w:rPr>
            </w:rPrChange>
          </w:rPr>
          <w:t>s</w:t>
        </w:r>
      </w:ins>
      <w:ins w:id="1094" w:author="Petnathean Julled" w:date="2021-09-22T10:55:00Z">
        <w:r w:rsidR="00143C14" w:rsidRPr="00CD3070">
          <w:rPr>
            <w:bCs/>
            <w:color w:val="FF0000"/>
            <w:lang w:val="en-US"/>
            <w:rPrChange w:id="1095" w:author="Petnathean Julled" w:date="2021-10-13T13:20:00Z">
              <w:rPr>
                <w:bCs/>
                <w:lang w:val="en-US"/>
              </w:rPr>
            </w:rPrChange>
          </w:rPr>
          <w:t xml:space="preserve">. </w:t>
        </w:r>
      </w:ins>
      <w:ins w:id="1096" w:author="Petnathean Julled" w:date="2021-09-22T09:18:00Z">
        <w:r w:rsidRPr="00CD3070">
          <w:rPr>
            <w:bCs/>
            <w:color w:val="FF0000"/>
            <w:lang w:val="en-US"/>
            <w:rPrChange w:id="1097" w:author="Petnathean Julled" w:date="2021-10-13T13:20:00Z">
              <w:rPr>
                <w:bCs/>
                <w:lang w:val="en-US"/>
              </w:rPr>
            </w:rPrChange>
          </w:rPr>
          <w:t>These two types of response specifically selected depend on search behavior of Document Consumer Actor’s user. The query which specified “</w:t>
        </w:r>
        <w:proofErr w:type="spellStart"/>
        <w:r w:rsidRPr="00CD3070">
          <w:rPr>
            <w:bCs/>
            <w:color w:val="FF0000"/>
            <w:lang w:val="en-US"/>
            <w:rPrChange w:id="1098" w:author="Petnathean Julled" w:date="2021-10-13T13:20:00Z">
              <w:rPr>
                <w:bCs/>
                <w:lang w:val="en-US"/>
              </w:rPr>
            </w:rPrChange>
          </w:rPr>
          <w:t>LeafClass</w:t>
        </w:r>
        <w:proofErr w:type="spellEnd"/>
        <w:r w:rsidRPr="00CD3070">
          <w:rPr>
            <w:bCs/>
            <w:color w:val="FF0000"/>
            <w:lang w:val="en-US"/>
            <w:rPrChange w:id="1099" w:author="Petnathean Julled" w:date="2021-10-13T13:20:00Z">
              <w:rPr>
                <w:bCs/>
                <w:lang w:val="en-US"/>
              </w:rPr>
            </w:rPrChange>
          </w:rPr>
          <w:t>” as its search result must provide keyword which unique to its corresponding document, such as document unique ID or object reference UUID. At the same time, “</w:t>
        </w:r>
        <w:proofErr w:type="spellStart"/>
        <w:r w:rsidRPr="00CD3070">
          <w:rPr>
            <w:bCs/>
            <w:color w:val="FF0000"/>
            <w:lang w:val="en-US"/>
            <w:rPrChange w:id="1100" w:author="Petnathean Julled" w:date="2021-10-13T13:20:00Z">
              <w:rPr>
                <w:bCs/>
                <w:lang w:val="en-US"/>
              </w:rPr>
            </w:rPrChange>
          </w:rPr>
          <w:t>ObjectList</w:t>
        </w:r>
        <w:proofErr w:type="spellEnd"/>
        <w:r w:rsidRPr="00CD3070">
          <w:rPr>
            <w:bCs/>
            <w:color w:val="FF0000"/>
            <w:lang w:val="en-US"/>
            <w:rPrChange w:id="1101" w:author="Petnathean Julled" w:date="2021-10-13T13:20:00Z">
              <w:rPr>
                <w:bCs/>
                <w:lang w:val="en-US"/>
              </w:rPr>
            </w:rPrChange>
          </w:rPr>
          <w:t>” are used to search for wide range of document with generic search keyword and value where discovery of document existent is the main goal.</w:t>
        </w:r>
      </w:ins>
    </w:p>
    <w:p w14:paraId="08C3C7D1" w14:textId="39EC63A6" w:rsidR="00644E56" w:rsidRPr="00CD3070" w:rsidRDefault="00631A05" w:rsidP="003E1AEF">
      <w:pPr>
        <w:pStyle w:val="BodyText"/>
        <w:spacing w:after="0"/>
        <w:rPr>
          <w:ins w:id="1102" w:author="Petnathean Julled" w:date="2021-09-22T10:58:00Z"/>
          <w:rFonts w:cstheme="minorBidi"/>
          <w:bCs/>
          <w:color w:val="FF0000"/>
          <w:szCs w:val="25"/>
          <w:lang w:val="en-US" w:bidi="th-TH"/>
          <w:rPrChange w:id="1103" w:author="Petnathean Julled" w:date="2021-10-13T13:20:00Z">
            <w:rPr>
              <w:ins w:id="1104" w:author="Petnathean Julled" w:date="2021-09-22T10:58:00Z"/>
              <w:rFonts w:cstheme="minorBidi"/>
              <w:bCs/>
              <w:szCs w:val="25"/>
              <w:lang w:val="en-US" w:bidi="th-TH"/>
            </w:rPr>
          </w:rPrChange>
        </w:rPr>
      </w:pPr>
      <w:ins w:id="1105" w:author="Petnathean Julled" w:date="2021-09-22T09:21:00Z">
        <w:r w:rsidRPr="00CD3070">
          <w:rPr>
            <w:bCs/>
            <w:color w:val="FF0000"/>
            <w:lang w:val="en-US"/>
            <w:rPrChange w:id="1106" w:author="Petnathean Julled" w:date="2021-10-13T13:20:00Z">
              <w:rPr>
                <w:bCs/>
                <w:lang w:val="en-US"/>
              </w:rPr>
            </w:rPrChange>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ins>
      <w:ins w:id="1107" w:author="Pattanasak Mongkolwat" w:date="2021-10-07T16:52:00Z">
        <w:r w:rsidR="00AE0389" w:rsidRPr="00CD3070">
          <w:rPr>
            <w:bCs/>
            <w:color w:val="FF0000"/>
            <w:lang w:val="en-US"/>
            <w:rPrChange w:id="1108" w:author="Petnathean Julled" w:date="2021-10-13T13:20:00Z">
              <w:rPr>
                <w:bCs/>
                <w:lang w:val="en-US"/>
              </w:rPr>
            </w:rPrChange>
          </w:rPr>
          <w:t>ed</w:t>
        </w:r>
      </w:ins>
      <w:ins w:id="1109" w:author="Petnathean Julled" w:date="2021-09-22T09:21:00Z">
        <w:r w:rsidRPr="00CD3070">
          <w:rPr>
            <w:bCs/>
            <w:color w:val="FF0000"/>
            <w:lang w:val="en-US"/>
            <w:rPrChange w:id="1110" w:author="Petnathean Julled" w:date="2021-10-13T13:20:00Z">
              <w:rPr>
                <w:bCs/>
                <w:lang w:val="en-US"/>
              </w:rPr>
            </w:rPrChange>
          </w:rPr>
          <w:t xml:space="preserve"> to input essential metadata attributes required for the query type (i.e., </w:t>
        </w:r>
        <w:proofErr w:type="spellStart"/>
        <w:r w:rsidRPr="00CD3070">
          <w:rPr>
            <w:bCs/>
            <w:color w:val="FF0000"/>
            <w:lang w:val="en-US"/>
            <w:rPrChange w:id="1111" w:author="Petnathean Julled" w:date="2021-10-13T13:20:00Z">
              <w:rPr>
                <w:bCs/>
                <w:lang w:val="en-US"/>
              </w:rPr>
            </w:rPrChange>
          </w:rPr>
          <w:t>FindDocuments</w:t>
        </w:r>
        <w:proofErr w:type="spellEnd"/>
        <w:r w:rsidRPr="00CD3070">
          <w:rPr>
            <w:bCs/>
            <w:color w:val="FF0000"/>
            <w:lang w:val="en-US"/>
            <w:rPrChange w:id="1112" w:author="Petnathean Julled" w:date="2021-10-13T13:20:00Z">
              <w:rPr>
                <w:bCs/>
                <w:lang w:val="en-US"/>
              </w:rPr>
            </w:rPrChange>
          </w:rPr>
          <w:t xml:space="preserve"> will require attributes included </w:t>
        </w:r>
        <w:proofErr w:type="spellStart"/>
        <w:r w:rsidRPr="00CD3070">
          <w:rPr>
            <w:bCs/>
            <w:color w:val="FF0000"/>
            <w:lang w:val="en-US"/>
            <w:rPrChange w:id="1113" w:author="Petnathean Julled" w:date="2021-10-13T13:20:00Z">
              <w:rPr>
                <w:bCs/>
                <w:lang w:val="en-US"/>
              </w:rPr>
            </w:rPrChange>
          </w:rPr>
          <w:t>DocumentEntryPatientId</w:t>
        </w:r>
        <w:proofErr w:type="spellEnd"/>
        <w:r w:rsidRPr="00CD3070">
          <w:rPr>
            <w:bCs/>
            <w:color w:val="FF0000"/>
            <w:lang w:val="en-US"/>
            <w:rPrChange w:id="1114" w:author="Petnathean Julled" w:date="2021-10-13T13:20:00Z">
              <w:rPr>
                <w:bCs/>
                <w:lang w:val="en-US"/>
              </w:rPr>
            </w:rPrChange>
          </w:rPr>
          <w:t xml:space="preserve"> and </w:t>
        </w:r>
        <w:proofErr w:type="spellStart"/>
        <w:r w:rsidRPr="00CD3070">
          <w:rPr>
            <w:bCs/>
            <w:color w:val="FF0000"/>
            <w:lang w:val="en-US"/>
            <w:rPrChange w:id="1115" w:author="Petnathean Julled" w:date="2021-10-13T13:20:00Z">
              <w:rPr>
                <w:bCs/>
                <w:lang w:val="en-US"/>
              </w:rPr>
            </w:rPrChange>
          </w:rPr>
          <w:t>DocumentEntryStatus</w:t>
        </w:r>
        <w:proofErr w:type="spellEnd"/>
        <w:r w:rsidRPr="00CD3070">
          <w:rPr>
            <w:bCs/>
            <w:color w:val="FF0000"/>
            <w:lang w:val="en-US"/>
            <w:rPrChange w:id="1116" w:author="Petnathean Julled" w:date="2021-10-13T13:20:00Z">
              <w:rPr>
                <w:bCs/>
                <w:lang w:val="en-US"/>
              </w:rPr>
            </w:rPrChange>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ins>
      <w:ins w:id="1117" w:author="Petnathean Julled" w:date="2021-09-22T09:26:00Z">
        <w:r w:rsidR="008B75AE" w:rsidRPr="00CD3070">
          <w:rPr>
            <w:rFonts w:cstheme="minorBidi" w:hint="cs"/>
            <w:bCs/>
            <w:color w:val="FF0000"/>
            <w:szCs w:val="25"/>
            <w:cs/>
            <w:lang w:val="en-US" w:bidi="th-TH"/>
            <w:rPrChange w:id="1118" w:author="Petnathean Julled" w:date="2021-10-13T13:20:00Z">
              <w:rPr>
                <w:rFonts w:cstheme="minorBidi" w:hint="cs"/>
                <w:bCs/>
                <w:szCs w:val="25"/>
                <w:cs/>
                <w:lang w:val="en-US" w:bidi="th-TH"/>
              </w:rPr>
            </w:rPrChange>
          </w:rPr>
          <w:t xml:space="preserve"> </w:t>
        </w:r>
        <w:r w:rsidR="008B75AE" w:rsidRPr="00CD3070">
          <w:rPr>
            <w:rFonts w:cstheme="minorBidi"/>
            <w:bCs/>
            <w:color w:val="FF0000"/>
            <w:szCs w:val="25"/>
            <w:lang w:val="en-US" w:bidi="th-TH"/>
            <w:rPrChange w:id="1119" w:author="Petnathean Julled" w:date="2021-10-13T13:20:00Z">
              <w:rPr>
                <w:rFonts w:cstheme="minorBidi"/>
                <w:bCs/>
                <w:szCs w:val="25"/>
                <w:lang w:val="en-US" w:bidi="th-TH"/>
              </w:rPr>
            </w:rPrChange>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ins>
      <w:ins w:id="1120" w:author="Petnathean Julled" w:date="2021-09-22T10:58:00Z">
        <w:r w:rsidR="00644E56" w:rsidRPr="00CD3070">
          <w:rPr>
            <w:rFonts w:cstheme="minorBidi"/>
            <w:bCs/>
            <w:color w:val="FF0000"/>
            <w:szCs w:val="25"/>
            <w:lang w:val="en-US" w:bidi="th-TH"/>
            <w:rPrChange w:id="1121" w:author="Petnathean Julled" w:date="2021-10-13T13:20:00Z">
              <w:rPr>
                <w:rFonts w:cstheme="minorBidi"/>
                <w:bCs/>
                <w:szCs w:val="25"/>
                <w:lang w:val="en-US" w:bidi="th-TH"/>
              </w:rPr>
            </w:rPrChange>
          </w:rPr>
          <w:t xml:space="preserve"> </w:t>
        </w:r>
      </w:ins>
    </w:p>
    <w:p w14:paraId="296059F4" w14:textId="342C8353" w:rsidR="003E1AEF" w:rsidRPr="00CD3070" w:rsidRDefault="00644E56">
      <w:pPr>
        <w:pStyle w:val="BodyText"/>
        <w:spacing w:after="0"/>
        <w:rPr>
          <w:ins w:id="1122" w:author="Petnathean Julled" w:date="2021-09-22T09:27:00Z"/>
          <w:rFonts w:cstheme="minorBidi"/>
          <w:bCs/>
          <w:color w:val="FF0000"/>
          <w:szCs w:val="25"/>
          <w:lang w:val="en-US" w:bidi="th-TH"/>
          <w:rPrChange w:id="1123" w:author="Petnathean Julled" w:date="2021-10-13T13:20:00Z">
            <w:rPr>
              <w:ins w:id="1124" w:author="Petnathean Julled" w:date="2021-09-22T09:27:00Z"/>
              <w:rFonts w:cstheme="minorBidi"/>
              <w:bCs/>
              <w:szCs w:val="25"/>
              <w:lang w:val="en-US" w:bidi="th-TH"/>
            </w:rPr>
          </w:rPrChange>
        </w:rPr>
        <w:pPrChange w:id="1125" w:author="Petnathean Julled" w:date="2021-09-22T09:27:00Z">
          <w:pPr>
            <w:pStyle w:val="BodyText"/>
          </w:pPr>
        </w:pPrChange>
      </w:pPr>
      <w:ins w:id="1126" w:author="Petnathean Julled" w:date="2021-09-22T10:58:00Z">
        <w:r w:rsidRPr="00CD3070">
          <w:rPr>
            <w:rFonts w:cstheme="minorBidi"/>
            <w:bCs/>
            <w:color w:val="FF0000"/>
            <w:szCs w:val="25"/>
            <w:lang w:val="en-US" w:bidi="th-TH"/>
            <w:rPrChange w:id="1127" w:author="Petnathean Julled" w:date="2021-10-13T13:20:00Z">
              <w:rPr>
                <w:rFonts w:cstheme="minorBidi"/>
                <w:bCs/>
                <w:szCs w:val="25"/>
                <w:lang w:val="en-US" w:bidi="th-TH"/>
              </w:rPr>
            </w:rPrChange>
          </w:rPr>
          <w:t xml:space="preserve">The XDS Document Registry Actor program must be able to communicate with the simulated XDS Document Repository actor and XDS Document Consumer actor. At the same time, the software will need to act as the </w:t>
        </w:r>
        <w:commentRangeStart w:id="1128"/>
        <w:r w:rsidRPr="00CD3070">
          <w:rPr>
            <w:rFonts w:cstheme="minorBidi"/>
            <w:bCs/>
            <w:color w:val="FF0000"/>
            <w:szCs w:val="25"/>
            <w:highlight w:val="yellow"/>
            <w:lang w:val="en-US" w:bidi="th-TH"/>
            <w:rPrChange w:id="1129" w:author="Petnathean Julled" w:date="2021-10-13T13:20:00Z">
              <w:rPr>
                <w:rFonts w:cstheme="minorBidi"/>
                <w:bCs/>
                <w:szCs w:val="25"/>
                <w:lang w:val="en-US" w:bidi="th-TH"/>
              </w:rPr>
            </w:rPrChange>
          </w:rPr>
          <w:t>middle</w:t>
        </w:r>
      </w:ins>
      <w:ins w:id="1130" w:author="Pattanasak Mongkolwat" w:date="2021-10-07T16:53:00Z">
        <w:r w:rsidR="00B13259" w:rsidRPr="00CD3070">
          <w:rPr>
            <w:rFonts w:cstheme="minorBidi"/>
            <w:bCs/>
            <w:color w:val="FF0000"/>
            <w:szCs w:val="25"/>
            <w:highlight w:val="yellow"/>
            <w:lang w:val="en-US" w:bidi="th-TH"/>
            <w:rPrChange w:id="1131" w:author="Petnathean Julled" w:date="2021-10-13T13:20:00Z">
              <w:rPr>
                <w:rFonts w:cstheme="minorBidi"/>
                <w:bCs/>
                <w:szCs w:val="25"/>
                <w:lang w:val="en-US" w:bidi="th-TH"/>
              </w:rPr>
            </w:rPrChange>
          </w:rPr>
          <w:t>ware</w:t>
        </w:r>
        <w:commentRangeEnd w:id="1128"/>
        <w:r w:rsidR="00B13259" w:rsidRPr="00CD3070">
          <w:rPr>
            <w:rStyle w:val="CommentReference"/>
            <w:color w:val="FF0000"/>
            <w:spacing w:val="0"/>
            <w:lang w:val="en-US" w:eastAsia="en-US"/>
            <w:rPrChange w:id="1132" w:author="Petnathean Julled" w:date="2021-10-13T13:20:00Z">
              <w:rPr>
                <w:rStyle w:val="CommentReference"/>
                <w:spacing w:val="0"/>
                <w:lang w:val="en-US" w:eastAsia="en-US"/>
              </w:rPr>
            </w:rPrChange>
          </w:rPr>
          <w:commentReference w:id="1128"/>
        </w:r>
      </w:ins>
      <w:ins w:id="1133" w:author="Petnathean Julled" w:date="2021-09-22T10:58:00Z">
        <w:r w:rsidRPr="00CD3070">
          <w:rPr>
            <w:rFonts w:cstheme="minorBidi"/>
            <w:bCs/>
            <w:color w:val="FF0000"/>
            <w:szCs w:val="25"/>
            <w:lang w:val="en-US" w:bidi="th-TH"/>
            <w:rPrChange w:id="1134" w:author="Petnathean Julled" w:date="2021-10-13T13:20:00Z">
              <w:rPr>
                <w:rFonts w:cstheme="minorBidi"/>
                <w:bCs/>
                <w:szCs w:val="25"/>
                <w:lang w:val="en-US" w:bidi="th-TH"/>
              </w:rPr>
            </w:rPrChange>
          </w:rPr>
          <w:t xml:space="preserve"> between the local XDS system and the Blockchain ledger. The Actor will wait until receiving the XML message transaction and react differently to ITI-42 and ITI-18 </w:t>
        </w:r>
        <w:r w:rsidRPr="00CD3070">
          <w:rPr>
            <w:rFonts w:cstheme="minorBidi"/>
            <w:bCs/>
            <w:color w:val="FF0000"/>
            <w:szCs w:val="25"/>
            <w:lang w:val="en-US" w:bidi="th-TH"/>
            <w:rPrChange w:id="1135" w:author="Petnathean Julled" w:date="2021-10-13T13:20:00Z">
              <w:rPr>
                <w:rFonts w:cstheme="minorBidi"/>
                <w:bCs/>
                <w:szCs w:val="25"/>
                <w:lang w:val="en-US" w:bidi="th-TH"/>
              </w:rPr>
            </w:rPrChange>
          </w:rPr>
          <w:t xml:space="preserve">transactions. Unlike the XDS Document Repository Actor and XDS Document Consumer Actor, the XDS Document Registry was made to act as the medium between the native system and the Blockchain </w:t>
        </w:r>
        <w:proofErr w:type="spellStart"/>
        <w:r w:rsidRPr="00CD3070">
          <w:rPr>
            <w:rFonts w:cstheme="minorBidi"/>
            <w:bCs/>
            <w:color w:val="FF0000"/>
            <w:szCs w:val="25"/>
            <w:lang w:val="en-US" w:bidi="th-TH"/>
            <w:rPrChange w:id="1136" w:author="Petnathean Julled" w:date="2021-10-13T13:20:00Z">
              <w:rPr>
                <w:rFonts w:cstheme="minorBidi"/>
                <w:bCs/>
                <w:szCs w:val="25"/>
                <w:lang w:val="en-US" w:bidi="th-TH"/>
              </w:rPr>
            </w:rPrChange>
          </w:rPr>
          <w:t>Smart</w:t>
        </w:r>
        <w:del w:id="1137" w:author="Pattanasak Mongkolwat" w:date="2021-10-07T16:53:00Z">
          <w:r w:rsidRPr="00CD3070" w:rsidDel="001A2F63">
            <w:rPr>
              <w:rFonts w:cstheme="minorBidi"/>
              <w:bCs/>
              <w:color w:val="FF0000"/>
              <w:szCs w:val="25"/>
              <w:lang w:val="en-US" w:bidi="th-TH"/>
              <w:rPrChange w:id="1138" w:author="Petnathean Julled" w:date="2021-10-13T13:20:00Z">
                <w:rPr>
                  <w:rFonts w:cstheme="minorBidi"/>
                  <w:bCs/>
                  <w:szCs w:val="25"/>
                  <w:lang w:val="en-US" w:bidi="th-TH"/>
                </w:rPr>
              </w:rPrChange>
            </w:rPr>
            <w:delText>c</w:delText>
          </w:r>
        </w:del>
      </w:ins>
      <w:ins w:id="1139" w:author="Pattanasak Mongkolwat" w:date="2021-10-07T16:53:00Z">
        <w:r w:rsidR="001A2F63" w:rsidRPr="00CD3070">
          <w:rPr>
            <w:rFonts w:cstheme="minorBidi"/>
            <w:bCs/>
            <w:color w:val="FF0000"/>
            <w:szCs w:val="25"/>
            <w:lang w:val="en-US" w:bidi="th-TH"/>
            <w:rPrChange w:id="1140" w:author="Petnathean Julled" w:date="2021-10-13T13:20:00Z">
              <w:rPr>
                <w:rFonts w:cstheme="minorBidi"/>
                <w:bCs/>
                <w:szCs w:val="25"/>
                <w:lang w:val="en-US" w:bidi="th-TH"/>
              </w:rPr>
            </w:rPrChange>
          </w:rPr>
          <w:t>C</w:t>
        </w:r>
      </w:ins>
      <w:ins w:id="1141" w:author="Petnathean Julled" w:date="2021-09-22T10:58:00Z">
        <w:r w:rsidRPr="00CD3070">
          <w:rPr>
            <w:rFonts w:cstheme="minorBidi"/>
            <w:bCs/>
            <w:color w:val="FF0000"/>
            <w:szCs w:val="25"/>
            <w:lang w:val="en-US" w:bidi="th-TH"/>
            <w:rPrChange w:id="1142"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43" w:author="Petnathean Julled" w:date="2021-10-13T13:20:00Z">
              <w:rPr>
                <w:rFonts w:cstheme="minorBidi"/>
                <w:bCs/>
                <w:szCs w:val="25"/>
                <w:lang w:val="en-US" w:bidi="th-TH"/>
              </w:rPr>
            </w:rPrChange>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del w:id="1144" w:author="Pattanasak Mongkolwat" w:date="2021-10-07T16:54:00Z">
          <w:r w:rsidRPr="00CD3070" w:rsidDel="001A2F63">
            <w:rPr>
              <w:rFonts w:cstheme="minorBidi"/>
              <w:bCs/>
              <w:color w:val="FF0000"/>
              <w:szCs w:val="25"/>
              <w:lang w:val="en-US" w:bidi="th-TH"/>
              <w:rPrChange w:id="1145" w:author="Petnathean Julled" w:date="2021-10-13T13:20:00Z">
                <w:rPr>
                  <w:rFonts w:cstheme="minorBidi"/>
                  <w:bCs/>
                  <w:szCs w:val="25"/>
                  <w:lang w:val="en-US" w:bidi="th-TH"/>
                </w:rPr>
              </w:rPrChange>
            </w:rPr>
            <w:delText>s</w:delText>
          </w:r>
        </w:del>
      </w:ins>
      <w:ins w:id="1146" w:author="Pattanasak Mongkolwat" w:date="2021-10-07T16:54:00Z">
        <w:r w:rsidR="001A2F63" w:rsidRPr="00CD3070">
          <w:rPr>
            <w:rFonts w:cstheme="minorBidi"/>
            <w:bCs/>
            <w:color w:val="FF0000"/>
            <w:szCs w:val="25"/>
            <w:lang w:val="en-US" w:bidi="th-TH"/>
            <w:rPrChange w:id="1147" w:author="Petnathean Julled" w:date="2021-10-13T13:20:00Z">
              <w:rPr>
                <w:rFonts w:cstheme="minorBidi"/>
                <w:bCs/>
                <w:szCs w:val="25"/>
                <w:lang w:val="en-US" w:bidi="th-TH"/>
              </w:rPr>
            </w:rPrChange>
          </w:rPr>
          <w:t>S</w:t>
        </w:r>
      </w:ins>
      <w:ins w:id="1148" w:author="Petnathean Julled" w:date="2021-09-22T10:58:00Z">
        <w:r w:rsidRPr="00CD3070">
          <w:rPr>
            <w:rFonts w:cstheme="minorBidi"/>
            <w:bCs/>
            <w:color w:val="FF0000"/>
            <w:szCs w:val="25"/>
            <w:lang w:val="en-US" w:bidi="th-TH"/>
            <w:rPrChange w:id="1149" w:author="Petnathean Julled" w:date="2021-10-13T13:20:00Z">
              <w:rPr>
                <w:rFonts w:cstheme="minorBidi"/>
                <w:bCs/>
                <w:szCs w:val="25"/>
                <w:lang w:val="en-US" w:bidi="th-TH"/>
              </w:rPr>
            </w:rPrChange>
          </w:rPr>
          <w:t xml:space="preserve">cript native program part and </w:t>
        </w:r>
        <w:proofErr w:type="spellStart"/>
        <w:r w:rsidRPr="00CD3070">
          <w:rPr>
            <w:rFonts w:cstheme="minorBidi"/>
            <w:bCs/>
            <w:color w:val="FF0000"/>
            <w:szCs w:val="25"/>
            <w:lang w:val="en-US" w:bidi="th-TH"/>
            <w:rPrChange w:id="1150" w:author="Petnathean Julled" w:date="2021-10-13T13:20:00Z">
              <w:rPr>
                <w:rFonts w:cstheme="minorBidi"/>
                <w:bCs/>
                <w:szCs w:val="25"/>
                <w:lang w:val="en-US" w:bidi="th-TH"/>
              </w:rPr>
            </w:rPrChange>
          </w:rPr>
          <w:t>Smart</w:t>
        </w:r>
        <w:del w:id="1151" w:author="Pattanasak Mongkolwat" w:date="2021-10-07T16:54:00Z">
          <w:r w:rsidRPr="00CD3070" w:rsidDel="001A2F63">
            <w:rPr>
              <w:rFonts w:cstheme="minorBidi"/>
              <w:bCs/>
              <w:color w:val="FF0000"/>
              <w:szCs w:val="25"/>
              <w:lang w:val="en-US" w:bidi="th-TH"/>
              <w:rPrChange w:id="1152" w:author="Petnathean Julled" w:date="2021-10-13T13:20:00Z">
                <w:rPr>
                  <w:rFonts w:cstheme="minorBidi"/>
                  <w:bCs/>
                  <w:szCs w:val="25"/>
                  <w:lang w:val="en-US" w:bidi="th-TH"/>
                </w:rPr>
              </w:rPrChange>
            </w:rPr>
            <w:delText>c</w:delText>
          </w:r>
        </w:del>
      </w:ins>
      <w:ins w:id="1153" w:author="Pattanasak Mongkolwat" w:date="2021-10-07T16:54:00Z">
        <w:r w:rsidR="001A2F63" w:rsidRPr="00CD3070">
          <w:rPr>
            <w:rFonts w:cstheme="minorBidi"/>
            <w:bCs/>
            <w:color w:val="FF0000"/>
            <w:szCs w:val="25"/>
            <w:lang w:val="en-US" w:bidi="th-TH"/>
            <w:rPrChange w:id="1154" w:author="Petnathean Julled" w:date="2021-10-13T13:20:00Z">
              <w:rPr>
                <w:rFonts w:cstheme="minorBidi"/>
                <w:bCs/>
                <w:szCs w:val="25"/>
                <w:lang w:val="en-US" w:bidi="th-TH"/>
              </w:rPr>
            </w:rPrChange>
          </w:rPr>
          <w:t>C</w:t>
        </w:r>
      </w:ins>
      <w:ins w:id="1155" w:author="Petnathean Julled" w:date="2021-09-22T10:58:00Z">
        <w:r w:rsidRPr="00CD3070">
          <w:rPr>
            <w:rFonts w:cstheme="minorBidi"/>
            <w:bCs/>
            <w:color w:val="FF0000"/>
            <w:szCs w:val="25"/>
            <w:lang w:val="en-US" w:bidi="th-TH"/>
            <w:rPrChange w:id="1156"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57" w:author="Petnathean Julled" w:date="2021-10-13T13:20:00Z">
              <w:rPr>
                <w:rFonts w:cstheme="minorBidi"/>
                <w:bCs/>
                <w:szCs w:val="25"/>
                <w:lang w:val="en-US" w:bidi="th-TH"/>
              </w:rPr>
            </w:rPrChange>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CD3070">
          <w:rPr>
            <w:rFonts w:cstheme="minorBidi"/>
            <w:bCs/>
            <w:color w:val="FF0000"/>
            <w:szCs w:val="25"/>
            <w:lang w:val="en-US" w:bidi="th-TH"/>
            <w:rPrChange w:id="1158" w:author="Petnathean Julled" w:date="2021-10-13T13:20:00Z">
              <w:rPr>
                <w:rFonts w:cstheme="minorBidi"/>
                <w:bCs/>
                <w:szCs w:val="25"/>
                <w:lang w:val="en-US" w:bidi="th-TH"/>
              </w:rPr>
            </w:rPrChange>
          </w:rPr>
          <w:t>Smart</w:t>
        </w:r>
        <w:del w:id="1159" w:author="Pattanasak Mongkolwat" w:date="2021-10-07T16:54:00Z">
          <w:r w:rsidRPr="00CD3070" w:rsidDel="00311134">
            <w:rPr>
              <w:rFonts w:cstheme="minorBidi"/>
              <w:bCs/>
              <w:color w:val="FF0000"/>
              <w:szCs w:val="25"/>
              <w:lang w:val="en-US" w:bidi="th-TH"/>
              <w:rPrChange w:id="1160" w:author="Petnathean Julled" w:date="2021-10-13T13:20:00Z">
                <w:rPr>
                  <w:rFonts w:cstheme="minorBidi"/>
                  <w:bCs/>
                  <w:szCs w:val="25"/>
                  <w:lang w:val="en-US" w:bidi="th-TH"/>
                </w:rPr>
              </w:rPrChange>
            </w:rPr>
            <w:delText>c</w:delText>
          </w:r>
        </w:del>
      </w:ins>
      <w:ins w:id="1161" w:author="Pattanasak Mongkolwat" w:date="2021-10-07T16:54:00Z">
        <w:r w:rsidR="00311134" w:rsidRPr="00CD3070">
          <w:rPr>
            <w:rFonts w:cstheme="minorBidi"/>
            <w:bCs/>
            <w:color w:val="FF0000"/>
            <w:szCs w:val="25"/>
            <w:lang w:val="en-US" w:bidi="th-TH"/>
            <w:rPrChange w:id="1162" w:author="Petnathean Julled" w:date="2021-10-13T13:20:00Z">
              <w:rPr>
                <w:rFonts w:cstheme="minorBidi"/>
                <w:bCs/>
                <w:szCs w:val="25"/>
                <w:lang w:val="en-US" w:bidi="th-TH"/>
              </w:rPr>
            </w:rPrChange>
          </w:rPr>
          <w:t>C</w:t>
        </w:r>
      </w:ins>
      <w:ins w:id="1163" w:author="Petnathean Julled" w:date="2021-09-22T10:58:00Z">
        <w:r w:rsidRPr="00CD3070">
          <w:rPr>
            <w:rFonts w:cstheme="minorBidi"/>
            <w:bCs/>
            <w:color w:val="FF0000"/>
            <w:szCs w:val="25"/>
            <w:lang w:val="en-US" w:bidi="th-TH"/>
            <w:rPrChange w:id="1164"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65" w:author="Petnathean Julled" w:date="2021-10-13T13:20:00Z">
              <w:rPr>
                <w:rFonts w:cstheme="minorBidi"/>
                <w:bCs/>
                <w:szCs w:val="25"/>
                <w:lang w:val="en-US" w:bidi="th-TH"/>
              </w:rPr>
            </w:rPrChange>
          </w:rPr>
          <w:t xml:space="preserve"> compatible format.</w:t>
        </w:r>
      </w:ins>
      <w:ins w:id="1166" w:author="Petnathean Julled" w:date="2021-09-22T09:27:00Z">
        <w:r w:rsidR="003E1AEF" w:rsidRPr="00CD3070">
          <w:rPr>
            <w:rFonts w:cstheme="minorBidi" w:hint="cs"/>
            <w:bCs/>
            <w:color w:val="FF0000"/>
            <w:szCs w:val="25"/>
            <w:cs/>
            <w:lang w:val="en-US" w:bidi="th-TH"/>
            <w:rPrChange w:id="1167" w:author="Petnathean Julled" w:date="2021-10-13T13:20:00Z">
              <w:rPr>
                <w:rFonts w:cstheme="minorBidi" w:hint="cs"/>
                <w:bCs/>
                <w:szCs w:val="25"/>
                <w:cs/>
                <w:lang w:val="en-US" w:bidi="th-TH"/>
              </w:rPr>
            </w:rPrChange>
          </w:rPr>
          <w:t xml:space="preserve"> </w:t>
        </w:r>
      </w:ins>
    </w:p>
    <w:p w14:paraId="05FBA6B1" w14:textId="1DBD0E5B" w:rsidR="00990EC5" w:rsidRPr="00CD3070" w:rsidRDefault="00F75BDF">
      <w:pPr>
        <w:pStyle w:val="BodyText"/>
        <w:spacing w:after="0"/>
        <w:rPr>
          <w:ins w:id="1168" w:author="Petnathean Julled" w:date="2021-09-22T09:35:00Z"/>
          <w:rFonts w:cstheme="minorBidi"/>
          <w:bCs/>
          <w:color w:val="FF0000"/>
          <w:szCs w:val="25"/>
          <w:lang w:val="en-US" w:bidi="th-TH"/>
          <w:rPrChange w:id="1169" w:author="Petnathean Julled" w:date="2021-10-13T13:20:00Z">
            <w:rPr>
              <w:ins w:id="1170" w:author="Petnathean Julled" w:date="2021-09-22T09:35:00Z"/>
              <w:rFonts w:cstheme="minorBidi"/>
              <w:bCs/>
              <w:szCs w:val="25"/>
              <w:lang w:val="en-US" w:bidi="th-TH"/>
            </w:rPr>
          </w:rPrChange>
        </w:rPr>
        <w:pPrChange w:id="1171" w:author="Petnathean Julled" w:date="2021-09-22T09:35:00Z">
          <w:pPr>
            <w:pStyle w:val="BodyText"/>
          </w:pPr>
        </w:pPrChange>
      </w:pPr>
      <w:ins w:id="1172" w:author="Petnathean Julled" w:date="2021-09-22T09:31:00Z">
        <w:r w:rsidRPr="00CD3070">
          <w:rPr>
            <w:rFonts w:cstheme="minorBidi"/>
            <w:bCs/>
            <w:color w:val="FF0000"/>
            <w:szCs w:val="25"/>
            <w:lang w:val="en-US" w:bidi="th-TH"/>
            <w:rPrChange w:id="1173" w:author="Petnathean Julled" w:date="2021-10-13T13:20:00Z">
              <w:rPr>
                <w:rFonts w:cstheme="minorBidi"/>
                <w:bCs/>
                <w:szCs w:val="25"/>
                <w:lang w:val="en-US" w:bidi="th-TH"/>
              </w:rPr>
            </w:rPrChange>
          </w:rPr>
          <w:t xml:space="preserve">In the implementation, </w:t>
        </w:r>
        <w:proofErr w:type="spellStart"/>
        <w:r w:rsidRPr="00CD3070">
          <w:rPr>
            <w:rFonts w:cstheme="minorBidi"/>
            <w:bCs/>
            <w:color w:val="FF0000"/>
            <w:szCs w:val="25"/>
            <w:lang w:val="en-US" w:bidi="th-TH"/>
            <w:rPrChange w:id="1174" w:author="Petnathean Julled" w:date="2021-10-13T13:20:00Z">
              <w:rPr>
                <w:rFonts w:cstheme="minorBidi"/>
                <w:bCs/>
                <w:szCs w:val="25"/>
                <w:lang w:val="en-US" w:bidi="th-TH"/>
              </w:rPr>
            </w:rPrChange>
          </w:rPr>
          <w:t>Smart</w:t>
        </w:r>
        <w:del w:id="1175" w:author="Pattanasak Mongkolwat" w:date="2021-10-07T16:54:00Z">
          <w:r w:rsidRPr="00CD3070" w:rsidDel="00311134">
            <w:rPr>
              <w:rFonts w:cstheme="minorBidi"/>
              <w:bCs/>
              <w:color w:val="FF0000"/>
              <w:szCs w:val="25"/>
              <w:lang w:val="en-US" w:bidi="th-TH"/>
              <w:rPrChange w:id="1176" w:author="Petnathean Julled" w:date="2021-10-13T13:20:00Z">
                <w:rPr>
                  <w:rFonts w:cstheme="minorBidi"/>
                  <w:bCs/>
                  <w:szCs w:val="25"/>
                  <w:lang w:val="en-US" w:bidi="th-TH"/>
                </w:rPr>
              </w:rPrChange>
            </w:rPr>
            <w:delText>c</w:delText>
          </w:r>
        </w:del>
      </w:ins>
      <w:ins w:id="1177" w:author="Pattanasak Mongkolwat" w:date="2021-10-07T16:54:00Z">
        <w:r w:rsidR="00311134" w:rsidRPr="00CD3070">
          <w:rPr>
            <w:rFonts w:cstheme="minorBidi"/>
            <w:bCs/>
            <w:color w:val="FF0000"/>
            <w:szCs w:val="25"/>
            <w:lang w:val="en-US" w:bidi="th-TH"/>
            <w:rPrChange w:id="1178" w:author="Petnathean Julled" w:date="2021-10-13T13:20:00Z">
              <w:rPr>
                <w:rFonts w:cstheme="minorBidi"/>
                <w:bCs/>
                <w:szCs w:val="25"/>
                <w:lang w:val="en-US" w:bidi="th-TH"/>
              </w:rPr>
            </w:rPrChange>
          </w:rPr>
          <w:t>C</w:t>
        </w:r>
      </w:ins>
      <w:ins w:id="1179" w:author="Petnathean Julled" w:date="2021-09-22T09:31:00Z">
        <w:r w:rsidRPr="00CD3070">
          <w:rPr>
            <w:rFonts w:cstheme="minorBidi"/>
            <w:bCs/>
            <w:color w:val="FF0000"/>
            <w:szCs w:val="25"/>
            <w:lang w:val="en-US" w:bidi="th-TH"/>
            <w:rPrChange w:id="1180"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81" w:author="Petnathean Julled" w:date="2021-10-13T13:20:00Z">
              <w:rPr>
                <w:rFonts w:cstheme="minorBidi"/>
                <w:bCs/>
                <w:szCs w:val="25"/>
                <w:lang w:val="en-US" w:bidi="th-TH"/>
              </w:rPr>
            </w:rPrChange>
          </w:rPr>
          <w:t xml:space="preserve"> was designed to store string values and will return the stored value when called by the corresponding </w:t>
        </w:r>
        <w:proofErr w:type="spellStart"/>
        <w:r w:rsidRPr="00CD3070">
          <w:rPr>
            <w:rFonts w:cstheme="minorBidi"/>
            <w:bCs/>
            <w:color w:val="FF0000"/>
            <w:szCs w:val="25"/>
            <w:lang w:val="en-US" w:bidi="th-TH"/>
            <w:rPrChange w:id="1182" w:author="Petnathean Julled" w:date="2021-10-13T13:20:00Z">
              <w:rPr>
                <w:rFonts w:cstheme="minorBidi"/>
                <w:bCs/>
                <w:szCs w:val="25"/>
                <w:lang w:val="en-US" w:bidi="th-TH"/>
              </w:rPr>
            </w:rPrChange>
          </w:rPr>
          <w:t>Smart</w:t>
        </w:r>
        <w:del w:id="1183" w:author="Pattanasak Mongkolwat" w:date="2021-10-07T16:54:00Z">
          <w:r w:rsidRPr="00CD3070" w:rsidDel="00311134">
            <w:rPr>
              <w:rFonts w:cstheme="minorBidi"/>
              <w:bCs/>
              <w:color w:val="FF0000"/>
              <w:szCs w:val="25"/>
              <w:lang w:val="en-US" w:bidi="th-TH"/>
              <w:rPrChange w:id="1184" w:author="Petnathean Julled" w:date="2021-10-13T13:20:00Z">
                <w:rPr>
                  <w:rFonts w:cstheme="minorBidi"/>
                  <w:bCs/>
                  <w:szCs w:val="25"/>
                  <w:lang w:val="en-US" w:bidi="th-TH"/>
                </w:rPr>
              </w:rPrChange>
            </w:rPr>
            <w:delText>c</w:delText>
          </w:r>
        </w:del>
      </w:ins>
      <w:ins w:id="1185" w:author="Pattanasak Mongkolwat" w:date="2021-10-07T16:54:00Z">
        <w:r w:rsidR="00311134" w:rsidRPr="00CD3070">
          <w:rPr>
            <w:rFonts w:cstheme="minorBidi"/>
            <w:bCs/>
            <w:color w:val="FF0000"/>
            <w:szCs w:val="25"/>
            <w:lang w:val="en-US" w:bidi="th-TH"/>
            <w:rPrChange w:id="1186" w:author="Petnathean Julled" w:date="2021-10-13T13:20:00Z">
              <w:rPr>
                <w:rFonts w:cstheme="minorBidi"/>
                <w:bCs/>
                <w:szCs w:val="25"/>
                <w:lang w:val="en-US" w:bidi="th-TH"/>
              </w:rPr>
            </w:rPrChange>
          </w:rPr>
          <w:t>C</w:t>
        </w:r>
      </w:ins>
      <w:ins w:id="1187" w:author="Petnathean Julled" w:date="2021-09-22T09:31:00Z">
        <w:r w:rsidRPr="00CD3070">
          <w:rPr>
            <w:rFonts w:cstheme="minorBidi"/>
            <w:bCs/>
            <w:color w:val="FF0000"/>
            <w:szCs w:val="25"/>
            <w:lang w:val="en-US" w:bidi="th-TH"/>
            <w:rPrChange w:id="1188"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89" w:author="Petnathean Julled" w:date="2021-10-13T13:20:00Z">
              <w:rPr>
                <w:rFonts w:cstheme="minorBidi"/>
                <w:bCs/>
                <w:szCs w:val="25"/>
                <w:lang w:val="en-US" w:bidi="th-TH"/>
              </w:rPr>
            </w:rPrChange>
          </w:rPr>
          <w:t xml:space="preserve"> function. The prepared JSON must be converted into a string variable before entering </w:t>
        </w:r>
        <w:proofErr w:type="spellStart"/>
        <w:r w:rsidRPr="00CD3070">
          <w:rPr>
            <w:rFonts w:cstheme="minorBidi"/>
            <w:bCs/>
            <w:color w:val="FF0000"/>
            <w:szCs w:val="25"/>
            <w:lang w:val="en-US" w:bidi="th-TH"/>
            <w:rPrChange w:id="1190" w:author="Petnathean Julled" w:date="2021-10-13T13:20:00Z">
              <w:rPr>
                <w:rFonts w:cstheme="minorBidi"/>
                <w:bCs/>
                <w:szCs w:val="25"/>
                <w:lang w:val="en-US" w:bidi="th-TH"/>
              </w:rPr>
            </w:rPrChange>
          </w:rPr>
          <w:t>Smart</w:t>
        </w:r>
        <w:del w:id="1191" w:author="Pattanasak Mongkolwat" w:date="2021-10-07T16:54:00Z">
          <w:r w:rsidRPr="00CD3070" w:rsidDel="00311134">
            <w:rPr>
              <w:rFonts w:cstheme="minorBidi"/>
              <w:bCs/>
              <w:color w:val="FF0000"/>
              <w:szCs w:val="25"/>
              <w:lang w:val="en-US" w:bidi="th-TH"/>
              <w:rPrChange w:id="1192" w:author="Petnathean Julled" w:date="2021-10-13T13:20:00Z">
                <w:rPr>
                  <w:rFonts w:cstheme="minorBidi"/>
                  <w:bCs/>
                  <w:szCs w:val="25"/>
                  <w:lang w:val="en-US" w:bidi="th-TH"/>
                </w:rPr>
              </w:rPrChange>
            </w:rPr>
            <w:delText>c</w:delText>
          </w:r>
        </w:del>
      </w:ins>
      <w:ins w:id="1193" w:author="Pattanasak Mongkolwat" w:date="2021-10-07T16:54:00Z">
        <w:r w:rsidR="00311134" w:rsidRPr="00CD3070">
          <w:rPr>
            <w:rFonts w:cstheme="minorBidi"/>
            <w:bCs/>
            <w:color w:val="FF0000"/>
            <w:szCs w:val="25"/>
            <w:lang w:val="en-US" w:bidi="th-TH"/>
            <w:rPrChange w:id="1194" w:author="Petnathean Julled" w:date="2021-10-13T13:20:00Z">
              <w:rPr>
                <w:rFonts w:cstheme="minorBidi"/>
                <w:bCs/>
                <w:szCs w:val="25"/>
                <w:lang w:val="en-US" w:bidi="th-TH"/>
              </w:rPr>
            </w:rPrChange>
          </w:rPr>
          <w:t>C</w:t>
        </w:r>
      </w:ins>
      <w:ins w:id="1195" w:author="Petnathean Julled" w:date="2021-09-22T09:31:00Z">
        <w:r w:rsidRPr="00CD3070">
          <w:rPr>
            <w:rFonts w:cstheme="minorBidi"/>
            <w:bCs/>
            <w:color w:val="FF0000"/>
            <w:szCs w:val="25"/>
            <w:lang w:val="en-US" w:bidi="th-TH"/>
            <w:rPrChange w:id="1196"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197" w:author="Petnathean Julled" w:date="2021-10-13T13:20:00Z">
              <w:rPr>
                <w:rFonts w:cstheme="minorBidi"/>
                <w:bCs/>
                <w:szCs w:val="25"/>
                <w:lang w:val="en-US" w:bidi="th-TH"/>
              </w:rPr>
            </w:rPrChange>
          </w:rPr>
          <w:t xml:space="preserve">. This is due to the limit of the Ethereum </w:t>
        </w:r>
        <w:proofErr w:type="spellStart"/>
        <w:r w:rsidRPr="00CD3070">
          <w:rPr>
            <w:rFonts w:cstheme="minorBidi"/>
            <w:bCs/>
            <w:color w:val="FF0000"/>
            <w:szCs w:val="25"/>
            <w:lang w:val="en-US" w:bidi="th-TH"/>
            <w:rPrChange w:id="1198" w:author="Petnathean Julled" w:date="2021-10-13T13:20:00Z">
              <w:rPr>
                <w:rFonts w:cstheme="minorBidi"/>
                <w:bCs/>
                <w:szCs w:val="25"/>
                <w:lang w:val="en-US" w:bidi="th-TH"/>
              </w:rPr>
            </w:rPrChange>
          </w:rPr>
          <w:t>Smart</w:t>
        </w:r>
        <w:del w:id="1199" w:author="Pattanasak Mongkolwat" w:date="2021-10-07T16:54:00Z">
          <w:r w:rsidRPr="00CD3070" w:rsidDel="00311134">
            <w:rPr>
              <w:rFonts w:cstheme="minorBidi"/>
              <w:bCs/>
              <w:color w:val="FF0000"/>
              <w:szCs w:val="25"/>
              <w:lang w:val="en-US" w:bidi="th-TH"/>
              <w:rPrChange w:id="1200" w:author="Petnathean Julled" w:date="2021-10-13T13:20:00Z">
                <w:rPr>
                  <w:rFonts w:cstheme="minorBidi"/>
                  <w:bCs/>
                  <w:szCs w:val="25"/>
                  <w:lang w:val="en-US" w:bidi="th-TH"/>
                </w:rPr>
              </w:rPrChange>
            </w:rPr>
            <w:delText>c</w:delText>
          </w:r>
        </w:del>
      </w:ins>
      <w:ins w:id="1201" w:author="Pattanasak Mongkolwat" w:date="2021-10-07T16:54:00Z">
        <w:r w:rsidR="00311134" w:rsidRPr="00CD3070">
          <w:rPr>
            <w:rFonts w:cstheme="minorBidi"/>
            <w:bCs/>
            <w:color w:val="FF0000"/>
            <w:szCs w:val="25"/>
            <w:lang w:val="en-US" w:bidi="th-TH"/>
            <w:rPrChange w:id="1202" w:author="Petnathean Julled" w:date="2021-10-13T13:20:00Z">
              <w:rPr>
                <w:rFonts w:cstheme="minorBidi"/>
                <w:bCs/>
                <w:szCs w:val="25"/>
                <w:lang w:val="en-US" w:bidi="th-TH"/>
              </w:rPr>
            </w:rPrChange>
          </w:rPr>
          <w:t>C</w:t>
        </w:r>
      </w:ins>
      <w:ins w:id="1203" w:author="Petnathean Julled" w:date="2021-09-22T09:31:00Z">
        <w:r w:rsidRPr="00CD3070">
          <w:rPr>
            <w:rFonts w:cstheme="minorBidi"/>
            <w:bCs/>
            <w:color w:val="FF0000"/>
            <w:szCs w:val="25"/>
            <w:lang w:val="en-US" w:bidi="th-TH"/>
            <w:rPrChange w:id="1204"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05" w:author="Petnathean Julled" w:date="2021-10-13T13:20:00Z">
              <w:rPr>
                <w:rFonts w:cstheme="minorBidi"/>
                <w:bCs/>
                <w:szCs w:val="25"/>
                <w:lang w:val="en-US" w:bidi="th-TH"/>
              </w:rPr>
            </w:rPrChange>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CD3070">
          <w:rPr>
            <w:rFonts w:cstheme="minorBidi"/>
            <w:bCs/>
            <w:color w:val="FF0000"/>
            <w:szCs w:val="25"/>
            <w:lang w:val="en-US" w:bidi="th-TH"/>
            <w:rPrChange w:id="1206" w:author="Petnathean Julled" w:date="2021-10-13T13:20:00Z">
              <w:rPr>
                <w:rFonts w:cstheme="minorBidi"/>
                <w:bCs/>
                <w:szCs w:val="25"/>
                <w:lang w:val="en-US" w:bidi="th-TH"/>
              </w:rPr>
            </w:rPrChange>
          </w:rPr>
          <w:t>Smart</w:t>
        </w:r>
        <w:del w:id="1207" w:author="Pattanasak Mongkolwat" w:date="2021-10-07T16:54:00Z">
          <w:r w:rsidRPr="00CD3070" w:rsidDel="00311134">
            <w:rPr>
              <w:rFonts w:cstheme="minorBidi"/>
              <w:bCs/>
              <w:color w:val="FF0000"/>
              <w:szCs w:val="25"/>
              <w:lang w:val="en-US" w:bidi="th-TH"/>
              <w:rPrChange w:id="1208" w:author="Petnathean Julled" w:date="2021-10-13T13:20:00Z">
                <w:rPr>
                  <w:rFonts w:cstheme="minorBidi"/>
                  <w:bCs/>
                  <w:szCs w:val="25"/>
                  <w:lang w:val="en-US" w:bidi="th-TH"/>
                </w:rPr>
              </w:rPrChange>
            </w:rPr>
            <w:delText>c</w:delText>
          </w:r>
        </w:del>
      </w:ins>
      <w:ins w:id="1209" w:author="Pattanasak Mongkolwat" w:date="2021-10-07T16:54:00Z">
        <w:r w:rsidR="00311134" w:rsidRPr="00CD3070">
          <w:rPr>
            <w:rFonts w:cstheme="minorBidi"/>
            <w:bCs/>
            <w:color w:val="FF0000"/>
            <w:szCs w:val="25"/>
            <w:lang w:val="en-US" w:bidi="th-TH"/>
            <w:rPrChange w:id="1210" w:author="Petnathean Julled" w:date="2021-10-13T13:20:00Z">
              <w:rPr>
                <w:rFonts w:cstheme="minorBidi"/>
                <w:bCs/>
                <w:szCs w:val="25"/>
                <w:lang w:val="en-US" w:bidi="th-TH"/>
              </w:rPr>
            </w:rPrChange>
          </w:rPr>
          <w:t>C</w:t>
        </w:r>
      </w:ins>
      <w:ins w:id="1211" w:author="Petnathean Julled" w:date="2021-09-22T09:31:00Z">
        <w:r w:rsidRPr="00CD3070">
          <w:rPr>
            <w:rFonts w:cstheme="minorBidi"/>
            <w:bCs/>
            <w:color w:val="FF0000"/>
            <w:szCs w:val="25"/>
            <w:lang w:val="en-US" w:bidi="th-TH"/>
            <w:rPrChange w:id="1212"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13" w:author="Petnathean Julled" w:date="2021-10-13T13:20:00Z">
              <w:rPr>
                <w:rFonts w:cstheme="minorBidi"/>
                <w:bCs/>
                <w:szCs w:val="25"/>
                <w:lang w:val="en-US" w:bidi="th-TH"/>
              </w:rPr>
            </w:rPrChange>
          </w:rPr>
          <w:t xml:space="preserve">, the length of the variable could produce an error if there isn't enough gas available. That means, we need to increase the limit amount of gas for executing </w:t>
        </w:r>
        <w:proofErr w:type="spellStart"/>
        <w:r w:rsidRPr="00CD3070">
          <w:rPr>
            <w:rFonts w:cstheme="minorBidi"/>
            <w:bCs/>
            <w:color w:val="FF0000"/>
            <w:szCs w:val="25"/>
            <w:lang w:val="en-US" w:bidi="th-TH"/>
            <w:rPrChange w:id="1214" w:author="Petnathean Julled" w:date="2021-10-13T13:20:00Z">
              <w:rPr>
                <w:rFonts w:cstheme="minorBidi"/>
                <w:bCs/>
                <w:szCs w:val="25"/>
                <w:lang w:val="en-US" w:bidi="th-TH"/>
              </w:rPr>
            </w:rPrChange>
          </w:rPr>
          <w:t>Smart</w:t>
        </w:r>
        <w:del w:id="1215" w:author="Pattanasak Mongkolwat" w:date="2021-10-07T16:54:00Z">
          <w:r w:rsidRPr="00CD3070" w:rsidDel="00311134">
            <w:rPr>
              <w:rFonts w:cstheme="minorBidi"/>
              <w:bCs/>
              <w:color w:val="FF0000"/>
              <w:szCs w:val="25"/>
              <w:lang w:val="en-US" w:bidi="th-TH"/>
              <w:rPrChange w:id="1216" w:author="Petnathean Julled" w:date="2021-10-13T13:20:00Z">
                <w:rPr>
                  <w:rFonts w:cstheme="minorBidi"/>
                  <w:bCs/>
                  <w:szCs w:val="25"/>
                  <w:lang w:val="en-US" w:bidi="th-TH"/>
                </w:rPr>
              </w:rPrChange>
            </w:rPr>
            <w:delText>c</w:delText>
          </w:r>
        </w:del>
      </w:ins>
      <w:ins w:id="1217" w:author="Pattanasak Mongkolwat" w:date="2021-10-07T16:54:00Z">
        <w:r w:rsidR="00311134" w:rsidRPr="00CD3070">
          <w:rPr>
            <w:rFonts w:cstheme="minorBidi"/>
            <w:bCs/>
            <w:color w:val="FF0000"/>
            <w:szCs w:val="25"/>
            <w:lang w:val="en-US" w:bidi="th-TH"/>
            <w:rPrChange w:id="1218" w:author="Petnathean Julled" w:date="2021-10-13T13:20:00Z">
              <w:rPr>
                <w:rFonts w:cstheme="minorBidi"/>
                <w:bCs/>
                <w:szCs w:val="25"/>
                <w:lang w:val="en-US" w:bidi="th-TH"/>
              </w:rPr>
            </w:rPrChange>
          </w:rPr>
          <w:t>C</w:t>
        </w:r>
      </w:ins>
      <w:ins w:id="1219" w:author="Petnathean Julled" w:date="2021-09-22T09:31:00Z">
        <w:r w:rsidRPr="00CD3070">
          <w:rPr>
            <w:rFonts w:cstheme="minorBidi"/>
            <w:bCs/>
            <w:color w:val="FF0000"/>
            <w:szCs w:val="25"/>
            <w:lang w:val="en-US" w:bidi="th-TH"/>
            <w:rPrChange w:id="1220"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21" w:author="Petnathean Julled" w:date="2021-10-13T13:20:00Z">
              <w:rPr>
                <w:rFonts w:cstheme="minorBidi"/>
                <w:bCs/>
                <w:szCs w:val="25"/>
                <w:lang w:val="en-US" w:bidi="th-TH"/>
              </w:rPr>
            </w:rPrChange>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w:t>
        </w:r>
      </w:ins>
      <w:ins w:id="1222" w:author="Petnathean Julled" w:date="2021-09-22T09:34:00Z">
        <w:r w:rsidRPr="00CD3070">
          <w:rPr>
            <w:rFonts w:cstheme="minorBidi"/>
            <w:bCs/>
            <w:color w:val="FF0000"/>
            <w:szCs w:val="25"/>
            <w:lang w:val="en-US" w:bidi="th-TH"/>
            <w:rPrChange w:id="1223" w:author="Petnathean Julled" w:date="2021-10-13T13:20:00Z">
              <w:rPr>
                <w:rFonts w:cstheme="minorBidi"/>
                <w:bCs/>
                <w:szCs w:val="25"/>
                <w:lang w:val="en-US" w:bidi="th-TH"/>
              </w:rPr>
            </w:rPrChange>
          </w:rPr>
          <w:t xml:space="preserve">By the </w:t>
        </w:r>
        <w:proofErr w:type="spellStart"/>
        <w:r w:rsidRPr="00CD3070">
          <w:rPr>
            <w:rFonts w:cstheme="minorBidi"/>
            <w:bCs/>
            <w:color w:val="FF0000"/>
            <w:szCs w:val="25"/>
            <w:lang w:val="en-US" w:bidi="th-TH"/>
            <w:rPrChange w:id="1224" w:author="Petnathean Julled" w:date="2021-10-13T13:20:00Z">
              <w:rPr>
                <w:rFonts w:cstheme="minorBidi"/>
                <w:bCs/>
                <w:szCs w:val="25"/>
                <w:lang w:val="en-US" w:bidi="th-TH"/>
              </w:rPr>
            </w:rPrChange>
          </w:rPr>
          <w:t>Smart</w:t>
        </w:r>
        <w:del w:id="1225" w:author="Pattanasak Mongkolwat" w:date="2021-10-07T16:54:00Z">
          <w:r w:rsidRPr="00CD3070" w:rsidDel="00311134">
            <w:rPr>
              <w:rFonts w:cstheme="minorBidi"/>
              <w:bCs/>
              <w:color w:val="FF0000"/>
              <w:szCs w:val="25"/>
              <w:lang w:val="en-US" w:bidi="th-TH"/>
              <w:rPrChange w:id="1226" w:author="Petnathean Julled" w:date="2021-10-13T13:20:00Z">
                <w:rPr>
                  <w:rFonts w:cstheme="minorBidi"/>
                  <w:bCs/>
                  <w:szCs w:val="25"/>
                  <w:lang w:val="en-US" w:bidi="th-TH"/>
                </w:rPr>
              </w:rPrChange>
            </w:rPr>
            <w:delText>c</w:delText>
          </w:r>
        </w:del>
      </w:ins>
      <w:ins w:id="1227" w:author="Pattanasak Mongkolwat" w:date="2021-10-07T16:54:00Z">
        <w:r w:rsidR="00311134" w:rsidRPr="00CD3070">
          <w:rPr>
            <w:rFonts w:cstheme="minorBidi"/>
            <w:bCs/>
            <w:color w:val="FF0000"/>
            <w:szCs w:val="25"/>
            <w:lang w:val="en-US" w:bidi="th-TH"/>
            <w:rPrChange w:id="1228" w:author="Petnathean Julled" w:date="2021-10-13T13:20:00Z">
              <w:rPr>
                <w:rFonts w:cstheme="minorBidi"/>
                <w:bCs/>
                <w:szCs w:val="25"/>
                <w:lang w:val="en-US" w:bidi="th-TH"/>
              </w:rPr>
            </w:rPrChange>
          </w:rPr>
          <w:t>C</w:t>
        </w:r>
      </w:ins>
      <w:ins w:id="1229" w:author="Petnathean Julled" w:date="2021-09-22T09:34:00Z">
        <w:r w:rsidRPr="00CD3070">
          <w:rPr>
            <w:rFonts w:cstheme="minorBidi"/>
            <w:bCs/>
            <w:color w:val="FF0000"/>
            <w:szCs w:val="25"/>
            <w:lang w:val="en-US" w:bidi="th-TH"/>
            <w:rPrChange w:id="1230"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31" w:author="Petnathean Julled" w:date="2021-10-13T13:20:00Z">
              <w:rPr>
                <w:rFonts w:cstheme="minorBidi"/>
                <w:bCs/>
                <w:szCs w:val="25"/>
                <w:lang w:val="en-US" w:bidi="th-TH"/>
              </w:rPr>
            </w:rPrChange>
          </w:rPr>
          <w:t xml:space="preserve"> design, XDS Document Registry actors can keep Metadata attributes of each document by storing them as JSON string variable inside Blockchain using one </w:t>
        </w:r>
        <w:proofErr w:type="spellStart"/>
        <w:r w:rsidRPr="00CD3070">
          <w:rPr>
            <w:rFonts w:cstheme="minorBidi"/>
            <w:bCs/>
            <w:color w:val="FF0000"/>
            <w:szCs w:val="25"/>
            <w:lang w:val="en-US" w:bidi="th-TH"/>
            <w:rPrChange w:id="1232" w:author="Petnathean Julled" w:date="2021-10-13T13:20:00Z">
              <w:rPr>
                <w:rFonts w:cstheme="minorBidi"/>
                <w:bCs/>
                <w:szCs w:val="25"/>
                <w:lang w:val="en-US" w:bidi="th-TH"/>
              </w:rPr>
            </w:rPrChange>
          </w:rPr>
          <w:t>Smart</w:t>
        </w:r>
        <w:del w:id="1233" w:author="Pattanasak Mongkolwat" w:date="2021-10-07T16:54:00Z">
          <w:r w:rsidRPr="00CD3070" w:rsidDel="00311134">
            <w:rPr>
              <w:rFonts w:cstheme="minorBidi"/>
              <w:bCs/>
              <w:color w:val="FF0000"/>
              <w:szCs w:val="25"/>
              <w:lang w:val="en-US" w:bidi="th-TH"/>
              <w:rPrChange w:id="1234" w:author="Petnathean Julled" w:date="2021-10-13T13:20:00Z">
                <w:rPr>
                  <w:rFonts w:cstheme="minorBidi"/>
                  <w:bCs/>
                  <w:szCs w:val="25"/>
                  <w:lang w:val="en-US" w:bidi="th-TH"/>
                </w:rPr>
              </w:rPrChange>
            </w:rPr>
            <w:delText>c</w:delText>
          </w:r>
        </w:del>
      </w:ins>
      <w:ins w:id="1235" w:author="Pattanasak Mongkolwat" w:date="2021-10-07T16:54:00Z">
        <w:r w:rsidR="00311134" w:rsidRPr="00CD3070">
          <w:rPr>
            <w:rFonts w:cstheme="minorBidi"/>
            <w:bCs/>
            <w:color w:val="FF0000"/>
            <w:szCs w:val="25"/>
            <w:lang w:val="en-US" w:bidi="th-TH"/>
            <w:rPrChange w:id="1236" w:author="Petnathean Julled" w:date="2021-10-13T13:20:00Z">
              <w:rPr>
                <w:rFonts w:cstheme="minorBidi"/>
                <w:bCs/>
                <w:szCs w:val="25"/>
                <w:lang w:val="en-US" w:bidi="th-TH"/>
              </w:rPr>
            </w:rPrChange>
          </w:rPr>
          <w:t>C</w:t>
        </w:r>
      </w:ins>
      <w:ins w:id="1237" w:author="Petnathean Julled" w:date="2021-09-22T09:34:00Z">
        <w:r w:rsidRPr="00CD3070">
          <w:rPr>
            <w:rFonts w:cstheme="minorBidi"/>
            <w:bCs/>
            <w:color w:val="FF0000"/>
            <w:szCs w:val="25"/>
            <w:lang w:val="en-US" w:bidi="th-TH"/>
            <w:rPrChange w:id="1238"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39" w:author="Petnathean Julled" w:date="2021-10-13T13:20:00Z">
              <w:rPr>
                <w:rFonts w:cstheme="minorBidi"/>
                <w:bCs/>
                <w:szCs w:val="25"/>
                <w:lang w:val="en-US" w:bidi="th-TH"/>
              </w:rPr>
            </w:rPrChange>
          </w:rPr>
          <w:t xml:space="preserve"> per document. At the same time, the actor can perform search operation by sequentially call upon each published </w:t>
        </w:r>
        <w:proofErr w:type="spellStart"/>
        <w:r w:rsidRPr="00CD3070">
          <w:rPr>
            <w:rFonts w:cstheme="minorBidi"/>
            <w:bCs/>
            <w:color w:val="FF0000"/>
            <w:szCs w:val="25"/>
            <w:lang w:val="en-US" w:bidi="th-TH"/>
            <w:rPrChange w:id="1240" w:author="Petnathean Julled" w:date="2021-10-13T13:20:00Z">
              <w:rPr>
                <w:rFonts w:cstheme="minorBidi"/>
                <w:bCs/>
                <w:szCs w:val="25"/>
                <w:lang w:val="en-US" w:bidi="th-TH"/>
              </w:rPr>
            </w:rPrChange>
          </w:rPr>
          <w:t>Smart</w:t>
        </w:r>
        <w:del w:id="1241" w:author="Pattanasak Mongkolwat" w:date="2021-10-07T16:54:00Z">
          <w:r w:rsidRPr="00CD3070" w:rsidDel="00311134">
            <w:rPr>
              <w:rFonts w:cstheme="minorBidi"/>
              <w:bCs/>
              <w:color w:val="FF0000"/>
              <w:szCs w:val="25"/>
              <w:lang w:val="en-US" w:bidi="th-TH"/>
              <w:rPrChange w:id="1242" w:author="Petnathean Julled" w:date="2021-10-13T13:20:00Z">
                <w:rPr>
                  <w:rFonts w:cstheme="minorBidi"/>
                  <w:bCs/>
                  <w:szCs w:val="25"/>
                  <w:lang w:val="en-US" w:bidi="th-TH"/>
                </w:rPr>
              </w:rPrChange>
            </w:rPr>
            <w:delText>c</w:delText>
          </w:r>
        </w:del>
      </w:ins>
      <w:ins w:id="1243" w:author="Pattanasak Mongkolwat" w:date="2021-10-07T16:54:00Z">
        <w:r w:rsidR="00311134" w:rsidRPr="00CD3070">
          <w:rPr>
            <w:rFonts w:cstheme="minorBidi"/>
            <w:bCs/>
            <w:color w:val="FF0000"/>
            <w:szCs w:val="25"/>
            <w:lang w:val="en-US" w:bidi="th-TH"/>
            <w:rPrChange w:id="1244" w:author="Petnathean Julled" w:date="2021-10-13T13:20:00Z">
              <w:rPr>
                <w:rFonts w:cstheme="minorBidi"/>
                <w:bCs/>
                <w:szCs w:val="25"/>
                <w:lang w:val="en-US" w:bidi="th-TH"/>
              </w:rPr>
            </w:rPrChange>
          </w:rPr>
          <w:t>C</w:t>
        </w:r>
      </w:ins>
      <w:ins w:id="1245" w:author="Petnathean Julled" w:date="2021-09-22T09:34:00Z">
        <w:r w:rsidRPr="00CD3070">
          <w:rPr>
            <w:rFonts w:cstheme="minorBidi"/>
            <w:bCs/>
            <w:color w:val="FF0000"/>
            <w:szCs w:val="25"/>
            <w:lang w:val="en-US" w:bidi="th-TH"/>
            <w:rPrChange w:id="1246"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47" w:author="Petnathean Julled" w:date="2021-10-13T13:20:00Z">
              <w:rPr>
                <w:rFonts w:cstheme="minorBidi"/>
                <w:bCs/>
                <w:szCs w:val="25"/>
                <w:lang w:val="en-US" w:bidi="th-TH"/>
              </w:rPr>
            </w:rPrChange>
          </w:rPr>
          <w:t xml:space="preserve"> one-by-one until the result was found or until the last in the case which no matching result. It must be noted that publishing of </w:t>
        </w:r>
        <w:proofErr w:type="spellStart"/>
        <w:r w:rsidRPr="00CD3070">
          <w:rPr>
            <w:rFonts w:cstheme="minorBidi"/>
            <w:bCs/>
            <w:color w:val="FF0000"/>
            <w:szCs w:val="25"/>
            <w:lang w:val="en-US" w:bidi="th-TH"/>
            <w:rPrChange w:id="1248" w:author="Petnathean Julled" w:date="2021-10-13T13:20:00Z">
              <w:rPr>
                <w:rFonts w:cstheme="minorBidi"/>
                <w:bCs/>
                <w:szCs w:val="25"/>
                <w:lang w:val="en-US" w:bidi="th-TH"/>
              </w:rPr>
            </w:rPrChange>
          </w:rPr>
          <w:t>Smart</w:t>
        </w:r>
        <w:del w:id="1249" w:author="Pattanasak Mongkolwat" w:date="2021-10-07T16:55:00Z">
          <w:r w:rsidRPr="00CD3070" w:rsidDel="004E0A89">
            <w:rPr>
              <w:rFonts w:cstheme="minorBidi"/>
              <w:bCs/>
              <w:color w:val="FF0000"/>
              <w:szCs w:val="25"/>
              <w:lang w:val="en-US" w:bidi="th-TH"/>
              <w:rPrChange w:id="1250" w:author="Petnathean Julled" w:date="2021-10-13T13:20:00Z">
                <w:rPr>
                  <w:rFonts w:cstheme="minorBidi"/>
                  <w:bCs/>
                  <w:szCs w:val="25"/>
                  <w:lang w:val="en-US" w:bidi="th-TH"/>
                </w:rPr>
              </w:rPrChange>
            </w:rPr>
            <w:delText>c</w:delText>
          </w:r>
        </w:del>
      </w:ins>
      <w:ins w:id="1251" w:author="Pattanasak Mongkolwat" w:date="2021-10-07T16:55:00Z">
        <w:r w:rsidR="004E0A89" w:rsidRPr="00CD3070">
          <w:rPr>
            <w:rFonts w:cstheme="minorBidi"/>
            <w:bCs/>
            <w:color w:val="FF0000"/>
            <w:szCs w:val="25"/>
            <w:lang w:val="en-US" w:bidi="th-TH"/>
            <w:rPrChange w:id="1252" w:author="Petnathean Julled" w:date="2021-10-13T13:20:00Z">
              <w:rPr>
                <w:rFonts w:cstheme="minorBidi"/>
                <w:bCs/>
                <w:szCs w:val="25"/>
                <w:lang w:val="en-US" w:bidi="th-TH"/>
              </w:rPr>
            </w:rPrChange>
          </w:rPr>
          <w:t>C</w:t>
        </w:r>
      </w:ins>
      <w:ins w:id="1253" w:author="Petnathean Julled" w:date="2021-09-22T09:34:00Z">
        <w:r w:rsidRPr="00CD3070">
          <w:rPr>
            <w:rFonts w:cstheme="minorBidi"/>
            <w:bCs/>
            <w:color w:val="FF0000"/>
            <w:szCs w:val="25"/>
            <w:lang w:val="en-US" w:bidi="th-TH"/>
            <w:rPrChange w:id="1254"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55" w:author="Petnathean Julled" w:date="2021-10-13T13:20:00Z">
              <w:rPr>
                <w:rFonts w:cstheme="minorBidi"/>
                <w:bCs/>
                <w:szCs w:val="25"/>
                <w:lang w:val="en-US" w:bidi="th-TH"/>
              </w:rPr>
            </w:rPrChange>
          </w:rPr>
          <w:t xml:space="preserve"> always requires gas to execute the task while calling for the variable value stored in the </w:t>
        </w:r>
        <w:proofErr w:type="spellStart"/>
        <w:r w:rsidRPr="00CD3070">
          <w:rPr>
            <w:rFonts w:cstheme="minorBidi"/>
            <w:bCs/>
            <w:color w:val="FF0000"/>
            <w:szCs w:val="25"/>
            <w:lang w:val="en-US" w:bidi="th-TH"/>
            <w:rPrChange w:id="1256" w:author="Petnathean Julled" w:date="2021-10-13T13:20:00Z">
              <w:rPr>
                <w:rFonts w:cstheme="minorBidi"/>
                <w:bCs/>
                <w:szCs w:val="25"/>
                <w:lang w:val="en-US" w:bidi="th-TH"/>
              </w:rPr>
            </w:rPrChange>
          </w:rPr>
          <w:t>Smart</w:t>
        </w:r>
        <w:del w:id="1257" w:author="Pattanasak Mongkolwat" w:date="2021-10-07T16:55:00Z">
          <w:r w:rsidRPr="00CD3070" w:rsidDel="004E0A89">
            <w:rPr>
              <w:rFonts w:cstheme="minorBidi"/>
              <w:bCs/>
              <w:color w:val="FF0000"/>
              <w:szCs w:val="25"/>
              <w:lang w:val="en-US" w:bidi="th-TH"/>
              <w:rPrChange w:id="1258" w:author="Petnathean Julled" w:date="2021-10-13T13:20:00Z">
                <w:rPr>
                  <w:rFonts w:cstheme="minorBidi"/>
                  <w:bCs/>
                  <w:szCs w:val="25"/>
                  <w:lang w:val="en-US" w:bidi="th-TH"/>
                </w:rPr>
              </w:rPrChange>
            </w:rPr>
            <w:delText>c</w:delText>
          </w:r>
        </w:del>
      </w:ins>
      <w:ins w:id="1259" w:author="Pattanasak Mongkolwat" w:date="2021-10-07T16:55:00Z">
        <w:r w:rsidR="004E0A89" w:rsidRPr="00CD3070">
          <w:rPr>
            <w:rFonts w:cstheme="minorBidi"/>
            <w:bCs/>
            <w:color w:val="FF0000"/>
            <w:szCs w:val="25"/>
            <w:lang w:val="en-US" w:bidi="th-TH"/>
            <w:rPrChange w:id="1260" w:author="Petnathean Julled" w:date="2021-10-13T13:20:00Z">
              <w:rPr>
                <w:rFonts w:cstheme="minorBidi"/>
                <w:bCs/>
                <w:szCs w:val="25"/>
                <w:lang w:val="en-US" w:bidi="th-TH"/>
              </w:rPr>
            </w:rPrChange>
          </w:rPr>
          <w:t>C</w:t>
        </w:r>
      </w:ins>
      <w:ins w:id="1261" w:author="Petnathean Julled" w:date="2021-09-22T09:34:00Z">
        <w:r w:rsidRPr="00CD3070">
          <w:rPr>
            <w:rFonts w:cstheme="minorBidi"/>
            <w:bCs/>
            <w:color w:val="FF0000"/>
            <w:szCs w:val="25"/>
            <w:lang w:val="en-US" w:bidi="th-TH"/>
            <w:rPrChange w:id="1262"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63" w:author="Petnathean Julled" w:date="2021-10-13T13:20:00Z">
              <w:rPr>
                <w:rFonts w:cstheme="minorBidi"/>
                <w:bCs/>
                <w:szCs w:val="25"/>
                <w:lang w:val="en-US" w:bidi="th-TH"/>
              </w:rPr>
            </w:rPrChange>
          </w:rPr>
          <w:t xml:space="preserve"> is not consuming any Blockchain resource. It must be noted that at the beginning of the XDS Blockchain network, the base </w:t>
        </w:r>
        <w:proofErr w:type="spellStart"/>
        <w:r w:rsidRPr="00CD3070">
          <w:rPr>
            <w:rFonts w:cstheme="minorBidi"/>
            <w:bCs/>
            <w:color w:val="FF0000"/>
            <w:szCs w:val="25"/>
            <w:lang w:val="en-US" w:bidi="th-TH"/>
            <w:rPrChange w:id="1264" w:author="Petnathean Julled" w:date="2021-10-13T13:20:00Z">
              <w:rPr>
                <w:rFonts w:cstheme="minorBidi"/>
                <w:bCs/>
                <w:szCs w:val="25"/>
                <w:lang w:val="en-US" w:bidi="th-TH"/>
              </w:rPr>
            </w:rPrChange>
          </w:rPr>
          <w:t>Smart</w:t>
        </w:r>
        <w:del w:id="1265" w:author="Pattanasak Mongkolwat" w:date="2021-10-07T16:55:00Z">
          <w:r w:rsidRPr="00CD3070" w:rsidDel="004E0A89">
            <w:rPr>
              <w:rFonts w:cstheme="minorBidi"/>
              <w:bCs/>
              <w:color w:val="FF0000"/>
              <w:szCs w:val="25"/>
              <w:lang w:val="en-US" w:bidi="th-TH"/>
              <w:rPrChange w:id="1266" w:author="Petnathean Julled" w:date="2021-10-13T13:20:00Z">
                <w:rPr>
                  <w:rFonts w:cstheme="minorBidi"/>
                  <w:bCs/>
                  <w:szCs w:val="25"/>
                  <w:lang w:val="en-US" w:bidi="th-TH"/>
                </w:rPr>
              </w:rPrChange>
            </w:rPr>
            <w:delText>c</w:delText>
          </w:r>
        </w:del>
      </w:ins>
      <w:ins w:id="1267" w:author="Pattanasak Mongkolwat" w:date="2021-10-07T16:55:00Z">
        <w:r w:rsidR="004E0A89" w:rsidRPr="00CD3070">
          <w:rPr>
            <w:rFonts w:cstheme="minorBidi"/>
            <w:bCs/>
            <w:color w:val="FF0000"/>
            <w:szCs w:val="25"/>
            <w:lang w:val="en-US" w:bidi="th-TH"/>
            <w:rPrChange w:id="1268" w:author="Petnathean Julled" w:date="2021-10-13T13:20:00Z">
              <w:rPr>
                <w:rFonts w:cstheme="minorBidi"/>
                <w:bCs/>
                <w:szCs w:val="25"/>
                <w:lang w:val="en-US" w:bidi="th-TH"/>
              </w:rPr>
            </w:rPrChange>
          </w:rPr>
          <w:t>C</w:t>
        </w:r>
      </w:ins>
      <w:ins w:id="1269" w:author="Petnathean Julled" w:date="2021-09-22T09:34:00Z">
        <w:r w:rsidRPr="00CD3070">
          <w:rPr>
            <w:rFonts w:cstheme="minorBidi"/>
            <w:bCs/>
            <w:color w:val="FF0000"/>
            <w:szCs w:val="25"/>
            <w:lang w:val="en-US" w:bidi="th-TH"/>
            <w:rPrChange w:id="1270"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71" w:author="Petnathean Julled" w:date="2021-10-13T13:20:00Z">
              <w:rPr>
                <w:rFonts w:cstheme="minorBidi"/>
                <w:bCs/>
                <w:szCs w:val="25"/>
                <w:lang w:val="en-US" w:bidi="th-TH"/>
              </w:rPr>
            </w:rPrChange>
          </w:rPr>
          <w:t xml:space="preserve"> must be initially deployed into the Blockchain to allow further registration of health documents for the rest of the Blockchain ledger.</w:t>
        </w:r>
      </w:ins>
      <w:ins w:id="1272" w:author="Petnathean Julled" w:date="2021-09-22T09:35:00Z">
        <w:r w:rsidR="00990EC5" w:rsidRPr="00CD3070">
          <w:rPr>
            <w:rFonts w:cstheme="minorBidi"/>
            <w:bCs/>
            <w:color w:val="FF0000"/>
            <w:szCs w:val="25"/>
            <w:lang w:val="en-US" w:bidi="th-TH"/>
            <w:rPrChange w:id="1273" w:author="Petnathean Julled" w:date="2021-10-13T13:20:00Z">
              <w:rPr>
                <w:rFonts w:cstheme="minorBidi"/>
                <w:bCs/>
                <w:szCs w:val="25"/>
                <w:lang w:val="en-US" w:bidi="th-TH"/>
              </w:rPr>
            </w:rPrChange>
          </w:rPr>
          <w:t xml:space="preserve"> </w:t>
        </w:r>
      </w:ins>
    </w:p>
    <w:p w14:paraId="3816BC9A" w14:textId="286E7593" w:rsidR="003A3ED8" w:rsidRPr="00CD3070" w:rsidRDefault="00990EC5">
      <w:pPr>
        <w:pStyle w:val="BodyText"/>
        <w:spacing w:after="0"/>
        <w:rPr>
          <w:ins w:id="1274" w:author="Petnathean Julled" w:date="2021-09-22T09:36:00Z"/>
          <w:rFonts w:cstheme="minorBidi"/>
          <w:bCs/>
          <w:color w:val="FF0000"/>
          <w:szCs w:val="25"/>
          <w:lang w:val="en-US" w:bidi="th-TH"/>
          <w:rPrChange w:id="1275" w:author="Petnathean Julled" w:date="2021-10-13T13:20:00Z">
            <w:rPr>
              <w:ins w:id="1276" w:author="Petnathean Julled" w:date="2021-09-22T09:36:00Z"/>
              <w:rFonts w:cstheme="minorBidi"/>
              <w:bCs/>
              <w:szCs w:val="25"/>
              <w:lang w:val="en-US" w:bidi="th-TH"/>
            </w:rPr>
          </w:rPrChange>
        </w:rPr>
        <w:pPrChange w:id="1277" w:author="Petnathean Julled" w:date="2021-09-22T09:36:00Z">
          <w:pPr>
            <w:pStyle w:val="BodyText"/>
          </w:pPr>
        </w:pPrChange>
      </w:pPr>
      <w:ins w:id="1278" w:author="Petnathean Julled" w:date="2021-09-22T09:35:00Z">
        <w:r w:rsidRPr="00CD3070">
          <w:rPr>
            <w:rFonts w:cstheme="minorBidi"/>
            <w:bCs/>
            <w:color w:val="FF0000"/>
            <w:szCs w:val="25"/>
            <w:lang w:val="en-US" w:bidi="th-TH"/>
            <w:rPrChange w:id="1279" w:author="Petnathean Julled" w:date="2021-10-13T13:20:00Z">
              <w:rPr>
                <w:rFonts w:cstheme="minorBidi"/>
                <w:bCs/>
                <w:szCs w:val="25"/>
                <w:lang w:val="en-US" w:bidi="th-TH"/>
              </w:rPr>
            </w:rPrChange>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CD3070">
          <w:rPr>
            <w:rFonts w:cstheme="minorBidi"/>
            <w:bCs/>
            <w:color w:val="FF0000"/>
            <w:szCs w:val="25"/>
            <w:lang w:val="en-US" w:bidi="th-TH"/>
            <w:rPrChange w:id="1280" w:author="Petnathean Julled" w:date="2021-10-13T13:20:00Z">
              <w:rPr>
                <w:rFonts w:cstheme="minorBidi"/>
                <w:bCs/>
                <w:szCs w:val="25"/>
                <w:lang w:val="en-US" w:bidi="th-TH"/>
              </w:rPr>
            </w:rPrChange>
          </w:rPr>
          <w:t>QueryResponse</w:t>
        </w:r>
        <w:proofErr w:type="spellEnd"/>
        <w:r w:rsidRPr="00CD3070">
          <w:rPr>
            <w:rFonts w:cstheme="minorBidi"/>
            <w:bCs/>
            <w:color w:val="FF0000"/>
            <w:szCs w:val="25"/>
            <w:lang w:val="en-US" w:bidi="th-TH"/>
            <w:rPrChange w:id="1281" w:author="Petnathean Julled" w:date="2021-10-13T13:20:00Z">
              <w:rPr>
                <w:rFonts w:cstheme="minorBidi"/>
                <w:bCs/>
                <w:szCs w:val="25"/>
                <w:lang w:val="en-US" w:bidi="th-TH"/>
              </w:rPr>
            </w:rPrChange>
          </w:rPr>
          <w:t xml:space="preserve">” and compose of Metadata attributes value input by Document Consumer. These values will be used in search operation which will seek for the </w:t>
        </w:r>
        <w:proofErr w:type="spellStart"/>
        <w:r w:rsidRPr="00CD3070">
          <w:rPr>
            <w:rFonts w:cstheme="minorBidi"/>
            <w:bCs/>
            <w:color w:val="FF0000"/>
            <w:szCs w:val="25"/>
            <w:lang w:val="en-US" w:bidi="th-TH"/>
            <w:rPrChange w:id="1282" w:author="Petnathean Julled" w:date="2021-10-13T13:20:00Z">
              <w:rPr>
                <w:rFonts w:cstheme="minorBidi"/>
                <w:bCs/>
                <w:szCs w:val="25"/>
                <w:lang w:val="en-US" w:bidi="th-TH"/>
              </w:rPr>
            </w:rPrChange>
          </w:rPr>
          <w:t>Smart</w:t>
        </w:r>
        <w:del w:id="1283" w:author="Pattanasak Mongkolwat" w:date="2021-10-07T16:57:00Z">
          <w:r w:rsidRPr="00CD3070" w:rsidDel="003F04D5">
            <w:rPr>
              <w:rFonts w:cstheme="minorBidi"/>
              <w:bCs/>
              <w:color w:val="FF0000"/>
              <w:szCs w:val="25"/>
              <w:lang w:val="en-US" w:bidi="th-TH"/>
              <w:rPrChange w:id="1284" w:author="Petnathean Julled" w:date="2021-10-13T13:20:00Z">
                <w:rPr>
                  <w:rFonts w:cstheme="minorBidi"/>
                  <w:bCs/>
                  <w:szCs w:val="25"/>
                  <w:lang w:val="en-US" w:bidi="th-TH"/>
                </w:rPr>
              </w:rPrChange>
            </w:rPr>
            <w:delText>c</w:delText>
          </w:r>
        </w:del>
      </w:ins>
      <w:ins w:id="1285" w:author="Pattanasak Mongkolwat" w:date="2021-10-07T16:57:00Z">
        <w:r w:rsidR="003F04D5" w:rsidRPr="00CD3070">
          <w:rPr>
            <w:rFonts w:cstheme="minorBidi"/>
            <w:bCs/>
            <w:color w:val="FF0000"/>
            <w:szCs w:val="25"/>
            <w:lang w:val="en-US" w:bidi="th-TH"/>
            <w:rPrChange w:id="1286" w:author="Petnathean Julled" w:date="2021-10-13T13:20:00Z">
              <w:rPr>
                <w:rFonts w:cstheme="minorBidi"/>
                <w:bCs/>
                <w:szCs w:val="25"/>
                <w:lang w:val="en-US" w:bidi="th-TH"/>
              </w:rPr>
            </w:rPrChange>
          </w:rPr>
          <w:t>C</w:t>
        </w:r>
      </w:ins>
      <w:ins w:id="1287" w:author="Petnathean Julled" w:date="2021-09-22T09:35:00Z">
        <w:r w:rsidRPr="00CD3070">
          <w:rPr>
            <w:rFonts w:cstheme="minorBidi"/>
            <w:bCs/>
            <w:color w:val="FF0000"/>
            <w:szCs w:val="25"/>
            <w:lang w:val="en-US" w:bidi="th-TH"/>
            <w:rPrChange w:id="1288"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289" w:author="Petnathean Julled" w:date="2021-10-13T13:20:00Z">
              <w:rPr>
                <w:rFonts w:cstheme="minorBidi"/>
                <w:bCs/>
                <w:szCs w:val="25"/>
                <w:lang w:val="en-US" w:bidi="th-TH"/>
              </w:rPr>
            </w:rPrChange>
          </w:rPr>
          <w:t xml:space="preserve"> with matching metadata attribute values. After the result was found, the actor then proceeds to create a response XML message following the ITI-18 format. </w:t>
        </w:r>
      </w:ins>
    </w:p>
    <w:p w14:paraId="1E4A2246" w14:textId="01C7F977" w:rsidR="002B6ED1" w:rsidRPr="00CD3070" w:rsidRDefault="003A3ED8" w:rsidP="00F75BDF">
      <w:pPr>
        <w:pStyle w:val="BodyText"/>
        <w:rPr>
          <w:ins w:id="1290" w:author="Petnathean Julled" w:date="2021-09-22T08:32:00Z"/>
          <w:rFonts w:cstheme="minorBidi"/>
          <w:bCs/>
          <w:color w:val="FF0000"/>
          <w:szCs w:val="25"/>
          <w:lang w:val="en-US" w:bidi="th-TH"/>
          <w:rPrChange w:id="1291" w:author="Petnathean Julled" w:date="2021-10-13T13:20:00Z">
            <w:rPr>
              <w:ins w:id="1292" w:author="Petnathean Julled" w:date="2021-09-22T08:32:00Z"/>
              <w:bCs/>
            </w:rPr>
          </w:rPrChange>
        </w:rPr>
      </w:pPr>
      <w:ins w:id="1293" w:author="Petnathean Julled" w:date="2021-09-22T09:36:00Z">
        <w:r w:rsidRPr="00CD3070">
          <w:rPr>
            <w:rFonts w:cstheme="minorBidi"/>
            <w:bCs/>
            <w:color w:val="FF0000"/>
            <w:szCs w:val="25"/>
            <w:lang w:val="en-US" w:bidi="th-TH"/>
            <w:rPrChange w:id="1294" w:author="Petnathean Julled" w:date="2021-10-13T13:20:00Z">
              <w:rPr>
                <w:rFonts w:cstheme="minorBidi"/>
                <w:bCs/>
                <w:szCs w:val="25"/>
                <w:lang w:val="en-US" w:bidi="th-TH"/>
              </w:rPr>
            </w:rPrChange>
          </w:rPr>
          <w:t xml:space="preserve">Like the Document Register function, the XDS Document Registry Actor must be able to respond to the Document Search query from the Document Consumer by </w:t>
        </w:r>
        <w:r w:rsidRPr="00CD3070">
          <w:rPr>
            <w:rFonts w:cstheme="minorBidi"/>
            <w:bCs/>
            <w:color w:val="FF0000"/>
            <w:szCs w:val="25"/>
            <w:lang w:val="en-US" w:bidi="th-TH"/>
            <w:rPrChange w:id="1295" w:author="Petnathean Julled" w:date="2021-10-13T13:20:00Z">
              <w:rPr>
                <w:rFonts w:cstheme="minorBidi"/>
                <w:bCs/>
                <w:szCs w:val="25"/>
                <w:lang w:val="en-US" w:bidi="th-TH"/>
              </w:rPr>
            </w:rPrChange>
          </w:rPr>
          <w:lastRenderedPageBreak/>
          <w:t xml:space="preserve">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del w:id="1296" w:author="Pattanasak Mongkolwat" w:date="2021-10-07T16:57:00Z">
          <w:r w:rsidRPr="00CD3070" w:rsidDel="00F1770D">
            <w:rPr>
              <w:rFonts w:cstheme="minorBidi"/>
              <w:bCs/>
              <w:color w:val="FF0000"/>
              <w:szCs w:val="25"/>
              <w:lang w:val="en-US" w:bidi="th-TH"/>
              <w:rPrChange w:id="1297" w:author="Petnathean Julled" w:date="2021-10-13T13:20:00Z">
                <w:rPr>
                  <w:rFonts w:cstheme="minorBidi"/>
                  <w:bCs/>
                  <w:szCs w:val="25"/>
                  <w:lang w:val="en-US" w:bidi="th-TH"/>
                </w:rPr>
              </w:rPrChange>
            </w:rPr>
            <w:delText>similar to</w:delText>
          </w:r>
        </w:del>
      </w:ins>
      <w:ins w:id="1298" w:author="Pattanasak Mongkolwat" w:date="2021-10-07T16:57:00Z">
        <w:r w:rsidR="00F1770D" w:rsidRPr="00CD3070">
          <w:rPr>
            <w:rFonts w:cstheme="minorBidi"/>
            <w:bCs/>
            <w:color w:val="FF0000"/>
            <w:szCs w:val="25"/>
            <w:lang w:val="en-US" w:bidi="th-TH"/>
            <w:rPrChange w:id="1299" w:author="Petnathean Julled" w:date="2021-10-13T13:20:00Z">
              <w:rPr>
                <w:rFonts w:cstheme="minorBidi"/>
                <w:bCs/>
                <w:szCs w:val="25"/>
                <w:lang w:val="en-US" w:bidi="th-TH"/>
              </w:rPr>
            </w:rPrChange>
          </w:rPr>
          <w:t>like</w:t>
        </w:r>
      </w:ins>
      <w:ins w:id="1300" w:author="Petnathean Julled" w:date="2021-09-22T09:36:00Z">
        <w:r w:rsidRPr="00CD3070">
          <w:rPr>
            <w:rFonts w:cstheme="minorBidi"/>
            <w:bCs/>
            <w:color w:val="FF0000"/>
            <w:szCs w:val="25"/>
            <w:lang w:val="en-US" w:bidi="th-TH"/>
            <w:rPrChange w:id="1301" w:author="Petnathean Julled" w:date="2021-10-13T13:20:00Z">
              <w:rPr>
                <w:rFonts w:cstheme="minorBidi"/>
                <w:bCs/>
                <w:szCs w:val="25"/>
                <w:lang w:val="en-US" w:bidi="th-TH"/>
              </w:rPr>
            </w:rPrChange>
          </w:rPr>
          <w:t xml:space="preserve"> NoSQL. That means search operation will need to rely on a sequential search algorithm. The program will need to </w:t>
        </w:r>
        <w:del w:id="1302" w:author="Pattanasak Mongkolwat" w:date="2021-10-07T16:58:00Z">
          <w:r w:rsidRPr="00CD3070" w:rsidDel="00F1770D">
            <w:rPr>
              <w:rFonts w:cstheme="minorBidi"/>
              <w:bCs/>
              <w:color w:val="FF0000"/>
              <w:szCs w:val="25"/>
              <w:lang w:val="en-US" w:bidi="th-TH"/>
              <w:rPrChange w:id="1303" w:author="Petnathean Julled" w:date="2021-10-13T13:20:00Z">
                <w:rPr>
                  <w:rFonts w:cstheme="minorBidi"/>
                  <w:bCs/>
                  <w:szCs w:val="25"/>
                  <w:lang w:val="en-US" w:bidi="th-TH"/>
                </w:rPr>
              </w:rPrChange>
            </w:rPr>
            <w:delText>take a look</w:delText>
          </w:r>
        </w:del>
      </w:ins>
      <w:ins w:id="1304" w:author="Pattanasak Mongkolwat" w:date="2021-10-07T16:58:00Z">
        <w:r w:rsidR="00F1770D" w:rsidRPr="00CD3070">
          <w:rPr>
            <w:rFonts w:cstheme="minorBidi"/>
            <w:bCs/>
            <w:color w:val="FF0000"/>
            <w:szCs w:val="25"/>
            <w:lang w:val="en-US" w:bidi="th-TH"/>
            <w:rPrChange w:id="1305" w:author="Petnathean Julled" w:date="2021-10-13T13:20:00Z">
              <w:rPr>
                <w:rFonts w:cstheme="minorBidi"/>
                <w:bCs/>
                <w:szCs w:val="25"/>
                <w:lang w:val="en-US" w:bidi="th-TH"/>
              </w:rPr>
            </w:rPrChange>
          </w:rPr>
          <w:t>look</w:t>
        </w:r>
      </w:ins>
      <w:ins w:id="1306" w:author="Petnathean Julled" w:date="2021-09-22T09:36:00Z">
        <w:r w:rsidRPr="00CD3070">
          <w:rPr>
            <w:rFonts w:cstheme="minorBidi"/>
            <w:bCs/>
            <w:color w:val="FF0000"/>
            <w:szCs w:val="25"/>
            <w:lang w:val="en-US" w:bidi="th-TH"/>
            <w:rPrChange w:id="1307" w:author="Petnathean Julled" w:date="2021-10-13T13:20:00Z">
              <w:rPr>
                <w:rFonts w:cstheme="minorBidi"/>
                <w:bCs/>
                <w:szCs w:val="25"/>
                <w:lang w:val="en-US" w:bidi="th-TH"/>
              </w:rPr>
            </w:rPrChange>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CD3070">
          <w:rPr>
            <w:rFonts w:cstheme="minorBidi"/>
            <w:bCs/>
            <w:color w:val="FF0000"/>
            <w:szCs w:val="25"/>
            <w:lang w:val="en-US" w:bidi="th-TH"/>
            <w:rPrChange w:id="1308" w:author="Petnathean Julled" w:date="2021-10-13T13:20:00Z">
              <w:rPr>
                <w:rFonts w:cstheme="minorBidi"/>
                <w:bCs/>
                <w:szCs w:val="25"/>
                <w:lang w:val="en-US" w:bidi="th-TH"/>
              </w:rPr>
            </w:rPrChange>
          </w:rPr>
          <w:t>all of</w:t>
        </w:r>
        <w:proofErr w:type="gramEnd"/>
        <w:r w:rsidRPr="00CD3070">
          <w:rPr>
            <w:rFonts w:cstheme="minorBidi"/>
            <w:bCs/>
            <w:color w:val="FF0000"/>
            <w:szCs w:val="25"/>
            <w:lang w:val="en-US" w:bidi="th-TH"/>
            <w:rPrChange w:id="1309" w:author="Petnathean Julled" w:date="2021-10-13T13:20:00Z">
              <w:rPr>
                <w:rFonts w:cstheme="minorBidi"/>
                <w:bCs/>
                <w:szCs w:val="25"/>
                <w:lang w:val="en-US" w:bidi="th-TH"/>
              </w:rPr>
            </w:rPrChange>
          </w:rPr>
          <w:t xml:space="preserve"> the values called from the </w:t>
        </w:r>
        <w:proofErr w:type="spellStart"/>
        <w:r w:rsidRPr="00CD3070">
          <w:rPr>
            <w:rFonts w:cstheme="minorBidi"/>
            <w:bCs/>
            <w:color w:val="FF0000"/>
            <w:szCs w:val="25"/>
            <w:lang w:val="en-US" w:bidi="th-TH"/>
            <w:rPrChange w:id="1310" w:author="Petnathean Julled" w:date="2021-10-13T13:20:00Z">
              <w:rPr>
                <w:rFonts w:cstheme="minorBidi"/>
                <w:bCs/>
                <w:szCs w:val="25"/>
                <w:lang w:val="en-US" w:bidi="th-TH"/>
              </w:rPr>
            </w:rPrChange>
          </w:rPr>
          <w:t>Smart</w:t>
        </w:r>
        <w:del w:id="1311" w:author="Pattanasak Mongkolwat" w:date="2021-10-07T16:58:00Z">
          <w:r w:rsidRPr="00CD3070" w:rsidDel="00F1770D">
            <w:rPr>
              <w:rFonts w:cstheme="minorBidi"/>
              <w:bCs/>
              <w:color w:val="FF0000"/>
              <w:szCs w:val="25"/>
              <w:lang w:val="en-US" w:bidi="th-TH"/>
              <w:rPrChange w:id="1312" w:author="Petnathean Julled" w:date="2021-10-13T13:20:00Z">
                <w:rPr>
                  <w:rFonts w:cstheme="minorBidi"/>
                  <w:bCs/>
                  <w:szCs w:val="25"/>
                  <w:lang w:val="en-US" w:bidi="th-TH"/>
                </w:rPr>
              </w:rPrChange>
            </w:rPr>
            <w:delText>c</w:delText>
          </w:r>
        </w:del>
      </w:ins>
      <w:ins w:id="1313" w:author="Pattanasak Mongkolwat" w:date="2021-10-07T16:58:00Z">
        <w:r w:rsidR="00F1770D" w:rsidRPr="00CD3070">
          <w:rPr>
            <w:rFonts w:cstheme="minorBidi"/>
            <w:bCs/>
            <w:color w:val="FF0000"/>
            <w:szCs w:val="25"/>
            <w:lang w:val="en-US" w:bidi="th-TH"/>
            <w:rPrChange w:id="1314" w:author="Petnathean Julled" w:date="2021-10-13T13:20:00Z">
              <w:rPr>
                <w:rFonts w:cstheme="minorBidi"/>
                <w:bCs/>
                <w:szCs w:val="25"/>
                <w:lang w:val="en-US" w:bidi="th-TH"/>
              </w:rPr>
            </w:rPrChange>
          </w:rPr>
          <w:t>C</w:t>
        </w:r>
      </w:ins>
      <w:ins w:id="1315" w:author="Petnathean Julled" w:date="2021-09-22T09:36:00Z">
        <w:r w:rsidRPr="00CD3070">
          <w:rPr>
            <w:rFonts w:cstheme="minorBidi"/>
            <w:bCs/>
            <w:color w:val="FF0000"/>
            <w:szCs w:val="25"/>
            <w:lang w:val="en-US" w:bidi="th-TH"/>
            <w:rPrChange w:id="1316" w:author="Petnathean Julled" w:date="2021-10-13T13:20:00Z">
              <w:rPr>
                <w:rFonts w:cstheme="minorBidi"/>
                <w:bCs/>
                <w:szCs w:val="25"/>
                <w:lang w:val="en-US" w:bidi="th-TH"/>
              </w:rPr>
            </w:rPrChange>
          </w:rPr>
          <w:t>ontract</w:t>
        </w:r>
        <w:proofErr w:type="spellEnd"/>
        <w:r w:rsidRPr="00CD3070">
          <w:rPr>
            <w:rFonts w:cstheme="minorBidi"/>
            <w:bCs/>
            <w:color w:val="FF0000"/>
            <w:szCs w:val="25"/>
            <w:lang w:val="en-US" w:bidi="th-TH"/>
            <w:rPrChange w:id="1317" w:author="Petnathean Julled" w:date="2021-10-13T13:20:00Z">
              <w:rPr>
                <w:rFonts w:cstheme="minorBidi"/>
                <w:bCs/>
                <w:szCs w:val="25"/>
                <w:lang w:val="en-US" w:bidi="th-TH"/>
              </w:rPr>
            </w:rPrChange>
          </w:rPr>
          <w:t xml:space="preserve"> are matched with the value specified for search, the value called will be marked as a search result which will be returned to XDS Document Consumer Actor via ITI-18 format.</w:t>
        </w:r>
      </w:ins>
    </w:p>
    <w:p w14:paraId="37813392" w14:textId="263A813F" w:rsidR="00EC6E92" w:rsidRPr="000E219F" w:rsidRDefault="00EC6E92" w:rsidP="00EC6E92">
      <w:pPr>
        <w:pStyle w:val="Heading2"/>
        <w:rPr>
          <w:ins w:id="1318" w:author="Petnathean Julled" w:date="2021-09-22T08:32:00Z"/>
        </w:rPr>
      </w:pPr>
      <w:ins w:id="1319" w:author="Petnathean Julled" w:date="2021-09-22T08:32:00Z">
        <w:r>
          <w:rPr>
            <w:rFonts w:cs="Angsana New"/>
            <w:szCs w:val="25"/>
            <w:lang w:bidi="th-TH"/>
          </w:rPr>
          <w:t>Implementation</w:t>
        </w:r>
      </w:ins>
      <w:ins w:id="1320" w:author="Petnathean Julled" w:date="2021-09-22T08:34:00Z">
        <w:r>
          <w:rPr>
            <w:rFonts w:cs="Angsana New"/>
            <w:szCs w:val="25"/>
            <w:lang w:bidi="th-TH"/>
          </w:rPr>
          <w:t xml:space="preserve"> Result</w:t>
        </w:r>
      </w:ins>
    </w:p>
    <w:p w14:paraId="0B4F956E" w14:textId="61F91BB6" w:rsidR="005A72BC" w:rsidRPr="005A72BC" w:rsidRDefault="007B3207">
      <w:pPr>
        <w:pStyle w:val="BodyText"/>
        <w:spacing w:after="0"/>
        <w:rPr>
          <w:ins w:id="1321" w:author="Petnathean Julled" w:date="2021-09-22T09:38:00Z"/>
          <w:bCs/>
          <w:lang w:val="en-US"/>
        </w:rPr>
        <w:pPrChange w:id="1322" w:author="Petnathean Julled" w:date="2021-09-22T11:03:00Z">
          <w:pPr>
            <w:pStyle w:val="BodyText"/>
          </w:pPr>
        </w:pPrChange>
      </w:pPr>
      <w:ins w:id="1323" w:author="Petnathean Julled" w:date="2021-09-22T11:03:00Z">
        <w:r>
          <w:rPr>
            <w:rFonts w:cs="Angsana New"/>
            <w:bCs/>
            <w:szCs w:val="25"/>
            <w:lang w:val="en-US" w:bidi="th-TH"/>
          </w:rPr>
          <w:t>T</w:t>
        </w:r>
      </w:ins>
      <w:ins w:id="1324" w:author="Petnathean Julled" w:date="2021-09-22T09:38:00Z">
        <w:r w:rsidR="005A72BC" w:rsidRPr="005A72BC">
          <w:rPr>
            <w:bCs/>
            <w:lang w:val="en-US"/>
          </w:rPr>
          <w:t>he environment of the test machine is running on Linux Ubuntu (64-bit) version 18.10 with 8 GB RAM and 100 GB storage dynamically shared from the host machine.</w:t>
        </w:r>
      </w:ins>
    </w:p>
    <w:p w14:paraId="2C8ED5C9" w14:textId="1D8138DF" w:rsidR="0027585A" w:rsidRDefault="002C0754">
      <w:pPr>
        <w:pStyle w:val="BodyText"/>
        <w:spacing w:after="0"/>
        <w:rPr>
          <w:ins w:id="1325" w:author="Petnathean Julled" w:date="2021-09-22T09:41:00Z"/>
          <w:bCs/>
          <w:lang w:val="en-US"/>
        </w:rPr>
        <w:pPrChange w:id="1326" w:author="Petnathean Julled" w:date="2021-09-22T09:41:00Z">
          <w:pPr>
            <w:pStyle w:val="BodyText"/>
          </w:pPr>
        </w:pPrChange>
      </w:pPr>
      <w:r>
        <w:rPr>
          <w:bCs/>
          <w:noProof/>
          <w:lang w:val="en-US"/>
        </w:rPr>
        <mc:AlternateContent>
          <mc:Choice Requires="wpg">
            <w:drawing>
              <wp:anchor distT="0" distB="0" distL="114300" distR="114300" simplePos="0" relativeHeight="251657728"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3"/>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405C4846" w:rsidR="00C56988" w:rsidRPr="00C56988" w:rsidRDefault="009F0A11">
                              <w:pPr>
                                <w:pStyle w:val="Caption"/>
                                <w:rPr>
                                  <w:bCs/>
                                  <w:rPrChange w:id="1327" w:author="Petnathean Julled" w:date="2021-09-22T11:23:00Z">
                                    <w:rPr>
                                      <w:bCs/>
                                    </w:rPr>
                                  </w:rPrChange>
                                </w:rPr>
                                <w:pPrChange w:id="1328" w:author="Petnathean Julled" w:date="2021-09-22T11:22:00Z">
                                  <w:pPr>
                                    <w:pStyle w:val="BodyText"/>
                                    <w:spacing w:after="0"/>
                                  </w:pPr>
                                </w:pPrChange>
                              </w:pPr>
                              <w:bookmarkStart w:id="1329" w:name="_Ref83203069"/>
                              <w:ins w:id="1330" w:author="Petnathean Julled" w:date="2021-09-22T11:38:00Z">
                                <w:r>
                                  <w:rPr>
                                    <w:color w:val="auto"/>
                                    <w:cs/>
                                  </w:rPr>
                                  <w:br/>
                                </w:r>
                              </w:ins>
                              <w:ins w:id="1331" w:author="Petnathean Julled" w:date="2021-09-22T11:22:00Z">
                                <w:r w:rsidR="00C56988" w:rsidRPr="00C56988">
                                  <w:rPr>
                                    <w:color w:val="auto"/>
                                    <w:rPrChange w:id="1332" w:author="Petnathean Julled" w:date="2021-09-22T11:23:00Z">
                                      <w:rPr/>
                                    </w:rPrChange>
                                  </w:rPr>
                                  <w:t xml:space="preserve">Table </w:t>
                                </w:r>
                                <w:r w:rsidR="00C56988" w:rsidRPr="00C56988">
                                  <w:rPr>
                                    <w:color w:val="auto"/>
                                    <w:rPrChange w:id="1333" w:author="Petnathean Julled" w:date="2021-09-22T11:23:00Z">
                                      <w:rPr/>
                                    </w:rPrChange>
                                  </w:rPr>
                                  <w:fldChar w:fldCharType="begin"/>
                                </w:r>
                                <w:r w:rsidR="00C56988" w:rsidRPr="00C56988">
                                  <w:rPr>
                                    <w:color w:val="auto"/>
                                    <w:rPrChange w:id="1334" w:author="Petnathean Julled" w:date="2021-09-22T11:23:00Z">
                                      <w:rPr/>
                                    </w:rPrChange>
                                  </w:rPr>
                                  <w:instrText xml:space="preserve"> SEQ Table \* ARABIC </w:instrText>
                                </w:r>
                              </w:ins>
                              <w:r w:rsidR="00C56988" w:rsidRPr="00C56988">
                                <w:rPr>
                                  <w:color w:val="auto"/>
                                  <w:rPrChange w:id="1335" w:author="Petnathean Julled" w:date="2021-09-22T11:23:00Z">
                                    <w:rPr/>
                                  </w:rPrChange>
                                </w:rPr>
                                <w:fldChar w:fldCharType="separate"/>
                              </w:r>
                              <w:ins w:id="1336" w:author="Petnathean Julled" w:date="2021-09-22T11:58:00Z">
                                <w:r w:rsidR="00705FDE">
                                  <w:rPr>
                                    <w:noProof/>
                                    <w:color w:val="auto"/>
                                  </w:rPr>
                                  <w:t>1</w:t>
                                </w:r>
                              </w:ins>
                              <w:ins w:id="1337" w:author="Petnathean Julled" w:date="2021-09-22T11:22:00Z">
                                <w:r w:rsidR="00C56988" w:rsidRPr="00C56988">
                                  <w:rPr>
                                    <w:color w:val="auto"/>
                                    <w:rPrChange w:id="1338" w:author="Petnathean Julled" w:date="2021-09-22T11:23:00Z">
                                      <w:rPr/>
                                    </w:rPrChange>
                                  </w:rPr>
                                  <w:fldChar w:fldCharType="end"/>
                                </w:r>
                                <w:bookmarkEnd w:id="1329"/>
                                <w:r w:rsidR="00C56988" w:rsidRPr="00C56988">
                                  <w:rPr>
                                    <w:color w:val="auto"/>
                                    <w:rPrChange w:id="1339" w:author="Petnathean Julled" w:date="2021-09-22T11:23:00Z">
                                      <w:rPr/>
                                    </w:rPrChange>
                                  </w:rPr>
                                  <w:t xml:space="preserve"> Modified metadata attributes in each sample transaction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89" style="position:absolute;left:0;text-align:left;margin-left:93.95pt;margin-top:282.15pt;width:316.5pt;height:231.75pt;z-index:251657728;mso-position-horizontal-relative:text;mso-position-vertical-relative:text;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phfQMAAPQ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">
                <v:shape id="Picture 65" o:spid="_x0000_s1090"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4" o:title=""/>
                </v:shape>
                <v:shape id="Text Box 66" o:spid="_x0000_s1091"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405C4846" w:rsidR="00C56988" w:rsidRPr="00C56988" w:rsidRDefault="009F0A11">
                        <w:pPr>
                          <w:pStyle w:val="Caption"/>
                          <w:rPr>
                            <w:bCs/>
                            <w:rPrChange w:id="1340" w:author="Petnathean Julled" w:date="2021-09-22T11:23:00Z">
                              <w:rPr>
                                <w:bCs/>
                              </w:rPr>
                            </w:rPrChange>
                          </w:rPr>
                          <w:pPrChange w:id="1341" w:author="Petnathean Julled" w:date="2021-09-22T11:22:00Z">
                            <w:pPr>
                              <w:pStyle w:val="BodyText"/>
                              <w:spacing w:after="0"/>
                            </w:pPr>
                          </w:pPrChange>
                        </w:pPr>
                        <w:bookmarkStart w:id="1342" w:name="_Ref83203069"/>
                        <w:ins w:id="1343" w:author="Petnathean Julled" w:date="2021-09-22T11:38:00Z">
                          <w:r>
                            <w:rPr>
                              <w:color w:val="auto"/>
                              <w:cs/>
                            </w:rPr>
                            <w:br/>
                          </w:r>
                        </w:ins>
                        <w:ins w:id="1344" w:author="Petnathean Julled" w:date="2021-09-22T11:22:00Z">
                          <w:r w:rsidR="00C56988" w:rsidRPr="00C56988">
                            <w:rPr>
                              <w:color w:val="auto"/>
                              <w:rPrChange w:id="1345" w:author="Petnathean Julled" w:date="2021-09-22T11:23:00Z">
                                <w:rPr/>
                              </w:rPrChange>
                            </w:rPr>
                            <w:t xml:space="preserve">Table </w:t>
                          </w:r>
                          <w:r w:rsidR="00C56988" w:rsidRPr="00C56988">
                            <w:rPr>
                              <w:color w:val="auto"/>
                              <w:rPrChange w:id="1346" w:author="Petnathean Julled" w:date="2021-09-22T11:23:00Z">
                                <w:rPr/>
                              </w:rPrChange>
                            </w:rPr>
                            <w:fldChar w:fldCharType="begin"/>
                          </w:r>
                          <w:r w:rsidR="00C56988" w:rsidRPr="00C56988">
                            <w:rPr>
                              <w:color w:val="auto"/>
                              <w:rPrChange w:id="1347" w:author="Petnathean Julled" w:date="2021-09-22T11:23:00Z">
                                <w:rPr/>
                              </w:rPrChange>
                            </w:rPr>
                            <w:instrText xml:space="preserve"> SEQ Table \* ARABIC </w:instrText>
                          </w:r>
                        </w:ins>
                        <w:r w:rsidR="00C56988" w:rsidRPr="00C56988">
                          <w:rPr>
                            <w:color w:val="auto"/>
                            <w:rPrChange w:id="1348" w:author="Petnathean Julled" w:date="2021-09-22T11:23:00Z">
                              <w:rPr/>
                            </w:rPrChange>
                          </w:rPr>
                          <w:fldChar w:fldCharType="separate"/>
                        </w:r>
                        <w:ins w:id="1349" w:author="Petnathean Julled" w:date="2021-09-22T11:58:00Z">
                          <w:r w:rsidR="00705FDE">
                            <w:rPr>
                              <w:noProof/>
                              <w:color w:val="auto"/>
                            </w:rPr>
                            <w:t>1</w:t>
                          </w:r>
                        </w:ins>
                        <w:ins w:id="1350" w:author="Petnathean Julled" w:date="2021-09-22T11:22:00Z">
                          <w:r w:rsidR="00C56988" w:rsidRPr="00C56988">
                            <w:rPr>
                              <w:color w:val="auto"/>
                              <w:rPrChange w:id="1351" w:author="Petnathean Julled" w:date="2021-09-22T11:23:00Z">
                                <w:rPr/>
                              </w:rPrChange>
                            </w:rPr>
                            <w:fldChar w:fldCharType="end"/>
                          </w:r>
                          <w:bookmarkEnd w:id="1342"/>
                          <w:r w:rsidR="00C56988" w:rsidRPr="00C56988">
                            <w:rPr>
                              <w:color w:val="auto"/>
                              <w:rPrChange w:id="1352" w:author="Petnathean Julled" w:date="2021-09-22T11:23:00Z">
                                <w:rPr/>
                              </w:rPrChange>
                            </w:rPr>
                            <w:t xml:space="preserve"> Modified metadata attributes in each sample transaction</w:t>
                          </w:r>
                        </w:ins>
                      </w:p>
                    </w:txbxContent>
                  </v:textbox>
                </v:shape>
                <w10:wrap type="topAndBottom"/>
              </v:group>
            </w:pict>
          </mc:Fallback>
        </mc:AlternateContent>
      </w:r>
      <w:ins w:id="1353" w:author="Petnathean Julled" w:date="2021-09-22T11:03:00Z">
        <w:r w:rsidR="0033720B">
          <w:rPr>
            <w:bCs/>
            <w:lang w:val="en-US"/>
          </w:rPr>
          <w:t>T</w:t>
        </w:r>
      </w:ins>
      <w:ins w:id="1354" w:author="Petnathean Julled" w:date="2021-09-22T09:38:00Z">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ins>
      <w:ins w:id="1355" w:author="Petnathean Julled" w:date="2021-09-22T09:39:00Z">
        <w:r w:rsidR="005A72BC">
          <w:rPr>
            <w:bCs/>
            <w:lang w:val="en-US"/>
          </w:rPr>
          <w:t xml:space="preserve"> </w:t>
        </w:r>
      </w:ins>
      <w:ins w:id="1356" w:author="Petnathean Julled" w:date="2021-09-22T09:38:00Z">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ins>
      <w:ins w:id="1357" w:author="Pattanasak Mongkolwat" w:date="2021-10-07T16:59:00Z">
        <w:r w:rsidR="003D075D">
          <w:rPr>
            <w:bCs/>
            <w:lang w:val="en-US"/>
          </w:rPr>
          <w:t>.</w:t>
        </w:r>
      </w:ins>
      <w:ins w:id="1358" w:author="Petnathean Julled" w:date="2021-09-22T09:38:00Z">
        <w:r w:rsidR="005A72BC" w:rsidRPr="005A72BC">
          <w:rPr>
            <w:bCs/>
            <w:lang w:val="en-US"/>
          </w:rPr>
          <w:t xml:space="preserve"> </w:t>
        </w:r>
        <w:del w:id="1359" w:author="Pattanasak Mongkolwat" w:date="2021-10-07T16:59:00Z">
          <w:r w:rsidR="005A72BC" w:rsidRPr="005A72BC" w:rsidDel="0075135A">
            <w:rPr>
              <w:bCs/>
              <w:lang w:val="en-US"/>
            </w:rPr>
            <w:delText>so, t</w:delText>
          </w:r>
        </w:del>
      </w:ins>
      <w:ins w:id="1360" w:author="Pattanasak Mongkolwat" w:date="2021-10-07T16:59:00Z">
        <w:r w:rsidR="0075135A">
          <w:rPr>
            <w:bCs/>
            <w:lang w:val="en-US"/>
          </w:rPr>
          <w:t>T</w:t>
        </w:r>
      </w:ins>
      <w:ins w:id="1361" w:author="Petnathean Julled" w:date="2021-09-22T09:38:00Z">
        <w:r w:rsidR="005A72BC" w:rsidRPr="005A72BC">
          <w:rPr>
            <w:bCs/>
            <w:lang w:val="en-US"/>
          </w:rPr>
          <w:t>here may consist of an element that differs from the transaction used in the actual system which may cause an error and need further adjustment in the actual deployment.</w:t>
        </w:r>
      </w:ins>
      <w:ins w:id="1362" w:author="Petnathean Julled" w:date="2021-09-22T09:39:00Z">
        <w:r w:rsidR="005A72BC">
          <w:rPr>
            <w:bCs/>
            <w:lang w:val="en-US"/>
          </w:rPr>
          <w:t xml:space="preserve"> </w:t>
        </w:r>
      </w:ins>
      <w:ins w:id="1363" w:author="Petnathean Julled" w:date="2021-09-22T09:38:00Z">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ins>
      <w:ins w:id="1364" w:author="Petnathean Julled" w:date="2021-09-22T11:04:00Z">
        <w:r w:rsidR="00991132">
          <w:rPr>
            <w:bCs/>
            <w:lang w:val="en-US"/>
          </w:rPr>
          <w:t>T</w:t>
        </w:r>
      </w:ins>
      <w:ins w:id="1365" w:author="Petnathean Julled" w:date="2021-09-22T09:38:00Z">
        <w:r w:rsidR="005A72BC" w:rsidRPr="005A72BC">
          <w:rPr>
            <w:bCs/>
            <w:lang w:val="en-US"/>
          </w:rPr>
          <w:t xml:space="preserve">he XDS Document Registry Actor is the actor that acts as the medium between the XDS system and the Blockchain network. At the same </w:t>
        </w:r>
        <w:r w:rsidR="005A72BC" w:rsidRPr="005A72BC">
          <w:rPr>
            <w:bCs/>
            <w:lang w:val="en-US"/>
          </w:rPr>
          <w:t>time, the main function and process triggered in the implementation including Document Register and Document Search (Document Query) are centered around the XDS Document Registry. The XDS Document Registry will always active and standby for incoming transactions.</w:t>
        </w:r>
      </w:ins>
      <w:ins w:id="1366" w:author="Petnathean Julled" w:date="2021-09-22T09:41:00Z">
        <w:r w:rsidR="0027585A">
          <w:rPr>
            <w:bCs/>
            <w:lang w:val="en-US"/>
          </w:rPr>
          <w:t xml:space="preserve"> </w:t>
        </w:r>
      </w:ins>
    </w:p>
    <w:p w14:paraId="6B643901" w14:textId="6A295912" w:rsidR="00F221FC" w:rsidRDefault="00B6065F">
      <w:pPr>
        <w:pStyle w:val="BodyText"/>
        <w:spacing w:after="0"/>
        <w:rPr>
          <w:ins w:id="1367" w:author="Petnathean Julled" w:date="2021-09-22T09:43:00Z"/>
          <w:bCs/>
          <w:lang w:val="en-US"/>
        </w:rPr>
        <w:pPrChange w:id="1368" w:author="Petnathean Julled" w:date="2021-09-22T09:43:00Z">
          <w:pPr>
            <w:pStyle w:val="BodyText"/>
          </w:pPr>
        </w:pPrChange>
      </w:pPr>
      <w:ins w:id="1369" w:author="Petnathean Julled" w:date="2021-09-22T11:05:00Z">
        <w:r>
          <w:rPr>
            <w:bCs/>
            <w:lang w:val="en-US"/>
          </w:rPr>
          <w:t>T</w:t>
        </w:r>
      </w:ins>
      <w:ins w:id="1370" w:author="Petnathean Julled" w:date="2021-09-22T09:41:00Z">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ins>
      <w:ins w:id="1371" w:author="Petnathean Julled" w:date="2021-09-22T09:42:00Z">
        <w:r w:rsidR="00F221FC">
          <w:rPr>
            <w:bCs/>
            <w:lang w:val="en-US"/>
          </w:rPr>
          <w:t xml:space="preserve"> </w:t>
        </w:r>
      </w:ins>
    </w:p>
    <w:p w14:paraId="7DF83E76" w14:textId="5CD8C49D" w:rsidR="00EC6E92" w:rsidRDefault="00E13D89" w:rsidP="005A72BC">
      <w:pPr>
        <w:pStyle w:val="BodyText"/>
        <w:rPr>
          <w:ins w:id="1372" w:author="Petnathean Julled" w:date="2021-09-22T09:46:00Z"/>
          <w:bCs/>
          <w:lang w:val="en-US"/>
        </w:rPr>
      </w:pPr>
      <w:ins w:id="1373" w:author="Petnathean Julled" w:date="2021-09-22T11:06:00Z">
        <w:r>
          <w:rPr>
            <w:bCs/>
            <w:lang w:val="en-US"/>
          </w:rPr>
          <w:t>T</w:t>
        </w:r>
      </w:ins>
      <w:ins w:id="1374" w:author="Petnathean Julled" w:date="2021-09-22T09:42:00Z">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ins>
    </w:p>
    <w:p w14:paraId="3C6ABCB5" w14:textId="074F2DE6" w:rsidR="00D949F2" w:rsidRPr="00D949F2" w:rsidRDefault="00D949F2">
      <w:pPr>
        <w:pStyle w:val="Heading1"/>
        <w:rPr>
          <w:ins w:id="1375" w:author="Petnathean Julled" w:date="2021-09-22T08:32:00Z"/>
          <w:rPrChange w:id="1376" w:author="Petnathean Julled" w:date="2021-09-22T09:46:00Z">
            <w:rPr>
              <w:ins w:id="1377" w:author="Petnathean Julled" w:date="2021-09-22T08:32:00Z"/>
              <w:bCs/>
            </w:rPr>
          </w:rPrChange>
        </w:rPr>
        <w:pPrChange w:id="1378" w:author="Petnathean Julled" w:date="2021-09-22T09:46:00Z">
          <w:pPr>
            <w:pStyle w:val="BodyText"/>
          </w:pPr>
        </w:pPrChange>
      </w:pPr>
      <w:ins w:id="1379" w:author="Petnathean Julled" w:date="2021-09-22T09:47:00Z">
        <w:r>
          <w:t>evaluation</w:t>
        </w:r>
      </w:ins>
    </w:p>
    <w:p w14:paraId="0221BA3F" w14:textId="07A8CB1D" w:rsidR="00C56988" w:rsidRPr="00D949F2" w:rsidRDefault="00EC6E92" w:rsidP="00EC6E92">
      <w:pPr>
        <w:pStyle w:val="BodyText"/>
        <w:rPr>
          <w:ins w:id="1380" w:author="Petnathean Julled" w:date="2021-09-22T08:32:00Z"/>
          <w:bCs/>
          <w:lang w:val="en-US"/>
          <w:rPrChange w:id="1381" w:author="Petnathean Julled" w:date="2021-09-22T09:45:00Z">
            <w:rPr>
              <w:ins w:id="1382" w:author="Petnathean Julled" w:date="2021-09-22T08:32:00Z"/>
              <w:bCs/>
            </w:rPr>
          </w:rPrChange>
        </w:rPr>
      </w:pPr>
      <w:ins w:id="1383" w:author="Petnathean Julled" w:date="2021-09-22T08:32:00Z">
        <w:r w:rsidRPr="005061B7">
          <w:rPr>
            <w:bCs/>
          </w:rPr>
          <w:t> </w:t>
        </w:r>
      </w:ins>
      <w:ins w:id="1384" w:author="Petnathean Julled" w:date="2021-09-22T09:45:00Z">
        <w:r w:rsidR="00D949F2" w:rsidRPr="00D949F2">
          <w:rPr>
            <w:bCs/>
            <w:lang w:val="en-US"/>
          </w:rPr>
          <w:t xml:space="preserve">The goal of the evaluation is to test the functionalities and the performance of the implemented system. This </w:t>
        </w:r>
        <w:r w:rsidR="00D949F2" w:rsidRPr="00D949F2">
          <w:rPr>
            <w:bCs/>
            <w:lang w:val="en-US"/>
          </w:rPr>
          <w:lastRenderedPageBreak/>
          <w:t>includ</w:t>
        </w:r>
        <w:del w:id="1385" w:author="Pattanasak Mongkolwat" w:date="2021-10-07T17:03:00Z">
          <w:r w:rsidR="00D949F2" w:rsidRPr="00D949F2" w:rsidDel="0024008D">
            <w:rPr>
              <w:bCs/>
              <w:lang w:val="en-US"/>
            </w:rPr>
            <w:delText>ing</w:delText>
          </w:r>
        </w:del>
      </w:ins>
      <w:ins w:id="1386" w:author="Pattanasak Mongkolwat" w:date="2021-10-07T17:03:00Z">
        <w:r w:rsidR="0024008D">
          <w:rPr>
            <w:bCs/>
            <w:lang w:val="en-US"/>
          </w:rPr>
          <w:t>es</w:t>
        </w:r>
      </w:ins>
      <w:ins w:id="1387" w:author="Petnathean Julled" w:date="2021-09-22T09:45:00Z">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ins>
      <w:ins w:id="1388" w:author="Petnathean Julled" w:date="2021-09-22T11:37:00Z">
        <w:r w:rsidR="00144A6A">
          <w:rPr>
            <w:bCs/>
            <w:color w:val="FF0000"/>
            <w:lang w:val="en-US"/>
          </w:rPr>
          <w:fldChar w:fldCharType="begin"/>
        </w:r>
        <w:r w:rsidR="00144A6A">
          <w:rPr>
            <w:bCs/>
            <w:lang w:val="en-US"/>
          </w:rPr>
          <w:instrText xml:space="preserve"> REF _Ref83203069 \h </w:instrText>
        </w:r>
      </w:ins>
      <w:r w:rsidR="00144A6A">
        <w:rPr>
          <w:bCs/>
          <w:color w:val="FF0000"/>
          <w:lang w:val="en-US"/>
        </w:rPr>
      </w:r>
      <w:r w:rsidR="00144A6A">
        <w:rPr>
          <w:bCs/>
          <w:color w:val="FF0000"/>
          <w:lang w:val="en-US"/>
        </w:rPr>
        <w:fldChar w:fldCharType="separate"/>
      </w:r>
      <w:ins w:id="1389" w:author="Petnathean Julled" w:date="2021-09-22T11:37:00Z">
        <w:r w:rsidR="00144A6A" w:rsidRPr="00C56988">
          <w:t xml:space="preserve">Table </w:t>
        </w:r>
        <w:r w:rsidR="00144A6A" w:rsidRPr="00C56988">
          <w:rPr>
            <w:noProof/>
          </w:rPr>
          <w:t>1</w:t>
        </w:r>
        <w:r w:rsidR="00144A6A">
          <w:rPr>
            <w:bCs/>
            <w:color w:val="FF0000"/>
            <w:lang w:val="en-US"/>
          </w:rPr>
          <w:fldChar w:fldCharType="end"/>
        </w:r>
      </w:ins>
      <w:ins w:id="1390" w:author="Petnathean Julled" w:date="2021-09-22T09:45:00Z">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ins>
    </w:p>
    <w:p w14:paraId="70F0AA86" w14:textId="250A690C" w:rsidR="00EC6E92" w:rsidRPr="000E219F" w:rsidRDefault="00E97C39" w:rsidP="00EC6E92">
      <w:pPr>
        <w:pStyle w:val="Heading2"/>
        <w:rPr>
          <w:ins w:id="1391" w:author="Petnathean Julled" w:date="2021-09-22T08:32:00Z"/>
        </w:rPr>
      </w:pPr>
      <w:ins w:id="1392" w:author="Petnathean Julled" w:date="2021-09-22T09:48:00Z">
        <w:r>
          <w:rPr>
            <w:rFonts w:cs="Angsana New"/>
            <w:szCs w:val="25"/>
            <w:lang w:bidi="th-TH"/>
          </w:rPr>
          <w:t>Functionalities Test</w:t>
        </w:r>
      </w:ins>
    </w:p>
    <w:p w14:paraId="462A9086" w14:textId="71ADE690" w:rsidR="00E97C39" w:rsidRDefault="00EC6E92">
      <w:pPr>
        <w:pStyle w:val="BodyText"/>
        <w:spacing w:after="0"/>
        <w:rPr>
          <w:ins w:id="1393" w:author="Petnathean Julled" w:date="2021-09-22T09:52:00Z"/>
          <w:bCs/>
          <w:lang w:val="en-US"/>
        </w:rPr>
        <w:pPrChange w:id="1394" w:author="Petnathean Julled" w:date="2021-09-22T09:52:00Z">
          <w:pPr>
            <w:pStyle w:val="BodyText"/>
          </w:pPr>
        </w:pPrChange>
      </w:pPr>
      <w:ins w:id="1395" w:author="Petnathean Julled" w:date="2021-09-22T08:32:00Z">
        <w:r w:rsidRPr="005061B7">
          <w:rPr>
            <w:bCs/>
          </w:rPr>
          <w:t> </w:t>
        </w:r>
      </w:ins>
      <w:ins w:id="1396" w:author="Petnathean Julled" w:date="2021-09-22T09:48:00Z">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ins>
      <w:ins w:id="1397" w:author="Petnathean Julled" w:date="2021-09-22T09:49:00Z">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del w:id="1398" w:author="Pattanasak Mongkolwat" w:date="2021-10-07T17:04:00Z">
          <w:r w:rsidR="00E97C39" w:rsidRPr="00E97C39" w:rsidDel="00B06165">
            <w:rPr>
              <w:bCs/>
              <w:lang w:val="en-US"/>
            </w:rPr>
            <w:delText>s</w:delText>
          </w:r>
        </w:del>
      </w:ins>
      <w:proofErr w:type="spellStart"/>
      <w:ins w:id="1399" w:author="Pattanasak Mongkolwat" w:date="2021-10-07T17:04:00Z">
        <w:r w:rsidR="00B06165">
          <w:rPr>
            <w:bCs/>
            <w:lang w:val="en-US"/>
          </w:rPr>
          <w:t>S</w:t>
        </w:r>
      </w:ins>
      <w:ins w:id="1400" w:author="Petnathean Julled" w:date="2021-09-22T09:49:00Z">
        <w:r w:rsidR="00E97C39" w:rsidRPr="00E97C39">
          <w:rPr>
            <w:bCs/>
            <w:lang w:val="en-US"/>
          </w:rPr>
          <w:t>mart</w:t>
        </w:r>
        <w:del w:id="1401" w:author="Pattanasak Mongkolwat" w:date="2021-10-07T17:04:00Z">
          <w:r w:rsidR="00E97C39" w:rsidRPr="00E97C39" w:rsidDel="00B06165">
            <w:rPr>
              <w:bCs/>
              <w:lang w:val="en-US"/>
            </w:rPr>
            <w:delText>c</w:delText>
          </w:r>
        </w:del>
      </w:ins>
      <w:ins w:id="1402" w:author="Pattanasak Mongkolwat" w:date="2021-10-07T17:04:00Z">
        <w:r w:rsidR="00B06165">
          <w:rPr>
            <w:bCs/>
            <w:lang w:val="en-US"/>
          </w:rPr>
          <w:t>C</w:t>
        </w:r>
      </w:ins>
      <w:ins w:id="1403" w:author="Petnathean Julled" w:date="2021-09-22T09:49:00Z">
        <w:r w:rsidR="00E97C39" w:rsidRPr="00E97C39">
          <w:rPr>
            <w:bCs/>
            <w:lang w:val="en-US"/>
          </w:rPr>
          <w:t>ontract</w:t>
        </w:r>
        <w:proofErr w:type="spellEnd"/>
        <w:r w:rsidR="00E97C39" w:rsidRPr="00E97C39">
          <w:rPr>
            <w:bCs/>
            <w:lang w:val="en-US"/>
          </w:rPr>
          <w:t xml:space="preserve"> was called. This </w:t>
        </w:r>
        <w:del w:id="1404" w:author="Pattanasak Mongkolwat" w:date="2021-10-07T17:04:00Z">
          <w:r w:rsidR="00E97C39" w:rsidRPr="00E97C39" w:rsidDel="003F1FA7">
            <w:rPr>
              <w:bCs/>
              <w:lang w:val="en-US"/>
            </w:rPr>
            <w:delText>s</w:delText>
          </w:r>
        </w:del>
      </w:ins>
      <w:proofErr w:type="spellStart"/>
      <w:ins w:id="1405" w:author="Pattanasak Mongkolwat" w:date="2021-10-07T17:04:00Z">
        <w:r w:rsidR="003F1FA7">
          <w:rPr>
            <w:bCs/>
            <w:lang w:val="en-US"/>
          </w:rPr>
          <w:t>S</w:t>
        </w:r>
      </w:ins>
      <w:ins w:id="1406" w:author="Petnathean Julled" w:date="2021-09-22T09:49:00Z">
        <w:r w:rsidR="00E97C39" w:rsidRPr="00E97C39">
          <w:rPr>
            <w:bCs/>
            <w:lang w:val="en-US"/>
          </w:rPr>
          <w:t>mart</w:t>
        </w:r>
        <w:del w:id="1407" w:author="Pattanasak Mongkolwat" w:date="2021-10-07T17:04:00Z">
          <w:r w:rsidR="00E97C39" w:rsidRPr="00E97C39" w:rsidDel="003F1FA7">
            <w:rPr>
              <w:bCs/>
              <w:lang w:val="en-US"/>
            </w:rPr>
            <w:delText>c</w:delText>
          </w:r>
        </w:del>
      </w:ins>
      <w:ins w:id="1408" w:author="Pattanasak Mongkolwat" w:date="2021-10-07T17:04:00Z">
        <w:r w:rsidR="003F1FA7">
          <w:rPr>
            <w:bCs/>
            <w:lang w:val="en-US"/>
          </w:rPr>
          <w:t>C</w:t>
        </w:r>
      </w:ins>
      <w:ins w:id="1409" w:author="Petnathean Julled" w:date="2021-09-22T09:49:00Z">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ins>
      <w:ins w:id="1410" w:author="Petnathean Julled" w:date="2021-09-22T11:47:00Z">
        <w:r w:rsidR="00E135E0">
          <w:rPr>
            <w:rFonts w:cs="Angsana New"/>
            <w:bCs/>
            <w:szCs w:val="25"/>
            <w:lang w:val="en-US" w:bidi="th-TH"/>
          </w:rPr>
          <w:t>T</w:t>
        </w:r>
      </w:ins>
      <w:ins w:id="1411" w:author="Petnathean Julled" w:date="2021-09-22T09:49:00Z">
        <w:r w:rsidR="00E97C39" w:rsidRPr="00E97C39">
          <w:rPr>
            <w:bCs/>
            <w:lang w:val="en-US"/>
          </w:rPr>
          <w:t xml:space="preserve">he XDS Document Registry Actor signal that it successfully published the metadata attributes set into the Blockchain ledger using </w:t>
        </w:r>
        <w:del w:id="1412" w:author="Pattanasak Mongkolwat" w:date="2021-10-07T17:04:00Z">
          <w:r w:rsidR="00E97C39" w:rsidRPr="00E97C39" w:rsidDel="003F1FA7">
            <w:rPr>
              <w:bCs/>
              <w:lang w:val="en-US"/>
            </w:rPr>
            <w:delText>s</w:delText>
          </w:r>
        </w:del>
      </w:ins>
      <w:proofErr w:type="spellStart"/>
      <w:ins w:id="1413" w:author="Pattanasak Mongkolwat" w:date="2021-10-07T17:04:00Z">
        <w:r w:rsidR="003F1FA7">
          <w:rPr>
            <w:bCs/>
            <w:lang w:val="en-US"/>
          </w:rPr>
          <w:t>S</w:t>
        </w:r>
      </w:ins>
      <w:ins w:id="1414" w:author="Petnathean Julled" w:date="2021-09-22T09:49:00Z">
        <w:r w:rsidR="00E97C39" w:rsidRPr="00E97C39">
          <w:rPr>
            <w:bCs/>
            <w:lang w:val="en-US"/>
          </w:rPr>
          <w:t>mart</w:t>
        </w:r>
        <w:del w:id="1415" w:author="Pattanasak Mongkolwat" w:date="2021-10-07T17:04:00Z">
          <w:r w:rsidR="00E97C39" w:rsidRPr="00E97C39" w:rsidDel="003F1FA7">
            <w:rPr>
              <w:bCs/>
              <w:lang w:val="en-US"/>
            </w:rPr>
            <w:delText>c</w:delText>
          </w:r>
        </w:del>
      </w:ins>
      <w:ins w:id="1416" w:author="Pattanasak Mongkolwat" w:date="2021-10-07T17:04:00Z">
        <w:r w:rsidR="003F1FA7">
          <w:rPr>
            <w:bCs/>
            <w:lang w:val="en-US"/>
          </w:rPr>
          <w:t>C</w:t>
        </w:r>
      </w:ins>
      <w:ins w:id="1417" w:author="Petnathean Julled" w:date="2021-09-22T09:49:00Z">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del w:id="1418" w:author="Pattanasak Mongkolwat" w:date="2021-10-07T17:04:00Z">
          <w:r w:rsidR="00E97C39" w:rsidRPr="00E97C39" w:rsidDel="003F1FA7">
            <w:rPr>
              <w:bCs/>
              <w:lang w:val="en-US"/>
            </w:rPr>
            <w:delText>s</w:delText>
          </w:r>
        </w:del>
      </w:ins>
      <w:proofErr w:type="spellStart"/>
      <w:ins w:id="1419" w:author="Pattanasak Mongkolwat" w:date="2021-10-07T17:04:00Z">
        <w:r w:rsidR="003F1FA7">
          <w:rPr>
            <w:bCs/>
            <w:lang w:val="en-US"/>
          </w:rPr>
          <w:t>S</w:t>
        </w:r>
      </w:ins>
      <w:ins w:id="1420" w:author="Petnathean Julled" w:date="2021-09-22T09:49:00Z">
        <w:r w:rsidR="00E97C39" w:rsidRPr="00E97C39">
          <w:rPr>
            <w:bCs/>
            <w:lang w:val="en-US"/>
          </w:rPr>
          <w:t>mart</w:t>
        </w:r>
        <w:del w:id="1421" w:author="Pattanasak Mongkolwat" w:date="2021-10-07T17:04:00Z">
          <w:r w:rsidR="00E97C39" w:rsidRPr="00E97C39" w:rsidDel="003F1FA7">
            <w:rPr>
              <w:bCs/>
              <w:lang w:val="en-US"/>
            </w:rPr>
            <w:delText>c</w:delText>
          </w:r>
        </w:del>
      </w:ins>
      <w:ins w:id="1422" w:author="Pattanasak Mongkolwat" w:date="2021-10-07T17:04:00Z">
        <w:r w:rsidR="003F1FA7">
          <w:rPr>
            <w:bCs/>
            <w:lang w:val="en-US"/>
          </w:rPr>
          <w:t>C</w:t>
        </w:r>
      </w:ins>
      <w:ins w:id="1423" w:author="Petnathean Julled" w:date="2021-09-22T09:49:00Z">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3F1FA7">
          <w:rPr>
            <w:bCs/>
            <w:highlight w:val="yellow"/>
            <w:lang w:val="en-US"/>
            <w:rPrChange w:id="1424" w:author="Pattanasak Mongkolwat" w:date="2021-10-07T17:05:00Z">
              <w:rPr>
                <w:bCs/>
                <w:lang w:val="en-US"/>
              </w:rPr>
            </w:rPrChange>
          </w:rPr>
          <w:t>Document01</w:t>
        </w:r>
        <w:r w:rsidR="00E97C39" w:rsidRPr="00E97C39">
          <w:rPr>
            <w:bCs/>
            <w:lang w:val="en-US"/>
          </w:rPr>
          <w:t xml:space="preserve"> is now live on the Blockchain ledger. This proves that the Document Register is functions correctly.</w:t>
        </w:r>
      </w:ins>
      <w:ins w:id="1425" w:author="Petnathean Julled" w:date="2021-09-22T09:52:00Z">
        <w:r w:rsidR="00E97C39">
          <w:rPr>
            <w:bCs/>
            <w:lang w:val="en-US"/>
          </w:rPr>
          <w:t xml:space="preserve"> </w:t>
        </w:r>
      </w:ins>
    </w:p>
    <w:p w14:paraId="32E0BD03" w14:textId="6BEDEC5A" w:rsidR="00015DE4" w:rsidRDefault="00705FDE">
      <w:pPr>
        <w:pStyle w:val="BodyText"/>
        <w:spacing w:after="0"/>
        <w:rPr>
          <w:ins w:id="1426" w:author="Petnathean Julled" w:date="2021-09-22T09:54:00Z"/>
          <w:bCs/>
          <w:lang w:val="en-US"/>
        </w:rPr>
        <w:pPrChange w:id="1427" w:author="Petnathean Julled" w:date="2021-09-22T09:54:00Z">
          <w:pPr>
            <w:pStyle w:val="BodyText"/>
          </w:pPr>
        </w:pPrChange>
      </w:pPr>
      <w:r>
        <w:rPr>
          <w:bCs/>
          <w:noProof/>
          <w:lang w:val="en-US"/>
        </w:rPr>
        <mc:AlternateContent>
          <mc:Choice Requires="wpg">
            <w:drawing>
              <wp:anchor distT="0" distB="0" distL="114300" distR="114300" simplePos="0" relativeHeight="251656704"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5"/>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AF418E6" w:rsidR="00705FDE" w:rsidRPr="00705FDE" w:rsidRDefault="00705FDE">
                              <w:pPr>
                                <w:pStyle w:val="Caption"/>
                                <w:rPr>
                                  <w:noProof/>
                                  <w:rPrChange w:id="1428" w:author="Petnathean Julled" w:date="2021-09-22T11:58:00Z">
                                    <w:rPr>
                                      <w:noProof/>
                                    </w:rPr>
                                  </w:rPrChange>
                                </w:rPr>
                                <w:pPrChange w:id="1429" w:author="Petnathean Julled" w:date="2021-09-22T11:58:00Z">
                                  <w:pPr>
                                    <w:pStyle w:val="BodyText"/>
                                    <w:spacing w:after="0"/>
                                  </w:pPr>
                                </w:pPrChange>
                              </w:pPr>
                              <w:ins w:id="1430" w:author="Petnathean Julled" w:date="2021-09-22T11:58:00Z">
                                <w:r>
                                  <w:rPr>
                                    <w:color w:val="auto"/>
                                  </w:rPr>
                                  <w:br/>
                                </w:r>
                                <w:bookmarkStart w:id="1431" w:name="_Ref83204373"/>
                                <w:r w:rsidRPr="00705FDE">
                                  <w:rPr>
                                    <w:color w:val="auto"/>
                                    <w:rPrChange w:id="1432" w:author="Petnathean Julled" w:date="2021-09-22T11:58:00Z">
                                      <w:rPr/>
                                    </w:rPrChange>
                                  </w:rPr>
                                  <w:t xml:space="preserve">Table </w:t>
                                </w:r>
                                <w:r w:rsidRPr="00705FDE">
                                  <w:rPr>
                                    <w:color w:val="auto"/>
                                    <w:rPrChange w:id="1433" w:author="Petnathean Julled" w:date="2021-09-22T11:58:00Z">
                                      <w:rPr/>
                                    </w:rPrChange>
                                  </w:rPr>
                                  <w:fldChar w:fldCharType="begin"/>
                                </w:r>
                                <w:r w:rsidRPr="00705FDE">
                                  <w:rPr>
                                    <w:color w:val="auto"/>
                                    <w:rPrChange w:id="1434" w:author="Petnathean Julled" w:date="2021-09-22T11:58:00Z">
                                      <w:rPr/>
                                    </w:rPrChange>
                                  </w:rPr>
                                  <w:instrText xml:space="preserve"> SEQ Table \* ARABIC </w:instrText>
                                </w:r>
                              </w:ins>
                              <w:r w:rsidRPr="00705FDE">
                                <w:rPr>
                                  <w:color w:val="auto"/>
                                  <w:rPrChange w:id="1435" w:author="Petnathean Julled" w:date="2021-09-22T11:58:00Z">
                                    <w:rPr/>
                                  </w:rPrChange>
                                </w:rPr>
                                <w:fldChar w:fldCharType="separate"/>
                              </w:r>
                              <w:ins w:id="1436" w:author="Petnathean Julled" w:date="2021-09-22T11:58:00Z">
                                <w:r w:rsidRPr="00705FDE">
                                  <w:rPr>
                                    <w:noProof/>
                                    <w:color w:val="auto"/>
                                    <w:rPrChange w:id="1437" w:author="Petnathean Julled" w:date="2021-09-22T11:58:00Z">
                                      <w:rPr>
                                        <w:noProof/>
                                      </w:rPr>
                                    </w:rPrChange>
                                  </w:rPr>
                                  <w:t>2</w:t>
                                </w:r>
                                <w:r w:rsidRPr="00705FDE">
                                  <w:rPr>
                                    <w:color w:val="auto"/>
                                    <w:rPrChange w:id="1438" w:author="Petnathean Julled" w:date="2021-09-22T11:58:00Z">
                                      <w:rPr/>
                                    </w:rPrChange>
                                  </w:rPr>
                                  <w:fldChar w:fldCharType="end"/>
                                </w:r>
                                <w:bookmarkEnd w:id="1431"/>
                                <w:r w:rsidRPr="00705FDE">
                                  <w:rPr>
                                    <w:color w:val="auto"/>
                                    <w:rPrChange w:id="1439" w:author="Petnathean Julled" w:date="2021-09-22T11:58:00Z">
                                      <w:rPr/>
                                    </w:rPrChange>
                                  </w:rPr>
                                  <w:t xml:space="preserve"> Functionalities experiment result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92" style="position:absolute;left:0;text-align:left;margin-left:84.4pt;margin-top:153.05pt;width:335.45pt;height:114.55pt;z-index:251656704;mso-position-horizontal-relative:text;mso-position-vertical-relative:text;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">
                <v:shape id="Picture 68" o:spid="_x0000_s1093"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6" o:title="Table&#10;&#10;Description automatically generated with medium confidence"/>
                </v:shape>
                <v:shape id="Text Box 69" o:spid="_x0000_s1094"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AF418E6" w:rsidR="00705FDE" w:rsidRPr="00705FDE" w:rsidRDefault="00705FDE">
                        <w:pPr>
                          <w:pStyle w:val="Caption"/>
                          <w:rPr>
                            <w:noProof/>
                            <w:rPrChange w:id="1440" w:author="Petnathean Julled" w:date="2021-09-22T11:58:00Z">
                              <w:rPr>
                                <w:noProof/>
                              </w:rPr>
                            </w:rPrChange>
                          </w:rPr>
                          <w:pPrChange w:id="1441" w:author="Petnathean Julled" w:date="2021-09-22T11:58:00Z">
                            <w:pPr>
                              <w:pStyle w:val="BodyText"/>
                              <w:spacing w:after="0"/>
                            </w:pPr>
                          </w:pPrChange>
                        </w:pPr>
                        <w:ins w:id="1442" w:author="Petnathean Julled" w:date="2021-09-22T11:58:00Z">
                          <w:r>
                            <w:rPr>
                              <w:color w:val="auto"/>
                            </w:rPr>
                            <w:br/>
                          </w:r>
                          <w:bookmarkStart w:id="1443" w:name="_Ref83204373"/>
                          <w:r w:rsidRPr="00705FDE">
                            <w:rPr>
                              <w:color w:val="auto"/>
                              <w:rPrChange w:id="1444" w:author="Petnathean Julled" w:date="2021-09-22T11:58:00Z">
                                <w:rPr/>
                              </w:rPrChange>
                            </w:rPr>
                            <w:t xml:space="preserve">Table </w:t>
                          </w:r>
                          <w:r w:rsidRPr="00705FDE">
                            <w:rPr>
                              <w:color w:val="auto"/>
                              <w:rPrChange w:id="1445" w:author="Petnathean Julled" w:date="2021-09-22T11:58:00Z">
                                <w:rPr/>
                              </w:rPrChange>
                            </w:rPr>
                            <w:fldChar w:fldCharType="begin"/>
                          </w:r>
                          <w:r w:rsidRPr="00705FDE">
                            <w:rPr>
                              <w:color w:val="auto"/>
                              <w:rPrChange w:id="1446" w:author="Petnathean Julled" w:date="2021-09-22T11:58:00Z">
                                <w:rPr/>
                              </w:rPrChange>
                            </w:rPr>
                            <w:instrText xml:space="preserve"> SEQ Table \* ARABIC </w:instrText>
                          </w:r>
                        </w:ins>
                        <w:r w:rsidRPr="00705FDE">
                          <w:rPr>
                            <w:color w:val="auto"/>
                            <w:rPrChange w:id="1447" w:author="Petnathean Julled" w:date="2021-09-22T11:58:00Z">
                              <w:rPr/>
                            </w:rPrChange>
                          </w:rPr>
                          <w:fldChar w:fldCharType="separate"/>
                        </w:r>
                        <w:ins w:id="1448" w:author="Petnathean Julled" w:date="2021-09-22T11:58:00Z">
                          <w:r w:rsidRPr="00705FDE">
                            <w:rPr>
                              <w:noProof/>
                              <w:color w:val="auto"/>
                              <w:rPrChange w:id="1449" w:author="Petnathean Julled" w:date="2021-09-22T11:58:00Z">
                                <w:rPr>
                                  <w:noProof/>
                                </w:rPr>
                              </w:rPrChange>
                            </w:rPr>
                            <w:t>2</w:t>
                          </w:r>
                          <w:r w:rsidRPr="00705FDE">
                            <w:rPr>
                              <w:color w:val="auto"/>
                              <w:rPrChange w:id="1450" w:author="Petnathean Julled" w:date="2021-09-22T11:58:00Z">
                                <w:rPr/>
                              </w:rPrChange>
                            </w:rPr>
                            <w:fldChar w:fldCharType="end"/>
                          </w:r>
                          <w:bookmarkEnd w:id="1443"/>
                          <w:r w:rsidRPr="00705FDE">
                            <w:rPr>
                              <w:color w:val="auto"/>
                              <w:rPrChange w:id="1451" w:author="Petnathean Julled" w:date="2021-09-22T11:58:00Z">
                                <w:rPr/>
                              </w:rPrChange>
                            </w:rPr>
                            <w:t xml:space="preserve"> Functionalities experiment result</w:t>
                          </w:r>
                        </w:ins>
                      </w:p>
                    </w:txbxContent>
                  </v:textbox>
                </v:shape>
                <w10:wrap type="topAndBottom"/>
              </v:group>
            </w:pict>
          </mc:Fallback>
        </mc:AlternateContent>
      </w:r>
      <w:ins w:id="1452" w:author="Petnathean Julled" w:date="2021-09-22T09:52:00Z">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ins>
      <w:ins w:id="1453" w:author="Petnathean Julled" w:date="2021-09-22T09:53:00Z">
        <w:r w:rsidR="00015DE4">
          <w:rPr>
            <w:bCs/>
            <w:lang w:val="en-US"/>
          </w:rPr>
          <w:t xml:space="preserve"> </w:t>
        </w:r>
      </w:ins>
      <w:ins w:id="1454" w:author="Petnathean Julled" w:date="2021-09-22T11:52:00Z">
        <w:r w:rsidR="007776F2">
          <w:rPr>
            <w:rFonts w:cs="Angsana New"/>
            <w:bCs/>
            <w:szCs w:val="25"/>
            <w:lang w:val="en-US" w:bidi="th-TH"/>
          </w:rPr>
          <w:t>T</w:t>
        </w:r>
      </w:ins>
      <w:ins w:id="1455" w:author="Petnathean Julled" w:date="2021-09-22T09:53:00Z">
        <w:r w:rsidR="00015DE4" w:rsidRPr="00015DE4">
          <w:rPr>
            <w:bCs/>
            <w:lang w:val="en-US"/>
          </w:rPr>
          <w:t>he XDS Document Consumer user interface that prompts the user to input search keywords matching the document</w:t>
        </w:r>
      </w:ins>
      <w:ins w:id="1456" w:author="Pattanasak Mongkolwat" w:date="2021-10-07T17:08:00Z">
        <w:r w:rsidR="00574979">
          <w:rPr>
            <w:bCs/>
            <w:lang w:val="en-US"/>
          </w:rPr>
          <w:t>,</w:t>
        </w:r>
      </w:ins>
      <w:ins w:id="1457" w:author="Petnathean Julled" w:date="2021-09-22T09:53:00Z">
        <w:r w:rsidR="00015DE4" w:rsidRPr="00015DE4">
          <w:rPr>
            <w:bCs/>
            <w:lang w:val="en-US"/>
          </w:rPr>
          <w:t xml:space="preserve"> they are seeking</w:t>
        </w:r>
      </w:ins>
      <w:ins w:id="1458" w:author="Petnathean Julled" w:date="2021-09-22T11:53:00Z">
        <w:r w:rsidR="00802F51">
          <w:rPr>
            <w:bCs/>
            <w:lang w:val="en-US"/>
          </w:rPr>
          <w:t xml:space="preserve"> </w:t>
        </w:r>
        <w:proofErr w:type="gramStart"/>
        <w:r w:rsidR="00802F51">
          <w:rPr>
            <w:bCs/>
            <w:lang w:val="en-US"/>
          </w:rPr>
          <w:t xml:space="preserve">and </w:t>
        </w:r>
      </w:ins>
      <w:ins w:id="1459" w:author="Petnathean Julled" w:date="2021-09-22T09:53:00Z">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ins>
      <w:ins w:id="1460" w:author="Petnathean Julled" w:date="2021-09-22T11:53:00Z">
        <w:r w:rsidR="00802F51">
          <w:rPr>
            <w:bCs/>
            <w:lang w:val="en-US"/>
          </w:rPr>
          <w:t>T</w:t>
        </w:r>
      </w:ins>
      <w:ins w:id="1461" w:author="Petnathean Julled" w:date="2021-09-22T09:53:00Z">
        <w:r w:rsidR="00015DE4" w:rsidRPr="00015DE4">
          <w:rPr>
            <w:bCs/>
            <w:lang w:val="en-US"/>
          </w:rPr>
          <w:t xml:space="preserve">he XDS Document Registry Actor received the query from the XDS Document Consumer Actor and initiate search program. </w:t>
        </w:r>
      </w:ins>
      <w:ins w:id="1462" w:author="Petnathean Julled" w:date="2021-09-22T11:54:00Z">
        <w:r w:rsidR="00802F51">
          <w:rPr>
            <w:bCs/>
            <w:lang w:val="en-US"/>
          </w:rPr>
          <w:t>When t</w:t>
        </w:r>
      </w:ins>
      <w:ins w:id="1463" w:author="Petnathean Julled" w:date="2021-09-22T09:53:00Z">
        <w:r w:rsidR="00015DE4" w:rsidRPr="00015DE4">
          <w:rPr>
            <w:bCs/>
            <w:lang w:val="en-US"/>
          </w:rPr>
          <w:t>he XDS Document Consumer found the matching document as the search keywords provided</w:t>
        </w:r>
      </w:ins>
      <w:ins w:id="1464" w:author="Petnathean Julled" w:date="2021-09-22T11:54:00Z">
        <w:r w:rsidR="00802F51">
          <w:rPr>
            <w:bCs/>
            <w:lang w:val="en-US"/>
          </w:rPr>
          <w:t>,</w:t>
        </w:r>
      </w:ins>
      <w:ins w:id="1465" w:author="Petnathean Julled" w:date="2021-09-22T09:53:00Z">
        <w:r w:rsidR="00015DE4" w:rsidRPr="00015DE4">
          <w:rPr>
            <w:bCs/>
            <w:lang w:val="en-US"/>
          </w:rPr>
          <w:t xml:space="preserve"> </w:t>
        </w:r>
      </w:ins>
      <w:ins w:id="1466" w:author="Petnathean Julled" w:date="2021-09-22T11:54:00Z">
        <w:r w:rsidR="00802F51">
          <w:rPr>
            <w:bCs/>
            <w:lang w:val="en-US"/>
          </w:rPr>
          <w:t>t</w:t>
        </w:r>
      </w:ins>
      <w:ins w:id="1467" w:author="Petnathean Julled" w:date="2021-09-22T09:53:00Z">
        <w:r w:rsidR="00015DE4" w:rsidRPr="00015DE4">
          <w:rPr>
            <w:bCs/>
            <w:lang w:val="en-US"/>
          </w:rPr>
          <w:t>he XDS Document Registry Actor then returns the search result to the XDS Document Consumer Actor.</w:t>
        </w:r>
        <w:r w:rsidR="00015DE4">
          <w:rPr>
            <w:bCs/>
            <w:lang w:val="en-US"/>
          </w:rPr>
          <w:t xml:space="preserve"> </w:t>
        </w:r>
      </w:ins>
      <w:ins w:id="1468" w:author="Petnathean Julled" w:date="2021-09-22T11:55:00Z">
        <w:r w:rsidR="00802F51" w:rsidRPr="00802F51">
          <w:rPr>
            <w:bCs/>
            <w:lang w:val="en-US"/>
            <w:rPrChange w:id="1469" w:author="Petnathean Julled" w:date="2021-09-22T11:55:00Z">
              <w:rPr>
                <w:bCs/>
                <w:color w:val="FF0000"/>
                <w:lang w:val="en-US"/>
              </w:rPr>
            </w:rPrChange>
          </w:rPr>
          <w:t>After</w:t>
        </w:r>
      </w:ins>
      <w:ins w:id="1470" w:author="Petnathean Julled" w:date="2021-09-22T09:53:00Z">
        <w:r w:rsidR="00015DE4" w:rsidRPr="00015DE4">
          <w:rPr>
            <w:bCs/>
            <w:lang w:val="en-US"/>
          </w:rPr>
          <w:t xml:space="preserve"> the XDS Document Consumer Actor received the search result returned from the XDS Document Registry Actor and display the result to the </w:t>
        </w:r>
        <w:r w:rsidR="00015DE4" w:rsidRPr="00015DE4">
          <w:rPr>
            <w:bCs/>
            <w:lang w:val="en-US"/>
          </w:rPr>
          <w:t>user. In this case, the result show metadata attributes set for the Document01 correctly. This proves that the Document Query is functioning correctly.</w:t>
        </w:r>
      </w:ins>
      <w:ins w:id="1471" w:author="Petnathean Julled" w:date="2021-09-22T09:54:00Z">
        <w:r w:rsidR="00015DE4">
          <w:rPr>
            <w:bCs/>
            <w:lang w:val="en-US"/>
          </w:rPr>
          <w:t xml:space="preserve"> </w:t>
        </w:r>
      </w:ins>
    </w:p>
    <w:p w14:paraId="15F00C62" w14:textId="2E999BF2" w:rsidR="004611D5" w:rsidRDefault="00015DE4">
      <w:pPr>
        <w:pStyle w:val="BodyText"/>
        <w:spacing w:after="0"/>
        <w:rPr>
          <w:ins w:id="1472" w:author="Petnathean Julled" w:date="2021-09-22T10:01:00Z"/>
          <w:bCs/>
          <w:lang w:val="en-US"/>
        </w:rPr>
        <w:pPrChange w:id="1473" w:author="Petnathean Julled" w:date="2021-09-22T10:01:00Z">
          <w:pPr>
            <w:pStyle w:val="BodyText"/>
          </w:pPr>
        </w:pPrChange>
      </w:pPr>
      <w:ins w:id="1474" w:author="Petnathean Julled" w:date="2021-09-22T09:54:00Z">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ins>
      <w:ins w:id="1475" w:author="Petnathean Julled" w:date="2021-09-22T11:55:00Z">
        <w:r w:rsidR="005C29E9">
          <w:rPr>
            <w:bCs/>
            <w:lang w:val="en-US"/>
          </w:rPr>
          <w:t xml:space="preserve"> </w:t>
        </w:r>
      </w:ins>
      <w:ins w:id="1476" w:author="Petnathean Julled" w:date="2021-09-22T09:54:00Z">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ins>
      <w:ins w:id="1477" w:author="Petnathean Julled" w:date="2021-09-22T10:01:00Z">
        <w:r w:rsidR="004611D5">
          <w:rPr>
            <w:bCs/>
            <w:lang w:val="en-US"/>
          </w:rPr>
          <w:t xml:space="preserve"> </w:t>
        </w:r>
      </w:ins>
    </w:p>
    <w:p w14:paraId="7E290AE1" w14:textId="0A3ECEBA" w:rsidR="00637FCE" w:rsidRDefault="00705FDE">
      <w:pPr>
        <w:pStyle w:val="BodyText"/>
        <w:spacing w:after="0"/>
        <w:rPr>
          <w:ins w:id="1478" w:author="Petnathean Julled" w:date="2021-09-22T10:03:00Z"/>
          <w:bCs/>
          <w:lang w:val="en-US"/>
        </w:rPr>
        <w:pPrChange w:id="1479" w:author="Petnathean Julled" w:date="2021-09-22T10:03:00Z">
          <w:pPr>
            <w:pStyle w:val="BodyText"/>
          </w:pPr>
        </w:pPrChange>
      </w:pPr>
      <w:ins w:id="1480" w:author="Petnathean Julled" w:date="2021-09-22T11:59:00Z">
        <w:r>
          <w:rPr>
            <w:bCs/>
            <w:color w:val="FF0000"/>
            <w:lang w:val="en-US"/>
          </w:rPr>
          <w:fldChar w:fldCharType="begin"/>
        </w:r>
        <w:r>
          <w:rPr>
            <w:bCs/>
            <w:lang w:val="en-US"/>
          </w:rPr>
          <w:instrText xml:space="preserve"> REF _Ref83204373 \h </w:instrText>
        </w:r>
      </w:ins>
      <w:r>
        <w:rPr>
          <w:bCs/>
          <w:color w:val="FF0000"/>
          <w:lang w:val="en-US"/>
        </w:rPr>
      </w:r>
      <w:r>
        <w:rPr>
          <w:bCs/>
          <w:color w:val="FF0000"/>
          <w:lang w:val="en-US"/>
        </w:rPr>
        <w:fldChar w:fldCharType="separate"/>
      </w:r>
      <w:ins w:id="1481" w:author="Petnathean Julled" w:date="2021-09-22T11:59:00Z">
        <w:r w:rsidRPr="00705FDE">
          <w:t xml:space="preserve">Table </w:t>
        </w:r>
        <w:r w:rsidRPr="00705FDE">
          <w:rPr>
            <w:noProof/>
          </w:rPr>
          <w:t>2</w:t>
        </w:r>
        <w:r>
          <w:rPr>
            <w:bCs/>
            <w:color w:val="FF0000"/>
            <w:lang w:val="en-US"/>
          </w:rPr>
          <w:fldChar w:fldCharType="end"/>
        </w:r>
        <w:r>
          <w:rPr>
            <w:bCs/>
            <w:color w:val="FF0000"/>
            <w:lang w:val="en-US"/>
          </w:rPr>
          <w:t xml:space="preserve"> </w:t>
        </w:r>
      </w:ins>
      <w:ins w:id="1482" w:author="Petnathean Julled" w:date="2021-09-22T11:56:00Z">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ins>
      <w:ins w:id="1483" w:author="Petnathean Julled" w:date="2021-09-22T10:01:00Z">
        <w:r w:rsidR="004611D5" w:rsidRPr="004611D5">
          <w:rPr>
            <w:bCs/>
            <w:lang w:val="en-US"/>
          </w:rPr>
          <w:t xml:space="preserve">After looking into the root cause of the result, it is turn out that the 7-Nodes Example cannot resolve the Block validation process cycle in a situation with fewer than 5 active nodes. </w:t>
        </w:r>
      </w:ins>
      <w:ins w:id="1484" w:author="Petnathean Julled" w:date="2021-09-22T11:59:00Z">
        <w:r w:rsidR="00D91E1D">
          <w:rPr>
            <w:bCs/>
            <w:lang w:val="en-US"/>
          </w:rPr>
          <w:t xml:space="preserve">When </w:t>
        </w:r>
        <w:del w:id="1485" w:author="Pattanasak Mongkolwat" w:date="2021-10-07T17:13:00Z">
          <w:r w:rsidR="00D91E1D" w:rsidDel="00E37693">
            <w:rPr>
              <w:bCs/>
              <w:lang w:val="en-US"/>
            </w:rPr>
            <w:delText>look into</w:delText>
          </w:r>
        </w:del>
      </w:ins>
      <w:ins w:id="1486" w:author="Pattanasak Mongkolwat" w:date="2021-10-07T17:13:00Z">
        <w:r w:rsidR="00E37693">
          <w:rPr>
            <w:bCs/>
            <w:lang w:val="en-US"/>
          </w:rPr>
          <w:t>investigate</w:t>
        </w:r>
      </w:ins>
      <w:ins w:id="1487" w:author="Petnathean Julled" w:date="2021-09-22T11:59:00Z">
        <w:r w:rsidR="00D91E1D">
          <w:rPr>
            <w:bCs/>
            <w:lang w:val="en-US"/>
          </w:rPr>
          <w:t xml:space="preserve"> </w:t>
        </w:r>
      </w:ins>
      <w:ins w:id="1488" w:author="Petnathean Julled" w:date="2021-09-22T12:00:00Z">
        <w:r w:rsidR="00D91E1D">
          <w:rPr>
            <w:bCs/>
            <w:lang w:val="en-US"/>
          </w:rPr>
          <w:t>t</w:t>
        </w:r>
      </w:ins>
      <w:ins w:id="1489" w:author="Petnathean Julled" w:date="2021-09-22T10:01:00Z">
        <w:r w:rsidR="004611D5" w:rsidRPr="004611D5">
          <w:rPr>
            <w:bCs/>
            <w:lang w:val="en-US"/>
          </w:rPr>
          <w:t>he log</w:t>
        </w:r>
      </w:ins>
      <w:ins w:id="1490" w:author="Petnathean Julled" w:date="2021-09-22T12:00:00Z">
        <w:r w:rsidR="00D91E1D">
          <w:rPr>
            <w:bCs/>
            <w:lang w:val="en-US"/>
          </w:rPr>
          <w:t>,</w:t>
        </w:r>
      </w:ins>
      <w:ins w:id="1491" w:author="Petnathean Julled" w:date="2021-09-22T10:01:00Z">
        <w:r w:rsidR="004611D5" w:rsidRPr="004611D5">
          <w:rPr>
            <w:bCs/>
            <w:lang w:val="en-US"/>
          </w:rPr>
          <w:t xml:space="preserve"> </w:t>
        </w:r>
      </w:ins>
      <w:ins w:id="1492" w:author="Petnathean Julled" w:date="2021-09-22T12:00:00Z">
        <w:r w:rsidR="00D91E1D">
          <w:rPr>
            <w:bCs/>
            <w:lang w:val="en-US"/>
          </w:rPr>
          <w:t xml:space="preserve">it </w:t>
        </w:r>
      </w:ins>
      <w:ins w:id="1493" w:author="Petnathean Julled" w:date="2021-09-22T10:01:00Z">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ins>
      <w:ins w:id="1494" w:author="Petnathean Julled" w:date="2021-09-22T10:02:00Z">
        <w:r w:rsidR="004611D5">
          <w:rPr>
            <w:bCs/>
            <w:lang w:val="en-US"/>
          </w:rPr>
          <w:t xml:space="preserve"> </w:t>
        </w:r>
      </w:ins>
      <w:ins w:id="1495" w:author="Petnathean Julled" w:date="2021-09-22T10:01:00Z">
        <w:r w:rsidR="004611D5" w:rsidRPr="004611D5">
          <w:rPr>
            <w:bCs/>
            <w:lang w:val="en-US"/>
          </w:rPr>
          <w:t xml:space="preserve">Noteworthy, this is not even related to the condition of IBFT consensus where it requires at least </w:t>
        </w:r>
        <w:del w:id="1496" w:author="Pattanasak Mongkolwat" w:date="2021-10-07T17:14:00Z">
          <w:r w:rsidR="004611D5" w:rsidRPr="004611D5" w:rsidDel="002820F3">
            <w:rPr>
              <w:bCs/>
              <w:lang w:val="en-US"/>
            </w:rPr>
            <w:delText>2/3</w:delText>
          </w:r>
        </w:del>
      </w:ins>
      <w:ins w:id="1497" w:author="Pattanasak Mongkolwat" w:date="2021-10-07T17:14:00Z">
        <w:r w:rsidR="002820F3">
          <w:rPr>
            <w:bCs/>
            <w:lang w:val="en-US"/>
          </w:rPr>
          <w:t>two-third</w:t>
        </w:r>
      </w:ins>
      <w:ins w:id="1498" w:author="Petnathean Julled" w:date="2021-09-22T10:01:00Z">
        <w:r w:rsidR="004611D5" w:rsidRPr="004611D5">
          <w:rPr>
            <w:bCs/>
            <w:lang w:val="en-US"/>
          </w:rPr>
          <w:t xml:space="preserve"> of all nodes to vote for the same Block version to complete the validation process. The system should be able to operate normally without error even there are fewer than </w:t>
        </w:r>
        <w:del w:id="1499" w:author="Pattanasak Mongkolwat" w:date="2021-10-07T17:14:00Z">
          <w:r w:rsidR="004611D5" w:rsidRPr="004611D5" w:rsidDel="002820F3">
            <w:rPr>
              <w:bCs/>
              <w:lang w:val="en-US"/>
            </w:rPr>
            <w:delText>5</w:delText>
          </w:r>
        </w:del>
      </w:ins>
      <w:ins w:id="1500" w:author="Pattanasak Mongkolwat" w:date="2021-10-07T17:14:00Z">
        <w:r w:rsidR="002820F3">
          <w:rPr>
            <w:bCs/>
            <w:lang w:val="en-US"/>
          </w:rPr>
          <w:t>five</w:t>
        </w:r>
      </w:ins>
      <w:ins w:id="1501" w:author="Petnathean Julled" w:date="2021-09-22T10:01:00Z">
        <w:r w:rsidR="004611D5" w:rsidRPr="004611D5">
          <w:rPr>
            <w:bCs/>
            <w:lang w:val="en-US"/>
          </w:rPr>
          <w:t xml:space="preserve"> active nodes when all active nodes agreeing on the same Block version and there is no "bad actor node" present in the system to propose a falsified Block version that interrupts the vote</w:t>
        </w:r>
      </w:ins>
      <w:ins w:id="1502" w:author="Petnathean Julled" w:date="2021-09-22T10:02:00Z">
        <w:r w:rsidR="004611D5">
          <w:rPr>
            <w:bCs/>
            <w:lang w:val="en-US"/>
          </w:rPr>
          <w:t xml:space="preserve">. </w:t>
        </w:r>
      </w:ins>
      <w:ins w:id="1503" w:author="Petnathean Julled" w:date="2021-09-22T10:01:00Z">
        <w:r w:rsidR="004611D5" w:rsidRPr="004611D5">
          <w:rPr>
            <w:bCs/>
            <w:lang w:val="en-US"/>
          </w:rPr>
          <w:t xml:space="preserve">We think that a possible reason could be that the 7-Nodes example may not be developed for the situation with 4,3,2, or 1 active node as it </w:t>
        </w:r>
        <w:r w:rsidR="004611D5" w:rsidRPr="004611D5">
          <w:rPr>
            <w:bCs/>
            <w:lang w:val="en-US"/>
          </w:rPr>
          <w:lastRenderedPageBreak/>
          <w:t xml:space="preserve">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del w:id="1504" w:author="Pattanasak Mongkolwat" w:date="2021-10-07T17:15:00Z">
          <w:r w:rsidR="004611D5" w:rsidRPr="004611D5" w:rsidDel="001F6D30">
            <w:rPr>
              <w:bCs/>
              <w:lang w:val="en-US"/>
            </w:rPr>
            <w:delText>c</w:delText>
          </w:r>
        </w:del>
      </w:ins>
      <w:ins w:id="1505" w:author="Pattanasak Mongkolwat" w:date="2021-10-07T17:15:00Z">
        <w:r w:rsidR="001F6D30">
          <w:rPr>
            <w:bCs/>
            <w:lang w:val="en-US"/>
          </w:rPr>
          <w:t>C</w:t>
        </w:r>
      </w:ins>
      <w:ins w:id="1506" w:author="Petnathean Julled" w:date="2021-09-22T10:01:00Z">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ins>
      <w:ins w:id="1507" w:author="Petnathean Julled" w:date="2021-09-22T10:03:00Z">
        <w:r w:rsidR="00637FCE">
          <w:rPr>
            <w:bCs/>
            <w:lang w:val="en-US"/>
          </w:rPr>
          <w:t xml:space="preserve"> </w:t>
        </w:r>
      </w:ins>
    </w:p>
    <w:p w14:paraId="5D070250" w14:textId="161DCFF4" w:rsidR="00EC6E92" w:rsidRPr="00E97C39" w:rsidRDefault="00637FCE" w:rsidP="004611D5">
      <w:pPr>
        <w:pStyle w:val="BodyText"/>
        <w:rPr>
          <w:ins w:id="1508" w:author="Petnathean Julled" w:date="2021-09-22T09:48:00Z"/>
          <w:bCs/>
          <w:lang w:val="en-US"/>
          <w:rPrChange w:id="1509" w:author="Petnathean Julled" w:date="2021-09-22T09:48:00Z">
            <w:rPr>
              <w:ins w:id="1510" w:author="Petnathean Julled" w:date="2021-09-22T09:48:00Z"/>
              <w:bCs/>
            </w:rPr>
          </w:rPrChange>
        </w:rPr>
      </w:pPr>
      <w:ins w:id="1511" w:author="Petnathean Julled" w:date="2021-09-22T10:03:00Z">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del w:id="1512" w:author="Pattanasak Mongkolwat" w:date="2021-10-07T17:15:00Z">
          <w:r w:rsidRPr="00637FCE" w:rsidDel="001F6D30">
            <w:rPr>
              <w:bCs/>
              <w:lang w:val="en-US"/>
            </w:rPr>
            <w:delText>2/3</w:delText>
          </w:r>
        </w:del>
      </w:ins>
      <w:ins w:id="1513" w:author="Pattanasak Mongkolwat" w:date="2021-10-07T17:15:00Z">
        <w:r w:rsidR="001F6D30">
          <w:rPr>
            <w:bCs/>
            <w:lang w:val="en-US"/>
          </w:rPr>
          <w:t>two-third</w:t>
        </w:r>
      </w:ins>
      <w:ins w:id="1514" w:author="Petnathean Julled" w:date="2021-09-22T10:03:00Z">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del w:id="1515" w:author="Pattanasak Mongkolwat" w:date="2021-10-07T17:15:00Z">
          <w:r w:rsidRPr="00637FCE" w:rsidDel="001F6D30">
            <w:rPr>
              <w:bCs/>
              <w:lang w:val="en-US"/>
            </w:rPr>
            <w:delText>2/3</w:delText>
          </w:r>
        </w:del>
      </w:ins>
      <w:ins w:id="1516" w:author="Pattanasak Mongkolwat" w:date="2021-10-07T17:15:00Z">
        <w:r w:rsidR="001F6D30">
          <w:rPr>
            <w:bCs/>
            <w:lang w:val="en-US"/>
          </w:rPr>
          <w:t>two-third</w:t>
        </w:r>
      </w:ins>
      <w:ins w:id="1517" w:author="Petnathean Julled" w:date="2021-09-22T10:03:00Z">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ins>
    </w:p>
    <w:p w14:paraId="50D49E3B" w14:textId="6D191169" w:rsidR="00E97C39" w:rsidRPr="000E219F" w:rsidRDefault="003436C6" w:rsidP="00E97C39">
      <w:pPr>
        <w:pStyle w:val="Heading2"/>
        <w:rPr>
          <w:ins w:id="1518" w:author="Petnathean Julled" w:date="2021-09-22T09:48:00Z"/>
        </w:rPr>
      </w:pPr>
      <w:ins w:id="1519" w:author="Petnathean Julled" w:date="2021-09-22T10:04:00Z">
        <w:r>
          <w:rPr>
            <w:rFonts w:cs="Angsana New"/>
            <w:szCs w:val="25"/>
            <w:lang w:bidi="th-TH"/>
          </w:rPr>
          <w:t>Performance Test</w:t>
        </w:r>
      </w:ins>
    </w:p>
    <w:p w14:paraId="138F313D" w14:textId="15383361" w:rsidR="00B83A76" w:rsidRDefault="00E97C39">
      <w:pPr>
        <w:pStyle w:val="BodyText"/>
        <w:spacing w:after="0"/>
        <w:rPr>
          <w:ins w:id="1520" w:author="Petnathean Julled" w:date="2021-09-22T10:05:00Z"/>
          <w:bCs/>
          <w:lang w:val="en-US"/>
        </w:rPr>
        <w:pPrChange w:id="1521" w:author="Petnathean Julled" w:date="2021-09-22T10:06:00Z">
          <w:pPr>
            <w:pStyle w:val="BodyText"/>
          </w:pPr>
        </w:pPrChange>
      </w:pPr>
      <w:ins w:id="1522" w:author="Petnathean Julled" w:date="2021-09-22T09:48:00Z">
        <w:r w:rsidRPr="005061B7">
          <w:rPr>
            <w:bCs/>
          </w:rPr>
          <w:t> </w:t>
        </w:r>
      </w:ins>
      <w:ins w:id="1523" w:author="Petnathean Julled" w:date="2021-09-22T10:05:00Z">
        <w:r w:rsidR="00B83A76" w:rsidRPr="00B83A76">
          <w:rPr>
            <w:bCs/>
            <w:lang w:val="en-US"/>
          </w:rPr>
          <w:t xml:space="preserve">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w:t>
        </w:r>
        <w:r w:rsidR="00B83A76" w:rsidRPr="00B83A76">
          <w:rPr>
            <w:bCs/>
            <w:lang w:val="en-US"/>
          </w:rPr>
          <w:t>performance result of each transaction will be derived from the average values of these ten times repeated.</w:t>
        </w:r>
        <w:r w:rsidR="00B83A76">
          <w:rPr>
            <w:bCs/>
            <w:lang w:val="en-US"/>
          </w:rPr>
          <w:t xml:space="preserve"> </w:t>
        </w:r>
      </w:ins>
    </w:p>
    <w:p w14:paraId="7E279680" w14:textId="590E381A" w:rsidR="00BF0FCA" w:rsidRDefault="00397242">
      <w:pPr>
        <w:pStyle w:val="BodyText"/>
        <w:spacing w:after="0"/>
        <w:rPr>
          <w:ins w:id="1524" w:author="Petnathean Julled" w:date="2021-09-22T10:07:00Z"/>
          <w:bCs/>
          <w:lang w:val="en-US"/>
        </w:rPr>
        <w:pPrChange w:id="1525" w:author="Petnathean Julled" w:date="2021-09-22T10:08:00Z">
          <w:pPr>
            <w:pStyle w:val="BodyText"/>
          </w:pPr>
        </w:pPrChange>
      </w:pPr>
      <w:r>
        <w:rPr>
          <w:bCs/>
          <w:noProof/>
          <w:lang w:val="en-US"/>
        </w:rPr>
        <mc:AlternateContent>
          <mc:Choice Requires="wpg">
            <w:drawing>
              <wp:anchor distT="0" distB="0" distL="114300" distR="114300" simplePos="0" relativeHeight="251658752"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7"/>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7C0D67" w:rsidRPr="007C0D67" w:rsidRDefault="007C0D67">
                              <w:pPr>
                                <w:pStyle w:val="Caption"/>
                                <w:rPr>
                                  <w:noProof/>
                                  <w:rPrChange w:id="1526" w:author="Petnathean Julled" w:date="2021-09-22T12:04:00Z">
                                    <w:rPr>
                                      <w:noProof/>
                                    </w:rPr>
                                  </w:rPrChange>
                                </w:rPr>
                                <w:pPrChange w:id="1527" w:author="Petnathean Julled" w:date="2021-09-22T12:04:00Z">
                                  <w:pPr>
                                    <w:pStyle w:val="BodyText"/>
                                    <w:spacing w:after="0"/>
                                  </w:pPr>
                                </w:pPrChange>
                              </w:pPr>
                              <w:bookmarkStart w:id="1528" w:name="_Ref83204779"/>
                              <w:ins w:id="1529" w:author="Petnathean Julled" w:date="2021-09-22T12:04:00Z">
                                <w:r w:rsidRPr="007C0D67">
                                  <w:rPr>
                                    <w:color w:val="auto"/>
                                    <w:rPrChange w:id="1530" w:author="Petnathean Julled" w:date="2021-09-22T12:04:00Z">
                                      <w:rPr/>
                                    </w:rPrChange>
                                  </w:rPr>
                                  <w:t xml:space="preserve">Figure </w:t>
                                </w:r>
                                <w:r w:rsidRPr="007C0D67">
                                  <w:rPr>
                                    <w:color w:val="auto"/>
                                    <w:rPrChange w:id="1531" w:author="Petnathean Julled" w:date="2021-09-22T12:04:00Z">
                                      <w:rPr/>
                                    </w:rPrChange>
                                  </w:rPr>
                                  <w:fldChar w:fldCharType="begin"/>
                                </w:r>
                                <w:r w:rsidRPr="007C0D67">
                                  <w:rPr>
                                    <w:color w:val="auto"/>
                                    <w:rPrChange w:id="1532" w:author="Petnathean Julled" w:date="2021-09-22T12:04:00Z">
                                      <w:rPr/>
                                    </w:rPrChange>
                                  </w:rPr>
                                  <w:instrText xml:space="preserve"> SEQ Figure \* ARABIC </w:instrText>
                                </w:r>
                              </w:ins>
                              <w:r w:rsidRPr="007C0D67">
                                <w:rPr>
                                  <w:color w:val="auto"/>
                                  <w:rPrChange w:id="1533" w:author="Petnathean Julled" w:date="2021-09-22T12:04:00Z">
                                    <w:rPr/>
                                  </w:rPrChange>
                                </w:rPr>
                                <w:fldChar w:fldCharType="separate"/>
                              </w:r>
                              <w:ins w:id="1534" w:author="Petnathean Julled" w:date="2021-09-22T12:04:00Z">
                                <w:r w:rsidRPr="007C0D67">
                                  <w:rPr>
                                    <w:noProof/>
                                    <w:color w:val="auto"/>
                                    <w:rPrChange w:id="1535" w:author="Petnathean Julled" w:date="2021-09-22T12:04:00Z">
                                      <w:rPr>
                                        <w:noProof/>
                                      </w:rPr>
                                    </w:rPrChange>
                                  </w:rPr>
                                  <w:t>5</w:t>
                                </w:r>
                                <w:r w:rsidRPr="007C0D67">
                                  <w:rPr>
                                    <w:color w:val="auto"/>
                                    <w:rPrChange w:id="1536" w:author="Petnathean Julled" w:date="2021-09-22T12:04:00Z">
                                      <w:rPr/>
                                    </w:rPrChange>
                                  </w:rPr>
                                  <w:fldChar w:fldCharType="end"/>
                                </w:r>
                                <w:bookmarkEnd w:id="1528"/>
                                <w:r w:rsidRPr="007C0D67">
                                  <w:rPr>
                                    <w:color w:val="auto"/>
                                    <w:rPrChange w:id="1537" w:author="Petnathean Julled" w:date="2021-09-22T12:04:00Z">
                                      <w:rPr/>
                                    </w:rPrChange>
                                  </w:rPr>
                                  <w:t xml:space="preserve"> Performance comparison of the system performing the Document Register function between when performed by only a single node and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95" style="position:absolute;left:0;text-align:left;margin-left:73.9pt;margin-top:25.1pt;width:356.25pt;height:221.2pt;z-index:251658752;mso-position-horizontal-relative:text;mso-position-vertical-relative:text;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">
                <v:shape id="Picture 71" o:spid="_x0000_s1096"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8" o:title="Chart, line chart&#10;&#10;Description automatically generated"/>
                </v:shape>
                <v:shape id="Text Box 72" o:spid="_x0000_s1097"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7C0D67" w:rsidRPr="007C0D67" w:rsidRDefault="007C0D67">
                        <w:pPr>
                          <w:pStyle w:val="Caption"/>
                          <w:rPr>
                            <w:noProof/>
                            <w:rPrChange w:id="1538" w:author="Petnathean Julled" w:date="2021-09-22T12:04:00Z">
                              <w:rPr>
                                <w:noProof/>
                              </w:rPr>
                            </w:rPrChange>
                          </w:rPr>
                          <w:pPrChange w:id="1539" w:author="Petnathean Julled" w:date="2021-09-22T12:04:00Z">
                            <w:pPr>
                              <w:pStyle w:val="BodyText"/>
                              <w:spacing w:after="0"/>
                            </w:pPr>
                          </w:pPrChange>
                        </w:pPr>
                        <w:bookmarkStart w:id="1540" w:name="_Ref83204779"/>
                        <w:ins w:id="1541" w:author="Petnathean Julled" w:date="2021-09-22T12:04:00Z">
                          <w:r w:rsidRPr="007C0D67">
                            <w:rPr>
                              <w:color w:val="auto"/>
                              <w:rPrChange w:id="1542" w:author="Petnathean Julled" w:date="2021-09-22T12:04:00Z">
                                <w:rPr/>
                              </w:rPrChange>
                            </w:rPr>
                            <w:t xml:space="preserve">Figure </w:t>
                          </w:r>
                          <w:r w:rsidRPr="007C0D67">
                            <w:rPr>
                              <w:color w:val="auto"/>
                              <w:rPrChange w:id="1543" w:author="Petnathean Julled" w:date="2021-09-22T12:04:00Z">
                                <w:rPr/>
                              </w:rPrChange>
                            </w:rPr>
                            <w:fldChar w:fldCharType="begin"/>
                          </w:r>
                          <w:r w:rsidRPr="007C0D67">
                            <w:rPr>
                              <w:color w:val="auto"/>
                              <w:rPrChange w:id="1544" w:author="Petnathean Julled" w:date="2021-09-22T12:04:00Z">
                                <w:rPr/>
                              </w:rPrChange>
                            </w:rPr>
                            <w:instrText xml:space="preserve"> SEQ Figure \* ARABIC </w:instrText>
                          </w:r>
                        </w:ins>
                        <w:r w:rsidRPr="007C0D67">
                          <w:rPr>
                            <w:color w:val="auto"/>
                            <w:rPrChange w:id="1545" w:author="Petnathean Julled" w:date="2021-09-22T12:04:00Z">
                              <w:rPr/>
                            </w:rPrChange>
                          </w:rPr>
                          <w:fldChar w:fldCharType="separate"/>
                        </w:r>
                        <w:ins w:id="1546" w:author="Petnathean Julled" w:date="2021-09-22T12:04:00Z">
                          <w:r w:rsidRPr="007C0D67">
                            <w:rPr>
                              <w:noProof/>
                              <w:color w:val="auto"/>
                              <w:rPrChange w:id="1547" w:author="Petnathean Julled" w:date="2021-09-22T12:04:00Z">
                                <w:rPr>
                                  <w:noProof/>
                                </w:rPr>
                              </w:rPrChange>
                            </w:rPr>
                            <w:t>5</w:t>
                          </w:r>
                          <w:r w:rsidRPr="007C0D67">
                            <w:rPr>
                              <w:color w:val="auto"/>
                              <w:rPrChange w:id="1548" w:author="Petnathean Julled" w:date="2021-09-22T12:04:00Z">
                                <w:rPr/>
                              </w:rPrChange>
                            </w:rPr>
                            <w:fldChar w:fldCharType="end"/>
                          </w:r>
                          <w:bookmarkEnd w:id="1540"/>
                          <w:r w:rsidRPr="007C0D67">
                            <w:rPr>
                              <w:color w:val="auto"/>
                              <w:rPrChange w:id="1549" w:author="Petnathean Julled" w:date="2021-09-22T12:04:00Z">
                                <w:rPr/>
                              </w:rPrChange>
                            </w:rPr>
                            <w:t xml:space="preserve"> Performance comparison of the system performing the Document Register function between when performed by only a single node and</w:t>
                          </w:r>
                        </w:ins>
                      </w:p>
                    </w:txbxContent>
                  </v:textbox>
                </v:shape>
                <w10:wrap type="topAndBottom"/>
              </v:group>
            </w:pict>
          </mc:Fallback>
        </mc:AlternateContent>
      </w:r>
      <w:ins w:id="1550" w:author="Petnathean Julled" w:date="2021-09-22T10:05:00Z">
        <w:r w:rsidR="00B83A76" w:rsidRPr="00B83A76">
          <w:rPr>
            <w:bCs/>
            <w:lang w:val="en-US"/>
          </w:rPr>
          <w:t>Test if the number of transactions would cause a change in performance of the XDS Document Registry to perform the Document Register function.</w:t>
        </w:r>
      </w:ins>
      <w:ins w:id="1551" w:author="Petnathean Julled" w:date="2021-09-22T10:06:00Z">
        <w:r w:rsidR="00B83A76">
          <w:rPr>
            <w:bCs/>
            <w:lang w:val="en-US"/>
          </w:rPr>
          <w:t xml:space="preserve"> </w:t>
        </w:r>
      </w:ins>
      <w:ins w:id="1552" w:author="Petnathean Julled" w:date="2021-09-22T10:05:00Z">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ins>
      <w:ins w:id="1553" w:author="Petnathean Julled" w:date="2021-09-22T10:06:00Z">
        <w:r w:rsidR="00B83A76">
          <w:rPr>
            <w:bCs/>
            <w:lang w:val="en-US"/>
          </w:rPr>
          <w:t xml:space="preserve"> </w:t>
        </w:r>
      </w:ins>
      <w:ins w:id="1554" w:author="Petnathean Julled" w:date="2021-09-22T10:05:00Z">
        <w:r w:rsidR="00B83A76" w:rsidRPr="00B83A76">
          <w:rPr>
            <w:bCs/>
            <w:lang w:val="en-US"/>
          </w:rPr>
          <w:t>The "Single Node" line was the averaged processing time monitored at the 1</w:t>
        </w:r>
        <w:r w:rsidR="00B83A76" w:rsidRPr="00FC22F5">
          <w:rPr>
            <w:bCs/>
            <w:vertAlign w:val="superscript"/>
            <w:lang w:val="en-US"/>
            <w:rPrChange w:id="1555" w:author="Pattanasak Mongkolwat" w:date="2021-10-07T17:17:00Z">
              <w:rPr>
                <w:bCs/>
                <w:lang w:val="en-US"/>
              </w:rPr>
            </w:rPrChange>
          </w:rPr>
          <w:t>st</w:t>
        </w:r>
      </w:ins>
      <w:ins w:id="1556" w:author="Pattanasak Mongkolwat" w:date="2021-10-07T17:17:00Z">
        <w:r w:rsidR="00FC22F5">
          <w:rPr>
            <w:bCs/>
            <w:lang w:val="en-US"/>
          </w:rPr>
          <w:t xml:space="preserve"> </w:t>
        </w:r>
      </w:ins>
      <w:ins w:id="1557" w:author="Petnathean Julled" w:date="2021-09-22T10:05:00Z">
        <w:del w:id="1558" w:author="Pattanasak Mongkolwat" w:date="2021-10-07T17:17:00Z">
          <w:r w:rsidR="00B83A76" w:rsidRPr="00B83A76" w:rsidDel="00FC22F5">
            <w:rPr>
              <w:bCs/>
              <w:lang w:val="en-US"/>
            </w:rPr>
            <w:delText xml:space="preserve"> </w:delText>
          </w:r>
        </w:del>
        <w:r w:rsidR="00B83A76" w:rsidRPr="00B83A76">
          <w:rPr>
            <w:bCs/>
            <w:lang w:val="en-US"/>
          </w:rPr>
          <w:t>Node performing the Document Register function when there is only one node performing the function. The "All Nodes" line was the average processing time monitored at the 1</w:t>
        </w:r>
        <w:r w:rsidR="00B83A76" w:rsidRPr="00867168">
          <w:rPr>
            <w:bCs/>
            <w:vertAlign w:val="superscript"/>
            <w:lang w:val="en-US"/>
            <w:rPrChange w:id="1559" w:author="Pattanasak Mongkolwat" w:date="2021-10-07T17:17:00Z">
              <w:rPr>
                <w:bCs/>
                <w:lang w:val="en-US"/>
              </w:rPr>
            </w:rPrChange>
          </w:rPr>
          <w:t>st</w:t>
        </w:r>
      </w:ins>
      <w:ins w:id="1560" w:author="Pattanasak Mongkolwat" w:date="2021-10-07T17:17:00Z">
        <w:r w:rsidR="00867168">
          <w:rPr>
            <w:bCs/>
            <w:lang w:val="en-US"/>
          </w:rPr>
          <w:t xml:space="preserve"> </w:t>
        </w:r>
      </w:ins>
      <w:ins w:id="1561" w:author="Petnathean Julled" w:date="2021-09-22T10:05:00Z">
        <w:del w:id="1562" w:author="Pattanasak Mongkolwat" w:date="2021-10-07T17:17:00Z">
          <w:r w:rsidR="00B83A76" w:rsidRPr="00B83A76" w:rsidDel="00867168">
            <w:rPr>
              <w:bCs/>
              <w:lang w:val="en-US"/>
            </w:rPr>
            <w:delText xml:space="preserve"> </w:delText>
          </w:r>
        </w:del>
        <w:r w:rsidR="00B83A76"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ins>
      <w:ins w:id="1563" w:author="Petnathean Julled" w:date="2021-09-22T10:06:00Z">
        <w:r w:rsidR="00B83A76">
          <w:rPr>
            <w:bCs/>
            <w:lang w:val="en-US"/>
          </w:rPr>
          <w:t xml:space="preserve"> </w:t>
        </w:r>
      </w:ins>
      <w:ins w:id="1564" w:author="Petnathean Julled" w:date="2021-09-22T12:06:00Z">
        <w:r w:rsidR="00544668">
          <w:rPr>
            <w:bCs/>
            <w:color w:val="FF0000"/>
            <w:lang w:val="en-US"/>
          </w:rPr>
          <w:fldChar w:fldCharType="begin"/>
        </w:r>
        <w:r w:rsidR="00544668">
          <w:rPr>
            <w:bCs/>
            <w:lang w:val="en-US"/>
          </w:rPr>
          <w:instrText xml:space="preserve"> REF _Ref83204779 \h </w:instrText>
        </w:r>
      </w:ins>
      <w:r w:rsidR="00544668">
        <w:rPr>
          <w:bCs/>
          <w:color w:val="FF0000"/>
          <w:lang w:val="en-US"/>
        </w:rPr>
      </w:r>
      <w:r w:rsidR="00544668">
        <w:rPr>
          <w:bCs/>
          <w:color w:val="FF0000"/>
          <w:lang w:val="en-US"/>
        </w:rPr>
        <w:fldChar w:fldCharType="separate"/>
      </w:r>
      <w:ins w:id="1565" w:author="Petnathean Julled" w:date="2021-09-22T12:06:00Z">
        <w:r w:rsidR="00544668" w:rsidRPr="007C0D67">
          <w:t xml:space="preserve">Figure </w:t>
        </w:r>
        <w:r w:rsidR="00544668" w:rsidRPr="007C0D67">
          <w:rPr>
            <w:noProof/>
          </w:rPr>
          <w:t>5</w:t>
        </w:r>
        <w:r w:rsidR="00544668">
          <w:rPr>
            <w:bCs/>
            <w:color w:val="FF0000"/>
            <w:lang w:val="en-US"/>
          </w:rPr>
          <w:fldChar w:fldCharType="end"/>
        </w:r>
      </w:ins>
      <w:ins w:id="1566" w:author="Petnathean Julled" w:date="2021-09-22T10:05:00Z">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ins>
      <w:ins w:id="1567" w:author="Petnathean Julled" w:date="2021-09-22T10:06:00Z">
        <w:r w:rsidR="00B83A76">
          <w:rPr>
            <w:bCs/>
            <w:lang w:val="en-US"/>
          </w:rPr>
          <w:t xml:space="preserve"> </w:t>
        </w:r>
      </w:ins>
      <w:ins w:id="1568" w:author="Petnathean Julled" w:date="2021-09-22T10:05:00Z">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ins>
      <w:ins w:id="1569" w:author="Petnathean Julled" w:date="2021-09-22T12:06:00Z">
        <w:r w:rsidR="00544668">
          <w:rPr>
            <w:bCs/>
            <w:color w:val="FF0000"/>
            <w:lang w:val="en-US"/>
          </w:rPr>
          <w:fldChar w:fldCharType="begin"/>
        </w:r>
        <w:r w:rsidR="00544668">
          <w:rPr>
            <w:bCs/>
            <w:lang w:val="en-US"/>
          </w:rPr>
          <w:instrText xml:space="preserve"> REF _Ref83204779 \h </w:instrText>
        </w:r>
      </w:ins>
      <w:r w:rsidR="00544668">
        <w:rPr>
          <w:bCs/>
          <w:color w:val="FF0000"/>
          <w:lang w:val="en-US"/>
        </w:rPr>
      </w:r>
      <w:r w:rsidR="00544668">
        <w:rPr>
          <w:bCs/>
          <w:color w:val="FF0000"/>
          <w:lang w:val="en-US"/>
        </w:rPr>
        <w:fldChar w:fldCharType="separate"/>
      </w:r>
      <w:ins w:id="1570" w:author="Petnathean Julled" w:date="2021-09-22T12:06:00Z">
        <w:r w:rsidR="00544668" w:rsidRPr="007C0D67">
          <w:t xml:space="preserve">Figure </w:t>
        </w:r>
        <w:r w:rsidR="00544668" w:rsidRPr="007C0D67">
          <w:rPr>
            <w:noProof/>
          </w:rPr>
          <w:t>5</w:t>
        </w:r>
        <w:r w:rsidR="00544668">
          <w:rPr>
            <w:bCs/>
            <w:color w:val="FF0000"/>
            <w:lang w:val="en-US"/>
          </w:rPr>
          <w:fldChar w:fldCharType="end"/>
        </w:r>
      </w:ins>
      <w:ins w:id="1571" w:author="Petnathean Julled" w:date="2021-09-22T10:05:00Z">
        <w:r w:rsidR="00B83A76" w:rsidRPr="00B83A76">
          <w:rPr>
            <w:bCs/>
            <w:lang w:val="en-US"/>
          </w:rPr>
          <w:t>.</w:t>
        </w:r>
      </w:ins>
      <w:ins w:id="1572" w:author="Petnathean Julled" w:date="2021-09-22T10:07:00Z">
        <w:r w:rsidR="00BF0FCA">
          <w:rPr>
            <w:bCs/>
            <w:lang w:val="en-US"/>
          </w:rPr>
          <w:t xml:space="preserve"> </w:t>
        </w:r>
      </w:ins>
    </w:p>
    <w:p w14:paraId="07C7152E" w14:textId="77DBFFEE" w:rsidR="00E97C39" w:rsidRDefault="00BF0FCA">
      <w:pPr>
        <w:pStyle w:val="BodyText"/>
        <w:spacing w:after="0"/>
        <w:rPr>
          <w:ins w:id="1573" w:author="Petnathean Julled" w:date="2021-09-22T10:09:00Z"/>
          <w:bCs/>
          <w:lang w:val="en-US"/>
        </w:rPr>
        <w:pPrChange w:id="1574" w:author="Petnathean Julled" w:date="2021-09-22T12:16:00Z">
          <w:pPr>
            <w:pStyle w:val="BodyText"/>
          </w:pPr>
        </w:pPrChange>
      </w:pPr>
      <w:ins w:id="1575" w:author="Petnathean Julled" w:date="2021-09-22T10:07:00Z">
        <w:r w:rsidRPr="00BF0FCA">
          <w:rPr>
            <w:bCs/>
            <w:lang w:val="en-US"/>
          </w:rPr>
          <w:lastRenderedPageBreak/>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ins>
      <w:r w:rsidR="0072117F">
        <w:rPr>
          <w:bCs/>
          <w:noProof/>
          <w:lang w:val="en-US"/>
        </w:rPr>
        <mc:AlternateContent>
          <mc:Choice Requires="wpg">
            <w:drawing>
              <wp:anchor distT="0" distB="0" distL="114300" distR="114300" simplePos="0" relativeHeight="251659776"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9"/>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72117F" w:rsidRPr="0072117F" w:rsidRDefault="0072117F">
                              <w:pPr>
                                <w:pStyle w:val="Caption"/>
                                <w:rPr>
                                  <w:bCs/>
                                  <w:rPrChange w:id="1576" w:author="Petnathean Julled" w:date="2021-09-22T12:10:00Z">
                                    <w:rPr>
                                      <w:bCs/>
                                    </w:rPr>
                                  </w:rPrChange>
                                </w:rPr>
                                <w:pPrChange w:id="1577" w:author="Petnathean Julled" w:date="2021-09-22T12:10:00Z">
                                  <w:pPr>
                                    <w:pStyle w:val="BodyText"/>
                                  </w:pPr>
                                </w:pPrChange>
                              </w:pPr>
                              <w:bookmarkStart w:id="1578" w:name="_Ref83205362"/>
                              <w:ins w:id="1579" w:author="Petnathean Julled" w:date="2021-09-22T12:10:00Z">
                                <w:r w:rsidRPr="0072117F">
                                  <w:rPr>
                                    <w:color w:val="auto"/>
                                    <w:rPrChange w:id="1580" w:author="Petnathean Julled" w:date="2021-09-22T12:10:00Z">
                                      <w:rPr/>
                                    </w:rPrChange>
                                  </w:rPr>
                                  <w:t xml:space="preserve">Figure </w:t>
                                </w:r>
                                <w:r w:rsidRPr="0072117F">
                                  <w:rPr>
                                    <w:color w:val="auto"/>
                                    <w:rPrChange w:id="1581" w:author="Petnathean Julled" w:date="2021-09-22T12:10:00Z">
                                      <w:rPr/>
                                    </w:rPrChange>
                                  </w:rPr>
                                  <w:fldChar w:fldCharType="begin"/>
                                </w:r>
                                <w:r w:rsidRPr="0072117F">
                                  <w:rPr>
                                    <w:color w:val="auto"/>
                                    <w:rPrChange w:id="1582" w:author="Petnathean Julled" w:date="2021-09-22T12:10:00Z">
                                      <w:rPr/>
                                    </w:rPrChange>
                                  </w:rPr>
                                  <w:instrText xml:space="preserve"> SEQ Figure \* ARABIC </w:instrText>
                                </w:r>
                              </w:ins>
                              <w:r w:rsidRPr="0072117F">
                                <w:rPr>
                                  <w:color w:val="auto"/>
                                  <w:rPrChange w:id="1583" w:author="Petnathean Julled" w:date="2021-09-22T12:10:00Z">
                                    <w:rPr/>
                                  </w:rPrChange>
                                </w:rPr>
                                <w:fldChar w:fldCharType="separate"/>
                              </w:r>
                              <w:ins w:id="1584" w:author="Petnathean Julled" w:date="2021-09-22T12:10:00Z">
                                <w:r w:rsidRPr="0072117F">
                                  <w:rPr>
                                    <w:noProof/>
                                    <w:color w:val="auto"/>
                                    <w:rPrChange w:id="1585" w:author="Petnathean Julled" w:date="2021-09-22T12:10:00Z">
                                      <w:rPr>
                                        <w:noProof/>
                                      </w:rPr>
                                    </w:rPrChange>
                                  </w:rPr>
                                  <w:t>6</w:t>
                                </w:r>
                                <w:r w:rsidRPr="0072117F">
                                  <w:rPr>
                                    <w:color w:val="auto"/>
                                    <w:rPrChange w:id="1586" w:author="Petnathean Julled" w:date="2021-09-22T12:10:00Z">
                                      <w:rPr/>
                                    </w:rPrChange>
                                  </w:rPr>
                                  <w:fldChar w:fldCharType="end"/>
                                </w:r>
                                <w:bookmarkEnd w:id="1578"/>
                                <w:r w:rsidRPr="0072117F">
                                  <w:rPr>
                                    <w:color w:val="auto"/>
                                    <w:rPrChange w:id="1587" w:author="Petnathean Julled" w:date="2021-09-22T12:10:00Z">
                                      <w:rPr/>
                                    </w:rPrChange>
                                  </w:rPr>
                                  <w:t xml:space="preserve"> Processing time to complete Document Query</w:t>
                                </w:r>
                              </w:ins>
                              <w:ins w:id="1588" w:author="Petnathean Julled" w:date="2021-09-22T12:12:00Z">
                                <w:r>
                                  <w:rPr>
                                    <w:color w:val="auto"/>
                                  </w:rPr>
                                  <w:t xml:space="preserve"> </w:t>
                                </w:r>
                                <w:r>
                                  <w:rPr>
                                    <w:color w:val="auto"/>
                                  </w:rPr>
                                  <w:br/>
                                </w:r>
                                <w:r w:rsidRPr="0072117F">
                                  <w:rPr>
                                    <w:color w:val="auto"/>
                                  </w:rPr>
                                  <w:t>compared between minimum keywords and maximum keywords performed by single node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98" style="position:absolute;left:0;text-align:left;margin-left:-25.85pt;margin-top:0;width:274.5pt;height:184.5pt;z-index:251659776;mso-position-horizontal-relative:text;mso-position-vertical-relative:text;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">
                <v:shape id="Picture 74" o:spid="_x0000_s1099"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30" o:title="Chart, line chart&#10;&#10;Description automatically generated"/>
                </v:shape>
                <v:shape id="Text Box 75" o:spid="_x0000_s1100"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72117F" w:rsidRPr="0072117F" w:rsidRDefault="0072117F">
                        <w:pPr>
                          <w:pStyle w:val="Caption"/>
                          <w:rPr>
                            <w:bCs/>
                            <w:rPrChange w:id="1589" w:author="Petnathean Julled" w:date="2021-09-22T12:10:00Z">
                              <w:rPr>
                                <w:bCs/>
                              </w:rPr>
                            </w:rPrChange>
                          </w:rPr>
                          <w:pPrChange w:id="1590" w:author="Petnathean Julled" w:date="2021-09-22T12:10:00Z">
                            <w:pPr>
                              <w:pStyle w:val="BodyText"/>
                            </w:pPr>
                          </w:pPrChange>
                        </w:pPr>
                        <w:bookmarkStart w:id="1591" w:name="_Ref83205362"/>
                        <w:ins w:id="1592" w:author="Petnathean Julled" w:date="2021-09-22T12:10:00Z">
                          <w:r w:rsidRPr="0072117F">
                            <w:rPr>
                              <w:color w:val="auto"/>
                              <w:rPrChange w:id="1593" w:author="Petnathean Julled" w:date="2021-09-22T12:10:00Z">
                                <w:rPr/>
                              </w:rPrChange>
                            </w:rPr>
                            <w:t xml:space="preserve">Figure </w:t>
                          </w:r>
                          <w:r w:rsidRPr="0072117F">
                            <w:rPr>
                              <w:color w:val="auto"/>
                              <w:rPrChange w:id="1594" w:author="Petnathean Julled" w:date="2021-09-22T12:10:00Z">
                                <w:rPr/>
                              </w:rPrChange>
                            </w:rPr>
                            <w:fldChar w:fldCharType="begin"/>
                          </w:r>
                          <w:r w:rsidRPr="0072117F">
                            <w:rPr>
                              <w:color w:val="auto"/>
                              <w:rPrChange w:id="1595" w:author="Petnathean Julled" w:date="2021-09-22T12:10:00Z">
                                <w:rPr/>
                              </w:rPrChange>
                            </w:rPr>
                            <w:instrText xml:space="preserve"> SEQ Figure \* ARABIC </w:instrText>
                          </w:r>
                        </w:ins>
                        <w:r w:rsidRPr="0072117F">
                          <w:rPr>
                            <w:color w:val="auto"/>
                            <w:rPrChange w:id="1596" w:author="Petnathean Julled" w:date="2021-09-22T12:10:00Z">
                              <w:rPr/>
                            </w:rPrChange>
                          </w:rPr>
                          <w:fldChar w:fldCharType="separate"/>
                        </w:r>
                        <w:ins w:id="1597" w:author="Petnathean Julled" w:date="2021-09-22T12:10:00Z">
                          <w:r w:rsidRPr="0072117F">
                            <w:rPr>
                              <w:noProof/>
                              <w:color w:val="auto"/>
                              <w:rPrChange w:id="1598" w:author="Petnathean Julled" w:date="2021-09-22T12:10:00Z">
                                <w:rPr>
                                  <w:noProof/>
                                </w:rPr>
                              </w:rPrChange>
                            </w:rPr>
                            <w:t>6</w:t>
                          </w:r>
                          <w:r w:rsidRPr="0072117F">
                            <w:rPr>
                              <w:color w:val="auto"/>
                              <w:rPrChange w:id="1599" w:author="Petnathean Julled" w:date="2021-09-22T12:10:00Z">
                                <w:rPr/>
                              </w:rPrChange>
                            </w:rPr>
                            <w:fldChar w:fldCharType="end"/>
                          </w:r>
                          <w:bookmarkEnd w:id="1591"/>
                          <w:r w:rsidRPr="0072117F">
                            <w:rPr>
                              <w:color w:val="auto"/>
                              <w:rPrChange w:id="1600" w:author="Petnathean Julled" w:date="2021-09-22T12:10:00Z">
                                <w:rPr/>
                              </w:rPrChange>
                            </w:rPr>
                            <w:t xml:space="preserve"> Processing time to complete Document Query</w:t>
                          </w:r>
                        </w:ins>
                        <w:ins w:id="1601" w:author="Petnathean Julled" w:date="2021-09-22T12:12:00Z">
                          <w:r>
                            <w:rPr>
                              <w:color w:val="auto"/>
                            </w:rPr>
                            <w:t xml:space="preserve"> </w:t>
                          </w:r>
                          <w:r>
                            <w:rPr>
                              <w:color w:val="auto"/>
                            </w:rPr>
                            <w:br/>
                          </w:r>
                          <w:r w:rsidRPr="0072117F">
                            <w:rPr>
                              <w:color w:val="auto"/>
                            </w:rPr>
                            <w:t>compared between minimum keywords and maximum keywords performed by single node</w:t>
                          </w:r>
                        </w:ins>
                      </w:p>
                    </w:txbxContent>
                  </v:textbox>
                </v:shape>
                <w10:wrap type="topAndBottom"/>
              </v:group>
            </w:pict>
          </mc:Fallback>
        </mc:AlternateContent>
      </w:r>
      <w:ins w:id="1602" w:author="Petnathean Julled" w:date="2021-09-22T10:07:00Z">
        <w:r w:rsidRPr="00BF0FCA">
          <w:rPr>
            <w:bCs/>
            <w:lang w:val="en-US"/>
          </w:rPr>
          <w:t xml:space="preserve">Actor until the XDS Document </w:t>
        </w:r>
        <w:del w:id="1603" w:author="Pattanasak Mongkolwat" w:date="2021-10-07T17:18:00Z">
          <w:r w:rsidRPr="00BF0FCA" w:rsidDel="00BC63AC">
            <w:rPr>
              <w:bCs/>
              <w:lang w:val="en-US"/>
            </w:rPr>
            <w:delText>Consumer</w:delText>
          </w:r>
        </w:del>
      </w:ins>
      <w:ins w:id="1604" w:author="Petnathean Julled" w:date="2021-09-22T12:11:00Z">
        <w:del w:id="1605" w:author="Pattanasak Mongkolwat" w:date="2021-10-07T17:18:00Z">
          <w:r w:rsidR="0072117F" w:rsidRPr="0072117F" w:rsidDel="00BC63AC">
            <w:rPr>
              <w:noProof/>
            </w:rPr>
            <w:delText xml:space="preserve"> </w:delText>
          </w:r>
        </w:del>
      </w:ins>
      <w:ins w:id="1606" w:author="Petnathean Julled" w:date="2021-09-22T10:07:00Z">
        <w:del w:id="1607" w:author="Pattanasak Mongkolwat" w:date="2021-10-07T17:18:00Z">
          <w:r w:rsidRPr="00BF0FCA" w:rsidDel="00BC63AC">
            <w:rPr>
              <w:bCs/>
              <w:lang w:val="en-US"/>
            </w:rPr>
            <w:delText xml:space="preserve"> received</w:delText>
          </w:r>
        </w:del>
      </w:ins>
      <w:ins w:id="1608" w:author="Pattanasak Mongkolwat" w:date="2021-10-07T17:18:00Z">
        <w:r w:rsidR="00BC63AC" w:rsidRPr="00BF0FCA">
          <w:rPr>
            <w:bCs/>
            <w:lang w:val="en-US"/>
          </w:rPr>
          <w:t>Consumer</w:t>
        </w:r>
        <w:r w:rsidR="00BC63AC" w:rsidRPr="0072117F">
          <w:rPr>
            <w:noProof/>
          </w:rPr>
          <w:t xml:space="preserve"> </w:t>
        </w:r>
        <w:r w:rsidR="00BC63AC" w:rsidRPr="00BF0FCA">
          <w:rPr>
            <w:bCs/>
            <w:lang w:val="en-US"/>
          </w:rPr>
          <w:t>received</w:t>
        </w:r>
      </w:ins>
      <w:ins w:id="1609" w:author="Petnathean Julled" w:date="2021-09-22T10:07:00Z">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ins>
      <w:ins w:id="1610" w:author="Petnathean Julled" w:date="2021-09-22T12:06:00Z">
        <w:r w:rsidR="00382398" w:rsidRPr="00382398">
          <w:rPr>
            <w:bCs/>
            <w:lang w:val="en-US"/>
            <w:rPrChange w:id="1611" w:author="Petnathean Julled" w:date="2021-09-22T12:07:00Z">
              <w:rPr>
                <w:bCs/>
                <w:color w:val="FF0000"/>
                <w:lang w:val="en-US"/>
              </w:rPr>
            </w:rPrChange>
          </w:rPr>
          <w:t>the first case.</w:t>
        </w:r>
      </w:ins>
      <w:ins w:id="1612" w:author="Petnathean Julled" w:date="2021-09-22T10:07:00Z">
        <w:r>
          <w:rPr>
            <w:bCs/>
            <w:lang w:val="en-US"/>
          </w:rPr>
          <w:t xml:space="preserve"> </w:t>
        </w:r>
        <w:r w:rsidRPr="00BF0FCA">
          <w:rPr>
            <w:bCs/>
            <w:lang w:val="en-US"/>
          </w:rPr>
          <w:t xml:space="preserve">The Document Query with the </w:t>
        </w:r>
      </w:ins>
      <w:r w:rsidR="001D201C">
        <w:rPr>
          <w:bCs/>
          <w:noProof/>
          <w:lang w:val="en-US"/>
        </w:rPr>
        <mc:AlternateContent>
          <mc:Choice Requires="wpg">
            <w:drawing>
              <wp:anchor distT="0" distB="0" distL="114300" distR="114300" simplePos="0" relativeHeight="251661824"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1"/>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D201C" w:rsidRPr="001D201C" w:rsidRDefault="001D201C">
                              <w:pPr>
                                <w:pStyle w:val="Caption"/>
                                <w:rPr>
                                  <w:bCs/>
                                  <w:rPrChange w:id="1613" w:author="Petnathean Julled" w:date="2021-09-22T12:21:00Z">
                                    <w:rPr>
                                      <w:bCs/>
                                    </w:rPr>
                                  </w:rPrChange>
                                </w:rPr>
                                <w:pPrChange w:id="1614" w:author="Petnathean Julled" w:date="2021-09-22T12:21:00Z">
                                  <w:pPr>
                                    <w:pStyle w:val="BodyText"/>
                                  </w:pPr>
                                </w:pPrChange>
                              </w:pPr>
                              <w:bookmarkStart w:id="1615" w:name="_Ref83206079"/>
                              <w:ins w:id="1616" w:author="Petnathean Julled" w:date="2021-09-22T12:21:00Z">
                                <w:r w:rsidRPr="001D201C">
                                  <w:rPr>
                                    <w:color w:val="auto"/>
                                    <w:rPrChange w:id="1617" w:author="Petnathean Julled" w:date="2021-09-22T12:21:00Z">
                                      <w:rPr/>
                                    </w:rPrChange>
                                  </w:rPr>
                                  <w:t xml:space="preserve">Figure </w:t>
                                </w:r>
                                <w:r w:rsidRPr="001D201C">
                                  <w:rPr>
                                    <w:color w:val="auto"/>
                                    <w:rPrChange w:id="1618" w:author="Petnathean Julled" w:date="2021-09-22T12:21:00Z">
                                      <w:rPr/>
                                    </w:rPrChange>
                                  </w:rPr>
                                  <w:fldChar w:fldCharType="begin"/>
                                </w:r>
                                <w:r w:rsidRPr="001D201C">
                                  <w:rPr>
                                    <w:color w:val="auto"/>
                                    <w:rPrChange w:id="1619" w:author="Petnathean Julled" w:date="2021-09-22T12:21:00Z">
                                      <w:rPr/>
                                    </w:rPrChange>
                                  </w:rPr>
                                  <w:instrText xml:space="preserve"> SEQ Figure \* ARABIC </w:instrText>
                                </w:r>
                              </w:ins>
                              <w:r w:rsidRPr="001D201C">
                                <w:rPr>
                                  <w:color w:val="auto"/>
                                  <w:rPrChange w:id="1620" w:author="Petnathean Julled" w:date="2021-09-22T12:21:00Z">
                                    <w:rPr/>
                                  </w:rPrChange>
                                </w:rPr>
                                <w:fldChar w:fldCharType="separate"/>
                              </w:r>
                              <w:ins w:id="1621" w:author="Petnathean Julled" w:date="2021-09-22T12:21:00Z">
                                <w:r w:rsidRPr="001D201C">
                                  <w:rPr>
                                    <w:noProof/>
                                    <w:color w:val="auto"/>
                                    <w:rPrChange w:id="1622" w:author="Petnathean Julled" w:date="2021-09-22T12:21:00Z">
                                      <w:rPr>
                                        <w:noProof/>
                                      </w:rPr>
                                    </w:rPrChange>
                                  </w:rPr>
                                  <w:t>8</w:t>
                                </w:r>
                                <w:r w:rsidRPr="001D201C">
                                  <w:rPr>
                                    <w:color w:val="auto"/>
                                    <w:rPrChange w:id="1623" w:author="Petnathean Julled" w:date="2021-09-22T12:21:00Z">
                                      <w:rPr/>
                                    </w:rPrChange>
                                  </w:rPr>
                                  <w:fldChar w:fldCharType="end"/>
                                </w:r>
                                <w:bookmarkEnd w:id="1615"/>
                                <w:r w:rsidRPr="001D201C">
                                  <w:rPr>
                                    <w:color w:val="auto"/>
                                    <w:rPrChange w:id="1624" w:author="Petnathean Julled" w:date="2021-09-22T12:21:00Z">
                                      <w:rPr/>
                                    </w:rPrChange>
                                  </w:rPr>
                                  <w:t xml:space="preserve"> Processing time to complete Document Query</w:t>
                                </w:r>
                                <w:r w:rsidRPr="001D201C">
                                  <w:rPr>
                                    <w:color w:val="auto"/>
                                    <w:rPrChange w:id="1625" w:author="Petnathean Julled" w:date="2021-09-22T12:21:00Z">
                                      <w:rPr/>
                                    </w:rPrChange>
                                  </w:rPr>
                                  <w:br/>
                                  <w:t xml:space="preserve">compared between </w:t>
                                </w:r>
                                <w:proofErr w:type="spellStart"/>
                                <w:r w:rsidRPr="001D201C">
                                  <w:rPr>
                                    <w:color w:val="auto"/>
                                    <w:rPrChange w:id="1626" w:author="Petnathean Julled" w:date="2021-09-22T12:21:00Z">
                                      <w:rPr/>
                                    </w:rPrChange>
                                  </w:rPr>
                                  <w:t>FindDocument</w:t>
                                </w:r>
                                <w:proofErr w:type="spellEnd"/>
                                <w:r w:rsidRPr="001D201C">
                                  <w:rPr>
                                    <w:color w:val="auto"/>
                                    <w:rPrChange w:id="1627" w:author="Petnathean Julled" w:date="2021-09-22T12:21:00Z">
                                      <w:rPr/>
                                    </w:rPrChange>
                                  </w:rPr>
                                  <w:t xml:space="preserve"> and </w:t>
                                </w:r>
                                <w:proofErr w:type="spellStart"/>
                                <w:r w:rsidRPr="001D201C">
                                  <w:rPr>
                                    <w:color w:val="auto"/>
                                    <w:rPrChange w:id="1628" w:author="Petnathean Julled" w:date="2021-09-22T12:21:00Z">
                                      <w:rPr/>
                                    </w:rPrChange>
                                  </w:rPr>
                                  <w:t>GetDocument</w:t>
                                </w:r>
                                <w:proofErr w:type="spellEnd"/>
                                <w:r w:rsidRPr="001D201C">
                                  <w:rPr>
                                    <w:color w:val="auto"/>
                                    <w:rPrChange w:id="1629" w:author="Petnathean Julled" w:date="2021-09-22T12:21:00Z">
                                      <w:rPr/>
                                    </w:rPrChange>
                                  </w:rPr>
                                  <w:t xml:space="preserve"> </w:t>
                                </w:r>
                                <w:r w:rsidRPr="001D201C">
                                  <w:rPr>
                                    <w:color w:val="auto"/>
                                    <w:rPrChange w:id="1630" w:author="Petnathean Julled" w:date="2021-09-22T12:21:00Z">
                                      <w:rPr/>
                                    </w:rPrChange>
                                  </w:rPr>
                                  <w:br/>
                                  <w:t>performed by single node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101" style="position:absolute;left:0;text-align:left;margin-left:253.15pt;margin-top:476.95pt;width:277.45pt;height:203.25pt;z-index:251661824;mso-position-horizontal-relative:text;mso-position-vertical-relative:text;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">
                <v:shape id="Picture 80" o:spid="_x0000_s1102"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2" o:title="Chart, line chart&#10;&#10;Description automatically generated"/>
                </v:shape>
                <v:shape id="Text Box 82" o:spid="_x0000_s1103"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D201C" w:rsidRPr="001D201C" w:rsidRDefault="001D201C">
                        <w:pPr>
                          <w:pStyle w:val="Caption"/>
                          <w:rPr>
                            <w:bCs/>
                            <w:rPrChange w:id="1631" w:author="Petnathean Julled" w:date="2021-09-22T12:21:00Z">
                              <w:rPr>
                                <w:bCs/>
                              </w:rPr>
                            </w:rPrChange>
                          </w:rPr>
                          <w:pPrChange w:id="1632" w:author="Petnathean Julled" w:date="2021-09-22T12:21:00Z">
                            <w:pPr>
                              <w:pStyle w:val="BodyText"/>
                            </w:pPr>
                          </w:pPrChange>
                        </w:pPr>
                        <w:bookmarkStart w:id="1633" w:name="_Ref83206079"/>
                        <w:ins w:id="1634" w:author="Petnathean Julled" w:date="2021-09-22T12:21:00Z">
                          <w:r w:rsidRPr="001D201C">
                            <w:rPr>
                              <w:color w:val="auto"/>
                              <w:rPrChange w:id="1635" w:author="Petnathean Julled" w:date="2021-09-22T12:21:00Z">
                                <w:rPr/>
                              </w:rPrChange>
                            </w:rPr>
                            <w:t xml:space="preserve">Figure </w:t>
                          </w:r>
                          <w:r w:rsidRPr="001D201C">
                            <w:rPr>
                              <w:color w:val="auto"/>
                              <w:rPrChange w:id="1636" w:author="Petnathean Julled" w:date="2021-09-22T12:21:00Z">
                                <w:rPr/>
                              </w:rPrChange>
                            </w:rPr>
                            <w:fldChar w:fldCharType="begin"/>
                          </w:r>
                          <w:r w:rsidRPr="001D201C">
                            <w:rPr>
                              <w:color w:val="auto"/>
                              <w:rPrChange w:id="1637" w:author="Petnathean Julled" w:date="2021-09-22T12:21:00Z">
                                <w:rPr/>
                              </w:rPrChange>
                            </w:rPr>
                            <w:instrText xml:space="preserve"> SEQ Figure \* ARABIC </w:instrText>
                          </w:r>
                        </w:ins>
                        <w:r w:rsidRPr="001D201C">
                          <w:rPr>
                            <w:color w:val="auto"/>
                            <w:rPrChange w:id="1638" w:author="Petnathean Julled" w:date="2021-09-22T12:21:00Z">
                              <w:rPr/>
                            </w:rPrChange>
                          </w:rPr>
                          <w:fldChar w:fldCharType="separate"/>
                        </w:r>
                        <w:ins w:id="1639" w:author="Petnathean Julled" w:date="2021-09-22T12:21:00Z">
                          <w:r w:rsidRPr="001D201C">
                            <w:rPr>
                              <w:noProof/>
                              <w:color w:val="auto"/>
                              <w:rPrChange w:id="1640" w:author="Petnathean Julled" w:date="2021-09-22T12:21:00Z">
                                <w:rPr>
                                  <w:noProof/>
                                </w:rPr>
                              </w:rPrChange>
                            </w:rPr>
                            <w:t>8</w:t>
                          </w:r>
                          <w:r w:rsidRPr="001D201C">
                            <w:rPr>
                              <w:color w:val="auto"/>
                              <w:rPrChange w:id="1641" w:author="Petnathean Julled" w:date="2021-09-22T12:21:00Z">
                                <w:rPr/>
                              </w:rPrChange>
                            </w:rPr>
                            <w:fldChar w:fldCharType="end"/>
                          </w:r>
                          <w:bookmarkEnd w:id="1633"/>
                          <w:r w:rsidRPr="001D201C">
                            <w:rPr>
                              <w:color w:val="auto"/>
                              <w:rPrChange w:id="1642" w:author="Petnathean Julled" w:date="2021-09-22T12:21:00Z">
                                <w:rPr/>
                              </w:rPrChange>
                            </w:rPr>
                            <w:t xml:space="preserve"> Processing time to complete Document Query</w:t>
                          </w:r>
                          <w:r w:rsidRPr="001D201C">
                            <w:rPr>
                              <w:color w:val="auto"/>
                              <w:rPrChange w:id="1643" w:author="Petnathean Julled" w:date="2021-09-22T12:21:00Z">
                                <w:rPr/>
                              </w:rPrChange>
                            </w:rPr>
                            <w:br/>
                            <w:t xml:space="preserve">compared between </w:t>
                          </w:r>
                          <w:proofErr w:type="spellStart"/>
                          <w:r w:rsidRPr="001D201C">
                            <w:rPr>
                              <w:color w:val="auto"/>
                              <w:rPrChange w:id="1644" w:author="Petnathean Julled" w:date="2021-09-22T12:21:00Z">
                                <w:rPr/>
                              </w:rPrChange>
                            </w:rPr>
                            <w:t>FindDocument</w:t>
                          </w:r>
                          <w:proofErr w:type="spellEnd"/>
                          <w:r w:rsidRPr="001D201C">
                            <w:rPr>
                              <w:color w:val="auto"/>
                              <w:rPrChange w:id="1645" w:author="Petnathean Julled" w:date="2021-09-22T12:21:00Z">
                                <w:rPr/>
                              </w:rPrChange>
                            </w:rPr>
                            <w:t xml:space="preserve"> and </w:t>
                          </w:r>
                          <w:proofErr w:type="spellStart"/>
                          <w:r w:rsidRPr="001D201C">
                            <w:rPr>
                              <w:color w:val="auto"/>
                              <w:rPrChange w:id="1646" w:author="Petnathean Julled" w:date="2021-09-22T12:21:00Z">
                                <w:rPr/>
                              </w:rPrChange>
                            </w:rPr>
                            <w:t>GetDocument</w:t>
                          </w:r>
                          <w:proofErr w:type="spellEnd"/>
                          <w:r w:rsidRPr="001D201C">
                            <w:rPr>
                              <w:color w:val="auto"/>
                              <w:rPrChange w:id="1647" w:author="Petnathean Julled" w:date="2021-09-22T12:21:00Z">
                                <w:rPr/>
                              </w:rPrChange>
                            </w:rPr>
                            <w:t xml:space="preserve"> </w:t>
                          </w:r>
                          <w:r w:rsidRPr="001D201C">
                            <w:rPr>
                              <w:color w:val="auto"/>
                              <w:rPrChange w:id="1648" w:author="Petnathean Julled" w:date="2021-09-22T12:21:00Z">
                                <w:rPr/>
                              </w:rPrChange>
                            </w:rPr>
                            <w:br/>
                            <w:t>performed by single node</w:t>
                          </w:r>
                        </w:ins>
                      </w:p>
                    </w:txbxContent>
                  </v:textbox>
                </v:shape>
                <w10:wrap type="topAndBottom"/>
              </v:group>
            </w:pict>
          </mc:Fallback>
        </mc:AlternateContent>
      </w:r>
      <w:ins w:id="1649" w:author="Petnathean Julled" w:date="2021-09-22T10:07:00Z">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1650"/>
        <w:r w:rsidRPr="00BF0FCA">
          <w:rPr>
            <w:bCs/>
            <w:lang w:val="en-US"/>
          </w:rPr>
          <w:t xml:space="preserve">285.2455158 </w:t>
        </w:r>
      </w:ins>
      <w:commentRangeEnd w:id="1650"/>
      <w:r w:rsidR="00E57EAB">
        <w:rPr>
          <w:rStyle w:val="CommentReference"/>
          <w:spacing w:val="0"/>
          <w:lang w:val="en-US" w:eastAsia="en-US"/>
        </w:rPr>
        <w:commentReference w:id="1650"/>
      </w:r>
      <w:ins w:id="1651" w:author="Petnathean Julled" w:date="2021-09-22T10:07:00Z">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w:t>
        </w:r>
        <w:r w:rsidRPr="00BF0FCA">
          <w:rPr>
            <w:bCs/>
            <w:lang w:val="en-US"/>
          </w:rPr>
          <w:t xml:space="preserve">complete the function. </w:t>
        </w:r>
      </w:ins>
      <w:ins w:id="1652" w:author="Petnathean Julled" w:date="2021-09-22T12:15:00Z">
        <w:r w:rsidR="00397242">
          <w:rPr>
            <w:bCs/>
            <w:color w:val="FF0000"/>
            <w:lang w:val="en-US"/>
          </w:rPr>
          <w:fldChar w:fldCharType="begin"/>
        </w:r>
        <w:r w:rsidR="00397242">
          <w:rPr>
            <w:bCs/>
            <w:lang w:val="en-US"/>
          </w:rPr>
          <w:instrText xml:space="preserve"> REF _Ref83205362 \h </w:instrText>
        </w:r>
      </w:ins>
      <w:r w:rsidR="00397242">
        <w:rPr>
          <w:bCs/>
          <w:color w:val="FF0000"/>
          <w:lang w:val="en-US"/>
        </w:rPr>
      </w:r>
      <w:r w:rsidR="00397242">
        <w:rPr>
          <w:bCs/>
          <w:color w:val="FF0000"/>
          <w:lang w:val="en-US"/>
        </w:rPr>
        <w:fldChar w:fldCharType="separate"/>
      </w:r>
      <w:ins w:id="1653" w:author="Petnathean Julled" w:date="2021-09-22T12:15:00Z">
        <w:r w:rsidR="00397242" w:rsidRPr="0072117F">
          <w:t xml:space="preserve">Figure </w:t>
        </w:r>
        <w:r w:rsidR="00397242" w:rsidRPr="0072117F">
          <w:rPr>
            <w:noProof/>
          </w:rPr>
          <w:t>6</w:t>
        </w:r>
        <w:r w:rsidR="00397242">
          <w:rPr>
            <w:bCs/>
            <w:color w:val="FF0000"/>
            <w:lang w:val="en-US"/>
          </w:rPr>
          <w:fldChar w:fldCharType="end"/>
        </w:r>
      </w:ins>
      <w:ins w:id="1654" w:author="Petnathean Julled" w:date="2021-09-22T10:07:00Z">
        <w:r w:rsidRPr="00BF0FCA">
          <w:rPr>
            <w:bCs/>
            <w:lang w:val="en-US"/>
          </w:rPr>
          <w:t xml:space="preserve"> and </w:t>
        </w:r>
      </w:ins>
      <w:ins w:id="1655" w:author="Petnathean Julled" w:date="2021-09-22T12:15:00Z">
        <w:r w:rsidR="00397242">
          <w:rPr>
            <w:bCs/>
            <w:color w:val="FF0000"/>
            <w:lang w:val="en-US"/>
          </w:rPr>
          <w:fldChar w:fldCharType="begin"/>
        </w:r>
        <w:r w:rsidR="00397242">
          <w:rPr>
            <w:bCs/>
            <w:lang w:val="en-US"/>
          </w:rPr>
          <w:instrText xml:space="preserve"> REF _Ref83205369 \h </w:instrText>
        </w:r>
      </w:ins>
      <w:r w:rsidR="00397242">
        <w:rPr>
          <w:bCs/>
          <w:color w:val="FF0000"/>
          <w:lang w:val="en-US"/>
        </w:rPr>
      </w:r>
      <w:r w:rsidR="00397242">
        <w:rPr>
          <w:bCs/>
          <w:color w:val="FF0000"/>
          <w:lang w:val="en-US"/>
        </w:rPr>
        <w:fldChar w:fldCharType="separate"/>
      </w:r>
      <w:ins w:id="1656" w:author="Petnathean Julled" w:date="2021-09-22T12:15:00Z">
        <w:r w:rsidR="00397242" w:rsidRPr="002F2B46">
          <w:t xml:space="preserve">Figure </w:t>
        </w:r>
        <w:r w:rsidR="00397242">
          <w:rPr>
            <w:noProof/>
          </w:rPr>
          <w:t>7</w:t>
        </w:r>
        <w:r w:rsidR="00397242">
          <w:rPr>
            <w:bCs/>
            <w:color w:val="FF0000"/>
            <w:lang w:val="en-US"/>
          </w:rPr>
          <w:fldChar w:fldCharType="end"/>
        </w:r>
      </w:ins>
      <w:ins w:id="1657" w:author="Petnathean Julled" w:date="2021-09-22T10:07:00Z">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ins>
      <w:ins w:id="1658" w:author="Petnathean Julled" w:date="2021-09-22T10:08:00Z">
        <w:r>
          <w:rPr>
            <w:bCs/>
            <w:lang w:val="en-US"/>
          </w:rPr>
          <w:t xml:space="preserve"> </w:t>
        </w:r>
      </w:ins>
      <w:ins w:id="1659" w:author="Petnathean Julled" w:date="2021-09-22T10:07:00Z">
        <w:r w:rsidRPr="00BF0FCA">
          <w:rPr>
            <w:bCs/>
            <w:lang w:val="en-US"/>
          </w:rPr>
          <w:t>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ins>
      <w:ins w:id="1660" w:author="Petnathean Julled" w:date="2021-09-22T10:09:00Z">
        <w:r w:rsidR="00371FB9">
          <w:rPr>
            <w:bCs/>
            <w:lang w:val="en-US"/>
          </w:rPr>
          <w:t xml:space="preserve"> </w:t>
        </w:r>
      </w:ins>
    </w:p>
    <w:p w14:paraId="4C66C929" w14:textId="0F8ED8F1" w:rsidR="00371FB9" w:rsidRDefault="002F2B46">
      <w:pPr>
        <w:pStyle w:val="BodyText"/>
        <w:spacing w:after="0"/>
        <w:rPr>
          <w:ins w:id="1661" w:author="Petnathean Julled" w:date="2021-09-22T10:10:00Z"/>
          <w:bCs/>
          <w:lang w:val="en-US"/>
        </w:rPr>
        <w:pPrChange w:id="1662" w:author="Petnathean Julled" w:date="2021-09-22T10:10:00Z">
          <w:pPr>
            <w:pStyle w:val="BodyText"/>
          </w:pPr>
        </w:pPrChange>
      </w:pPr>
      <w:r>
        <w:rPr>
          <w:bCs/>
          <w:noProof/>
          <w:lang w:val="en-US"/>
        </w:rPr>
        <mc:AlternateContent>
          <mc:Choice Requires="wpg">
            <w:drawing>
              <wp:anchor distT="0" distB="0" distL="114300" distR="114300" simplePos="0" relativeHeight="251660800"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3"/>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2F2B46" w:rsidRPr="002F2B46" w:rsidRDefault="002F2B46">
                              <w:pPr>
                                <w:pStyle w:val="Caption"/>
                                <w:rPr>
                                  <w:bCs/>
                                  <w:rPrChange w:id="1663" w:author="Petnathean Julled" w:date="2021-09-22T12:14:00Z">
                                    <w:rPr>
                                      <w:bCs/>
                                    </w:rPr>
                                  </w:rPrChange>
                                </w:rPr>
                                <w:pPrChange w:id="1664" w:author="Petnathean Julled" w:date="2021-09-22T12:13:00Z">
                                  <w:pPr>
                                    <w:pStyle w:val="BodyText"/>
                                  </w:pPr>
                                </w:pPrChange>
                              </w:pPr>
                              <w:bookmarkStart w:id="1665" w:name="_Ref83205369"/>
                              <w:ins w:id="1666" w:author="Petnathean Julled" w:date="2021-09-22T12:13:00Z">
                                <w:r w:rsidRPr="002F2B46">
                                  <w:rPr>
                                    <w:color w:val="auto"/>
                                    <w:rPrChange w:id="1667" w:author="Petnathean Julled" w:date="2021-09-22T12:14:00Z">
                                      <w:rPr/>
                                    </w:rPrChange>
                                  </w:rPr>
                                  <w:t xml:space="preserve">Figure </w:t>
                                </w:r>
                                <w:r w:rsidRPr="002F2B46">
                                  <w:rPr>
                                    <w:color w:val="auto"/>
                                    <w:rPrChange w:id="1668" w:author="Petnathean Julled" w:date="2021-09-22T12:14:00Z">
                                      <w:rPr/>
                                    </w:rPrChange>
                                  </w:rPr>
                                  <w:fldChar w:fldCharType="begin"/>
                                </w:r>
                                <w:r w:rsidRPr="002F2B46">
                                  <w:rPr>
                                    <w:color w:val="auto"/>
                                    <w:rPrChange w:id="1669" w:author="Petnathean Julled" w:date="2021-09-22T12:14:00Z">
                                      <w:rPr/>
                                    </w:rPrChange>
                                  </w:rPr>
                                  <w:instrText xml:space="preserve"> SEQ Figure \* ARABIC </w:instrText>
                                </w:r>
                              </w:ins>
                              <w:r w:rsidRPr="002F2B46">
                                <w:rPr>
                                  <w:color w:val="auto"/>
                                  <w:rPrChange w:id="1670" w:author="Petnathean Julled" w:date="2021-09-22T12:14:00Z">
                                    <w:rPr/>
                                  </w:rPrChange>
                                </w:rPr>
                                <w:fldChar w:fldCharType="separate"/>
                              </w:r>
                              <w:ins w:id="1671" w:author="Petnathean Julled" w:date="2021-09-22T12:14:00Z">
                                <w:r>
                                  <w:rPr>
                                    <w:noProof/>
                                    <w:color w:val="auto"/>
                                  </w:rPr>
                                  <w:t>7</w:t>
                                </w:r>
                              </w:ins>
                              <w:ins w:id="1672" w:author="Petnathean Julled" w:date="2021-09-22T12:13:00Z">
                                <w:r w:rsidRPr="002F2B46">
                                  <w:rPr>
                                    <w:color w:val="auto"/>
                                    <w:rPrChange w:id="1673" w:author="Petnathean Julled" w:date="2021-09-22T12:14:00Z">
                                      <w:rPr/>
                                    </w:rPrChange>
                                  </w:rPr>
                                  <w:fldChar w:fldCharType="end"/>
                                </w:r>
                                <w:bookmarkEnd w:id="1665"/>
                                <w:r w:rsidRPr="002F2B46">
                                  <w:rPr>
                                    <w:color w:val="auto"/>
                                    <w:rPrChange w:id="1674" w:author="Petnathean Julled" w:date="2021-09-22T12:14:00Z">
                                      <w:rPr/>
                                    </w:rPrChange>
                                  </w:rPr>
                                  <w:t xml:space="preserve"> Processing time to complete Document Query </w:t>
                                </w:r>
                              </w:ins>
                              <w:ins w:id="1675" w:author="Petnathean Julled" w:date="2021-09-22T12:14:00Z">
                                <w:r>
                                  <w:rPr>
                                    <w:color w:val="auto"/>
                                  </w:rPr>
                                  <w:br/>
                                </w:r>
                              </w:ins>
                              <w:ins w:id="1676" w:author="Petnathean Julled" w:date="2021-09-22T12:13:00Z">
                                <w:r w:rsidRPr="002F2B46">
                                  <w:rPr>
                                    <w:color w:val="auto"/>
                                    <w:rPrChange w:id="1677" w:author="Petnathean Julled" w:date="2021-09-22T12:14:00Z">
                                      <w:rPr/>
                                    </w:rPrChange>
                                  </w:rPr>
                                  <w:t xml:space="preserve">compared between minimum keywords and maximum keywords </w:t>
                                </w:r>
                              </w:ins>
                              <w:ins w:id="1678" w:author="Petnathean Julled" w:date="2021-09-22T12:14:00Z">
                                <w:r>
                                  <w:rPr>
                                    <w:color w:val="auto"/>
                                  </w:rPr>
                                  <w:br/>
                                </w:r>
                              </w:ins>
                              <w:ins w:id="1679" w:author="Petnathean Julled" w:date="2021-09-22T12:13:00Z">
                                <w:r w:rsidRPr="002F2B46">
                                  <w:rPr>
                                    <w:color w:val="auto"/>
                                    <w:rPrChange w:id="1680" w:author="Petnathean Julled" w:date="2021-09-22T12:14:00Z">
                                      <w:rPr/>
                                    </w:rPrChange>
                                  </w:rPr>
                                  <w:t>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104" style="position:absolute;left:0;text-align:left;margin-left:-20.6pt;margin-top:-326.25pt;width:270.75pt;height:209.25pt;z-index:251660800;mso-position-horizontal-relative:text;mso-position-vertical-relative:text;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">
                <v:shape id="Picture 77" o:spid="_x0000_s1105"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4" o:title="Chart, line chart&#10;&#10;Description automatically generated"/>
                </v:shape>
                <v:shape id="Text Box 78" o:spid="_x0000_s1106"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2F2B46" w:rsidRPr="002F2B46" w:rsidRDefault="002F2B46">
                        <w:pPr>
                          <w:pStyle w:val="Caption"/>
                          <w:rPr>
                            <w:bCs/>
                            <w:rPrChange w:id="1681" w:author="Petnathean Julled" w:date="2021-09-22T12:14:00Z">
                              <w:rPr>
                                <w:bCs/>
                              </w:rPr>
                            </w:rPrChange>
                          </w:rPr>
                          <w:pPrChange w:id="1682" w:author="Petnathean Julled" w:date="2021-09-22T12:13:00Z">
                            <w:pPr>
                              <w:pStyle w:val="BodyText"/>
                            </w:pPr>
                          </w:pPrChange>
                        </w:pPr>
                        <w:bookmarkStart w:id="1683" w:name="_Ref83205369"/>
                        <w:ins w:id="1684" w:author="Petnathean Julled" w:date="2021-09-22T12:13:00Z">
                          <w:r w:rsidRPr="002F2B46">
                            <w:rPr>
                              <w:color w:val="auto"/>
                              <w:rPrChange w:id="1685" w:author="Petnathean Julled" w:date="2021-09-22T12:14:00Z">
                                <w:rPr/>
                              </w:rPrChange>
                            </w:rPr>
                            <w:t xml:space="preserve">Figure </w:t>
                          </w:r>
                          <w:r w:rsidRPr="002F2B46">
                            <w:rPr>
                              <w:color w:val="auto"/>
                              <w:rPrChange w:id="1686" w:author="Petnathean Julled" w:date="2021-09-22T12:14:00Z">
                                <w:rPr/>
                              </w:rPrChange>
                            </w:rPr>
                            <w:fldChar w:fldCharType="begin"/>
                          </w:r>
                          <w:r w:rsidRPr="002F2B46">
                            <w:rPr>
                              <w:color w:val="auto"/>
                              <w:rPrChange w:id="1687" w:author="Petnathean Julled" w:date="2021-09-22T12:14:00Z">
                                <w:rPr/>
                              </w:rPrChange>
                            </w:rPr>
                            <w:instrText xml:space="preserve"> SEQ Figure \* ARABIC </w:instrText>
                          </w:r>
                        </w:ins>
                        <w:r w:rsidRPr="002F2B46">
                          <w:rPr>
                            <w:color w:val="auto"/>
                            <w:rPrChange w:id="1688" w:author="Petnathean Julled" w:date="2021-09-22T12:14:00Z">
                              <w:rPr/>
                            </w:rPrChange>
                          </w:rPr>
                          <w:fldChar w:fldCharType="separate"/>
                        </w:r>
                        <w:ins w:id="1689" w:author="Petnathean Julled" w:date="2021-09-22T12:14:00Z">
                          <w:r>
                            <w:rPr>
                              <w:noProof/>
                              <w:color w:val="auto"/>
                            </w:rPr>
                            <w:t>7</w:t>
                          </w:r>
                        </w:ins>
                        <w:ins w:id="1690" w:author="Petnathean Julled" w:date="2021-09-22T12:13:00Z">
                          <w:r w:rsidRPr="002F2B46">
                            <w:rPr>
                              <w:color w:val="auto"/>
                              <w:rPrChange w:id="1691" w:author="Petnathean Julled" w:date="2021-09-22T12:14:00Z">
                                <w:rPr/>
                              </w:rPrChange>
                            </w:rPr>
                            <w:fldChar w:fldCharType="end"/>
                          </w:r>
                          <w:bookmarkEnd w:id="1683"/>
                          <w:r w:rsidRPr="002F2B46">
                            <w:rPr>
                              <w:color w:val="auto"/>
                              <w:rPrChange w:id="1692" w:author="Petnathean Julled" w:date="2021-09-22T12:14:00Z">
                                <w:rPr/>
                              </w:rPrChange>
                            </w:rPr>
                            <w:t xml:space="preserve"> Processing time to complete Document Query </w:t>
                          </w:r>
                        </w:ins>
                        <w:ins w:id="1693" w:author="Petnathean Julled" w:date="2021-09-22T12:14:00Z">
                          <w:r>
                            <w:rPr>
                              <w:color w:val="auto"/>
                            </w:rPr>
                            <w:br/>
                          </w:r>
                        </w:ins>
                        <w:ins w:id="1694" w:author="Petnathean Julled" w:date="2021-09-22T12:13:00Z">
                          <w:r w:rsidRPr="002F2B46">
                            <w:rPr>
                              <w:color w:val="auto"/>
                              <w:rPrChange w:id="1695" w:author="Petnathean Julled" w:date="2021-09-22T12:14:00Z">
                                <w:rPr/>
                              </w:rPrChange>
                            </w:rPr>
                            <w:t xml:space="preserve">compared between minimum keywords and maximum keywords </w:t>
                          </w:r>
                        </w:ins>
                        <w:ins w:id="1696" w:author="Petnathean Julled" w:date="2021-09-22T12:14:00Z">
                          <w:r>
                            <w:rPr>
                              <w:color w:val="auto"/>
                            </w:rPr>
                            <w:br/>
                          </w:r>
                        </w:ins>
                        <w:ins w:id="1697" w:author="Petnathean Julled" w:date="2021-09-22T12:13:00Z">
                          <w:r w:rsidRPr="002F2B46">
                            <w:rPr>
                              <w:color w:val="auto"/>
                              <w:rPrChange w:id="1698" w:author="Petnathean Julled" w:date="2021-09-22T12:14:00Z">
                                <w:rPr/>
                              </w:rPrChange>
                            </w:rPr>
                            <w:t>performed by all nodes</w:t>
                          </w:r>
                        </w:ins>
                      </w:p>
                    </w:txbxContent>
                  </v:textbox>
                </v:shape>
                <w10:wrap type="topAndBottom"/>
              </v:group>
            </w:pict>
          </mc:Fallback>
        </mc:AlternateContent>
      </w:r>
      <w:ins w:id="1699" w:author="Petnathean Julled" w:date="2021-09-22T10:09:00Z">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ins>
      <w:ins w:id="1700" w:author="Petnathean Julled" w:date="2021-09-22T12:27:00Z">
        <w:r w:rsidR="00387A28" w:rsidRPr="00387A28">
          <w:rPr>
            <w:bCs/>
            <w:lang w:val="en-US"/>
            <w:rPrChange w:id="1701" w:author="Petnathean Julled" w:date="2021-09-22T12:27:00Z">
              <w:rPr>
                <w:bCs/>
                <w:color w:val="FF0000"/>
                <w:lang w:val="en-US"/>
              </w:rPr>
            </w:rPrChange>
          </w:rPr>
          <w:fldChar w:fldCharType="begin"/>
        </w:r>
        <w:r w:rsidR="00387A28" w:rsidRPr="00387A28">
          <w:rPr>
            <w:bCs/>
            <w:lang w:val="en-US"/>
          </w:rPr>
          <w:instrText xml:space="preserve"> REF _Ref83206079 \h </w:instrText>
        </w:r>
      </w:ins>
      <w:r w:rsidR="00387A28" w:rsidRPr="00387A28">
        <w:rPr>
          <w:bCs/>
          <w:lang w:val="en-US"/>
          <w:rPrChange w:id="1702" w:author="Petnathean Julled" w:date="2021-09-22T12:27:00Z">
            <w:rPr>
              <w:bCs/>
              <w:lang w:val="en-US"/>
            </w:rPr>
          </w:rPrChange>
        </w:rPr>
      </w:r>
      <w:r w:rsidR="00387A28" w:rsidRPr="00387A28">
        <w:rPr>
          <w:bCs/>
          <w:lang w:val="en-US"/>
          <w:rPrChange w:id="1703" w:author="Petnathean Julled" w:date="2021-09-22T12:27:00Z">
            <w:rPr>
              <w:bCs/>
              <w:color w:val="FF0000"/>
              <w:lang w:val="en-US"/>
            </w:rPr>
          </w:rPrChange>
        </w:rPr>
        <w:fldChar w:fldCharType="separate"/>
      </w:r>
      <w:ins w:id="1704" w:author="Petnathean Julled" w:date="2021-09-22T12:27:00Z">
        <w:r w:rsidR="00387A28" w:rsidRPr="00387A28">
          <w:t xml:space="preserve">Figure </w:t>
        </w:r>
        <w:r w:rsidR="00387A28" w:rsidRPr="00387A28">
          <w:rPr>
            <w:noProof/>
          </w:rPr>
          <w:t>8</w:t>
        </w:r>
        <w:r w:rsidR="00387A28" w:rsidRPr="00387A28">
          <w:rPr>
            <w:bCs/>
            <w:lang w:val="en-US"/>
            <w:rPrChange w:id="1705" w:author="Petnathean Julled" w:date="2021-09-22T12:27:00Z">
              <w:rPr>
                <w:bCs/>
                <w:color w:val="FF0000"/>
                <w:lang w:val="en-US"/>
              </w:rPr>
            </w:rPrChange>
          </w:rPr>
          <w:fldChar w:fldCharType="end"/>
        </w:r>
      </w:ins>
      <w:ins w:id="1706" w:author="Petnathean Julled" w:date="2021-09-22T10:09:00Z">
        <w:r w:rsidR="00371FB9" w:rsidRPr="00387A28">
          <w:rPr>
            <w:bCs/>
            <w:lang w:val="en-US"/>
          </w:rPr>
          <w:t xml:space="preserve"> and </w:t>
        </w:r>
      </w:ins>
      <w:ins w:id="1707" w:author="Petnathean Julled" w:date="2021-09-22T12:27:00Z">
        <w:r w:rsidR="00387A28">
          <w:rPr>
            <w:bCs/>
            <w:color w:val="FF0000"/>
            <w:lang w:val="en-US"/>
          </w:rPr>
          <w:fldChar w:fldCharType="begin"/>
        </w:r>
        <w:r w:rsidR="00387A28">
          <w:rPr>
            <w:bCs/>
            <w:color w:val="FF0000"/>
            <w:lang w:val="en-US"/>
          </w:rPr>
          <w:instrText xml:space="preserve"> REF _Ref83206087 \h </w:instrText>
        </w:r>
      </w:ins>
      <w:r w:rsidR="00387A28">
        <w:rPr>
          <w:bCs/>
          <w:color w:val="FF0000"/>
          <w:lang w:val="en-US"/>
        </w:rPr>
      </w:r>
      <w:r w:rsidR="00387A28">
        <w:rPr>
          <w:bCs/>
          <w:color w:val="FF0000"/>
          <w:lang w:val="en-US"/>
        </w:rPr>
        <w:fldChar w:fldCharType="separate"/>
      </w:r>
      <w:ins w:id="1708" w:author="Petnathean Julled" w:date="2021-09-22T12:27:00Z">
        <w:r w:rsidR="00387A28" w:rsidRPr="007E1E70">
          <w:t xml:space="preserve">Figure </w:t>
        </w:r>
        <w:r w:rsidR="00387A28" w:rsidRPr="007E1E70">
          <w:rPr>
            <w:noProof/>
          </w:rPr>
          <w:t>9</w:t>
        </w:r>
        <w:r w:rsidR="00387A28">
          <w:rPr>
            <w:bCs/>
            <w:color w:val="FF0000"/>
            <w:lang w:val="en-US"/>
          </w:rPr>
          <w:fldChar w:fldCharType="end"/>
        </w:r>
      </w:ins>
      <w:ins w:id="1709" w:author="Petnathean Julled" w:date="2021-09-22T10:09:00Z">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xml:space="preserve">" query type </w:t>
        </w:r>
        <w:r w:rsidR="00371FB9" w:rsidRPr="00371FB9">
          <w:rPr>
            <w:bCs/>
            <w:lang w:val="en-US"/>
          </w:rPr>
          <w:lastRenderedPageBreak/>
          <w:t>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ins>
      <w:ins w:id="1710" w:author="Petnathean Julled" w:date="2021-09-22T10:10:00Z">
        <w:r w:rsidR="00D818A9">
          <w:rPr>
            <w:bCs/>
            <w:lang w:val="en-US"/>
          </w:rPr>
          <w:t xml:space="preserve"> </w:t>
        </w:r>
      </w:ins>
    </w:p>
    <w:p w14:paraId="27C1E054" w14:textId="77777777" w:rsidR="001D201C" w:rsidRDefault="001D201C" w:rsidP="00EC6E92">
      <w:pPr>
        <w:pStyle w:val="BodyText"/>
        <w:rPr>
          <w:ins w:id="1711" w:author="Petnathean Julled" w:date="2021-09-22T12:23:00Z"/>
          <w:bCs/>
          <w:lang w:val="en-US"/>
        </w:rPr>
      </w:pPr>
    </w:p>
    <w:p w14:paraId="71B89262" w14:textId="7E209A5B" w:rsidR="00E97C39" w:rsidRPr="001E4DA2" w:rsidRDefault="007E1E70" w:rsidP="00EC6E92">
      <w:pPr>
        <w:pStyle w:val="BodyText"/>
        <w:rPr>
          <w:ins w:id="1712" w:author="Petnathean Julled" w:date="2021-09-22T08:35:00Z"/>
          <w:rFonts w:cstheme="minorBidi"/>
          <w:bCs/>
          <w:szCs w:val="25"/>
          <w:lang w:val="en-US" w:bidi="th-TH"/>
          <w:rPrChange w:id="1713" w:author="Petnathean Julled" w:date="2021-09-22T10:26:00Z">
            <w:rPr>
              <w:ins w:id="1714" w:author="Petnathean Julled" w:date="2021-09-22T08:35:00Z"/>
              <w:bCs/>
            </w:rPr>
          </w:rPrChange>
        </w:rPr>
      </w:pPr>
      <w:r>
        <w:rPr>
          <w:bCs/>
          <w:noProof/>
          <w:lang w:val="en-US"/>
        </w:rPr>
        <mc:AlternateContent>
          <mc:Choice Requires="wpg">
            <w:drawing>
              <wp:anchor distT="0" distB="0" distL="114300" distR="114300" simplePos="0" relativeHeight="251662848"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5"/>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7E1E70" w:rsidRPr="007E1E70" w:rsidRDefault="007E1E70">
                              <w:pPr>
                                <w:pStyle w:val="Caption"/>
                                <w:rPr>
                                  <w:noProof/>
                                  <w:rPrChange w:id="1715" w:author="Petnathean Julled" w:date="2021-09-22T12:26:00Z">
                                    <w:rPr>
                                      <w:noProof/>
                                    </w:rPr>
                                  </w:rPrChange>
                                </w:rPr>
                                <w:pPrChange w:id="1716" w:author="Petnathean Julled" w:date="2021-09-22T12:26:00Z">
                                  <w:pPr>
                                    <w:pStyle w:val="BodyText"/>
                                  </w:pPr>
                                </w:pPrChange>
                              </w:pPr>
                              <w:bookmarkStart w:id="1717" w:name="_Ref83206087"/>
                              <w:ins w:id="1718" w:author="Petnathean Julled" w:date="2021-09-22T12:26:00Z">
                                <w:r w:rsidRPr="007E1E70">
                                  <w:rPr>
                                    <w:color w:val="auto"/>
                                    <w:rPrChange w:id="1719" w:author="Petnathean Julled" w:date="2021-09-22T12:26:00Z">
                                      <w:rPr/>
                                    </w:rPrChange>
                                  </w:rPr>
                                  <w:t xml:space="preserve">Figure </w:t>
                                </w:r>
                                <w:r w:rsidRPr="007E1E70">
                                  <w:rPr>
                                    <w:color w:val="auto"/>
                                    <w:rPrChange w:id="1720" w:author="Petnathean Julled" w:date="2021-09-22T12:26:00Z">
                                      <w:rPr/>
                                    </w:rPrChange>
                                  </w:rPr>
                                  <w:fldChar w:fldCharType="begin"/>
                                </w:r>
                                <w:r w:rsidRPr="007E1E70">
                                  <w:rPr>
                                    <w:color w:val="auto"/>
                                    <w:rPrChange w:id="1721" w:author="Petnathean Julled" w:date="2021-09-22T12:26:00Z">
                                      <w:rPr/>
                                    </w:rPrChange>
                                  </w:rPr>
                                  <w:instrText xml:space="preserve"> SEQ Figure \* ARABIC </w:instrText>
                                </w:r>
                              </w:ins>
                              <w:r w:rsidRPr="007E1E70">
                                <w:rPr>
                                  <w:color w:val="auto"/>
                                  <w:rPrChange w:id="1722" w:author="Petnathean Julled" w:date="2021-09-22T12:26:00Z">
                                    <w:rPr/>
                                  </w:rPrChange>
                                </w:rPr>
                                <w:fldChar w:fldCharType="separate"/>
                              </w:r>
                              <w:ins w:id="1723" w:author="Petnathean Julled" w:date="2021-09-22T12:26:00Z">
                                <w:r w:rsidRPr="007E1E70">
                                  <w:rPr>
                                    <w:noProof/>
                                    <w:color w:val="auto"/>
                                    <w:rPrChange w:id="1724" w:author="Petnathean Julled" w:date="2021-09-22T12:26:00Z">
                                      <w:rPr>
                                        <w:noProof/>
                                      </w:rPr>
                                    </w:rPrChange>
                                  </w:rPr>
                                  <w:t>9</w:t>
                                </w:r>
                                <w:r w:rsidRPr="007E1E70">
                                  <w:rPr>
                                    <w:color w:val="auto"/>
                                    <w:rPrChange w:id="1725" w:author="Petnathean Julled" w:date="2021-09-22T12:26:00Z">
                                      <w:rPr/>
                                    </w:rPrChange>
                                  </w:rPr>
                                  <w:fldChar w:fldCharType="end"/>
                                </w:r>
                              </w:ins>
                              <w:bookmarkEnd w:id="1717"/>
                              <w:ins w:id="1726" w:author="Petnathean Julled" w:date="2021-09-22T12:27:00Z">
                                <w:r>
                                  <w:rPr>
                                    <w:color w:val="auto"/>
                                  </w:rPr>
                                  <w:t xml:space="preserve"> </w:t>
                                </w:r>
                              </w:ins>
                              <w:ins w:id="1727" w:author="Petnathean Julled" w:date="2021-09-22T12:26:00Z">
                                <w:r w:rsidRPr="007E1E70">
                                  <w:rPr>
                                    <w:color w:val="auto"/>
                                    <w:rPrChange w:id="1728" w:author="Petnathean Julled" w:date="2021-09-22T12:26:00Z">
                                      <w:rPr/>
                                    </w:rPrChange>
                                  </w:rPr>
                                  <w:t xml:space="preserve">Processing time to complete Document Query compared between </w:t>
                                </w:r>
                                <w:proofErr w:type="spellStart"/>
                                <w:r w:rsidRPr="007E1E70">
                                  <w:rPr>
                                    <w:color w:val="auto"/>
                                    <w:rPrChange w:id="1729" w:author="Petnathean Julled" w:date="2021-09-22T12:26:00Z">
                                      <w:rPr/>
                                    </w:rPrChange>
                                  </w:rPr>
                                  <w:t>FindDocument</w:t>
                                </w:r>
                                <w:proofErr w:type="spellEnd"/>
                                <w:r w:rsidRPr="007E1E70">
                                  <w:rPr>
                                    <w:color w:val="auto"/>
                                    <w:rPrChange w:id="1730" w:author="Petnathean Julled" w:date="2021-09-22T12:26:00Z">
                                      <w:rPr/>
                                    </w:rPrChange>
                                  </w:rPr>
                                  <w:t xml:space="preserve"> and </w:t>
                                </w:r>
                                <w:proofErr w:type="spellStart"/>
                                <w:r w:rsidRPr="007E1E70">
                                  <w:rPr>
                                    <w:color w:val="auto"/>
                                    <w:rPrChange w:id="1731" w:author="Petnathean Julled" w:date="2021-09-22T12:26:00Z">
                                      <w:rPr/>
                                    </w:rPrChange>
                                  </w:rPr>
                                  <w:t>GetDocument</w:t>
                                </w:r>
                                <w:proofErr w:type="spellEnd"/>
                                <w:r w:rsidRPr="007E1E70">
                                  <w:rPr>
                                    <w:color w:val="auto"/>
                                    <w:rPrChange w:id="1732" w:author="Petnathean Julled" w:date="2021-09-22T12:26:00Z">
                                      <w:rPr/>
                                    </w:rPrChange>
                                  </w:rPr>
                                  <w:t xml:space="preserve"> 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107" style="position:absolute;left:0;text-align:left;margin-left:-22.1pt;margin-top:-3.75pt;width:273.4pt;height:200.2pt;z-index:251662848;mso-position-horizontal-relative:text;mso-position-vertical-relative:text;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">
                <v:shape id="Picture 84" o:spid="_x0000_s1108"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6" o:title="Chart, line chart&#10;&#10;Description automatically generated"/>
                </v:shape>
                <v:shape id="Text Box 85" o:spid="_x0000_s1109"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7E1E70" w:rsidRPr="007E1E70" w:rsidRDefault="007E1E70">
                        <w:pPr>
                          <w:pStyle w:val="Caption"/>
                          <w:rPr>
                            <w:noProof/>
                            <w:rPrChange w:id="1733" w:author="Petnathean Julled" w:date="2021-09-22T12:26:00Z">
                              <w:rPr>
                                <w:noProof/>
                              </w:rPr>
                            </w:rPrChange>
                          </w:rPr>
                          <w:pPrChange w:id="1734" w:author="Petnathean Julled" w:date="2021-09-22T12:26:00Z">
                            <w:pPr>
                              <w:pStyle w:val="BodyText"/>
                            </w:pPr>
                          </w:pPrChange>
                        </w:pPr>
                        <w:bookmarkStart w:id="1735" w:name="_Ref83206087"/>
                        <w:ins w:id="1736" w:author="Petnathean Julled" w:date="2021-09-22T12:26:00Z">
                          <w:r w:rsidRPr="007E1E70">
                            <w:rPr>
                              <w:color w:val="auto"/>
                              <w:rPrChange w:id="1737" w:author="Petnathean Julled" w:date="2021-09-22T12:26:00Z">
                                <w:rPr/>
                              </w:rPrChange>
                            </w:rPr>
                            <w:t xml:space="preserve">Figure </w:t>
                          </w:r>
                          <w:r w:rsidRPr="007E1E70">
                            <w:rPr>
                              <w:color w:val="auto"/>
                              <w:rPrChange w:id="1738" w:author="Petnathean Julled" w:date="2021-09-22T12:26:00Z">
                                <w:rPr/>
                              </w:rPrChange>
                            </w:rPr>
                            <w:fldChar w:fldCharType="begin"/>
                          </w:r>
                          <w:r w:rsidRPr="007E1E70">
                            <w:rPr>
                              <w:color w:val="auto"/>
                              <w:rPrChange w:id="1739" w:author="Petnathean Julled" w:date="2021-09-22T12:26:00Z">
                                <w:rPr/>
                              </w:rPrChange>
                            </w:rPr>
                            <w:instrText xml:space="preserve"> SEQ Figure \* ARABIC </w:instrText>
                          </w:r>
                        </w:ins>
                        <w:r w:rsidRPr="007E1E70">
                          <w:rPr>
                            <w:color w:val="auto"/>
                            <w:rPrChange w:id="1740" w:author="Petnathean Julled" w:date="2021-09-22T12:26:00Z">
                              <w:rPr/>
                            </w:rPrChange>
                          </w:rPr>
                          <w:fldChar w:fldCharType="separate"/>
                        </w:r>
                        <w:ins w:id="1741" w:author="Petnathean Julled" w:date="2021-09-22T12:26:00Z">
                          <w:r w:rsidRPr="007E1E70">
                            <w:rPr>
                              <w:noProof/>
                              <w:color w:val="auto"/>
                              <w:rPrChange w:id="1742" w:author="Petnathean Julled" w:date="2021-09-22T12:26:00Z">
                                <w:rPr>
                                  <w:noProof/>
                                </w:rPr>
                              </w:rPrChange>
                            </w:rPr>
                            <w:t>9</w:t>
                          </w:r>
                          <w:r w:rsidRPr="007E1E70">
                            <w:rPr>
                              <w:color w:val="auto"/>
                              <w:rPrChange w:id="1743" w:author="Petnathean Julled" w:date="2021-09-22T12:26:00Z">
                                <w:rPr/>
                              </w:rPrChange>
                            </w:rPr>
                            <w:fldChar w:fldCharType="end"/>
                          </w:r>
                        </w:ins>
                        <w:bookmarkEnd w:id="1735"/>
                        <w:ins w:id="1744" w:author="Petnathean Julled" w:date="2021-09-22T12:27:00Z">
                          <w:r>
                            <w:rPr>
                              <w:color w:val="auto"/>
                            </w:rPr>
                            <w:t xml:space="preserve"> </w:t>
                          </w:r>
                        </w:ins>
                        <w:ins w:id="1745" w:author="Petnathean Julled" w:date="2021-09-22T12:26:00Z">
                          <w:r w:rsidRPr="007E1E70">
                            <w:rPr>
                              <w:color w:val="auto"/>
                              <w:rPrChange w:id="1746" w:author="Petnathean Julled" w:date="2021-09-22T12:26:00Z">
                                <w:rPr/>
                              </w:rPrChange>
                            </w:rPr>
                            <w:t xml:space="preserve">Processing time to complete Document Query compared between </w:t>
                          </w:r>
                          <w:proofErr w:type="spellStart"/>
                          <w:r w:rsidRPr="007E1E70">
                            <w:rPr>
                              <w:color w:val="auto"/>
                              <w:rPrChange w:id="1747" w:author="Petnathean Julled" w:date="2021-09-22T12:26:00Z">
                                <w:rPr/>
                              </w:rPrChange>
                            </w:rPr>
                            <w:t>FindDocument</w:t>
                          </w:r>
                          <w:proofErr w:type="spellEnd"/>
                          <w:r w:rsidRPr="007E1E70">
                            <w:rPr>
                              <w:color w:val="auto"/>
                              <w:rPrChange w:id="1748" w:author="Petnathean Julled" w:date="2021-09-22T12:26:00Z">
                                <w:rPr/>
                              </w:rPrChange>
                            </w:rPr>
                            <w:t xml:space="preserve"> and </w:t>
                          </w:r>
                          <w:proofErr w:type="spellStart"/>
                          <w:r w:rsidRPr="007E1E70">
                            <w:rPr>
                              <w:color w:val="auto"/>
                              <w:rPrChange w:id="1749" w:author="Petnathean Julled" w:date="2021-09-22T12:26:00Z">
                                <w:rPr/>
                              </w:rPrChange>
                            </w:rPr>
                            <w:t>GetDocument</w:t>
                          </w:r>
                          <w:proofErr w:type="spellEnd"/>
                          <w:r w:rsidRPr="007E1E70">
                            <w:rPr>
                              <w:color w:val="auto"/>
                              <w:rPrChange w:id="1750" w:author="Petnathean Julled" w:date="2021-09-22T12:26:00Z">
                                <w:rPr/>
                              </w:rPrChange>
                            </w:rPr>
                            <w:t xml:space="preserve"> performed by all nodes</w:t>
                          </w:r>
                        </w:ins>
                      </w:p>
                    </w:txbxContent>
                  </v:textbox>
                </v:shape>
                <w10:wrap type="topAndBottom"/>
              </v:group>
            </w:pict>
          </mc:Fallback>
        </mc:AlternateContent>
      </w:r>
      <w:ins w:id="1751" w:author="Petnathean Julled" w:date="2021-09-22T12:24:00Z">
        <w:r w:rsidRPr="00D818A9">
          <w:rPr>
            <w:bCs/>
            <w:lang w:val="en-US"/>
          </w:rPr>
          <w:t xml:space="preserve"> </w:t>
        </w:r>
      </w:ins>
      <w:ins w:id="1752" w:author="Petnathean Julled" w:date="2021-09-22T10:10:00Z">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ins>
      <w:ins w:id="1753" w:author="Petnathean Julled" w:date="2021-09-22T12:28:00Z">
        <w:r w:rsidR="00C317D2" w:rsidRPr="00C317D2">
          <w:rPr>
            <w:bCs/>
            <w:lang w:val="en-US"/>
            <w:rPrChange w:id="1754" w:author="Petnathean Julled" w:date="2021-09-22T12:28:00Z">
              <w:rPr>
                <w:bCs/>
                <w:color w:val="FF0000"/>
                <w:lang w:val="en-US"/>
              </w:rPr>
            </w:rPrChange>
          </w:rPr>
          <w:t>all cases above</w:t>
        </w:r>
      </w:ins>
      <w:ins w:id="1755" w:author="Petnathean Julled" w:date="2021-09-22T10:10:00Z">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8E6727">
          <w:rPr>
            <w:bCs/>
            <w:vertAlign w:val="superscript"/>
            <w:lang w:val="en-US"/>
            <w:rPrChange w:id="1756" w:author="Pattanasak Mongkolwat" w:date="2021-10-07T17:20:00Z">
              <w:rPr>
                <w:bCs/>
                <w:lang w:val="en-US"/>
              </w:rPr>
            </w:rPrChange>
          </w:rPr>
          <w:t>st</w:t>
        </w:r>
      </w:ins>
      <w:ins w:id="1757" w:author="Pattanasak Mongkolwat" w:date="2021-10-07T17:20:00Z">
        <w:r w:rsidR="008E6727">
          <w:rPr>
            <w:bCs/>
            <w:lang w:val="en-US"/>
          </w:rPr>
          <w:t xml:space="preserve"> </w:t>
        </w:r>
      </w:ins>
      <w:ins w:id="1758" w:author="Petnathean Julled" w:date="2021-09-22T10:10:00Z">
        <w:del w:id="1759" w:author="Pattanasak Mongkolwat" w:date="2021-10-07T17:20:00Z">
          <w:r w:rsidR="00D818A9" w:rsidRPr="00D818A9" w:rsidDel="008E6727">
            <w:rPr>
              <w:bCs/>
              <w:lang w:val="en-US"/>
            </w:rPr>
            <w:delText xml:space="preserve"> </w:delText>
          </w:r>
        </w:del>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ins>
      <w:ins w:id="1760" w:author="Petnathean Julled" w:date="2021-09-22T12:34:00Z">
        <w:r w:rsidR="00A5720A">
          <w:rPr>
            <w:bCs/>
            <w:color w:val="FF0000"/>
            <w:lang w:val="en-US"/>
          </w:rPr>
          <w:fldChar w:fldCharType="begin"/>
        </w:r>
        <w:r w:rsidR="00A5720A">
          <w:rPr>
            <w:bCs/>
            <w:lang w:val="en-US"/>
          </w:rPr>
          <w:instrText xml:space="preserve"> REF _Ref83206480 \h </w:instrText>
        </w:r>
      </w:ins>
      <w:r w:rsidR="00A5720A">
        <w:rPr>
          <w:bCs/>
          <w:color w:val="FF0000"/>
          <w:lang w:val="en-US"/>
        </w:rPr>
      </w:r>
      <w:r w:rsidR="00A5720A">
        <w:rPr>
          <w:bCs/>
          <w:color w:val="FF0000"/>
          <w:lang w:val="en-US"/>
        </w:rPr>
        <w:fldChar w:fldCharType="separate"/>
      </w:r>
      <w:ins w:id="1761" w:author="Petnathean Julled" w:date="2021-09-22T12:34:00Z">
        <w:r w:rsidR="00A5720A" w:rsidRPr="00A5720A">
          <w:t xml:space="preserve">Figure </w:t>
        </w:r>
        <w:r w:rsidR="00A5720A">
          <w:rPr>
            <w:noProof/>
          </w:rPr>
          <w:t>10</w:t>
        </w:r>
        <w:r w:rsidR="00A5720A">
          <w:rPr>
            <w:bCs/>
            <w:color w:val="FF0000"/>
            <w:lang w:val="en-US"/>
          </w:rPr>
          <w:fldChar w:fldCharType="end"/>
        </w:r>
      </w:ins>
      <w:ins w:id="1762" w:author="Petnathean Julled" w:date="2021-09-22T10:10:00Z">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ins>
      <w:ins w:id="1763" w:author="Petnathean Julled" w:date="2021-09-22T12:28:00Z">
        <w:r w:rsidR="00791462">
          <w:rPr>
            <w:bCs/>
            <w:lang w:val="en-US"/>
          </w:rPr>
          <w:t>T</w:t>
        </w:r>
      </w:ins>
      <w:ins w:id="1764" w:author="Petnathean Julled" w:date="2021-09-22T10:10:00Z">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w:t>
        </w:r>
        <w:r w:rsidR="00D818A9" w:rsidRPr="00D818A9">
          <w:rPr>
            <w:bCs/>
            <w:lang w:val="en-US"/>
          </w:rPr>
          <w:t xml:space="preserve">perform the Document Query function at once at the same time. So, the shared processing unit environment may be affecting the performance of each node resulting in a difference in performance as shown in </w:t>
        </w:r>
      </w:ins>
      <w:ins w:id="1765" w:author="Petnathean Julled" w:date="2021-09-22T12:34:00Z">
        <w:r w:rsidR="00A5720A">
          <w:rPr>
            <w:bCs/>
            <w:color w:val="FF0000"/>
            <w:lang w:val="en-US"/>
          </w:rPr>
          <w:fldChar w:fldCharType="begin"/>
        </w:r>
        <w:r w:rsidR="00A5720A">
          <w:rPr>
            <w:bCs/>
            <w:lang w:val="en-US"/>
          </w:rPr>
          <w:instrText xml:space="preserve"> REF _Ref83206480 \h </w:instrText>
        </w:r>
      </w:ins>
      <w:r w:rsidR="00A5720A">
        <w:rPr>
          <w:bCs/>
          <w:color w:val="FF0000"/>
          <w:lang w:val="en-US"/>
        </w:rPr>
      </w:r>
      <w:r w:rsidR="00A5720A">
        <w:rPr>
          <w:bCs/>
          <w:color w:val="FF0000"/>
          <w:lang w:val="en-US"/>
        </w:rPr>
        <w:fldChar w:fldCharType="separate"/>
      </w:r>
      <w:ins w:id="1766" w:author="Petnathean Julled" w:date="2021-09-22T12:34:00Z">
        <w:r w:rsidR="00A5720A" w:rsidRPr="00A5720A">
          <w:t xml:space="preserve">Figure </w:t>
        </w:r>
        <w:r w:rsidR="00A5720A">
          <w:rPr>
            <w:noProof/>
          </w:rPr>
          <w:t>10</w:t>
        </w:r>
        <w:r w:rsidR="00A5720A">
          <w:rPr>
            <w:bCs/>
            <w:color w:val="FF0000"/>
            <w:lang w:val="en-US"/>
          </w:rPr>
          <w:fldChar w:fldCharType="end"/>
        </w:r>
      </w:ins>
      <w:ins w:id="1767" w:author="Petnathean Julled" w:date="2021-09-22T10:10:00Z">
        <w:r w:rsidR="00D818A9" w:rsidRPr="00D818A9">
          <w:rPr>
            <w:bCs/>
            <w:lang w:val="en-US"/>
          </w:rPr>
          <w:t>.</w:t>
        </w:r>
      </w:ins>
      <w:ins w:id="1768" w:author="Petnathean Julled" w:date="2021-09-22T12:29:00Z">
        <w:r w:rsidR="00A5720A" w:rsidRPr="00A5720A">
          <w:rPr>
            <w:noProof/>
          </w:rPr>
          <w:t xml:space="preserve"> </w:t>
        </w:r>
      </w:ins>
    </w:p>
    <w:p w14:paraId="7A85DF43" w14:textId="7540EB88" w:rsidR="00EC6E92" w:rsidRDefault="00EC6E92" w:rsidP="00EC6E92">
      <w:pPr>
        <w:pStyle w:val="Heading1"/>
        <w:rPr>
          <w:moveTo w:id="1769" w:author="Petnathean Julled" w:date="2021-09-22T08:35:00Z"/>
        </w:rPr>
      </w:pPr>
      <w:moveToRangeStart w:id="1770" w:author="Petnathean Julled" w:date="2021-09-22T08:35:00Z" w:name="move83192116"/>
      <w:moveTo w:id="1771" w:author="Petnathean Julled" w:date="2021-09-22T08:35:00Z">
        <w:r>
          <w:t>discussion</w:t>
        </w:r>
      </w:moveTo>
    </w:p>
    <w:p w14:paraId="3D40D05A" w14:textId="5DA6C0B5" w:rsidR="00EC6E92" w:rsidRDefault="00EC6E92" w:rsidP="00856095">
      <w:pPr>
        <w:pStyle w:val="BodyText"/>
        <w:rPr>
          <w:ins w:id="1772" w:author="Petnathean Julled" w:date="2021-09-22T12:33:00Z"/>
          <w:lang w:val="en-US"/>
        </w:rPr>
      </w:pPr>
      <w:moveTo w:id="1773" w:author="Petnathean Julled" w:date="2021-09-22T08:35:00Z">
        <w:del w:id="1774" w:author="Petnathean Julled" w:date="2021-09-22T08:36:00Z">
          <w:r w:rsidDel="00856095">
            <w:rPr>
              <w:lang w:val="en-US"/>
            </w:rPr>
            <w:delText xml:space="preserve">This </w:delText>
          </w:r>
        </w:del>
      </w:moveTo>
      <w:ins w:id="1775" w:author="Petnathean Julled" w:date="2021-09-22T08:36:00Z">
        <w:r w:rsidR="00856095" w:rsidRPr="00856095">
          <w:rPr>
            <w:lang w:val="en-US"/>
          </w:rPr>
          <w:t>Amongst many metadata attributes, there are attributes that value can expose patients' confidential information into the Blockchain network. The attribute "</w:t>
        </w:r>
        <w:proofErr w:type="spellStart"/>
        <w:r w:rsidR="00856095" w:rsidRPr="00856095">
          <w:rPr>
            <w:lang w:val="en-US"/>
          </w:rPr>
          <w:t>sourcePatientInfo</w:t>
        </w:r>
        <w:proofErr w:type="spellEnd"/>
        <w:r w:rsidR="00856095"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sidR="00856095">
          <w:rPr>
            <w:lang w:val="en-US"/>
          </w:rPr>
          <w:t xml:space="preserve"> </w:t>
        </w:r>
        <w:r w:rsidR="00856095"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sidR="00856095">
          <w:rPr>
            <w:lang w:val="en-US"/>
          </w:rPr>
          <w:t xml:space="preserve"> </w:t>
        </w:r>
        <w:r w:rsidR="00856095" w:rsidRPr="00856095">
          <w:rPr>
            <w:lang w:val="en-US"/>
          </w:rPr>
          <w:t xml:space="preserve">For Ethereum, the usage of </w:t>
        </w:r>
        <w:proofErr w:type="spellStart"/>
        <w:r w:rsidR="00856095" w:rsidRPr="00856095">
          <w:rPr>
            <w:lang w:val="en-US"/>
          </w:rPr>
          <w:t>Smart</w:t>
        </w:r>
        <w:del w:id="1776" w:author="Pattanasak Mongkolwat" w:date="2021-10-07T17:21:00Z">
          <w:r w:rsidR="00856095" w:rsidRPr="00856095" w:rsidDel="001C7A7A">
            <w:rPr>
              <w:lang w:val="en-US"/>
            </w:rPr>
            <w:delText>c</w:delText>
          </w:r>
        </w:del>
      </w:ins>
      <w:ins w:id="1777" w:author="Pattanasak Mongkolwat" w:date="2021-10-07T17:21:00Z">
        <w:r w:rsidR="001C7A7A">
          <w:rPr>
            <w:lang w:val="en-US"/>
          </w:rPr>
          <w:t>C</w:t>
        </w:r>
      </w:ins>
      <w:ins w:id="1778" w:author="Petnathean Julled" w:date="2021-09-22T08:36:00Z">
        <w:r w:rsidR="00856095" w:rsidRPr="00856095">
          <w:rPr>
            <w:lang w:val="en-US"/>
          </w:rPr>
          <w:t>ontract</w:t>
        </w:r>
        <w:proofErr w:type="spellEnd"/>
        <w:r w:rsidR="00856095" w:rsidRPr="00856095">
          <w:rPr>
            <w:lang w:val="en-US"/>
          </w:rPr>
          <w:t xml:space="preserve"> was limited by its gas requirement. Every task performed by </w:t>
        </w:r>
        <w:proofErr w:type="spellStart"/>
        <w:r w:rsidR="00856095" w:rsidRPr="00856095">
          <w:rPr>
            <w:lang w:val="en-US"/>
          </w:rPr>
          <w:t>Smart</w:t>
        </w:r>
        <w:del w:id="1779" w:author="Pattanasak Mongkolwat" w:date="2021-10-07T17:21:00Z">
          <w:r w:rsidR="00856095" w:rsidRPr="00856095" w:rsidDel="001C7A7A">
            <w:rPr>
              <w:lang w:val="en-US"/>
            </w:rPr>
            <w:delText>c</w:delText>
          </w:r>
        </w:del>
      </w:ins>
      <w:ins w:id="1780" w:author="Pattanasak Mongkolwat" w:date="2021-10-07T17:21:00Z">
        <w:r w:rsidR="001C7A7A">
          <w:rPr>
            <w:lang w:val="en-US"/>
          </w:rPr>
          <w:t>C</w:t>
        </w:r>
      </w:ins>
      <w:ins w:id="1781" w:author="Petnathean Julled" w:date="2021-09-22T08:36:00Z">
        <w:r w:rsidR="00856095" w:rsidRPr="00856095">
          <w:rPr>
            <w:lang w:val="en-US"/>
          </w:rPr>
          <w:t>ontract</w:t>
        </w:r>
        <w:proofErr w:type="spellEnd"/>
        <w:r w:rsidR="00856095"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ins>
      <w:moveTo w:id="1782" w:author="Petnathean Julled" w:date="2021-09-22T08:35:00Z">
        <w:del w:id="1783" w:author="Petnathean Julled" w:date="2021-09-22T08:36:00Z">
          <w:r w:rsidDel="00856095">
            <w:rPr>
              <w:lang w:val="en-US"/>
            </w:rPr>
            <w:delText>work</w:delText>
          </w:r>
        </w:del>
      </w:moveTo>
      <w:moveToRangeEnd w:id="1770"/>
    </w:p>
    <w:p w14:paraId="109AE4D0" w14:textId="7AD86DE1" w:rsidR="00A5720A" w:rsidRPr="00856095" w:rsidRDefault="00A5720A" w:rsidP="00856095">
      <w:pPr>
        <w:pStyle w:val="BodyText"/>
        <w:rPr>
          <w:ins w:id="1784" w:author="Petnathean Julled" w:date="2021-09-22T08:32:00Z"/>
          <w:lang w:val="en-US"/>
          <w:rPrChange w:id="1785" w:author="Petnathean Julled" w:date="2021-09-22T08:36:00Z">
            <w:rPr>
              <w:ins w:id="1786" w:author="Petnathean Julled" w:date="2021-09-22T08:32:00Z"/>
              <w:bCs/>
            </w:rPr>
          </w:rPrChange>
        </w:rPr>
      </w:pPr>
      <w:r>
        <w:rPr>
          <w:bCs/>
          <w:noProof/>
          <w:lang w:val="en-US"/>
        </w:rPr>
        <mc:AlternateContent>
          <mc:Choice Requires="wpg">
            <w:drawing>
              <wp:anchor distT="0" distB="0" distL="114300" distR="114300" simplePos="0" relativeHeight="251663872"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7"/>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A5720A" w:rsidRPr="00A5720A" w:rsidRDefault="00A5720A">
                              <w:pPr>
                                <w:pStyle w:val="Caption"/>
                                <w:rPr>
                                  <w:rFonts w:cs="Angsana New"/>
                                  <w:noProof/>
                                  <w:szCs w:val="22"/>
                                  <w:lang w:bidi="th-TH"/>
                                  <w:rPrChange w:id="1787" w:author="Petnathean Julled" w:date="2021-09-22T12:31:00Z">
                                    <w:rPr>
                                      <w:noProof/>
                                    </w:rPr>
                                  </w:rPrChange>
                                </w:rPr>
                                <w:pPrChange w:id="1788" w:author="Petnathean Julled" w:date="2021-09-22T12:30:00Z">
                                  <w:pPr>
                                    <w:pStyle w:val="BodyText"/>
                                  </w:pPr>
                                </w:pPrChange>
                              </w:pPr>
                              <w:bookmarkStart w:id="1789" w:name="_Ref83206480"/>
                              <w:ins w:id="1790" w:author="Petnathean Julled" w:date="2021-09-22T12:30:00Z">
                                <w:r w:rsidRPr="00A5720A">
                                  <w:rPr>
                                    <w:color w:val="auto"/>
                                    <w:rPrChange w:id="1791" w:author="Petnathean Julled" w:date="2021-09-22T12:31:00Z">
                                      <w:rPr/>
                                    </w:rPrChange>
                                  </w:rPr>
                                  <w:t xml:space="preserve">Figure </w:t>
                                </w:r>
                                <w:r w:rsidRPr="00A5720A">
                                  <w:rPr>
                                    <w:color w:val="auto"/>
                                    <w:rPrChange w:id="1792" w:author="Petnathean Julled" w:date="2021-09-22T12:31:00Z">
                                      <w:rPr/>
                                    </w:rPrChange>
                                  </w:rPr>
                                  <w:fldChar w:fldCharType="begin"/>
                                </w:r>
                                <w:r w:rsidRPr="00A5720A">
                                  <w:rPr>
                                    <w:color w:val="auto"/>
                                    <w:rPrChange w:id="1793" w:author="Petnathean Julled" w:date="2021-09-22T12:31:00Z">
                                      <w:rPr/>
                                    </w:rPrChange>
                                  </w:rPr>
                                  <w:instrText xml:space="preserve"> SEQ Figure \* ARABIC </w:instrText>
                                </w:r>
                              </w:ins>
                              <w:r w:rsidRPr="00A5720A">
                                <w:rPr>
                                  <w:color w:val="auto"/>
                                  <w:rPrChange w:id="1794" w:author="Petnathean Julled" w:date="2021-09-22T12:31:00Z">
                                    <w:rPr/>
                                  </w:rPrChange>
                                </w:rPr>
                                <w:fldChar w:fldCharType="separate"/>
                              </w:r>
                              <w:ins w:id="1795" w:author="Petnathean Julled" w:date="2021-09-22T12:33:00Z">
                                <w:r>
                                  <w:rPr>
                                    <w:noProof/>
                                    <w:color w:val="auto"/>
                                  </w:rPr>
                                  <w:t>10</w:t>
                                </w:r>
                              </w:ins>
                              <w:ins w:id="1796" w:author="Petnathean Julled" w:date="2021-09-22T12:30:00Z">
                                <w:r w:rsidRPr="00A5720A">
                                  <w:rPr>
                                    <w:color w:val="auto"/>
                                    <w:rPrChange w:id="1797" w:author="Petnathean Julled" w:date="2021-09-22T12:31:00Z">
                                      <w:rPr/>
                                    </w:rPrChange>
                                  </w:rPr>
                                  <w:fldChar w:fldCharType="end"/>
                                </w:r>
                                <w:bookmarkEnd w:id="1789"/>
                                <w:r w:rsidRPr="00A5720A">
                                  <w:rPr>
                                    <w:color w:val="auto"/>
                                    <w:rPrChange w:id="1798" w:author="Petnathean Julled" w:date="2021-09-22T12:31:00Z">
                                      <w:rPr/>
                                    </w:rPrChange>
                                  </w:rPr>
                                  <w:t xml:space="preserve"> Processing time to complete Document Query compared between </w:t>
                                </w:r>
                              </w:ins>
                              <w:ins w:id="1799" w:author="Petnathean Julled" w:date="2021-09-22T12:31:00Z">
                                <w:r w:rsidRPr="00A5720A">
                                  <w:rPr>
                                    <w:color w:val="auto"/>
                                    <w:rPrChange w:id="1800" w:author="Petnathean Julled" w:date="2021-09-22T12:31:00Z">
                                      <w:rPr/>
                                    </w:rPrChange>
                                  </w:rPr>
                                  <w:br/>
                                </w:r>
                              </w:ins>
                              <w:ins w:id="1801" w:author="Petnathean Julled" w:date="2021-09-22T12:30:00Z">
                                <w:r w:rsidRPr="00A5720A">
                                  <w:rPr>
                                    <w:color w:val="auto"/>
                                    <w:rPrChange w:id="1802" w:author="Petnathean Julled" w:date="2021-09-22T12:31:00Z">
                                      <w:rPr/>
                                    </w:rPrChange>
                                  </w:rPr>
                                  <w:t xml:space="preserve">when performed by </w:t>
                                </w:r>
                              </w:ins>
                              <w:ins w:id="1803" w:author="Petnathean Julled" w:date="2021-09-22T12:31:00Z">
                                <w:r w:rsidRPr="00A5720A">
                                  <w:rPr>
                                    <w:rFonts w:cs="Angsana New"/>
                                    <w:color w:val="auto"/>
                                    <w:szCs w:val="22"/>
                                    <w:lang w:bidi="th-TH"/>
                                    <w:rPrChange w:id="1804" w:author="Petnathean Julled" w:date="2021-09-22T12:31:00Z">
                                      <w:rPr>
                                        <w:rFonts w:cs="Angsana New"/>
                                        <w:szCs w:val="22"/>
                                        <w:lang w:bidi="th-TH"/>
                                      </w:rPr>
                                    </w:rPrChange>
                                  </w:rPr>
                                  <w:t>single node and when performed by all nodes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110" style="position:absolute;left:0;text-align:left;margin-left:-185.15pt;margin-top:268.35pt;width:351.75pt;height:232.5pt;z-index:251663872;mso-position-horizontal-relative:text;mso-position-vertical-relative:text;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">
                <v:shape id="Picture 87" o:spid="_x0000_s1111"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8" o:title="Chart, line chart&#10;&#10;Description automatically generated"/>
                </v:shape>
                <v:shape id="Text Box 88" o:spid="_x0000_s1112"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A5720A" w:rsidRPr="00A5720A" w:rsidRDefault="00A5720A">
                        <w:pPr>
                          <w:pStyle w:val="Caption"/>
                          <w:rPr>
                            <w:rFonts w:cs="Angsana New"/>
                            <w:noProof/>
                            <w:szCs w:val="22"/>
                            <w:lang w:bidi="th-TH"/>
                            <w:rPrChange w:id="1805" w:author="Petnathean Julled" w:date="2021-09-22T12:31:00Z">
                              <w:rPr>
                                <w:noProof/>
                              </w:rPr>
                            </w:rPrChange>
                          </w:rPr>
                          <w:pPrChange w:id="1806" w:author="Petnathean Julled" w:date="2021-09-22T12:30:00Z">
                            <w:pPr>
                              <w:pStyle w:val="BodyText"/>
                            </w:pPr>
                          </w:pPrChange>
                        </w:pPr>
                        <w:bookmarkStart w:id="1807" w:name="_Ref83206480"/>
                        <w:ins w:id="1808" w:author="Petnathean Julled" w:date="2021-09-22T12:30:00Z">
                          <w:r w:rsidRPr="00A5720A">
                            <w:rPr>
                              <w:color w:val="auto"/>
                              <w:rPrChange w:id="1809" w:author="Petnathean Julled" w:date="2021-09-22T12:31:00Z">
                                <w:rPr/>
                              </w:rPrChange>
                            </w:rPr>
                            <w:t xml:space="preserve">Figure </w:t>
                          </w:r>
                          <w:r w:rsidRPr="00A5720A">
                            <w:rPr>
                              <w:color w:val="auto"/>
                              <w:rPrChange w:id="1810" w:author="Petnathean Julled" w:date="2021-09-22T12:31:00Z">
                                <w:rPr/>
                              </w:rPrChange>
                            </w:rPr>
                            <w:fldChar w:fldCharType="begin"/>
                          </w:r>
                          <w:r w:rsidRPr="00A5720A">
                            <w:rPr>
                              <w:color w:val="auto"/>
                              <w:rPrChange w:id="1811" w:author="Petnathean Julled" w:date="2021-09-22T12:31:00Z">
                                <w:rPr/>
                              </w:rPrChange>
                            </w:rPr>
                            <w:instrText xml:space="preserve"> SEQ Figure \* ARABIC </w:instrText>
                          </w:r>
                        </w:ins>
                        <w:r w:rsidRPr="00A5720A">
                          <w:rPr>
                            <w:color w:val="auto"/>
                            <w:rPrChange w:id="1812" w:author="Petnathean Julled" w:date="2021-09-22T12:31:00Z">
                              <w:rPr/>
                            </w:rPrChange>
                          </w:rPr>
                          <w:fldChar w:fldCharType="separate"/>
                        </w:r>
                        <w:ins w:id="1813" w:author="Petnathean Julled" w:date="2021-09-22T12:33:00Z">
                          <w:r>
                            <w:rPr>
                              <w:noProof/>
                              <w:color w:val="auto"/>
                            </w:rPr>
                            <w:t>10</w:t>
                          </w:r>
                        </w:ins>
                        <w:ins w:id="1814" w:author="Petnathean Julled" w:date="2021-09-22T12:30:00Z">
                          <w:r w:rsidRPr="00A5720A">
                            <w:rPr>
                              <w:color w:val="auto"/>
                              <w:rPrChange w:id="1815" w:author="Petnathean Julled" w:date="2021-09-22T12:31:00Z">
                                <w:rPr/>
                              </w:rPrChange>
                            </w:rPr>
                            <w:fldChar w:fldCharType="end"/>
                          </w:r>
                          <w:bookmarkEnd w:id="1807"/>
                          <w:r w:rsidRPr="00A5720A">
                            <w:rPr>
                              <w:color w:val="auto"/>
                              <w:rPrChange w:id="1816" w:author="Petnathean Julled" w:date="2021-09-22T12:31:00Z">
                                <w:rPr/>
                              </w:rPrChange>
                            </w:rPr>
                            <w:t xml:space="preserve"> Processing time to complete Document Query compared between </w:t>
                          </w:r>
                        </w:ins>
                        <w:ins w:id="1817" w:author="Petnathean Julled" w:date="2021-09-22T12:31:00Z">
                          <w:r w:rsidRPr="00A5720A">
                            <w:rPr>
                              <w:color w:val="auto"/>
                              <w:rPrChange w:id="1818" w:author="Petnathean Julled" w:date="2021-09-22T12:31:00Z">
                                <w:rPr/>
                              </w:rPrChange>
                            </w:rPr>
                            <w:br/>
                          </w:r>
                        </w:ins>
                        <w:ins w:id="1819" w:author="Petnathean Julled" w:date="2021-09-22T12:30:00Z">
                          <w:r w:rsidRPr="00A5720A">
                            <w:rPr>
                              <w:color w:val="auto"/>
                              <w:rPrChange w:id="1820" w:author="Petnathean Julled" w:date="2021-09-22T12:31:00Z">
                                <w:rPr/>
                              </w:rPrChange>
                            </w:rPr>
                            <w:t xml:space="preserve">when performed by </w:t>
                          </w:r>
                        </w:ins>
                        <w:ins w:id="1821" w:author="Petnathean Julled" w:date="2021-09-22T12:31:00Z">
                          <w:r w:rsidRPr="00A5720A">
                            <w:rPr>
                              <w:rFonts w:cs="Angsana New"/>
                              <w:color w:val="auto"/>
                              <w:szCs w:val="22"/>
                              <w:lang w:bidi="th-TH"/>
                              <w:rPrChange w:id="1822" w:author="Petnathean Julled" w:date="2021-09-22T12:31:00Z">
                                <w:rPr>
                                  <w:rFonts w:cs="Angsana New"/>
                                  <w:szCs w:val="22"/>
                                  <w:lang w:bidi="th-TH"/>
                                </w:rPr>
                              </w:rPrChange>
                            </w:rPr>
                            <w:t>single node and when performed by all nodes</w:t>
                          </w:r>
                        </w:ins>
                      </w:p>
                    </w:txbxContent>
                  </v:textbox>
                </v:shape>
                <w10:wrap type="topAndBottom"/>
              </v:group>
            </w:pict>
          </mc:Fallback>
        </mc:AlternateContent>
      </w:r>
    </w:p>
    <w:p w14:paraId="0C9F6DD9" w14:textId="566F060F" w:rsidR="00EC6E92" w:rsidRPr="008550B6" w:rsidDel="00EC6E92" w:rsidRDefault="00EC6E92" w:rsidP="00EC6E92">
      <w:pPr>
        <w:pStyle w:val="BodyText"/>
        <w:rPr>
          <w:del w:id="1823" w:author="Petnathean Julled" w:date="2021-09-22T08:34:00Z"/>
          <w:color w:val="FF0000"/>
          <w:lang w:val="en-US"/>
        </w:rPr>
      </w:pPr>
    </w:p>
    <w:p w14:paraId="259E66B2" w14:textId="761F392D" w:rsidR="00D913D1" w:rsidRPr="00EA4BDB" w:rsidRDefault="00D913D1" w:rsidP="00D913D1">
      <w:pPr>
        <w:pStyle w:val="Heading1"/>
      </w:pPr>
      <w:r w:rsidRPr="00EA4BDB">
        <w:t>Conclusion</w:t>
      </w:r>
      <w:ins w:id="1824" w:author="Petnathean Julled" w:date="2021-10-13T13:38:00Z">
        <w:r w:rsidR="00A02A5F">
          <w:t xml:space="preserve"> &amp; Future Works</w:t>
        </w:r>
      </w:ins>
    </w:p>
    <w:p w14:paraId="48D66FB7" w14:textId="1E9AD69D" w:rsidR="00D913D1" w:rsidRPr="00144B42" w:rsidDel="00935D21" w:rsidRDefault="00D913D1" w:rsidP="00D913D1">
      <w:pPr>
        <w:pStyle w:val="Heading2"/>
        <w:rPr>
          <w:del w:id="1825" w:author="Petnathean Julled" w:date="2021-09-22T08:37:00Z"/>
        </w:rPr>
      </w:pPr>
      <w:del w:id="1826" w:author="Petnathean Julled" w:date="2021-09-22T08:37:00Z">
        <w:r w:rsidRPr="00144B42" w:rsidDel="00935D21">
          <w:delText xml:space="preserve">Performance Evaluation </w:delText>
        </w:r>
        <w:r w:rsidDel="00935D21">
          <w:delText>Result</w:delText>
        </w:r>
      </w:del>
    </w:p>
    <w:p w14:paraId="3084D472" w14:textId="77777777" w:rsidR="00017117" w:rsidRDefault="005E2F68">
      <w:pPr>
        <w:ind w:firstLine="360"/>
        <w:jc w:val="both"/>
        <w:rPr>
          <w:ins w:id="1827" w:author="Petnathean Julled" w:date="2021-10-13T13:39:00Z"/>
        </w:rPr>
      </w:pPr>
      <w:del w:id="1828" w:author="Petnathean Julled" w:date="2021-09-22T08:36:00Z">
        <w:r w:rsidDel="00935D21">
          <w:delText>The</w:delText>
        </w:r>
      </w:del>
      <w:ins w:id="1829" w:author="Petnathean Julled" w:date="2021-09-22T08:36:00Z">
        <w:r w:rsidR="00935D21">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w:t>
        </w:r>
        <w:del w:id="1830" w:author="Pattanasak Mongkolwat" w:date="2021-10-07T17:22:00Z">
          <w:r w:rsidR="00935D21" w:rsidDel="001C7A7A">
            <w:delText xml:space="preserve"> the</w:delText>
          </w:r>
        </w:del>
        <w:r w:rsidR="00935D21">
          <w:t xml:space="preserve"> newer </w:t>
        </w:r>
        <w:commentRangeStart w:id="1831"/>
        <w:r w:rsidR="00935D21" w:rsidRPr="00DC1DB9">
          <w:rPr>
            <w:highlight w:val="yellow"/>
            <w:rPrChange w:id="1832" w:author="Pattanasak Mongkolwat" w:date="2021-10-07T17:22:00Z">
              <w:rPr/>
            </w:rPrChange>
          </w:rPr>
          <w:t>version</w:t>
        </w:r>
      </w:ins>
      <w:commentRangeEnd w:id="1831"/>
      <w:r w:rsidR="00DC1DB9">
        <w:rPr>
          <w:rStyle w:val="CommentReference"/>
        </w:rPr>
        <w:commentReference w:id="1831"/>
      </w:r>
      <w:ins w:id="1833" w:author="Petnathean Julled" w:date="2021-09-22T08:36:00Z">
        <w:r w:rsidR="00935D21" w:rsidRPr="00DC1DB9">
          <w:rPr>
            <w:highlight w:val="yellow"/>
            <w:rPrChange w:id="1834" w:author="Pattanasak Mongkolwat" w:date="2021-10-07T17:22:00Z">
              <w:rPr/>
            </w:rPrChange>
          </w:rPr>
          <w:t xml:space="preserve"> of the software to avoid version conflict of the source code.</w:t>
        </w:r>
      </w:ins>
      <w:ins w:id="1835" w:author="Petnathean Julled" w:date="2021-09-22T08:37:00Z">
        <w:r w:rsidR="00935D21">
          <w:t xml:space="preserve"> </w:t>
        </w:r>
      </w:ins>
    </w:p>
    <w:p w14:paraId="39534C67" w14:textId="77777777" w:rsidR="00017117" w:rsidRDefault="00935D21">
      <w:pPr>
        <w:ind w:firstLine="360"/>
        <w:jc w:val="both"/>
        <w:rPr>
          <w:ins w:id="1836" w:author="Petnathean Julled" w:date="2021-10-13T13:39:00Z"/>
        </w:rPr>
      </w:pPr>
      <w:ins w:id="1837" w:author="Petnathean Julled" w:date="2021-09-22T08:36:00Z">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ins>
    </w:p>
    <w:p w14:paraId="59071111" w14:textId="77777777" w:rsidR="00017117" w:rsidRDefault="00935D21">
      <w:pPr>
        <w:ind w:firstLine="360"/>
        <w:jc w:val="both"/>
        <w:rPr>
          <w:ins w:id="1838" w:author="Petnathean Julled" w:date="2021-10-13T13:39:00Z"/>
        </w:rPr>
      </w:pPr>
      <w:ins w:id="1839" w:author="Petnathean Julled" w:date="2021-09-22T08:36:00Z">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del w:id="1840" w:author="Pattanasak Mongkolwat" w:date="2021-10-07T17:23:00Z">
          <w:r w:rsidDel="00271917">
            <w:delText>c</w:delText>
          </w:r>
        </w:del>
      </w:ins>
      <w:ins w:id="1841" w:author="Pattanasak Mongkolwat" w:date="2021-10-07T17:23:00Z">
        <w:r w:rsidR="00271917">
          <w:t>C</w:t>
        </w:r>
      </w:ins>
      <w:ins w:id="1842" w:author="Petnathean Julled" w:date="2021-09-22T08:36:00Z">
        <w:r>
          <w:t>ontract</w:t>
        </w:r>
        <w:proofErr w:type="spellEnd"/>
        <w:r>
          <w:t xml:space="preserve"> and eliminate the need for centralized identity feed in the network. Eliminate the cost which would be spent on maintaining the Patient Identity Feed Actor for the network. </w:t>
        </w:r>
      </w:ins>
    </w:p>
    <w:p w14:paraId="072A8363" w14:textId="77777777" w:rsidR="00017117" w:rsidRDefault="00935D21">
      <w:pPr>
        <w:ind w:firstLine="360"/>
        <w:jc w:val="both"/>
        <w:rPr>
          <w:ins w:id="1843" w:author="Petnathean Julled" w:date="2021-10-13T13:40:00Z"/>
        </w:rPr>
      </w:pPr>
      <w:ins w:id="1844" w:author="Petnathean Julled" w:date="2021-09-22T08:36:00Z">
        <w:r>
          <w:t xml:space="preserve">Furthermore, the </w:t>
        </w:r>
        <w:proofErr w:type="spellStart"/>
        <w:r>
          <w:t>Smart</w:t>
        </w:r>
        <w:del w:id="1845" w:author="Pattanasak Mongkolwat" w:date="2021-10-07T17:23:00Z">
          <w:r w:rsidDel="00271917">
            <w:delText>c</w:delText>
          </w:r>
        </w:del>
      </w:ins>
      <w:ins w:id="1846" w:author="Pattanasak Mongkolwat" w:date="2021-10-07T17:23:00Z">
        <w:r w:rsidR="00271917">
          <w:t>C</w:t>
        </w:r>
      </w:ins>
      <w:ins w:id="1847" w:author="Petnathean Julled" w:date="2021-09-22T08:36:00Z">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ins w:id="1848" w:author="Petnathean Julled" w:date="2021-09-22T08:37:00Z">
        <w:r>
          <w:t xml:space="preserve"> </w:t>
        </w:r>
      </w:ins>
    </w:p>
    <w:p w14:paraId="68C6A5B6" w14:textId="7F269B8E" w:rsidR="00013F6D" w:rsidDel="00BC3892" w:rsidRDefault="00935D21">
      <w:pPr>
        <w:ind w:firstLine="360"/>
        <w:jc w:val="both"/>
        <w:rPr>
          <w:del w:id="1849" w:author="Petnathean Julled" w:date="2021-09-22T07:34:00Z"/>
        </w:rPr>
      </w:pPr>
      <w:ins w:id="1850" w:author="Petnathean Julled" w:date="2021-09-22T08:36:00Z">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ins w:id="1851" w:author="Petnathean Julled" w:date="2021-09-22T08:37:00Z">
        <w:r w:rsidR="00370A88">
          <w:t xml:space="preserve"> </w:t>
        </w:r>
      </w:ins>
      <w:ins w:id="1852" w:author="Petnathean Julled" w:date="2021-09-22T08:36:00Z">
        <w:r>
          <w:t>As Blockchain technology still has a long way of development and research path to go through, the concept proposed in this work also could be further developed into a more advanced version for actual adoption in the future.</w:t>
        </w:r>
      </w:ins>
      <w:del w:id="1853" w:author="Petnathean Julled" w:date="2021-09-22T08:35:00Z">
        <w:r w:rsidR="005E2F68" w:rsidDel="00EC6E92">
          <w:delText xml:space="preserve"> </w:delText>
        </w:r>
      </w:del>
      <w:del w:id="1854" w:author="Petnathean Julled" w:date="2021-09-22T07:34:00Z">
        <w:r w:rsidR="005E2F68" w:rsidDel="00EC7FC5">
          <w:delText>evaluation measure time the program needs to finish each process, consist of registering document into XDS Document Registry Actor Blockchain and when XDS Document Consumer Actor query for the registered document using specified keywords. It took average 4.797 ms for ITI-42 to be sent from XDS Document Repository Actor to XDS Document Registry Actor locally using TCP connection. XDS Document Registry Actor took an average of 5 seconds and 174.691 ms to the published transaction into Blockchain</w:delText>
        </w:r>
        <w:r w:rsidR="00913DE2" w:rsidDel="00EC7FC5">
          <w:delText>.</w:delText>
        </w:r>
        <w:r w:rsidR="005E2F68" w:rsidDel="00EC7FC5">
          <w:delText xml:space="preserve"> </w:delText>
        </w:r>
        <w:r w:rsidR="00913DE2" w:rsidDel="00EC7FC5">
          <w:delText xml:space="preserve">With a minimum number of keywords, </w:delText>
        </w:r>
        <w:r w:rsidR="005E2F68" w:rsidDel="00EC7FC5">
          <w:delText>it took an average of 221.884 ms to finish search operation on Blockchain with 10 samples smart-contract published beforehand</w:delText>
        </w:r>
        <w:r w:rsidR="0007149B" w:rsidDel="00EC7FC5">
          <w:delText xml:space="preserve"> while</w:delText>
        </w:r>
        <w:r w:rsidR="005E2F68" w:rsidDel="00EC7FC5">
          <w:delText xml:space="preserve"> it took an average of 260.480 ms for XDS Document Consumer Actor to received query response after the query was sent to XDS Document Registry Actor.</w:delText>
        </w:r>
        <w:r w:rsidR="0091395A" w:rsidDel="00EC7FC5">
          <w:delText xml:space="preserve"> With a maximum number of keywords, it took an average of 2</w:delText>
        </w:r>
        <w:r w:rsidR="00D53D20" w:rsidDel="00EC7FC5">
          <w:delText>64</w:delText>
        </w:r>
        <w:r w:rsidR="0091395A" w:rsidDel="00EC7FC5">
          <w:delText>.</w:delText>
        </w:r>
        <w:r w:rsidR="00D53D20" w:rsidDel="00EC7FC5">
          <w:delText>937</w:delText>
        </w:r>
        <w:r w:rsidR="0091395A" w:rsidDel="00EC7FC5">
          <w:delText xml:space="preserve"> ms to finish search operation on Blockchain with 10 samples smart-contract published beforehand while it took an average of </w:delText>
        </w:r>
        <w:r w:rsidR="009E2148" w:rsidDel="00EC7FC5">
          <w:delText>304</w:delText>
        </w:r>
        <w:r w:rsidR="0091395A" w:rsidDel="00EC7FC5">
          <w:delText>.4</w:delText>
        </w:r>
        <w:r w:rsidR="009E2148" w:rsidDel="00EC7FC5">
          <w:delText>57</w:delText>
        </w:r>
        <w:r w:rsidR="0091395A" w:rsidDel="00EC7FC5">
          <w:delText xml:space="preserve"> ms for XDS Document Consumer Actor to received query response after the query was sent to XDS Document Registry Actor.</w:delText>
        </w:r>
      </w:del>
    </w:p>
    <w:p w14:paraId="551DB1E2" w14:textId="6F3E1C51" w:rsidR="00BC3892" w:rsidRDefault="00BC3892">
      <w:pPr>
        <w:ind w:firstLine="360"/>
        <w:jc w:val="both"/>
        <w:rPr>
          <w:ins w:id="1855" w:author="Pattanasak Mongkolwat" w:date="2021-10-07T17:24:00Z"/>
        </w:rPr>
      </w:pPr>
    </w:p>
    <w:p w14:paraId="3CD13AE0" w14:textId="526125CD" w:rsidR="00BC3892" w:rsidRDefault="00BC3892">
      <w:pPr>
        <w:ind w:firstLine="360"/>
        <w:jc w:val="both"/>
        <w:rPr>
          <w:ins w:id="1856" w:author="Pattanasak Mongkolwat" w:date="2021-10-07T17:24:00Z"/>
        </w:rPr>
      </w:pPr>
      <w:ins w:id="1857" w:author="Pattanasak Mongkolwat" w:date="2021-10-07T17:24:00Z">
        <w:r>
          <w:t>The source code of the pr</w:t>
        </w:r>
      </w:ins>
      <w:ins w:id="1858" w:author="Pattanasak Mongkolwat" w:date="2021-10-07T17:25:00Z">
        <w:r>
          <w:t>oject can be downloaded at URL.</w:t>
        </w:r>
      </w:ins>
    </w:p>
    <w:p w14:paraId="42244AD8" w14:textId="1032402C" w:rsidR="00D913D1" w:rsidRPr="00144B42" w:rsidDel="00EC7FC5" w:rsidRDefault="00D913D1">
      <w:pPr>
        <w:ind w:firstLine="360"/>
        <w:jc w:val="both"/>
        <w:rPr>
          <w:del w:id="1859" w:author="Petnathean Julled" w:date="2021-09-22T07:34:00Z"/>
        </w:rPr>
        <w:pPrChange w:id="1860" w:author="Petnathean Julled" w:date="2021-09-22T07:34:00Z">
          <w:pPr>
            <w:pStyle w:val="Heading2"/>
          </w:pPr>
        </w:pPrChange>
      </w:pPr>
      <w:del w:id="1861" w:author="Petnathean Julled" w:date="2021-09-22T07:34:00Z">
        <w:r w:rsidDel="00EC7FC5">
          <w:delText>Implementation Source Code</w:delText>
        </w:r>
      </w:del>
    </w:p>
    <w:p w14:paraId="05581691" w14:textId="3BAD4942" w:rsidR="00D913D1" w:rsidDel="00EC6E92" w:rsidRDefault="00D913D1">
      <w:pPr>
        <w:ind w:firstLine="360"/>
        <w:jc w:val="both"/>
        <w:rPr>
          <w:del w:id="1862" w:author="Petnathean Julled" w:date="2021-09-22T08:35:00Z"/>
        </w:rPr>
      </w:pPr>
      <w:del w:id="1863" w:author="Petnathean Julled" w:date="2021-09-22T07:34:00Z">
        <w:r w:rsidDel="00EC7FC5">
          <w:delText>We are providing source code of the implementation at (</w:delText>
        </w:r>
        <w:r w:rsidR="00FE1168" w:rsidDel="00EC7FC5">
          <w:fldChar w:fldCharType="begin"/>
        </w:r>
        <w:r w:rsidR="00FE1168" w:rsidDel="00EC7FC5">
          <w:delInstrText xml:space="preserve"> HYPERLINK "https://github.com/semiangel/XDSchain.git" </w:delInstrText>
        </w:r>
        <w:r w:rsidR="00FE1168" w:rsidDel="00EC7FC5">
          <w:fldChar w:fldCharType="separate"/>
        </w:r>
        <w:r w:rsidRPr="00EA4BDB" w:rsidDel="00EC7FC5">
          <w:rPr>
            <w:rStyle w:val="Hyperlink"/>
          </w:rPr>
          <w:delText>https://github.com/semiangel/XDSchain.git</w:delText>
        </w:r>
        <w:r w:rsidR="00FE1168" w:rsidDel="00EC7FC5">
          <w:rPr>
            <w:rStyle w:val="Hyperlink"/>
          </w:rPr>
          <w:fldChar w:fldCharType="end"/>
        </w:r>
        <w:r w:rsidDel="00EC7FC5">
          <w:delText xml:space="preserve">). However, must be noted that this implementation relies on virtual </w:delText>
        </w:r>
        <w:r w:rsidDel="00EC7FC5">
          <w:br/>
          <w:delText>nodes provided by Quorum “7 Nodes Example”. Any implementation on additional physical node or separated virtual machine may require additional adjustment on network connection between nodes.</w:delText>
        </w:r>
      </w:del>
    </w:p>
    <w:p w14:paraId="31A67A11" w14:textId="6D72C103" w:rsidR="007411D7" w:rsidDel="00EC6E92" w:rsidRDefault="007411D7">
      <w:pPr>
        <w:ind w:firstLine="360"/>
        <w:jc w:val="both"/>
        <w:rPr>
          <w:del w:id="1864" w:author="Petnathean Julled" w:date="2021-09-22T08:35:00Z"/>
        </w:rPr>
      </w:pPr>
    </w:p>
    <w:p w14:paraId="4AC61D3A" w14:textId="10F6CE3B" w:rsidR="00C32204" w:rsidDel="00EC6E92" w:rsidRDefault="00C32204">
      <w:pPr>
        <w:ind w:firstLine="360"/>
        <w:jc w:val="both"/>
        <w:rPr>
          <w:moveFrom w:id="1865" w:author="Petnathean Julled" w:date="2021-09-22T08:35:00Z"/>
        </w:rPr>
        <w:pPrChange w:id="1866" w:author="Petnathean Julled" w:date="2021-09-22T08:35:00Z">
          <w:pPr>
            <w:pStyle w:val="Heading1"/>
          </w:pPr>
        </w:pPrChange>
      </w:pPr>
      <w:moveFromRangeStart w:id="1867" w:author="Petnathean Julled" w:date="2021-09-22T08:35:00Z" w:name="move83192116"/>
      <w:moveFrom w:id="1868" w:author="Petnathean Julled" w:date="2021-09-22T08:35:00Z">
        <w:r w:rsidDel="00EC6E92">
          <w:t>discussion</w:t>
        </w:r>
      </w:moveFrom>
    </w:p>
    <w:p w14:paraId="273A7768" w14:textId="67526973" w:rsidR="0040443F" w:rsidDel="00EC6E92" w:rsidRDefault="00C32204">
      <w:pPr>
        <w:ind w:firstLine="360"/>
        <w:jc w:val="both"/>
        <w:rPr>
          <w:del w:id="1869" w:author="Petnathean Julled" w:date="2021-09-22T08:35:00Z"/>
        </w:rPr>
        <w:pPrChange w:id="1870" w:author="Petnathean Julled" w:date="2021-09-22T08:35:00Z">
          <w:pPr>
            <w:pStyle w:val="BodyText"/>
          </w:pPr>
        </w:pPrChange>
      </w:pPr>
      <w:moveFrom w:id="1871" w:author="Petnathean Julled" w:date="2021-09-22T08:35:00Z">
        <w:r w:rsidDel="00EC6E92">
          <w:t xml:space="preserve">This work </w:t>
        </w:r>
      </w:moveFrom>
      <w:moveFromRangeEnd w:id="1867"/>
      <w:del w:id="1872" w:author="Petnathean Julled" w:date="2021-09-22T07:34:00Z">
        <w:r w:rsidDel="00EC7FC5">
          <w:delText xml:space="preserve">proposed the idea </w:delText>
        </w:r>
        <w:r w:rsidR="00894547" w:rsidDel="00EC7FC5">
          <w:delText xml:space="preserve">of </w:delText>
        </w:r>
        <w:r w:rsidDel="00EC7FC5">
          <w:delText>implementing IHE XDS.b profile based on Blockchain technology in the goal to allow health document sharing between enterprises while reduce the friction that prevent</w:delText>
        </w:r>
        <w:r w:rsidR="00FE456A" w:rsidDel="00EC7FC5">
          <w:delText>s</w:delText>
        </w:r>
        <w:r w:rsidDel="00EC7FC5">
          <w:delText xml:space="preserve"> </w:delText>
        </w:r>
        <w:r w:rsidR="00E5727D" w:rsidRPr="008550B6" w:rsidDel="00EC7FC5">
          <w:delText>health information sharing amongst healthcare industry</w:delText>
        </w:r>
        <w:r w:rsidRPr="00E5727D" w:rsidDel="00EC7FC5">
          <w:delText xml:space="preserve"> </w:delText>
        </w:r>
        <w:r w:rsidDel="00EC7FC5">
          <w:delText>to make it to reality by addressing “trust” issue with Blockchain.</w:delText>
        </w:r>
        <w:r w:rsidR="00C64B8E" w:rsidDel="00EC7FC5">
          <w:delText xml:space="preserve"> And with Blockchain implemented, it also </w:delText>
        </w:r>
        <w:r w:rsidR="00EC27D7" w:rsidDel="00EC7FC5">
          <w:delText>helps</w:delText>
        </w:r>
        <w:r w:rsidR="00C64B8E" w:rsidDel="00EC7FC5">
          <w:delText xml:space="preserve"> increase sustainability of health information network against cyber-attacks</w:delText>
        </w:r>
        <w:r w:rsidR="00EC27D7" w:rsidDel="00EC7FC5">
          <w:delText>. For example, in the case that some hospital may be hit by ransomware and lose access to health document</w:delText>
        </w:r>
        <w:r w:rsidR="00D31324" w:rsidDel="00EC7FC5">
          <w:delText>s</w:delText>
        </w:r>
        <w:r w:rsidR="00EC27D7" w:rsidDel="00EC7FC5">
          <w:delText>, this proposed Blockchain concept may assist in retrieving lost document</w:delText>
        </w:r>
        <w:r w:rsidR="00D31324" w:rsidDel="00EC7FC5">
          <w:delText>s</w:delText>
        </w:r>
        <w:r w:rsidR="00EC27D7" w:rsidDel="00EC7FC5">
          <w:delText xml:space="preserve"> from other network member</w:delText>
        </w:r>
        <w:r w:rsidR="00D31324" w:rsidDel="00EC7FC5">
          <w:delText>s</w:delText>
        </w:r>
        <w:r w:rsidR="00EC27D7" w:rsidDel="00EC7FC5">
          <w:delText xml:space="preserve"> who share</w:delText>
        </w:r>
        <w:r w:rsidR="007C42D1" w:rsidDel="00EC7FC5">
          <w:delText>d</w:delText>
        </w:r>
        <w:r w:rsidR="00EC27D7" w:rsidDel="00EC7FC5">
          <w:delText xml:space="preserve"> the document</w:delText>
        </w:r>
        <w:r w:rsidR="00D31324" w:rsidDel="00EC7FC5">
          <w:delText>s</w:delText>
        </w:r>
        <w:r w:rsidR="00EC27D7" w:rsidDel="00EC7FC5">
          <w:delText xml:space="preserve">. </w:delText>
        </w:r>
      </w:del>
    </w:p>
    <w:p w14:paraId="2CBB8B6C" w14:textId="59A8FCEE" w:rsidR="002B5937" w:rsidRDefault="002B5937">
      <w:pPr>
        <w:ind w:firstLine="360"/>
        <w:jc w:val="both"/>
        <w:rPr>
          <w:color w:val="7030A0"/>
        </w:rPr>
        <w:pPrChange w:id="1873" w:author="Petnathean Julled" w:date="2021-09-22T08:35:00Z">
          <w:pPr>
            <w:pStyle w:val="BodyText"/>
          </w:pPr>
        </w:pPrChange>
      </w:pPr>
    </w:p>
    <w:p w14:paraId="0BACAD00" w14:textId="2D8E0105" w:rsidR="009303D9" w:rsidRPr="005B520E" w:rsidRDefault="005C30C9" w:rsidP="005B54B0">
      <w:pPr>
        <w:pStyle w:val="Heading1"/>
        <w:tabs>
          <w:tab w:val="clear" w:pos="216"/>
          <w:tab w:val="left" w:pos="0"/>
        </w:tabs>
      </w:pPr>
      <w:r>
        <w:t>References</w:t>
      </w:r>
    </w:p>
    <w:p w14:paraId="2C02D26C" w14:textId="1C79F863" w:rsidR="002A5951" w:rsidRPr="002A5951" w:rsidRDefault="00A578E5">
      <w:pPr>
        <w:widowControl w:val="0"/>
        <w:autoSpaceDE w:val="0"/>
        <w:autoSpaceDN w:val="0"/>
        <w:adjustRightInd w:val="0"/>
        <w:ind w:left="640" w:hanging="640"/>
        <w:jc w:val="left"/>
        <w:rPr>
          <w:noProof/>
          <w:sz w:val="16"/>
          <w:szCs w:val="24"/>
        </w:rPr>
        <w:pPrChange w:id="1874" w:author="Petnathean Julled" w:date="2021-09-22T12:34:00Z">
          <w:pPr>
            <w:widowControl w:val="0"/>
            <w:autoSpaceDE w:val="0"/>
            <w:autoSpaceDN w:val="0"/>
            <w:adjustRightInd w:val="0"/>
            <w:ind w:left="640" w:hanging="640"/>
          </w:pPr>
        </w:pPrChange>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2A5951" w:rsidRPr="002A5951">
        <w:rPr>
          <w:noProof/>
          <w:sz w:val="16"/>
          <w:szCs w:val="24"/>
        </w:rPr>
        <w:t>[1]</w:t>
      </w:r>
      <w:r w:rsidR="002A5951" w:rsidRPr="002A5951">
        <w:rPr>
          <w:noProof/>
          <w:sz w:val="16"/>
          <w:szCs w:val="24"/>
        </w:rPr>
        <w:tab/>
        <w:t xml:space="preserve">D. Yaga, P. Mell, N. Roby, and K. Scarfone, “Blockchain Technology Overview (NISTIR-8202),” </w:t>
      </w:r>
      <w:r w:rsidR="002A5951" w:rsidRPr="002A5951">
        <w:rPr>
          <w:i/>
          <w:iCs/>
          <w:noProof/>
          <w:sz w:val="16"/>
          <w:szCs w:val="24"/>
        </w:rPr>
        <w:t>Draft NISTIR</w:t>
      </w:r>
      <w:r w:rsidR="002A5951" w:rsidRPr="002A5951">
        <w:rPr>
          <w:noProof/>
          <w:sz w:val="16"/>
          <w:szCs w:val="24"/>
        </w:rPr>
        <w:t xml:space="preserve">, p. 59, </w:t>
      </w:r>
      <w:r w:rsidR="002A5951" w:rsidRPr="002A5951">
        <w:rPr>
          <w:noProof/>
          <w:sz w:val="16"/>
          <w:szCs w:val="24"/>
        </w:rPr>
        <w:t>2018, doi: 10.6028/NIST.IR.8202.</w:t>
      </w:r>
    </w:p>
    <w:p w14:paraId="034F3103" w14:textId="77777777" w:rsidR="002A5951" w:rsidRPr="002A5951" w:rsidRDefault="002A5951">
      <w:pPr>
        <w:widowControl w:val="0"/>
        <w:autoSpaceDE w:val="0"/>
        <w:autoSpaceDN w:val="0"/>
        <w:adjustRightInd w:val="0"/>
        <w:ind w:left="640" w:hanging="640"/>
        <w:jc w:val="left"/>
        <w:rPr>
          <w:noProof/>
          <w:sz w:val="16"/>
          <w:szCs w:val="24"/>
        </w:rPr>
        <w:pPrChange w:id="1875" w:author="Petnathean Julled" w:date="2021-09-22T12:34:00Z">
          <w:pPr>
            <w:widowControl w:val="0"/>
            <w:autoSpaceDE w:val="0"/>
            <w:autoSpaceDN w:val="0"/>
            <w:adjustRightInd w:val="0"/>
            <w:ind w:left="640" w:hanging="640"/>
          </w:pPr>
        </w:pPrChange>
      </w:pPr>
      <w:r w:rsidRPr="002A5951">
        <w:rPr>
          <w:noProof/>
          <w:sz w:val="16"/>
          <w:szCs w:val="24"/>
        </w:rPr>
        <w:t>[2]</w:t>
      </w:r>
      <w:r w:rsidRPr="002A5951">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10180062" w14:textId="77777777" w:rsidR="002A5951" w:rsidRPr="002A5951" w:rsidRDefault="002A5951">
      <w:pPr>
        <w:widowControl w:val="0"/>
        <w:autoSpaceDE w:val="0"/>
        <w:autoSpaceDN w:val="0"/>
        <w:adjustRightInd w:val="0"/>
        <w:ind w:left="640" w:hanging="640"/>
        <w:jc w:val="left"/>
        <w:rPr>
          <w:noProof/>
          <w:sz w:val="16"/>
          <w:szCs w:val="24"/>
        </w:rPr>
        <w:pPrChange w:id="1876" w:author="Petnathean Julled" w:date="2021-09-22T12:34:00Z">
          <w:pPr>
            <w:widowControl w:val="0"/>
            <w:autoSpaceDE w:val="0"/>
            <w:autoSpaceDN w:val="0"/>
            <w:adjustRightInd w:val="0"/>
            <w:ind w:left="640" w:hanging="640"/>
          </w:pPr>
        </w:pPrChange>
      </w:pPr>
      <w:r w:rsidRPr="002A5951">
        <w:rPr>
          <w:noProof/>
          <w:sz w:val="16"/>
          <w:szCs w:val="24"/>
        </w:rPr>
        <w:t>[3]</w:t>
      </w:r>
      <w:r w:rsidRPr="002A5951">
        <w:rPr>
          <w:noProof/>
          <w:sz w:val="16"/>
          <w:szCs w:val="24"/>
        </w:rPr>
        <w:tab/>
        <w:t>V. Buterin, “A NEXT GENERATION SMART CONTRACT &amp; DECENTRALIZED APPLICATION PLATFORM.”</w:t>
      </w:r>
    </w:p>
    <w:p w14:paraId="03D35D3D" w14:textId="77777777" w:rsidR="002A5951" w:rsidRPr="002A5951" w:rsidRDefault="002A5951">
      <w:pPr>
        <w:widowControl w:val="0"/>
        <w:autoSpaceDE w:val="0"/>
        <w:autoSpaceDN w:val="0"/>
        <w:adjustRightInd w:val="0"/>
        <w:ind w:left="640" w:hanging="640"/>
        <w:jc w:val="left"/>
        <w:rPr>
          <w:noProof/>
          <w:sz w:val="16"/>
          <w:szCs w:val="24"/>
        </w:rPr>
        <w:pPrChange w:id="1877" w:author="Petnathean Julled" w:date="2021-09-22T12:34:00Z">
          <w:pPr>
            <w:widowControl w:val="0"/>
            <w:autoSpaceDE w:val="0"/>
            <w:autoSpaceDN w:val="0"/>
            <w:adjustRightInd w:val="0"/>
            <w:ind w:left="640" w:hanging="640"/>
          </w:pPr>
        </w:pPrChange>
      </w:pPr>
      <w:r w:rsidRPr="002A5951">
        <w:rPr>
          <w:noProof/>
          <w:sz w:val="16"/>
          <w:szCs w:val="24"/>
        </w:rPr>
        <w:t>[4]</w:t>
      </w:r>
      <w:r w:rsidRPr="002A5951">
        <w:rPr>
          <w:noProof/>
          <w:sz w:val="16"/>
          <w:szCs w:val="24"/>
        </w:rPr>
        <w:tab/>
        <w:t xml:space="preserve">K. Peterson, R. Deeduvanu, P. Kanjamala, and K. Boles, “A Blockchain-Based Approach to Health Information Exchange Networks,” </w:t>
      </w:r>
      <w:r w:rsidRPr="002A5951">
        <w:rPr>
          <w:i/>
          <w:iCs/>
          <w:noProof/>
          <w:sz w:val="16"/>
          <w:szCs w:val="24"/>
        </w:rPr>
        <w:t>Mayo Clin.</w:t>
      </w:r>
      <w:r w:rsidRPr="002A5951">
        <w:rPr>
          <w:noProof/>
          <w:sz w:val="16"/>
          <w:szCs w:val="24"/>
        </w:rPr>
        <w:t>, no. 1, p. 10, 2016, doi: 10.1016/j.procs.2015.08.363.</w:t>
      </w:r>
    </w:p>
    <w:p w14:paraId="5EACA907" w14:textId="77777777" w:rsidR="002A5951" w:rsidRPr="002A5951" w:rsidRDefault="002A5951">
      <w:pPr>
        <w:widowControl w:val="0"/>
        <w:autoSpaceDE w:val="0"/>
        <w:autoSpaceDN w:val="0"/>
        <w:adjustRightInd w:val="0"/>
        <w:ind w:left="640" w:hanging="640"/>
        <w:jc w:val="left"/>
        <w:rPr>
          <w:noProof/>
          <w:sz w:val="16"/>
          <w:szCs w:val="24"/>
        </w:rPr>
        <w:pPrChange w:id="1878" w:author="Petnathean Julled" w:date="2021-09-22T12:34:00Z">
          <w:pPr>
            <w:widowControl w:val="0"/>
            <w:autoSpaceDE w:val="0"/>
            <w:autoSpaceDN w:val="0"/>
            <w:adjustRightInd w:val="0"/>
            <w:ind w:left="640" w:hanging="640"/>
          </w:pPr>
        </w:pPrChange>
      </w:pPr>
      <w:r w:rsidRPr="002A5951">
        <w:rPr>
          <w:noProof/>
          <w:sz w:val="16"/>
          <w:szCs w:val="24"/>
        </w:rPr>
        <w:t>[5]</w:t>
      </w:r>
      <w:r w:rsidRPr="002A5951">
        <w:rPr>
          <w:noProof/>
          <w:sz w:val="16"/>
          <w:szCs w:val="24"/>
        </w:rPr>
        <w:tab/>
        <w:t xml:space="preserve">G. Zyskind, O. Nathan, and A. S. Pentland, “Decentralizing privacy: Using Blockchain to Protect Personal Data,” </w:t>
      </w:r>
      <w:r w:rsidRPr="002A5951">
        <w:rPr>
          <w:i/>
          <w:iCs/>
          <w:noProof/>
          <w:sz w:val="16"/>
          <w:szCs w:val="24"/>
        </w:rPr>
        <w:t>Proc. - 2015 IEEE Secur. Priv. Work. SPW 2015</w:t>
      </w:r>
      <w:r w:rsidRPr="002A5951">
        <w:rPr>
          <w:noProof/>
          <w:sz w:val="16"/>
          <w:szCs w:val="24"/>
        </w:rPr>
        <w:t>, pp. 180–184, 2015, doi: 10.1109/SPW.2015.27.</w:t>
      </w:r>
    </w:p>
    <w:p w14:paraId="20DD5068" w14:textId="188AE5F2" w:rsidR="002A5951" w:rsidRPr="002A5951" w:rsidRDefault="002A5951">
      <w:pPr>
        <w:widowControl w:val="0"/>
        <w:autoSpaceDE w:val="0"/>
        <w:autoSpaceDN w:val="0"/>
        <w:adjustRightInd w:val="0"/>
        <w:ind w:left="640" w:hanging="640"/>
        <w:jc w:val="left"/>
        <w:rPr>
          <w:noProof/>
          <w:sz w:val="16"/>
          <w:szCs w:val="24"/>
        </w:rPr>
        <w:pPrChange w:id="1879" w:author="Petnathean Julled" w:date="2021-09-22T12:34:00Z">
          <w:pPr>
            <w:widowControl w:val="0"/>
            <w:autoSpaceDE w:val="0"/>
            <w:autoSpaceDN w:val="0"/>
            <w:adjustRightInd w:val="0"/>
            <w:ind w:left="640" w:hanging="640"/>
          </w:pPr>
        </w:pPrChange>
      </w:pPr>
      <w:r w:rsidRPr="002A5951">
        <w:rPr>
          <w:noProof/>
          <w:sz w:val="16"/>
          <w:szCs w:val="24"/>
        </w:rPr>
        <w:t>[6]</w:t>
      </w:r>
      <w:r w:rsidRPr="002A5951">
        <w:rPr>
          <w:noProof/>
          <w:sz w:val="16"/>
          <w:szCs w:val="24"/>
        </w:rPr>
        <w:tab/>
        <w:t>The Royal College of Radiologists Board of the Faculty of Clinical Radiology, “DICOM and HL7 standards.”</w:t>
      </w:r>
    </w:p>
    <w:p w14:paraId="6562579B" w14:textId="77777777" w:rsidR="002A5951" w:rsidRPr="002A5951" w:rsidRDefault="002A5951">
      <w:pPr>
        <w:widowControl w:val="0"/>
        <w:autoSpaceDE w:val="0"/>
        <w:autoSpaceDN w:val="0"/>
        <w:adjustRightInd w:val="0"/>
        <w:ind w:left="640" w:hanging="640"/>
        <w:jc w:val="left"/>
        <w:rPr>
          <w:noProof/>
          <w:sz w:val="16"/>
          <w:szCs w:val="24"/>
        </w:rPr>
        <w:pPrChange w:id="1880" w:author="Petnathean Julled" w:date="2021-09-22T12:34:00Z">
          <w:pPr>
            <w:widowControl w:val="0"/>
            <w:autoSpaceDE w:val="0"/>
            <w:autoSpaceDN w:val="0"/>
            <w:adjustRightInd w:val="0"/>
            <w:ind w:left="640" w:hanging="640"/>
          </w:pPr>
        </w:pPrChange>
      </w:pPr>
      <w:r w:rsidRPr="002A5951">
        <w:rPr>
          <w:noProof/>
          <w:sz w:val="16"/>
          <w:szCs w:val="24"/>
        </w:rPr>
        <w:t>[7]</w:t>
      </w:r>
      <w:r w:rsidRPr="002A5951">
        <w:rPr>
          <w:noProof/>
          <w:sz w:val="16"/>
          <w:szCs w:val="24"/>
        </w:rPr>
        <w:tab/>
        <w:t>IHE International Inc, “About IHE.” https://www.ihe.net/about_ihe/ (accessed Sep. 11, 2018).</w:t>
      </w:r>
    </w:p>
    <w:p w14:paraId="08C7CD7F" w14:textId="77777777" w:rsidR="002A5951" w:rsidRPr="002A5951" w:rsidRDefault="002A5951">
      <w:pPr>
        <w:widowControl w:val="0"/>
        <w:autoSpaceDE w:val="0"/>
        <w:autoSpaceDN w:val="0"/>
        <w:adjustRightInd w:val="0"/>
        <w:ind w:left="640" w:hanging="640"/>
        <w:jc w:val="left"/>
        <w:rPr>
          <w:noProof/>
          <w:sz w:val="16"/>
          <w:szCs w:val="24"/>
        </w:rPr>
        <w:pPrChange w:id="1881" w:author="Petnathean Julled" w:date="2021-09-22T12:34:00Z">
          <w:pPr>
            <w:widowControl w:val="0"/>
            <w:autoSpaceDE w:val="0"/>
            <w:autoSpaceDN w:val="0"/>
            <w:adjustRightInd w:val="0"/>
            <w:ind w:left="640" w:hanging="640"/>
          </w:pPr>
        </w:pPrChange>
      </w:pPr>
      <w:r w:rsidRPr="002A5951">
        <w:rPr>
          <w:noProof/>
          <w:sz w:val="16"/>
          <w:szCs w:val="24"/>
        </w:rPr>
        <w:t>[8]</w:t>
      </w:r>
      <w:r w:rsidRPr="002A5951">
        <w:rPr>
          <w:noProof/>
          <w:sz w:val="16"/>
          <w:szCs w:val="24"/>
        </w:rPr>
        <w:tab/>
        <w:t xml:space="preserve">IHE International Inc, “IHE IT Infrastructure ( ITI ) Technical Framework Volume 1 Integration Profiles,” </w:t>
      </w:r>
      <w:r w:rsidRPr="002A5951">
        <w:rPr>
          <w:i/>
          <w:iCs/>
          <w:noProof/>
          <w:sz w:val="16"/>
          <w:szCs w:val="24"/>
        </w:rPr>
        <w:t>Int. J. Healthc. Technol. Manag.</w:t>
      </w:r>
      <w:r w:rsidRPr="002A5951">
        <w:rPr>
          <w:noProof/>
          <w:sz w:val="16"/>
          <w:szCs w:val="24"/>
        </w:rPr>
        <w:t>, vol. 1, no. 8.0, pp. 1–177, 2008, doi: 10.1504/IJHTM.2008.017371.</w:t>
      </w:r>
    </w:p>
    <w:p w14:paraId="74234219" w14:textId="77777777" w:rsidR="002A5951" w:rsidRPr="002A5951" w:rsidRDefault="002A5951">
      <w:pPr>
        <w:widowControl w:val="0"/>
        <w:autoSpaceDE w:val="0"/>
        <w:autoSpaceDN w:val="0"/>
        <w:adjustRightInd w:val="0"/>
        <w:ind w:left="640" w:hanging="640"/>
        <w:jc w:val="left"/>
        <w:rPr>
          <w:noProof/>
          <w:sz w:val="16"/>
          <w:szCs w:val="24"/>
        </w:rPr>
        <w:pPrChange w:id="1882" w:author="Petnathean Julled" w:date="2021-09-22T12:34:00Z">
          <w:pPr>
            <w:widowControl w:val="0"/>
            <w:autoSpaceDE w:val="0"/>
            <w:autoSpaceDN w:val="0"/>
            <w:adjustRightInd w:val="0"/>
            <w:ind w:left="640" w:hanging="640"/>
          </w:pPr>
        </w:pPrChange>
      </w:pPr>
      <w:r w:rsidRPr="002A5951">
        <w:rPr>
          <w:noProof/>
          <w:sz w:val="16"/>
          <w:szCs w:val="24"/>
        </w:rPr>
        <w:t>[9]</w:t>
      </w:r>
      <w:r w:rsidRPr="002A5951">
        <w:rPr>
          <w:noProof/>
          <w:sz w:val="16"/>
          <w:szCs w:val="24"/>
        </w:rPr>
        <w:tab/>
        <w:t>“Blockchain Consensus: A Simple Explanation Anyone Can Understand.” https://blockgeeks.com/guides/blockchain-consensus/ (accessed Oct. 13, 2020).</w:t>
      </w:r>
    </w:p>
    <w:p w14:paraId="07ABA56F" w14:textId="4890653D" w:rsidR="002A5951" w:rsidRPr="002A5951" w:rsidRDefault="002A5951">
      <w:pPr>
        <w:widowControl w:val="0"/>
        <w:autoSpaceDE w:val="0"/>
        <w:autoSpaceDN w:val="0"/>
        <w:adjustRightInd w:val="0"/>
        <w:ind w:left="640" w:hanging="640"/>
        <w:jc w:val="left"/>
        <w:rPr>
          <w:noProof/>
          <w:sz w:val="16"/>
          <w:szCs w:val="24"/>
        </w:rPr>
        <w:pPrChange w:id="1883" w:author="Petnathean Julled" w:date="2021-09-22T12:34:00Z">
          <w:pPr>
            <w:widowControl w:val="0"/>
            <w:autoSpaceDE w:val="0"/>
            <w:autoSpaceDN w:val="0"/>
            <w:adjustRightInd w:val="0"/>
            <w:ind w:left="640" w:hanging="640"/>
          </w:pPr>
        </w:pPrChange>
      </w:pPr>
      <w:r w:rsidRPr="002A5951">
        <w:rPr>
          <w:noProof/>
          <w:sz w:val="16"/>
          <w:szCs w:val="24"/>
        </w:rPr>
        <w:t>[10]</w:t>
      </w:r>
      <w:r w:rsidRPr="002A5951">
        <w:rPr>
          <w:noProof/>
          <w:sz w:val="16"/>
          <w:szCs w:val="24"/>
        </w:rPr>
        <w:tab/>
        <w:t xml:space="preserve">D. Mingxiao, M. Xiaofeng, Z. Zhe, W. Xiangwei, and C. Qijun, “A review on consensus algorithm of blockchain,” </w:t>
      </w:r>
      <w:r w:rsidRPr="002A5951">
        <w:rPr>
          <w:i/>
          <w:iCs/>
          <w:noProof/>
          <w:sz w:val="16"/>
          <w:szCs w:val="24"/>
        </w:rPr>
        <w:t>2017 IEEE Int. Conf. Syst. Man, Cybern. SMC 2017</w:t>
      </w:r>
      <w:r w:rsidRPr="002A5951">
        <w:rPr>
          <w:noProof/>
          <w:sz w:val="16"/>
          <w:szCs w:val="24"/>
        </w:rPr>
        <w:t>, vol. 2017-Janua, pp. 2567–2572, 2017, doi: 10.1109/SMC.2017.8123011.</w:t>
      </w:r>
    </w:p>
    <w:p w14:paraId="5EF6399C" w14:textId="68A137EC" w:rsidR="002A5951" w:rsidRPr="002A5951" w:rsidRDefault="002A5951">
      <w:pPr>
        <w:widowControl w:val="0"/>
        <w:autoSpaceDE w:val="0"/>
        <w:autoSpaceDN w:val="0"/>
        <w:adjustRightInd w:val="0"/>
        <w:ind w:left="640" w:hanging="640"/>
        <w:jc w:val="left"/>
        <w:rPr>
          <w:noProof/>
          <w:sz w:val="16"/>
          <w:szCs w:val="24"/>
        </w:rPr>
        <w:pPrChange w:id="1884" w:author="Petnathean Julled" w:date="2021-09-22T12:34:00Z">
          <w:pPr>
            <w:widowControl w:val="0"/>
            <w:autoSpaceDE w:val="0"/>
            <w:autoSpaceDN w:val="0"/>
            <w:adjustRightInd w:val="0"/>
            <w:ind w:left="640" w:hanging="640"/>
          </w:pPr>
        </w:pPrChange>
      </w:pPr>
      <w:r w:rsidRPr="002A5951">
        <w:rPr>
          <w:noProof/>
          <w:sz w:val="16"/>
          <w:szCs w:val="24"/>
        </w:rPr>
        <w:t>[11]</w:t>
      </w:r>
      <w:r w:rsidRPr="002A5951">
        <w:rPr>
          <w:noProof/>
          <w:sz w:val="16"/>
          <w:szCs w:val="24"/>
        </w:rPr>
        <w:tab/>
        <w:t>“Proof-of-Work, Explained.” https://cointelegraph.com/explained/proof-of-work-explained (accessed Oct. 13, 2020).</w:t>
      </w:r>
    </w:p>
    <w:p w14:paraId="270D0EE8" w14:textId="77777777" w:rsidR="002A5951" w:rsidRPr="002A5951" w:rsidRDefault="002A5951">
      <w:pPr>
        <w:widowControl w:val="0"/>
        <w:autoSpaceDE w:val="0"/>
        <w:autoSpaceDN w:val="0"/>
        <w:adjustRightInd w:val="0"/>
        <w:ind w:left="640" w:hanging="640"/>
        <w:jc w:val="left"/>
        <w:rPr>
          <w:noProof/>
          <w:sz w:val="16"/>
          <w:szCs w:val="24"/>
        </w:rPr>
        <w:pPrChange w:id="1885" w:author="Petnathean Julled" w:date="2021-09-22T12:34:00Z">
          <w:pPr>
            <w:widowControl w:val="0"/>
            <w:autoSpaceDE w:val="0"/>
            <w:autoSpaceDN w:val="0"/>
            <w:adjustRightInd w:val="0"/>
            <w:ind w:left="640" w:hanging="640"/>
          </w:pPr>
        </w:pPrChange>
      </w:pPr>
      <w:r w:rsidRPr="002A5951">
        <w:rPr>
          <w:noProof/>
          <w:sz w:val="16"/>
          <w:szCs w:val="24"/>
        </w:rPr>
        <w:t>[12]</w:t>
      </w:r>
      <w:r w:rsidRPr="002A5951">
        <w:rPr>
          <w:noProof/>
          <w:sz w:val="16"/>
          <w:szCs w:val="24"/>
        </w:rPr>
        <w:tab/>
        <w:t xml:space="preserve">S. De Angelis, L. Aniello, R. Baldoni, F. Lombardi, A. Margheri, and V. Sassone, “PBFT vs proof-of-authority: Applying the CAP theorem to permissioned blockchain,” </w:t>
      </w:r>
      <w:r w:rsidRPr="002A5951">
        <w:rPr>
          <w:i/>
          <w:iCs/>
          <w:noProof/>
          <w:sz w:val="16"/>
          <w:szCs w:val="24"/>
        </w:rPr>
        <w:t>CEUR Workshop Proc.</w:t>
      </w:r>
      <w:r w:rsidRPr="002A5951">
        <w:rPr>
          <w:noProof/>
          <w:sz w:val="16"/>
          <w:szCs w:val="24"/>
        </w:rPr>
        <w:t>, vol. 2058, pp. 1–11, 2018.</w:t>
      </w:r>
    </w:p>
    <w:p w14:paraId="3B01B013" w14:textId="6D303A47" w:rsidR="002A5951" w:rsidRPr="002A5951" w:rsidRDefault="002A5951">
      <w:pPr>
        <w:widowControl w:val="0"/>
        <w:autoSpaceDE w:val="0"/>
        <w:autoSpaceDN w:val="0"/>
        <w:adjustRightInd w:val="0"/>
        <w:ind w:left="640" w:hanging="640"/>
        <w:jc w:val="left"/>
        <w:rPr>
          <w:noProof/>
          <w:sz w:val="16"/>
          <w:szCs w:val="24"/>
        </w:rPr>
        <w:pPrChange w:id="1886" w:author="Petnathean Julled" w:date="2021-09-22T12:34:00Z">
          <w:pPr>
            <w:widowControl w:val="0"/>
            <w:autoSpaceDE w:val="0"/>
            <w:autoSpaceDN w:val="0"/>
            <w:adjustRightInd w:val="0"/>
            <w:ind w:left="640" w:hanging="640"/>
          </w:pPr>
        </w:pPrChange>
      </w:pPr>
      <w:r w:rsidRPr="002A5951">
        <w:rPr>
          <w:noProof/>
          <w:sz w:val="16"/>
          <w:szCs w:val="24"/>
        </w:rPr>
        <w:t>[13]</w:t>
      </w:r>
      <w:r w:rsidRPr="002A5951">
        <w:rPr>
          <w:noProof/>
          <w:sz w:val="16"/>
          <w:szCs w:val="24"/>
        </w:rPr>
        <w:tab/>
        <w:t xml:space="preserve">D. Drescher, </w:t>
      </w:r>
      <w:r w:rsidRPr="002A5951">
        <w:rPr>
          <w:i/>
          <w:iCs/>
          <w:noProof/>
          <w:sz w:val="16"/>
          <w:szCs w:val="24"/>
        </w:rPr>
        <w:t>Blockchainbasics</w:t>
      </w:r>
      <w:r w:rsidRPr="002A5951">
        <w:rPr>
          <w:noProof/>
          <w:sz w:val="16"/>
          <w:szCs w:val="24"/>
        </w:rPr>
        <w:t>. Apress, Berkeley, CA.</w:t>
      </w:r>
    </w:p>
    <w:p w14:paraId="4ACCA1EB" w14:textId="77777777" w:rsidR="002A5951" w:rsidRPr="002A5951" w:rsidRDefault="002A5951">
      <w:pPr>
        <w:widowControl w:val="0"/>
        <w:autoSpaceDE w:val="0"/>
        <w:autoSpaceDN w:val="0"/>
        <w:adjustRightInd w:val="0"/>
        <w:ind w:left="640" w:hanging="640"/>
        <w:jc w:val="left"/>
        <w:rPr>
          <w:noProof/>
          <w:sz w:val="16"/>
          <w:szCs w:val="24"/>
        </w:rPr>
        <w:pPrChange w:id="1887" w:author="Petnathean Julled" w:date="2021-09-22T12:34:00Z">
          <w:pPr>
            <w:widowControl w:val="0"/>
            <w:autoSpaceDE w:val="0"/>
            <w:autoSpaceDN w:val="0"/>
            <w:adjustRightInd w:val="0"/>
            <w:ind w:left="640" w:hanging="640"/>
          </w:pPr>
        </w:pPrChange>
      </w:pPr>
      <w:r w:rsidRPr="002A5951">
        <w:rPr>
          <w:noProof/>
          <w:sz w:val="16"/>
          <w:szCs w:val="24"/>
        </w:rPr>
        <w:t>[14]</w:t>
      </w:r>
      <w:r w:rsidRPr="002A5951">
        <w:rPr>
          <w:noProof/>
          <w:sz w:val="16"/>
          <w:szCs w:val="24"/>
        </w:rPr>
        <w:tab/>
        <w:t>Deloitte, “Key Characteristics of the Blockchain,” Accessed: Oct. 29, 2018. [Online]. Available: https://www2.deloitte.com/content/dam/Deloitte/in/Documents/industries/in-convergence-blockchain-key-characteristics-noexp.pdf.</w:t>
      </w:r>
    </w:p>
    <w:p w14:paraId="276C861F" w14:textId="4A1B2FDE" w:rsidR="002A5951" w:rsidRPr="002A5951" w:rsidRDefault="002A5951">
      <w:pPr>
        <w:widowControl w:val="0"/>
        <w:autoSpaceDE w:val="0"/>
        <w:autoSpaceDN w:val="0"/>
        <w:adjustRightInd w:val="0"/>
        <w:ind w:left="640" w:hanging="640"/>
        <w:jc w:val="left"/>
        <w:rPr>
          <w:noProof/>
          <w:sz w:val="16"/>
          <w:szCs w:val="24"/>
        </w:rPr>
        <w:pPrChange w:id="1888" w:author="Petnathean Julled" w:date="2021-09-22T12:34:00Z">
          <w:pPr>
            <w:widowControl w:val="0"/>
            <w:autoSpaceDE w:val="0"/>
            <w:autoSpaceDN w:val="0"/>
            <w:adjustRightInd w:val="0"/>
            <w:ind w:left="640" w:hanging="640"/>
          </w:pPr>
        </w:pPrChange>
      </w:pPr>
      <w:r w:rsidRPr="002A5951">
        <w:rPr>
          <w:noProof/>
          <w:sz w:val="16"/>
          <w:szCs w:val="24"/>
        </w:rPr>
        <w:t>[15]</w:t>
      </w:r>
      <w:r w:rsidRPr="002A5951">
        <w:rPr>
          <w:noProof/>
          <w:sz w:val="16"/>
          <w:szCs w:val="24"/>
        </w:rPr>
        <w:tab/>
        <w:t>“ethereum/go-ethereum: Official Go implementation of the Ethereum protocol.” https://github.com/ethereum/go-ethereum (accessed Jun. 05, 2021).</w:t>
      </w:r>
    </w:p>
    <w:p w14:paraId="09620D43" w14:textId="77777777" w:rsidR="002A5951" w:rsidRPr="002A5951" w:rsidRDefault="002A5951">
      <w:pPr>
        <w:widowControl w:val="0"/>
        <w:autoSpaceDE w:val="0"/>
        <w:autoSpaceDN w:val="0"/>
        <w:adjustRightInd w:val="0"/>
        <w:ind w:left="640" w:hanging="640"/>
        <w:jc w:val="left"/>
        <w:rPr>
          <w:noProof/>
          <w:sz w:val="16"/>
          <w:szCs w:val="24"/>
        </w:rPr>
        <w:pPrChange w:id="1889" w:author="Petnathean Julled" w:date="2021-09-22T12:34:00Z">
          <w:pPr>
            <w:widowControl w:val="0"/>
            <w:autoSpaceDE w:val="0"/>
            <w:autoSpaceDN w:val="0"/>
            <w:adjustRightInd w:val="0"/>
            <w:ind w:left="640" w:hanging="640"/>
          </w:pPr>
        </w:pPrChange>
      </w:pPr>
      <w:r w:rsidRPr="002A5951">
        <w:rPr>
          <w:noProof/>
          <w:sz w:val="16"/>
          <w:szCs w:val="24"/>
        </w:rPr>
        <w:t>[16]</w:t>
      </w:r>
      <w:r w:rsidRPr="002A5951">
        <w:rPr>
          <w:noProof/>
          <w:sz w:val="16"/>
          <w:szCs w:val="24"/>
        </w:rPr>
        <w:tab/>
        <w:t>“Installing Geth | Go Ethereum.” https://geth.ethereum.org/docs/install-and-build/installing-geth#install-on-ubuntu-via-ppas (accessed Jun. 10, 2021).</w:t>
      </w:r>
    </w:p>
    <w:p w14:paraId="11A36715" w14:textId="77777777" w:rsidR="002A5951" w:rsidRPr="002A5951" w:rsidRDefault="002A5951">
      <w:pPr>
        <w:widowControl w:val="0"/>
        <w:autoSpaceDE w:val="0"/>
        <w:autoSpaceDN w:val="0"/>
        <w:adjustRightInd w:val="0"/>
        <w:ind w:left="640" w:hanging="640"/>
        <w:jc w:val="left"/>
        <w:rPr>
          <w:noProof/>
          <w:sz w:val="16"/>
          <w:szCs w:val="24"/>
        </w:rPr>
        <w:pPrChange w:id="1890" w:author="Petnathean Julled" w:date="2021-09-22T12:34:00Z">
          <w:pPr>
            <w:widowControl w:val="0"/>
            <w:autoSpaceDE w:val="0"/>
            <w:autoSpaceDN w:val="0"/>
            <w:adjustRightInd w:val="0"/>
            <w:ind w:left="640" w:hanging="640"/>
          </w:pPr>
        </w:pPrChange>
      </w:pPr>
      <w:r w:rsidRPr="002A5951">
        <w:rPr>
          <w:noProof/>
          <w:sz w:val="16"/>
          <w:szCs w:val="24"/>
        </w:rPr>
        <w:t>[17]</w:t>
      </w:r>
      <w:r w:rsidRPr="002A5951">
        <w:rPr>
          <w:noProof/>
          <w:sz w:val="16"/>
          <w:szCs w:val="24"/>
        </w:rPr>
        <w:tab/>
        <w:t>“Command-line Options | Go Ethereum.” https://geth.ethereum.org/docs/interface/command-line-options (accessed Jun. 10, 2021).</w:t>
      </w:r>
    </w:p>
    <w:p w14:paraId="44B65CC2" w14:textId="77777777" w:rsidR="002A5951" w:rsidRPr="002A5951" w:rsidRDefault="002A5951">
      <w:pPr>
        <w:widowControl w:val="0"/>
        <w:autoSpaceDE w:val="0"/>
        <w:autoSpaceDN w:val="0"/>
        <w:adjustRightInd w:val="0"/>
        <w:ind w:left="640" w:hanging="640"/>
        <w:jc w:val="left"/>
        <w:rPr>
          <w:noProof/>
          <w:sz w:val="16"/>
          <w:szCs w:val="24"/>
        </w:rPr>
        <w:pPrChange w:id="1891" w:author="Petnathean Julled" w:date="2021-09-22T12:34:00Z">
          <w:pPr>
            <w:widowControl w:val="0"/>
            <w:autoSpaceDE w:val="0"/>
            <w:autoSpaceDN w:val="0"/>
            <w:adjustRightInd w:val="0"/>
            <w:ind w:left="640" w:hanging="640"/>
          </w:pPr>
        </w:pPrChange>
      </w:pPr>
      <w:r w:rsidRPr="002A5951">
        <w:rPr>
          <w:noProof/>
          <w:sz w:val="16"/>
          <w:szCs w:val="24"/>
        </w:rPr>
        <w:t>[18]</w:t>
      </w:r>
      <w:r w:rsidRPr="002A5951">
        <w:rPr>
          <w:noProof/>
          <w:sz w:val="16"/>
          <w:szCs w:val="24"/>
        </w:rPr>
        <w:tab/>
        <w:t>Quorum, “GoQuorum,” 2020. https://github.com/ConsenSys/quorum (accessed Jun. 03, 2021).</w:t>
      </w:r>
    </w:p>
    <w:p w14:paraId="231146EF" w14:textId="77777777" w:rsidR="002A5951" w:rsidRPr="002A5951" w:rsidRDefault="002A5951">
      <w:pPr>
        <w:widowControl w:val="0"/>
        <w:autoSpaceDE w:val="0"/>
        <w:autoSpaceDN w:val="0"/>
        <w:adjustRightInd w:val="0"/>
        <w:ind w:left="640" w:hanging="640"/>
        <w:jc w:val="left"/>
        <w:rPr>
          <w:noProof/>
          <w:sz w:val="16"/>
          <w:szCs w:val="24"/>
        </w:rPr>
        <w:pPrChange w:id="1892" w:author="Petnathean Julled" w:date="2021-09-22T12:34:00Z">
          <w:pPr>
            <w:widowControl w:val="0"/>
            <w:autoSpaceDE w:val="0"/>
            <w:autoSpaceDN w:val="0"/>
            <w:adjustRightInd w:val="0"/>
            <w:ind w:left="640" w:hanging="640"/>
          </w:pPr>
        </w:pPrChange>
      </w:pPr>
      <w:r w:rsidRPr="002A5951">
        <w:rPr>
          <w:noProof/>
          <w:sz w:val="16"/>
          <w:szCs w:val="24"/>
        </w:rPr>
        <w:t>[19]</w:t>
      </w:r>
      <w:r w:rsidRPr="002A5951">
        <w:rPr>
          <w:noProof/>
          <w:sz w:val="16"/>
          <w:szCs w:val="24"/>
        </w:rPr>
        <w:tab/>
        <w:t>“Install - GoQuorum.” https://docs.goquorum.consensys.net/en/stable/HowTo/GetStarted/Install/ (accessed Jun. 10, 2021).</w:t>
      </w:r>
    </w:p>
    <w:p w14:paraId="68DB0B19" w14:textId="77777777" w:rsidR="002A5951" w:rsidRPr="002A5951" w:rsidRDefault="002A5951">
      <w:pPr>
        <w:widowControl w:val="0"/>
        <w:autoSpaceDE w:val="0"/>
        <w:autoSpaceDN w:val="0"/>
        <w:adjustRightInd w:val="0"/>
        <w:ind w:left="640" w:hanging="640"/>
        <w:jc w:val="left"/>
        <w:rPr>
          <w:noProof/>
          <w:sz w:val="16"/>
          <w:szCs w:val="24"/>
        </w:rPr>
        <w:pPrChange w:id="1893" w:author="Petnathean Julled" w:date="2021-09-22T12:34:00Z">
          <w:pPr>
            <w:widowControl w:val="0"/>
            <w:autoSpaceDE w:val="0"/>
            <w:autoSpaceDN w:val="0"/>
            <w:adjustRightInd w:val="0"/>
            <w:ind w:left="640" w:hanging="640"/>
          </w:pPr>
        </w:pPrChange>
      </w:pPr>
      <w:r w:rsidRPr="002A5951">
        <w:rPr>
          <w:noProof/>
          <w:sz w:val="16"/>
          <w:szCs w:val="24"/>
        </w:rPr>
        <w:t>[20]</w:t>
      </w:r>
      <w:r w:rsidRPr="002A5951">
        <w:rPr>
          <w:noProof/>
          <w:sz w:val="16"/>
          <w:szCs w:val="24"/>
        </w:rPr>
        <w:tab/>
        <w:t>“Quorum 7-nodes Example.” https://github.com/ConsenSys/quorum-examples/tree/master/examples/7nodes (accessed Jun. 03, 2021).</w:t>
      </w:r>
    </w:p>
    <w:p w14:paraId="3645BAD7" w14:textId="77777777" w:rsidR="002A5951" w:rsidRPr="002A5951" w:rsidRDefault="002A5951">
      <w:pPr>
        <w:widowControl w:val="0"/>
        <w:autoSpaceDE w:val="0"/>
        <w:autoSpaceDN w:val="0"/>
        <w:adjustRightInd w:val="0"/>
        <w:ind w:left="640" w:hanging="640"/>
        <w:jc w:val="left"/>
        <w:rPr>
          <w:noProof/>
          <w:sz w:val="16"/>
          <w:szCs w:val="24"/>
        </w:rPr>
        <w:pPrChange w:id="1894" w:author="Petnathean Julled" w:date="2021-09-22T12:34:00Z">
          <w:pPr>
            <w:widowControl w:val="0"/>
            <w:autoSpaceDE w:val="0"/>
            <w:autoSpaceDN w:val="0"/>
            <w:adjustRightInd w:val="0"/>
            <w:ind w:left="640" w:hanging="640"/>
          </w:pPr>
        </w:pPrChange>
      </w:pPr>
      <w:r w:rsidRPr="002A5951">
        <w:rPr>
          <w:noProof/>
          <w:sz w:val="16"/>
          <w:szCs w:val="24"/>
        </w:rPr>
        <w:t>[21]</w:t>
      </w:r>
      <w:r w:rsidRPr="002A5951">
        <w:rPr>
          <w:noProof/>
          <w:sz w:val="16"/>
          <w:szCs w:val="24"/>
        </w:rPr>
        <w:tab/>
        <w:t>“ConsenSys/tessera: Tessera - Enterprise Implementation of Quorum’s transaction manager.” https://github.com/ConsenSys/tessera (accessed Jun. 05, 2021).</w:t>
      </w:r>
    </w:p>
    <w:p w14:paraId="2C1D8E24" w14:textId="77777777" w:rsidR="002A5951" w:rsidRPr="002A5951" w:rsidRDefault="002A5951">
      <w:pPr>
        <w:widowControl w:val="0"/>
        <w:autoSpaceDE w:val="0"/>
        <w:autoSpaceDN w:val="0"/>
        <w:adjustRightInd w:val="0"/>
        <w:ind w:left="640" w:hanging="640"/>
        <w:jc w:val="left"/>
        <w:rPr>
          <w:noProof/>
          <w:sz w:val="16"/>
          <w:szCs w:val="24"/>
        </w:rPr>
        <w:pPrChange w:id="1895" w:author="Petnathean Julled" w:date="2021-09-22T12:34:00Z">
          <w:pPr>
            <w:widowControl w:val="0"/>
            <w:autoSpaceDE w:val="0"/>
            <w:autoSpaceDN w:val="0"/>
            <w:adjustRightInd w:val="0"/>
            <w:ind w:left="640" w:hanging="640"/>
          </w:pPr>
        </w:pPrChange>
      </w:pPr>
      <w:r w:rsidRPr="002A5951">
        <w:rPr>
          <w:noProof/>
          <w:sz w:val="16"/>
          <w:szCs w:val="24"/>
        </w:rPr>
        <w:t>[22]</w:t>
      </w:r>
      <w:r w:rsidRPr="002A5951">
        <w:rPr>
          <w:noProof/>
          <w:sz w:val="16"/>
          <w:szCs w:val="24"/>
        </w:rPr>
        <w:tab/>
        <w:t>“ConsenSys/constellation: Peer-to-peer encrypted message exchange.” https://github.com/ConsenSys/constellation (accessed Jun. 05, 2021).</w:t>
      </w:r>
    </w:p>
    <w:p w14:paraId="04E2D239" w14:textId="77777777" w:rsidR="002A5951" w:rsidRPr="002A5951" w:rsidRDefault="002A5951">
      <w:pPr>
        <w:widowControl w:val="0"/>
        <w:autoSpaceDE w:val="0"/>
        <w:autoSpaceDN w:val="0"/>
        <w:adjustRightInd w:val="0"/>
        <w:ind w:left="640" w:hanging="640"/>
        <w:jc w:val="left"/>
        <w:rPr>
          <w:noProof/>
          <w:sz w:val="16"/>
          <w:szCs w:val="24"/>
        </w:rPr>
        <w:pPrChange w:id="1896" w:author="Petnathean Julled" w:date="2021-09-22T12:34:00Z">
          <w:pPr>
            <w:widowControl w:val="0"/>
            <w:autoSpaceDE w:val="0"/>
            <w:autoSpaceDN w:val="0"/>
            <w:adjustRightInd w:val="0"/>
            <w:ind w:left="640" w:hanging="640"/>
          </w:pPr>
        </w:pPrChange>
      </w:pPr>
      <w:r w:rsidRPr="002A5951">
        <w:rPr>
          <w:noProof/>
          <w:sz w:val="16"/>
          <w:szCs w:val="24"/>
        </w:rPr>
        <w:t>[23]</w:t>
      </w:r>
      <w:r w:rsidRPr="002A5951">
        <w:rPr>
          <w:noProof/>
          <w:sz w:val="16"/>
          <w:szCs w:val="24"/>
        </w:rPr>
        <w:tab/>
        <w:t>“quorum-examples/README.md at master · ConsenSys/quorum-examples.” https://github.com/ConsenSys/quorum-examples/blob/master/README.md (accessed Jun. 10, 2021).</w:t>
      </w:r>
    </w:p>
    <w:p w14:paraId="0CA791B4" w14:textId="77777777" w:rsidR="002A5951" w:rsidRPr="002A5951" w:rsidRDefault="002A5951">
      <w:pPr>
        <w:widowControl w:val="0"/>
        <w:autoSpaceDE w:val="0"/>
        <w:autoSpaceDN w:val="0"/>
        <w:adjustRightInd w:val="0"/>
        <w:ind w:left="640" w:hanging="640"/>
        <w:jc w:val="left"/>
        <w:rPr>
          <w:noProof/>
          <w:sz w:val="16"/>
          <w:szCs w:val="24"/>
        </w:rPr>
        <w:pPrChange w:id="1897" w:author="Petnathean Julled" w:date="2021-09-22T12:34:00Z">
          <w:pPr>
            <w:widowControl w:val="0"/>
            <w:autoSpaceDE w:val="0"/>
            <w:autoSpaceDN w:val="0"/>
            <w:adjustRightInd w:val="0"/>
            <w:ind w:left="640" w:hanging="640"/>
          </w:pPr>
        </w:pPrChange>
      </w:pPr>
      <w:r w:rsidRPr="002A5951">
        <w:rPr>
          <w:noProof/>
          <w:sz w:val="16"/>
          <w:szCs w:val="24"/>
        </w:rPr>
        <w:t>[24]</w:t>
      </w:r>
      <w:r w:rsidRPr="002A5951">
        <w:rPr>
          <w:noProof/>
          <w:sz w:val="16"/>
          <w:szCs w:val="24"/>
        </w:rPr>
        <w:tab/>
        <w:t>“Remix - Ethereum IDE.” https://remix.ethereum.org/ (accessed Mar. 08, 2021).</w:t>
      </w:r>
    </w:p>
    <w:p w14:paraId="138D5453" w14:textId="77777777" w:rsidR="002A5951" w:rsidRPr="002A5951" w:rsidRDefault="002A5951">
      <w:pPr>
        <w:widowControl w:val="0"/>
        <w:autoSpaceDE w:val="0"/>
        <w:autoSpaceDN w:val="0"/>
        <w:adjustRightInd w:val="0"/>
        <w:ind w:left="640" w:hanging="640"/>
        <w:jc w:val="left"/>
        <w:rPr>
          <w:noProof/>
          <w:sz w:val="16"/>
          <w:szCs w:val="24"/>
        </w:rPr>
        <w:pPrChange w:id="1898" w:author="Petnathean Julled" w:date="2021-09-22T12:34:00Z">
          <w:pPr>
            <w:widowControl w:val="0"/>
            <w:autoSpaceDE w:val="0"/>
            <w:autoSpaceDN w:val="0"/>
            <w:adjustRightInd w:val="0"/>
            <w:ind w:left="640" w:hanging="640"/>
          </w:pPr>
        </w:pPrChange>
      </w:pPr>
      <w:r w:rsidRPr="002A5951">
        <w:rPr>
          <w:noProof/>
          <w:sz w:val="16"/>
          <w:szCs w:val="24"/>
        </w:rPr>
        <w:t>[25]</w:t>
      </w:r>
      <w:r w:rsidRPr="002A5951">
        <w:rPr>
          <w:noProof/>
          <w:sz w:val="16"/>
          <w:szCs w:val="24"/>
        </w:rPr>
        <w:tab/>
        <w:t>“Node.js.” https://nodejs.org/en/ (accessed Jun. 10, 2021).</w:t>
      </w:r>
    </w:p>
    <w:p w14:paraId="2FE8B4E4" w14:textId="77777777" w:rsidR="002A5951" w:rsidRPr="002A5951" w:rsidRDefault="002A5951">
      <w:pPr>
        <w:widowControl w:val="0"/>
        <w:autoSpaceDE w:val="0"/>
        <w:autoSpaceDN w:val="0"/>
        <w:adjustRightInd w:val="0"/>
        <w:ind w:left="640" w:hanging="640"/>
        <w:jc w:val="left"/>
        <w:rPr>
          <w:noProof/>
          <w:sz w:val="16"/>
          <w:szCs w:val="24"/>
        </w:rPr>
        <w:pPrChange w:id="1899" w:author="Petnathean Julled" w:date="2021-09-22T12:34:00Z">
          <w:pPr>
            <w:widowControl w:val="0"/>
            <w:autoSpaceDE w:val="0"/>
            <w:autoSpaceDN w:val="0"/>
            <w:adjustRightInd w:val="0"/>
            <w:ind w:left="640" w:hanging="640"/>
          </w:pPr>
        </w:pPrChange>
      </w:pPr>
      <w:r w:rsidRPr="002A5951">
        <w:rPr>
          <w:noProof/>
          <w:sz w:val="16"/>
          <w:szCs w:val="24"/>
        </w:rPr>
        <w:t>[26]</w:t>
      </w:r>
      <w:r w:rsidRPr="002A5951">
        <w:rPr>
          <w:noProof/>
          <w:sz w:val="16"/>
          <w:szCs w:val="24"/>
        </w:rPr>
        <w:tab/>
        <w:t>“npm.” https://www.npmjs.com/ (accessed Jun. 10, 2021).</w:t>
      </w:r>
    </w:p>
    <w:p w14:paraId="0D706646" w14:textId="77777777" w:rsidR="002A5951" w:rsidRPr="002A5951" w:rsidRDefault="002A5951">
      <w:pPr>
        <w:widowControl w:val="0"/>
        <w:autoSpaceDE w:val="0"/>
        <w:autoSpaceDN w:val="0"/>
        <w:adjustRightInd w:val="0"/>
        <w:ind w:left="640" w:hanging="640"/>
        <w:jc w:val="left"/>
        <w:rPr>
          <w:noProof/>
          <w:sz w:val="16"/>
          <w:szCs w:val="24"/>
        </w:rPr>
        <w:pPrChange w:id="1900" w:author="Petnathean Julled" w:date="2021-09-22T12:34:00Z">
          <w:pPr>
            <w:widowControl w:val="0"/>
            <w:autoSpaceDE w:val="0"/>
            <w:autoSpaceDN w:val="0"/>
            <w:adjustRightInd w:val="0"/>
            <w:ind w:left="640" w:hanging="640"/>
          </w:pPr>
        </w:pPrChange>
      </w:pPr>
      <w:r w:rsidRPr="002A5951">
        <w:rPr>
          <w:noProof/>
          <w:sz w:val="16"/>
          <w:szCs w:val="24"/>
        </w:rPr>
        <w:t>[27]</w:t>
      </w:r>
      <w:r w:rsidRPr="002A5951">
        <w:rPr>
          <w:noProof/>
          <w:sz w:val="16"/>
          <w:szCs w:val="24"/>
        </w:rPr>
        <w:tab/>
        <w:t>“web3 - npm.” https://www.npmjs.com/package/web3 (accessed Jun. 10, 2021).</w:t>
      </w:r>
    </w:p>
    <w:p w14:paraId="2C103DEF" w14:textId="77777777" w:rsidR="002A5951" w:rsidRPr="002A5951" w:rsidRDefault="002A5951">
      <w:pPr>
        <w:widowControl w:val="0"/>
        <w:autoSpaceDE w:val="0"/>
        <w:autoSpaceDN w:val="0"/>
        <w:adjustRightInd w:val="0"/>
        <w:ind w:left="640" w:hanging="640"/>
        <w:jc w:val="left"/>
        <w:rPr>
          <w:noProof/>
          <w:sz w:val="16"/>
          <w:szCs w:val="24"/>
        </w:rPr>
        <w:pPrChange w:id="1901" w:author="Petnathean Julled" w:date="2021-09-22T12:34:00Z">
          <w:pPr>
            <w:widowControl w:val="0"/>
            <w:autoSpaceDE w:val="0"/>
            <w:autoSpaceDN w:val="0"/>
            <w:adjustRightInd w:val="0"/>
            <w:ind w:left="640" w:hanging="640"/>
          </w:pPr>
        </w:pPrChange>
      </w:pPr>
      <w:r w:rsidRPr="002A5951">
        <w:rPr>
          <w:noProof/>
          <w:sz w:val="16"/>
          <w:szCs w:val="24"/>
        </w:rPr>
        <w:lastRenderedPageBreak/>
        <w:t>[28]</w:t>
      </w:r>
      <w:r w:rsidRPr="002A5951">
        <w:rPr>
          <w:noProof/>
          <w:sz w:val="16"/>
          <w:szCs w:val="24"/>
        </w:rPr>
        <w:tab/>
        <w:t>“xml2js - npm.” https://www.npmjs.com/package/xml2js (accessed Jun. 10, 2021).</w:t>
      </w:r>
    </w:p>
    <w:p w14:paraId="0624BDA3" w14:textId="77777777" w:rsidR="002A5951" w:rsidRPr="002A5951" w:rsidRDefault="002A5951">
      <w:pPr>
        <w:widowControl w:val="0"/>
        <w:autoSpaceDE w:val="0"/>
        <w:autoSpaceDN w:val="0"/>
        <w:adjustRightInd w:val="0"/>
        <w:ind w:left="640" w:hanging="640"/>
        <w:jc w:val="left"/>
        <w:rPr>
          <w:noProof/>
          <w:sz w:val="16"/>
          <w:szCs w:val="24"/>
        </w:rPr>
        <w:pPrChange w:id="1902" w:author="Petnathean Julled" w:date="2021-09-22T12:34:00Z">
          <w:pPr>
            <w:widowControl w:val="0"/>
            <w:autoSpaceDE w:val="0"/>
            <w:autoSpaceDN w:val="0"/>
            <w:adjustRightInd w:val="0"/>
            <w:ind w:left="640" w:hanging="640"/>
          </w:pPr>
        </w:pPrChange>
      </w:pPr>
      <w:r w:rsidRPr="002A5951">
        <w:rPr>
          <w:noProof/>
          <w:sz w:val="16"/>
          <w:szCs w:val="24"/>
        </w:rPr>
        <w:t>[29]</w:t>
      </w:r>
      <w:r w:rsidRPr="002A5951">
        <w:rPr>
          <w:noProof/>
          <w:sz w:val="16"/>
          <w:szCs w:val="24"/>
        </w:rPr>
        <w:tab/>
        <w:t>“fs - npm.” https://www.npmjs.com/package/fs (accessed Jun. 10, 2021).</w:t>
      </w:r>
    </w:p>
    <w:p w14:paraId="4A8BD873" w14:textId="77777777" w:rsidR="002A5951" w:rsidRPr="002A5951" w:rsidRDefault="002A5951">
      <w:pPr>
        <w:widowControl w:val="0"/>
        <w:autoSpaceDE w:val="0"/>
        <w:autoSpaceDN w:val="0"/>
        <w:adjustRightInd w:val="0"/>
        <w:ind w:left="640" w:hanging="640"/>
        <w:jc w:val="left"/>
        <w:rPr>
          <w:noProof/>
          <w:sz w:val="16"/>
          <w:szCs w:val="24"/>
        </w:rPr>
        <w:pPrChange w:id="1903" w:author="Petnathean Julled" w:date="2021-09-22T12:34:00Z">
          <w:pPr>
            <w:widowControl w:val="0"/>
            <w:autoSpaceDE w:val="0"/>
            <w:autoSpaceDN w:val="0"/>
            <w:adjustRightInd w:val="0"/>
            <w:ind w:left="640" w:hanging="640"/>
          </w:pPr>
        </w:pPrChange>
      </w:pPr>
      <w:r w:rsidRPr="002A5951">
        <w:rPr>
          <w:noProof/>
          <w:sz w:val="16"/>
          <w:szCs w:val="24"/>
        </w:rPr>
        <w:t>[30]</w:t>
      </w:r>
      <w:r w:rsidRPr="002A5951">
        <w:rPr>
          <w:noProof/>
          <w:sz w:val="16"/>
          <w:szCs w:val="24"/>
        </w:rPr>
        <w:tab/>
        <w:t>“net - npm.” https://www.npmjs.com/package/net (accessed Jun. 10, 2021).</w:t>
      </w:r>
    </w:p>
    <w:p w14:paraId="71FBA37E" w14:textId="77777777" w:rsidR="002A5951" w:rsidRPr="002A5951" w:rsidRDefault="002A5951">
      <w:pPr>
        <w:widowControl w:val="0"/>
        <w:autoSpaceDE w:val="0"/>
        <w:autoSpaceDN w:val="0"/>
        <w:adjustRightInd w:val="0"/>
        <w:ind w:left="640" w:hanging="640"/>
        <w:jc w:val="left"/>
        <w:rPr>
          <w:noProof/>
          <w:sz w:val="16"/>
          <w:szCs w:val="24"/>
        </w:rPr>
        <w:pPrChange w:id="1904" w:author="Petnathean Julled" w:date="2021-09-22T12:34:00Z">
          <w:pPr>
            <w:widowControl w:val="0"/>
            <w:autoSpaceDE w:val="0"/>
            <w:autoSpaceDN w:val="0"/>
            <w:adjustRightInd w:val="0"/>
            <w:ind w:left="640" w:hanging="640"/>
          </w:pPr>
        </w:pPrChange>
      </w:pPr>
      <w:r w:rsidRPr="002A5951">
        <w:rPr>
          <w:noProof/>
          <w:sz w:val="16"/>
          <w:szCs w:val="24"/>
        </w:rPr>
        <w:t>[31]</w:t>
      </w:r>
      <w:r w:rsidRPr="002A5951">
        <w:rPr>
          <w:noProof/>
          <w:sz w:val="16"/>
          <w:szCs w:val="24"/>
        </w:rPr>
        <w:tab/>
        <w:t>“util - npm.” https://www.npmjs.com/package/util (accessed Jun. 10, 2021).</w:t>
      </w:r>
    </w:p>
    <w:p w14:paraId="5DBC124E" w14:textId="77777777" w:rsidR="002A5951" w:rsidRPr="002A5951" w:rsidRDefault="002A5951">
      <w:pPr>
        <w:widowControl w:val="0"/>
        <w:autoSpaceDE w:val="0"/>
        <w:autoSpaceDN w:val="0"/>
        <w:adjustRightInd w:val="0"/>
        <w:ind w:left="640" w:hanging="640"/>
        <w:jc w:val="left"/>
        <w:rPr>
          <w:noProof/>
          <w:sz w:val="16"/>
          <w:szCs w:val="24"/>
        </w:rPr>
        <w:pPrChange w:id="1905" w:author="Petnathean Julled" w:date="2021-09-22T12:34:00Z">
          <w:pPr>
            <w:widowControl w:val="0"/>
            <w:autoSpaceDE w:val="0"/>
            <w:autoSpaceDN w:val="0"/>
            <w:adjustRightInd w:val="0"/>
            <w:ind w:left="640" w:hanging="640"/>
          </w:pPr>
        </w:pPrChange>
      </w:pPr>
      <w:r w:rsidRPr="002A5951">
        <w:rPr>
          <w:noProof/>
          <w:sz w:val="16"/>
          <w:szCs w:val="24"/>
        </w:rPr>
        <w:t>[32]</w:t>
      </w:r>
      <w:r w:rsidRPr="002A5951">
        <w:rPr>
          <w:noProof/>
          <w:sz w:val="16"/>
          <w:szCs w:val="24"/>
        </w:rPr>
        <w:tab/>
        <w:t>“moment - npm.” https://www.npmjs.com/package/moment (accessed Jun. 10, 2021).</w:t>
      </w:r>
    </w:p>
    <w:p w14:paraId="13172C28" w14:textId="77777777" w:rsidR="002A5951" w:rsidRPr="002A5951" w:rsidRDefault="002A5951">
      <w:pPr>
        <w:widowControl w:val="0"/>
        <w:autoSpaceDE w:val="0"/>
        <w:autoSpaceDN w:val="0"/>
        <w:adjustRightInd w:val="0"/>
        <w:ind w:left="640" w:hanging="640"/>
        <w:jc w:val="left"/>
        <w:rPr>
          <w:noProof/>
          <w:sz w:val="16"/>
          <w:szCs w:val="24"/>
        </w:rPr>
        <w:pPrChange w:id="1906" w:author="Petnathean Julled" w:date="2021-09-22T12:34:00Z">
          <w:pPr>
            <w:widowControl w:val="0"/>
            <w:autoSpaceDE w:val="0"/>
            <w:autoSpaceDN w:val="0"/>
            <w:adjustRightInd w:val="0"/>
            <w:ind w:left="640" w:hanging="640"/>
          </w:pPr>
        </w:pPrChange>
      </w:pPr>
      <w:r w:rsidRPr="002A5951">
        <w:rPr>
          <w:noProof/>
          <w:sz w:val="16"/>
          <w:szCs w:val="24"/>
        </w:rPr>
        <w:t>[33]</w:t>
      </w:r>
      <w:r w:rsidRPr="002A5951">
        <w:rPr>
          <w:noProof/>
          <w:sz w:val="16"/>
          <w:szCs w:val="24"/>
        </w:rPr>
        <w:tab/>
        <w:t>“cryptr - npm.” https://www.npmjs.com/package/cryptr (accessed Jun. 10, 2021).</w:t>
      </w:r>
    </w:p>
    <w:p w14:paraId="7B05AAA2" w14:textId="77777777" w:rsidR="002A5951" w:rsidRPr="002A5951" w:rsidRDefault="002A5951">
      <w:pPr>
        <w:widowControl w:val="0"/>
        <w:autoSpaceDE w:val="0"/>
        <w:autoSpaceDN w:val="0"/>
        <w:adjustRightInd w:val="0"/>
        <w:ind w:left="640" w:hanging="640"/>
        <w:jc w:val="left"/>
        <w:rPr>
          <w:noProof/>
          <w:sz w:val="16"/>
        </w:rPr>
        <w:pPrChange w:id="1907" w:author="Petnathean Julled" w:date="2021-09-22T12:34:00Z">
          <w:pPr>
            <w:widowControl w:val="0"/>
            <w:autoSpaceDE w:val="0"/>
            <w:autoSpaceDN w:val="0"/>
            <w:adjustRightInd w:val="0"/>
            <w:ind w:left="640" w:hanging="640"/>
          </w:pPr>
        </w:pPrChange>
      </w:pPr>
      <w:r w:rsidRPr="002A5951">
        <w:rPr>
          <w:noProof/>
          <w:sz w:val="16"/>
          <w:szCs w:val="24"/>
        </w:rPr>
        <w:t>[34]</w:t>
      </w:r>
      <w:r w:rsidRPr="002A5951">
        <w:rPr>
          <w:noProof/>
          <w:sz w:val="16"/>
          <w:szCs w:val="24"/>
        </w:rPr>
        <w:tab/>
        <w:t>“web3.eth.Contract — web3.js 1.0.0 documentation.” https://web3js.readthedocs.io/en/v1.3.4/web3-eth-contract.html (accessed Mar. 08, 2021).</w:t>
      </w:r>
    </w:p>
    <w:p w14:paraId="205F82CE" w14:textId="25351130" w:rsidR="00836367" w:rsidRPr="0056733C" w:rsidRDefault="00A578E5">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Change w:id="1908" w:author="Petnathean Julled" w:date="2021-09-22T12:34:00Z">
          <w:pPr>
            <w:pStyle w:val="references"/>
            <w:numPr>
              <w:numId w:val="0"/>
            </w:numPr>
            <w:tabs>
              <w:tab w:val="clear" w:pos="360"/>
              <w:tab w:val="left" w:pos="0"/>
            </w:tabs>
            <w:spacing w:line="240" w:lineRule="auto"/>
            <w:ind w:left="0" w:firstLine="0"/>
            <w:jc w:val="left"/>
          </w:pPr>
        </w:pPrChange>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Petnathean Julled" w:date="2021-10-13T09:58:00Z" w:initials="PJ">
    <w:p w14:paraId="52B37498" w14:textId="77777777" w:rsidR="00591ED7" w:rsidRDefault="00591ED7">
      <w:pPr>
        <w:pStyle w:val="CommentText"/>
      </w:pPr>
      <w:r>
        <w:rPr>
          <w:rStyle w:val="CommentReference"/>
        </w:rPr>
        <w:annotationRef/>
      </w:r>
      <w:r>
        <w:t>Existing problem</w:t>
      </w:r>
    </w:p>
    <w:p w14:paraId="247F1665" w14:textId="379B0FA1" w:rsidR="00591ED7" w:rsidRDefault="00591ED7">
      <w:pPr>
        <w:pStyle w:val="CommentText"/>
      </w:pPr>
    </w:p>
  </w:comment>
  <w:comment w:id="31" w:author="Petnathean Julled" w:date="2021-10-13T10:03:00Z" w:initials="PJ">
    <w:p w14:paraId="3B12BC55" w14:textId="210AE01E" w:rsidR="00591ED7" w:rsidRDefault="00591ED7">
      <w:pPr>
        <w:pStyle w:val="CommentText"/>
      </w:pPr>
      <w:r>
        <w:rPr>
          <w:rStyle w:val="CommentReference"/>
        </w:rPr>
        <w:annotationRef/>
      </w:r>
      <w:r>
        <w:t>Existing Health Service have the rights system that will facilitate information usage</w:t>
      </w:r>
    </w:p>
  </w:comment>
  <w:comment w:id="51" w:author="Petnathean Julled" w:date="2021-10-13T10:11:00Z" w:initials="PJ">
    <w:p w14:paraId="6F0ED916" w14:textId="5B1FAAB0" w:rsidR="00FE50F3" w:rsidRDefault="00FE50F3">
      <w:pPr>
        <w:pStyle w:val="CommentText"/>
      </w:pPr>
      <w:r>
        <w:rPr>
          <w:rStyle w:val="CommentReference"/>
        </w:rPr>
        <w:annotationRef/>
      </w:r>
      <w:r>
        <w:t>-&gt; By combine Blockchain and XDS…</w:t>
      </w:r>
    </w:p>
  </w:comment>
  <w:comment w:id="60" w:author="Petnathean Julled" w:date="2021-10-13T10:10:00Z" w:initials="PJ">
    <w:p w14:paraId="542A1FB2" w14:textId="77777777" w:rsidR="00FE50F3" w:rsidRDefault="00FE50F3">
      <w:pPr>
        <w:pStyle w:val="CommentText"/>
      </w:pPr>
      <w:r>
        <w:rPr>
          <w:rStyle w:val="CommentReference"/>
        </w:rPr>
        <w:annotationRef/>
      </w:r>
      <w:r>
        <w:t>Should have any sentence connect to here</w:t>
      </w:r>
    </w:p>
    <w:p w14:paraId="480CD981" w14:textId="5FBC4183" w:rsidR="00FE50F3" w:rsidRDefault="00FE50F3">
      <w:pPr>
        <w:pStyle w:val="CommentText"/>
      </w:pPr>
    </w:p>
  </w:comment>
  <w:comment w:id="86" w:author="Petnathean Julled" w:date="2021-10-13T10:32:00Z" w:initials="PJ">
    <w:p w14:paraId="13067279" w14:textId="12DFCE77" w:rsidR="0064453C" w:rsidRDefault="0064453C">
      <w:pPr>
        <w:pStyle w:val="CommentText"/>
      </w:pPr>
      <w:r>
        <w:rPr>
          <w:rStyle w:val="CommentReference"/>
        </w:rPr>
        <w:annotationRef/>
      </w:r>
      <w:r>
        <w:t>Should use word gave sense of urgency</w:t>
      </w:r>
    </w:p>
  </w:comment>
  <w:comment w:id="85" w:author="Petnathean Julled" w:date="2021-10-13T10:27:00Z" w:initials="PJ">
    <w:p w14:paraId="59BEF0AD" w14:textId="0A433CC6" w:rsidR="00EE6026" w:rsidRDefault="00EE6026">
      <w:pPr>
        <w:pStyle w:val="CommentText"/>
      </w:pPr>
      <w:r>
        <w:rPr>
          <w:rStyle w:val="CommentReference"/>
        </w:rPr>
        <w:annotationRef/>
      </w:r>
      <w:r>
        <w:t>Check if there is significant event for reference -&gt; should be notable event</w:t>
      </w:r>
    </w:p>
  </w:comment>
  <w:comment w:id="147" w:author="Pattanasak Mongkolwat" w:date="2021-10-04T15:04:00Z" w:initials="PM">
    <w:p w14:paraId="78790040" w14:textId="4CA5A9FD" w:rsidR="00227108" w:rsidRDefault="00227108">
      <w:pPr>
        <w:pStyle w:val="CommentText"/>
      </w:pPr>
      <w:r>
        <w:rPr>
          <w:rStyle w:val="CommentReference"/>
        </w:rPr>
        <w:annotationRef/>
      </w:r>
      <w:r>
        <w:t xml:space="preserve">I think this is not correct. No one should be able to </w:t>
      </w:r>
      <w:r w:rsidR="006B5BB4">
        <w:t>modify contents in a blockchain.</w:t>
      </w:r>
    </w:p>
  </w:comment>
  <w:comment w:id="173" w:author="Pattanasak Mongkolwat" w:date="2021-10-04T15:14:00Z" w:initials="PM">
    <w:p w14:paraId="16A67463" w14:textId="5DABD6F5" w:rsidR="00AA40FE" w:rsidRDefault="00AA40FE">
      <w:pPr>
        <w:pStyle w:val="CommentText"/>
      </w:pPr>
      <w:r>
        <w:rPr>
          <w:rStyle w:val="CommentReference"/>
        </w:rPr>
        <w:annotationRef/>
      </w:r>
      <w:r>
        <w:t xml:space="preserve">Refer </w:t>
      </w:r>
      <w:proofErr w:type="gramStart"/>
      <w:r>
        <w:t>to ?</w:t>
      </w:r>
      <w:proofErr w:type="gramEnd"/>
    </w:p>
  </w:comment>
  <w:comment w:id="181" w:author="Pattanasak Mongkolwat" w:date="2021-10-04T15:16:00Z" w:initials="PM">
    <w:p w14:paraId="528E0322" w14:textId="4DF320BA" w:rsidR="007C437D" w:rsidRDefault="007C437D">
      <w:pPr>
        <w:pStyle w:val="CommentText"/>
      </w:pPr>
      <w:r>
        <w:rPr>
          <w:rStyle w:val="CommentReference"/>
        </w:rPr>
        <w:annotationRef/>
      </w:r>
      <w:r>
        <w:t>One component or components?</w:t>
      </w:r>
    </w:p>
  </w:comment>
  <w:comment w:id="384" w:author="Pattanasak Mongkolwat" w:date="2021-10-07T15:30:00Z" w:initials="PM">
    <w:p w14:paraId="60B990A0" w14:textId="1B21689A" w:rsidR="00D12C27" w:rsidRDefault="00D12C27">
      <w:pPr>
        <w:pStyle w:val="CommentText"/>
      </w:pPr>
      <w:r>
        <w:rPr>
          <w:rStyle w:val="CommentReference"/>
        </w:rPr>
        <w:annotationRef/>
      </w:r>
      <w:r>
        <w:t>I don’t see important relationship between not having document sharing and information system being hacked.</w:t>
      </w:r>
    </w:p>
  </w:comment>
  <w:comment w:id="398" w:author="Pattanasak Mongkolwat" w:date="2021-10-07T15:32:00Z" w:initials="PM">
    <w:p w14:paraId="56276E37" w14:textId="3BDB6907" w:rsidR="00D12C27" w:rsidRDefault="00D12C27">
      <w:pPr>
        <w:pStyle w:val="CommentText"/>
      </w:pPr>
      <w:r>
        <w:rPr>
          <w:rStyle w:val="CommentReference"/>
        </w:rPr>
        <w:annotationRef/>
      </w:r>
      <w:r>
        <w:t xml:space="preserve">Need </w:t>
      </w:r>
      <w:r w:rsidR="00340C61">
        <w:t xml:space="preserve">a </w:t>
      </w:r>
      <w:r>
        <w:t>medical doctor to verify this. I don’t understand or know if this is correct (sound)</w:t>
      </w:r>
      <w:r w:rsidR="00340C61">
        <w:t xml:space="preserve">. Otherwise, we need to get a simple scenario. </w:t>
      </w:r>
    </w:p>
  </w:comment>
  <w:comment w:id="497" w:author="Pattanasak Mongkolwat" w:date="2021-10-07T16:08:00Z" w:initials="PM">
    <w:p w14:paraId="64C6D0AC" w14:textId="7559365D" w:rsidR="002A11D9" w:rsidRDefault="002A11D9">
      <w:pPr>
        <w:pStyle w:val="CommentText"/>
      </w:pPr>
      <w:r>
        <w:rPr>
          <w:rStyle w:val="CommentReference"/>
        </w:rPr>
        <w:annotationRef/>
      </w:r>
      <w:r>
        <w:t>I don’t see this section.</w:t>
      </w:r>
    </w:p>
  </w:comment>
  <w:comment w:id="507" w:author="Pattanasak Mongkolwat" w:date="2021-10-07T16:09:00Z" w:initials="PM">
    <w:p w14:paraId="6368CC1B" w14:textId="26592640" w:rsidR="00FA0E88" w:rsidRPr="00FA0E88" w:rsidRDefault="00FA0E88">
      <w:pPr>
        <w:pStyle w:val="CommentText"/>
        <w:rPr>
          <w:rFonts w:cs="Angsana New"/>
          <w:szCs w:val="25"/>
          <w:lang w:bidi="th-TH"/>
        </w:rPr>
      </w:pPr>
      <w:r>
        <w:rPr>
          <w:rStyle w:val="CommentReference"/>
        </w:rPr>
        <w:annotationRef/>
      </w:r>
      <w:r>
        <w:rPr>
          <w:rFonts w:cs="Angsana New"/>
          <w:szCs w:val="25"/>
          <w:lang w:bidi="th-TH"/>
        </w:rPr>
        <w:t>Don’t see it.</w:t>
      </w:r>
    </w:p>
  </w:comment>
  <w:comment w:id="511" w:author="Pattanasak Mongkolwat" w:date="2021-10-07T16:09:00Z" w:initials="PM">
    <w:p w14:paraId="4D06EA18" w14:textId="1D4F8A4A" w:rsidR="00FA0E88" w:rsidRDefault="00FA0E88">
      <w:pPr>
        <w:pStyle w:val="CommentText"/>
      </w:pPr>
      <w:r>
        <w:rPr>
          <w:rStyle w:val="CommentReference"/>
        </w:rPr>
        <w:annotationRef/>
      </w:r>
    </w:p>
  </w:comment>
  <w:comment w:id="571" w:author="Pattanasak Mongkolwat" w:date="2021-10-07T16:14:00Z" w:initials="PM">
    <w:p w14:paraId="6179F0D0" w14:textId="01D4ED4D" w:rsidR="00DE5055" w:rsidRDefault="00DE5055">
      <w:pPr>
        <w:pStyle w:val="CommentText"/>
      </w:pPr>
      <w:r>
        <w:rPr>
          <w:rStyle w:val="CommentReference"/>
        </w:rPr>
        <w:annotationRef/>
      </w:r>
      <w:r>
        <w:t>Please check</w:t>
      </w:r>
    </w:p>
  </w:comment>
  <w:comment w:id="666" w:author="Pattanasak Mongkolwat" w:date="2021-10-07T16:26:00Z" w:initials="PM">
    <w:p w14:paraId="13390362" w14:textId="58FB0197" w:rsidR="00612CB7" w:rsidRDefault="00612CB7">
      <w:pPr>
        <w:pStyle w:val="CommentText"/>
      </w:pPr>
      <w:r>
        <w:rPr>
          <w:rStyle w:val="CommentReference"/>
        </w:rPr>
        <w:annotationRef/>
      </w:r>
      <w:r>
        <w:t>Who? The developer (You)?</w:t>
      </w:r>
    </w:p>
  </w:comment>
  <w:comment w:id="687" w:author="Pattanasak Mongkolwat" w:date="2021-10-07T16:30:00Z" w:initials="PM">
    <w:p w14:paraId="028FE82F" w14:textId="0F2C6160" w:rsidR="007044E0" w:rsidRDefault="007044E0">
      <w:pPr>
        <w:pStyle w:val="CommentText"/>
      </w:pPr>
      <w:r>
        <w:rPr>
          <w:rStyle w:val="CommentReference"/>
        </w:rPr>
        <w:annotationRef/>
      </w:r>
      <w:r>
        <w:t>What is it?</w:t>
      </w:r>
    </w:p>
  </w:comment>
  <w:comment w:id="1128" w:author="Pattanasak Mongkolwat" w:date="2021-10-07T16:53:00Z" w:initials="PM">
    <w:p w14:paraId="224B1017" w14:textId="77777777" w:rsidR="00B13259" w:rsidRDefault="00B13259">
      <w:pPr>
        <w:pStyle w:val="CommentText"/>
      </w:pPr>
      <w:r>
        <w:rPr>
          <w:rStyle w:val="CommentReference"/>
        </w:rPr>
        <w:annotationRef/>
      </w:r>
      <w:r>
        <w:t>Middleware???</w:t>
      </w:r>
    </w:p>
    <w:p w14:paraId="0C3B2BEC" w14:textId="0C61E2EB" w:rsidR="00B13259" w:rsidRDefault="00B13259">
      <w:pPr>
        <w:pStyle w:val="CommentText"/>
      </w:pPr>
    </w:p>
  </w:comment>
  <w:comment w:id="1650" w:author="Pattanasak Mongkolwat" w:date="2021-10-07T17:18:00Z" w:initials="PM">
    <w:p w14:paraId="7131933B" w14:textId="4D69A2FA" w:rsidR="00E57EAB" w:rsidRDefault="00E57EAB">
      <w:pPr>
        <w:pStyle w:val="CommentText"/>
      </w:pPr>
      <w:r>
        <w:rPr>
          <w:rStyle w:val="CommentReference"/>
        </w:rPr>
        <w:annotationRef/>
      </w:r>
      <w:r>
        <w:t xml:space="preserve">No need to have </w:t>
      </w:r>
      <w:proofErr w:type="gramStart"/>
      <w:r>
        <w:t>this many digits</w:t>
      </w:r>
      <w:proofErr w:type="gramEnd"/>
      <w:r>
        <w:t>.</w:t>
      </w:r>
    </w:p>
  </w:comment>
  <w:comment w:id="1831" w:author="Pattanasak Mongkolwat" w:date="2021-10-07T17:22:00Z" w:initials="PM">
    <w:p w14:paraId="6DBD49CA" w14:textId="09D64B37" w:rsidR="00DC1DB9" w:rsidRDefault="00DC1DB9">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7F1665" w15:done="0"/>
  <w15:commentEx w15:paraId="3B12BC55" w15:done="0"/>
  <w15:commentEx w15:paraId="6F0ED916" w15:done="0"/>
  <w15:commentEx w15:paraId="480CD981" w15:done="0"/>
  <w15:commentEx w15:paraId="13067279" w15:done="0"/>
  <w15:commentEx w15:paraId="59BEF0AD" w15:done="0"/>
  <w15:commentEx w15:paraId="78790040" w15:done="0"/>
  <w15:commentEx w15:paraId="16A67463" w15:done="0"/>
  <w15:commentEx w15:paraId="528E0322" w15:done="0"/>
  <w15:commentEx w15:paraId="60B990A0" w15:done="0"/>
  <w15:commentEx w15:paraId="56276E37" w15:done="0"/>
  <w15:commentEx w15:paraId="64C6D0AC" w15:done="0"/>
  <w15:commentEx w15:paraId="6368CC1B" w15:done="0"/>
  <w15:commentEx w15:paraId="4D06EA18" w15:done="0"/>
  <w15:commentEx w15:paraId="6179F0D0"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12C62" w16cex:dateUtc="2021-10-13T02:58:00Z"/>
  <w16cex:commentExtensible w16cex:durableId="25112D75" w16cex:dateUtc="2021-10-13T03:03:00Z"/>
  <w16cex:commentExtensible w16cex:durableId="25112F51" w16cex:dateUtc="2021-10-13T03:11:00Z"/>
  <w16cex:commentExtensible w16cex:durableId="25112F16" w16cex:dateUtc="2021-10-13T03:10:00Z"/>
  <w16cex:commentExtensible w16cex:durableId="25113448" w16cex:dateUtc="2021-10-13T03:32:00Z"/>
  <w16cex:commentExtensible w16cex:durableId="251132F4" w16cex:dateUtc="2021-10-13T03:27:00Z"/>
  <w16cex:commentExtensible w16cex:durableId="2505967E" w16cex:dateUtc="2021-10-04T08:04:00Z"/>
  <w16cex:commentExtensible w16cex:durableId="250598C7" w16cex:dateUtc="2021-10-04T08:14:00Z"/>
  <w16cex:commentExtensible w16cex:durableId="25059936" w16cex:dateUtc="2021-10-04T08:16: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A57" w16cex:dateUtc="2021-10-07T09:09:00Z"/>
  <w16cex:commentExtensible w16cex:durableId="25099A4D" w16cex:dateUtc="2021-10-07T09:09:00Z"/>
  <w16cex:commentExtensible w16cex:durableId="25099B6D" w16cex:dateUtc="2021-10-07T09:14: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F1665" w16cid:durableId="25112C62"/>
  <w16cid:commentId w16cid:paraId="3B12BC55" w16cid:durableId="25112D75"/>
  <w16cid:commentId w16cid:paraId="6F0ED916" w16cid:durableId="25112F51"/>
  <w16cid:commentId w16cid:paraId="480CD981" w16cid:durableId="25112F16"/>
  <w16cid:commentId w16cid:paraId="13067279" w16cid:durableId="25113448"/>
  <w16cid:commentId w16cid:paraId="59BEF0AD" w16cid:durableId="251132F4"/>
  <w16cid:commentId w16cid:paraId="78790040" w16cid:durableId="2505967E"/>
  <w16cid:commentId w16cid:paraId="16A67463" w16cid:durableId="250598C7"/>
  <w16cid:commentId w16cid:paraId="528E0322" w16cid:durableId="25059936"/>
  <w16cid:commentId w16cid:paraId="60B990A0" w16cid:durableId="25099103"/>
  <w16cid:commentId w16cid:paraId="56276E37" w16cid:durableId="2509918C"/>
  <w16cid:commentId w16cid:paraId="64C6D0AC" w16cid:durableId="250999E6"/>
  <w16cid:commentId w16cid:paraId="6368CC1B" w16cid:durableId="25099A57"/>
  <w16cid:commentId w16cid:paraId="4D06EA18" w16cid:durableId="25099A4D"/>
  <w16cid:commentId w16cid:paraId="6179F0D0" w16cid:durableId="25099B6D"/>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0F75F" w14:textId="77777777" w:rsidR="005B4272" w:rsidRDefault="005B4272" w:rsidP="001A3B3D">
      <w:r>
        <w:separator/>
      </w:r>
    </w:p>
  </w:endnote>
  <w:endnote w:type="continuationSeparator" w:id="0">
    <w:p w14:paraId="1F08D2C3" w14:textId="77777777" w:rsidR="005B4272" w:rsidRDefault="005B427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E0799" w:rsidRPr="006F6D3D" w:rsidRDefault="008E079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AEEE4" w14:textId="77777777" w:rsidR="005B4272" w:rsidRDefault="005B4272" w:rsidP="001A3B3D">
      <w:r>
        <w:separator/>
      </w:r>
    </w:p>
  </w:footnote>
  <w:footnote w:type="continuationSeparator" w:id="0">
    <w:p w14:paraId="3C40062E" w14:textId="77777777" w:rsidR="005B4272" w:rsidRDefault="005B427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0576"/>
    <w:rsid w:val="00001838"/>
    <w:rsid w:val="00001D3B"/>
    <w:rsid w:val="00002237"/>
    <w:rsid w:val="00002428"/>
    <w:rsid w:val="0000269F"/>
    <w:rsid w:val="00003C52"/>
    <w:rsid w:val="00003D44"/>
    <w:rsid w:val="00004443"/>
    <w:rsid w:val="00004CFA"/>
    <w:rsid w:val="00006F34"/>
    <w:rsid w:val="000109EF"/>
    <w:rsid w:val="000119A7"/>
    <w:rsid w:val="00011AA5"/>
    <w:rsid w:val="0001316A"/>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4F3"/>
    <w:rsid w:val="0004781E"/>
    <w:rsid w:val="000500E9"/>
    <w:rsid w:val="0005100A"/>
    <w:rsid w:val="00051C49"/>
    <w:rsid w:val="0005757E"/>
    <w:rsid w:val="0006080A"/>
    <w:rsid w:val="000615FA"/>
    <w:rsid w:val="00064D45"/>
    <w:rsid w:val="00066CD8"/>
    <w:rsid w:val="00071322"/>
    <w:rsid w:val="000713E3"/>
    <w:rsid w:val="0007149B"/>
    <w:rsid w:val="00071AF8"/>
    <w:rsid w:val="000737EF"/>
    <w:rsid w:val="000746A6"/>
    <w:rsid w:val="00075E91"/>
    <w:rsid w:val="00082068"/>
    <w:rsid w:val="000825F7"/>
    <w:rsid w:val="000833B6"/>
    <w:rsid w:val="000836BE"/>
    <w:rsid w:val="00084741"/>
    <w:rsid w:val="00085632"/>
    <w:rsid w:val="000864FC"/>
    <w:rsid w:val="0008758A"/>
    <w:rsid w:val="00087639"/>
    <w:rsid w:val="00091E4D"/>
    <w:rsid w:val="00091F67"/>
    <w:rsid w:val="000945DC"/>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6EAF"/>
    <w:rsid w:val="001070A7"/>
    <w:rsid w:val="001107CE"/>
    <w:rsid w:val="00110FFD"/>
    <w:rsid w:val="00112B36"/>
    <w:rsid w:val="00112CA9"/>
    <w:rsid w:val="001204E8"/>
    <w:rsid w:val="00121042"/>
    <w:rsid w:val="00121833"/>
    <w:rsid w:val="001222C0"/>
    <w:rsid w:val="00123456"/>
    <w:rsid w:val="00125442"/>
    <w:rsid w:val="0012627F"/>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500B"/>
    <w:rsid w:val="001B62BA"/>
    <w:rsid w:val="001B67DC"/>
    <w:rsid w:val="001B6B77"/>
    <w:rsid w:val="001B6F08"/>
    <w:rsid w:val="001B7AC4"/>
    <w:rsid w:val="001C084F"/>
    <w:rsid w:val="001C16CD"/>
    <w:rsid w:val="001C2407"/>
    <w:rsid w:val="001C6775"/>
    <w:rsid w:val="001C7410"/>
    <w:rsid w:val="001C7A7A"/>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269E"/>
    <w:rsid w:val="00212751"/>
    <w:rsid w:val="002127FB"/>
    <w:rsid w:val="00212F8C"/>
    <w:rsid w:val="002141CC"/>
    <w:rsid w:val="002145B3"/>
    <w:rsid w:val="00214D6E"/>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4248"/>
    <w:rsid w:val="0028506C"/>
    <w:rsid w:val="002850E3"/>
    <w:rsid w:val="0028793C"/>
    <w:rsid w:val="002916E2"/>
    <w:rsid w:val="002919D9"/>
    <w:rsid w:val="00292520"/>
    <w:rsid w:val="00292F74"/>
    <w:rsid w:val="002938C0"/>
    <w:rsid w:val="00294530"/>
    <w:rsid w:val="00295214"/>
    <w:rsid w:val="00295A21"/>
    <w:rsid w:val="002A11D9"/>
    <w:rsid w:val="002A148D"/>
    <w:rsid w:val="002A1A83"/>
    <w:rsid w:val="002A3023"/>
    <w:rsid w:val="002A3708"/>
    <w:rsid w:val="002A4811"/>
    <w:rsid w:val="002A5951"/>
    <w:rsid w:val="002A5C3C"/>
    <w:rsid w:val="002A69F3"/>
    <w:rsid w:val="002A70B2"/>
    <w:rsid w:val="002A7358"/>
    <w:rsid w:val="002B0990"/>
    <w:rsid w:val="002B17C1"/>
    <w:rsid w:val="002B1CA3"/>
    <w:rsid w:val="002B2486"/>
    <w:rsid w:val="002B2E06"/>
    <w:rsid w:val="002B38A9"/>
    <w:rsid w:val="002B435F"/>
    <w:rsid w:val="002B4899"/>
    <w:rsid w:val="002B5937"/>
    <w:rsid w:val="002B5E54"/>
    <w:rsid w:val="002B6342"/>
    <w:rsid w:val="002B68A5"/>
    <w:rsid w:val="002B6ED1"/>
    <w:rsid w:val="002B7A64"/>
    <w:rsid w:val="002C0754"/>
    <w:rsid w:val="002C0AAF"/>
    <w:rsid w:val="002C0FE6"/>
    <w:rsid w:val="002C1E07"/>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F23"/>
    <w:rsid w:val="002D555E"/>
    <w:rsid w:val="002D5A35"/>
    <w:rsid w:val="002D6233"/>
    <w:rsid w:val="002D748D"/>
    <w:rsid w:val="002D7E38"/>
    <w:rsid w:val="002E114C"/>
    <w:rsid w:val="002E1769"/>
    <w:rsid w:val="002E461B"/>
    <w:rsid w:val="002E4EBC"/>
    <w:rsid w:val="002E6E2C"/>
    <w:rsid w:val="002E6EC2"/>
    <w:rsid w:val="002E7F0D"/>
    <w:rsid w:val="002F034D"/>
    <w:rsid w:val="002F12AC"/>
    <w:rsid w:val="002F2B46"/>
    <w:rsid w:val="002F2F94"/>
    <w:rsid w:val="002F47EE"/>
    <w:rsid w:val="002F6B30"/>
    <w:rsid w:val="002F73A1"/>
    <w:rsid w:val="002F7F89"/>
    <w:rsid w:val="00300EB4"/>
    <w:rsid w:val="00302B83"/>
    <w:rsid w:val="00303E2F"/>
    <w:rsid w:val="0030529B"/>
    <w:rsid w:val="00306A89"/>
    <w:rsid w:val="00306BE3"/>
    <w:rsid w:val="00306C9A"/>
    <w:rsid w:val="00307ED5"/>
    <w:rsid w:val="00307FD6"/>
    <w:rsid w:val="00311134"/>
    <w:rsid w:val="003128C7"/>
    <w:rsid w:val="00313895"/>
    <w:rsid w:val="00314E46"/>
    <w:rsid w:val="00315BD5"/>
    <w:rsid w:val="00315E3D"/>
    <w:rsid w:val="00316D18"/>
    <w:rsid w:val="003171A6"/>
    <w:rsid w:val="003200E6"/>
    <w:rsid w:val="00321856"/>
    <w:rsid w:val="003218D8"/>
    <w:rsid w:val="00323801"/>
    <w:rsid w:val="00323839"/>
    <w:rsid w:val="003238A1"/>
    <w:rsid w:val="003258B8"/>
    <w:rsid w:val="00325BFE"/>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403D"/>
    <w:rsid w:val="00344516"/>
    <w:rsid w:val="00346DFD"/>
    <w:rsid w:val="0035023C"/>
    <w:rsid w:val="00350EC9"/>
    <w:rsid w:val="00353330"/>
    <w:rsid w:val="00354193"/>
    <w:rsid w:val="00354762"/>
    <w:rsid w:val="00354FCF"/>
    <w:rsid w:val="0035791C"/>
    <w:rsid w:val="00360548"/>
    <w:rsid w:val="0036107E"/>
    <w:rsid w:val="00362919"/>
    <w:rsid w:val="00365522"/>
    <w:rsid w:val="0036572F"/>
    <w:rsid w:val="00365D76"/>
    <w:rsid w:val="003668C8"/>
    <w:rsid w:val="003668EE"/>
    <w:rsid w:val="00366D5E"/>
    <w:rsid w:val="00370A88"/>
    <w:rsid w:val="00370C72"/>
    <w:rsid w:val="00371EC5"/>
    <w:rsid w:val="00371FB9"/>
    <w:rsid w:val="00373E51"/>
    <w:rsid w:val="00374DA5"/>
    <w:rsid w:val="00374E59"/>
    <w:rsid w:val="00377B8A"/>
    <w:rsid w:val="003800AF"/>
    <w:rsid w:val="003801B3"/>
    <w:rsid w:val="00381320"/>
    <w:rsid w:val="003820C4"/>
    <w:rsid w:val="003821C7"/>
    <w:rsid w:val="00382218"/>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397A"/>
    <w:rsid w:val="003A3E14"/>
    <w:rsid w:val="003A3ED8"/>
    <w:rsid w:val="003A6118"/>
    <w:rsid w:val="003B06FC"/>
    <w:rsid w:val="003B0812"/>
    <w:rsid w:val="003B0BD8"/>
    <w:rsid w:val="003B0E7A"/>
    <w:rsid w:val="003B1186"/>
    <w:rsid w:val="003B1472"/>
    <w:rsid w:val="003B2B40"/>
    <w:rsid w:val="003B4C53"/>
    <w:rsid w:val="003B4E04"/>
    <w:rsid w:val="003B57C4"/>
    <w:rsid w:val="003C3AAB"/>
    <w:rsid w:val="003C4183"/>
    <w:rsid w:val="003C5208"/>
    <w:rsid w:val="003C556E"/>
    <w:rsid w:val="003C59FE"/>
    <w:rsid w:val="003C67B9"/>
    <w:rsid w:val="003D075D"/>
    <w:rsid w:val="003D0E7D"/>
    <w:rsid w:val="003D1AD5"/>
    <w:rsid w:val="003D24B2"/>
    <w:rsid w:val="003D2C8E"/>
    <w:rsid w:val="003D4830"/>
    <w:rsid w:val="003D5060"/>
    <w:rsid w:val="003D544D"/>
    <w:rsid w:val="003D5BC2"/>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DE2"/>
    <w:rsid w:val="0040157C"/>
    <w:rsid w:val="0040443F"/>
    <w:rsid w:val="00405954"/>
    <w:rsid w:val="00410B2F"/>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551"/>
    <w:rsid w:val="0048517F"/>
    <w:rsid w:val="0048618A"/>
    <w:rsid w:val="004874E0"/>
    <w:rsid w:val="004906FE"/>
    <w:rsid w:val="00490CBD"/>
    <w:rsid w:val="00491017"/>
    <w:rsid w:val="00492CFF"/>
    <w:rsid w:val="00494E56"/>
    <w:rsid w:val="00494EAC"/>
    <w:rsid w:val="0049526F"/>
    <w:rsid w:val="00495EFE"/>
    <w:rsid w:val="0049757A"/>
    <w:rsid w:val="004A1602"/>
    <w:rsid w:val="004A450A"/>
    <w:rsid w:val="004A4973"/>
    <w:rsid w:val="004A5C75"/>
    <w:rsid w:val="004A70F4"/>
    <w:rsid w:val="004A7987"/>
    <w:rsid w:val="004A7EF0"/>
    <w:rsid w:val="004B1D28"/>
    <w:rsid w:val="004B393C"/>
    <w:rsid w:val="004B3B29"/>
    <w:rsid w:val="004B5674"/>
    <w:rsid w:val="004B7F0D"/>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0A89"/>
    <w:rsid w:val="004E10FB"/>
    <w:rsid w:val="004E124F"/>
    <w:rsid w:val="004E1B4A"/>
    <w:rsid w:val="004E29BD"/>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42C7"/>
    <w:rsid w:val="00505CE2"/>
    <w:rsid w:val="005061B7"/>
    <w:rsid w:val="0050684C"/>
    <w:rsid w:val="0050728C"/>
    <w:rsid w:val="00510F1B"/>
    <w:rsid w:val="0051379D"/>
    <w:rsid w:val="00513E29"/>
    <w:rsid w:val="00514384"/>
    <w:rsid w:val="00514B60"/>
    <w:rsid w:val="005159FF"/>
    <w:rsid w:val="0051718A"/>
    <w:rsid w:val="00520473"/>
    <w:rsid w:val="00520D38"/>
    <w:rsid w:val="00521BC4"/>
    <w:rsid w:val="00524C2C"/>
    <w:rsid w:val="005261C9"/>
    <w:rsid w:val="00526367"/>
    <w:rsid w:val="00526E35"/>
    <w:rsid w:val="00531E5D"/>
    <w:rsid w:val="0053287C"/>
    <w:rsid w:val="00532881"/>
    <w:rsid w:val="00532A94"/>
    <w:rsid w:val="005342F4"/>
    <w:rsid w:val="0053480D"/>
    <w:rsid w:val="00534BCE"/>
    <w:rsid w:val="005366B0"/>
    <w:rsid w:val="00537681"/>
    <w:rsid w:val="005376CA"/>
    <w:rsid w:val="00540E73"/>
    <w:rsid w:val="00540EC1"/>
    <w:rsid w:val="005418B9"/>
    <w:rsid w:val="00542DEA"/>
    <w:rsid w:val="00544668"/>
    <w:rsid w:val="005447AD"/>
    <w:rsid w:val="005517D8"/>
    <w:rsid w:val="00551B7F"/>
    <w:rsid w:val="005527A1"/>
    <w:rsid w:val="00552BFF"/>
    <w:rsid w:val="0055495B"/>
    <w:rsid w:val="00554D81"/>
    <w:rsid w:val="00555242"/>
    <w:rsid w:val="00555F31"/>
    <w:rsid w:val="0055773A"/>
    <w:rsid w:val="00557F0D"/>
    <w:rsid w:val="005625D7"/>
    <w:rsid w:val="00563F17"/>
    <w:rsid w:val="0056449C"/>
    <w:rsid w:val="0056610F"/>
    <w:rsid w:val="0056733C"/>
    <w:rsid w:val="0057043F"/>
    <w:rsid w:val="0057136C"/>
    <w:rsid w:val="005718D8"/>
    <w:rsid w:val="00572028"/>
    <w:rsid w:val="005729B6"/>
    <w:rsid w:val="0057409C"/>
    <w:rsid w:val="005740B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5662"/>
    <w:rsid w:val="005D58E2"/>
    <w:rsid w:val="005D729F"/>
    <w:rsid w:val="005E087F"/>
    <w:rsid w:val="005E0E43"/>
    <w:rsid w:val="005E157E"/>
    <w:rsid w:val="005E1F98"/>
    <w:rsid w:val="005E2800"/>
    <w:rsid w:val="005E2F68"/>
    <w:rsid w:val="005E35D0"/>
    <w:rsid w:val="005E475B"/>
    <w:rsid w:val="005E743A"/>
    <w:rsid w:val="005F075D"/>
    <w:rsid w:val="005F219D"/>
    <w:rsid w:val="005F2B5C"/>
    <w:rsid w:val="005F2CCD"/>
    <w:rsid w:val="005F36FF"/>
    <w:rsid w:val="005F3C27"/>
    <w:rsid w:val="005F4575"/>
    <w:rsid w:val="005F6466"/>
    <w:rsid w:val="0060008D"/>
    <w:rsid w:val="00601116"/>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D6"/>
    <w:rsid w:val="00614C05"/>
    <w:rsid w:val="00614C49"/>
    <w:rsid w:val="00615172"/>
    <w:rsid w:val="00615880"/>
    <w:rsid w:val="00615DCD"/>
    <w:rsid w:val="006162D7"/>
    <w:rsid w:val="00616EBA"/>
    <w:rsid w:val="0062188F"/>
    <w:rsid w:val="00622152"/>
    <w:rsid w:val="00622859"/>
    <w:rsid w:val="0062380A"/>
    <w:rsid w:val="00624021"/>
    <w:rsid w:val="00624E35"/>
    <w:rsid w:val="00627721"/>
    <w:rsid w:val="00631A05"/>
    <w:rsid w:val="00632052"/>
    <w:rsid w:val="00632C50"/>
    <w:rsid w:val="00633087"/>
    <w:rsid w:val="0063385B"/>
    <w:rsid w:val="00633DCB"/>
    <w:rsid w:val="00634155"/>
    <w:rsid w:val="00634BA5"/>
    <w:rsid w:val="0063741D"/>
    <w:rsid w:val="00637B90"/>
    <w:rsid w:val="00637FCE"/>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3198"/>
    <w:rsid w:val="006A4889"/>
    <w:rsid w:val="006A7E6F"/>
    <w:rsid w:val="006B02DA"/>
    <w:rsid w:val="006B0C3C"/>
    <w:rsid w:val="006B1962"/>
    <w:rsid w:val="006B1FE7"/>
    <w:rsid w:val="006B3203"/>
    <w:rsid w:val="006B39F6"/>
    <w:rsid w:val="006B5BB4"/>
    <w:rsid w:val="006B618D"/>
    <w:rsid w:val="006B65B6"/>
    <w:rsid w:val="006B6B66"/>
    <w:rsid w:val="006C001D"/>
    <w:rsid w:val="006C029F"/>
    <w:rsid w:val="006C07A5"/>
    <w:rsid w:val="006C10C6"/>
    <w:rsid w:val="006C14A1"/>
    <w:rsid w:val="006C1B51"/>
    <w:rsid w:val="006C31CB"/>
    <w:rsid w:val="006C4A21"/>
    <w:rsid w:val="006C60C3"/>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138D"/>
    <w:rsid w:val="00712E68"/>
    <w:rsid w:val="007130C9"/>
    <w:rsid w:val="00714444"/>
    <w:rsid w:val="007145FC"/>
    <w:rsid w:val="00715745"/>
    <w:rsid w:val="00715BEA"/>
    <w:rsid w:val="0071678E"/>
    <w:rsid w:val="0072117F"/>
    <w:rsid w:val="00721681"/>
    <w:rsid w:val="00721BA3"/>
    <w:rsid w:val="007230F9"/>
    <w:rsid w:val="007262FA"/>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135A"/>
    <w:rsid w:val="007555E5"/>
    <w:rsid w:val="0076086D"/>
    <w:rsid w:val="00760F78"/>
    <w:rsid w:val="00762FEE"/>
    <w:rsid w:val="007636CC"/>
    <w:rsid w:val="0076380A"/>
    <w:rsid w:val="007658CA"/>
    <w:rsid w:val="007666AD"/>
    <w:rsid w:val="007705EF"/>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A10A9"/>
    <w:rsid w:val="007A2D5C"/>
    <w:rsid w:val="007A3C71"/>
    <w:rsid w:val="007A635C"/>
    <w:rsid w:val="007B3207"/>
    <w:rsid w:val="007B33F1"/>
    <w:rsid w:val="007B363C"/>
    <w:rsid w:val="007B4AF8"/>
    <w:rsid w:val="007B6DDA"/>
    <w:rsid w:val="007C0308"/>
    <w:rsid w:val="007C0D67"/>
    <w:rsid w:val="007C1DCF"/>
    <w:rsid w:val="007C2FF2"/>
    <w:rsid w:val="007C42D1"/>
    <w:rsid w:val="007C437D"/>
    <w:rsid w:val="007C5BEE"/>
    <w:rsid w:val="007C69FB"/>
    <w:rsid w:val="007D07A8"/>
    <w:rsid w:val="007D19E3"/>
    <w:rsid w:val="007D3257"/>
    <w:rsid w:val="007D339D"/>
    <w:rsid w:val="007D4A6A"/>
    <w:rsid w:val="007D6232"/>
    <w:rsid w:val="007D7353"/>
    <w:rsid w:val="007E1529"/>
    <w:rsid w:val="007E15AB"/>
    <w:rsid w:val="007E1E70"/>
    <w:rsid w:val="007E2238"/>
    <w:rsid w:val="007E5B8A"/>
    <w:rsid w:val="007F1A70"/>
    <w:rsid w:val="007F1F99"/>
    <w:rsid w:val="007F2EDF"/>
    <w:rsid w:val="007F3D69"/>
    <w:rsid w:val="007F415B"/>
    <w:rsid w:val="007F4747"/>
    <w:rsid w:val="007F5DF4"/>
    <w:rsid w:val="007F768F"/>
    <w:rsid w:val="008016BA"/>
    <w:rsid w:val="00802F51"/>
    <w:rsid w:val="0080336E"/>
    <w:rsid w:val="00803579"/>
    <w:rsid w:val="008053B7"/>
    <w:rsid w:val="008066F8"/>
    <w:rsid w:val="00806A5E"/>
    <w:rsid w:val="008074F4"/>
    <w:rsid w:val="0080791D"/>
    <w:rsid w:val="00807E13"/>
    <w:rsid w:val="00807F26"/>
    <w:rsid w:val="00810047"/>
    <w:rsid w:val="008104AA"/>
    <w:rsid w:val="008125C8"/>
    <w:rsid w:val="008126B5"/>
    <w:rsid w:val="00813E81"/>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22B8"/>
    <w:rsid w:val="00842735"/>
    <w:rsid w:val="00844789"/>
    <w:rsid w:val="0084491D"/>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664F"/>
    <w:rsid w:val="00876D7A"/>
    <w:rsid w:val="00876E3E"/>
    <w:rsid w:val="0087779C"/>
    <w:rsid w:val="00880AEA"/>
    <w:rsid w:val="0088358F"/>
    <w:rsid w:val="00886346"/>
    <w:rsid w:val="00887B40"/>
    <w:rsid w:val="00893C7D"/>
    <w:rsid w:val="00894547"/>
    <w:rsid w:val="00894F7C"/>
    <w:rsid w:val="0089557C"/>
    <w:rsid w:val="00897DB2"/>
    <w:rsid w:val="008A1D9D"/>
    <w:rsid w:val="008A2C7D"/>
    <w:rsid w:val="008A4652"/>
    <w:rsid w:val="008A6B76"/>
    <w:rsid w:val="008A72F6"/>
    <w:rsid w:val="008B1B6B"/>
    <w:rsid w:val="008B3404"/>
    <w:rsid w:val="008B3A7D"/>
    <w:rsid w:val="008B5096"/>
    <w:rsid w:val="008B50BF"/>
    <w:rsid w:val="008B5D11"/>
    <w:rsid w:val="008B5E7F"/>
    <w:rsid w:val="008B6524"/>
    <w:rsid w:val="008B75AE"/>
    <w:rsid w:val="008C0F6D"/>
    <w:rsid w:val="008C36B9"/>
    <w:rsid w:val="008C4B23"/>
    <w:rsid w:val="008C621E"/>
    <w:rsid w:val="008C6257"/>
    <w:rsid w:val="008D16D5"/>
    <w:rsid w:val="008D3627"/>
    <w:rsid w:val="008D42D5"/>
    <w:rsid w:val="008D4E85"/>
    <w:rsid w:val="008D560C"/>
    <w:rsid w:val="008D7730"/>
    <w:rsid w:val="008D79F6"/>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A20"/>
    <w:rsid w:val="00902FC5"/>
    <w:rsid w:val="0090458B"/>
    <w:rsid w:val="0090476A"/>
    <w:rsid w:val="00907082"/>
    <w:rsid w:val="00907E5C"/>
    <w:rsid w:val="00911580"/>
    <w:rsid w:val="0091395A"/>
    <w:rsid w:val="00913DE2"/>
    <w:rsid w:val="00915ABA"/>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68A"/>
    <w:rsid w:val="0094166E"/>
    <w:rsid w:val="009426FB"/>
    <w:rsid w:val="00942999"/>
    <w:rsid w:val="0094388C"/>
    <w:rsid w:val="00944A39"/>
    <w:rsid w:val="00944F8F"/>
    <w:rsid w:val="00945E7D"/>
    <w:rsid w:val="00946365"/>
    <w:rsid w:val="00947108"/>
    <w:rsid w:val="009472BB"/>
    <w:rsid w:val="00953956"/>
    <w:rsid w:val="0095592E"/>
    <w:rsid w:val="00960735"/>
    <w:rsid w:val="00961E28"/>
    <w:rsid w:val="009631EF"/>
    <w:rsid w:val="00963C9C"/>
    <w:rsid w:val="00963EC9"/>
    <w:rsid w:val="009647F3"/>
    <w:rsid w:val="00964932"/>
    <w:rsid w:val="00970823"/>
    <w:rsid w:val="009710DB"/>
    <w:rsid w:val="0097111C"/>
    <w:rsid w:val="00971371"/>
    <w:rsid w:val="00972012"/>
    <w:rsid w:val="00972203"/>
    <w:rsid w:val="00973ECC"/>
    <w:rsid w:val="00975E48"/>
    <w:rsid w:val="0097683C"/>
    <w:rsid w:val="009772F7"/>
    <w:rsid w:val="009773A6"/>
    <w:rsid w:val="00977DC5"/>
    <w:rsid w:val="0098216F"/>
    <w:rsid w:val="00982265"/>
    <w:rsid w:val="009832A2"/>
    <w:rsid w:val="009853EA"/>
    <w:rsid w:val="009879A5"/>
    <w:rsid w:val="00990EC5"/>
    <w:rsid w:val="00991132"/>
    <w:rsid w:val="009916D8"/>
    <w:rsid w:val="0099533A"/>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358F"/>
    <w:rsid w:val="009E7625"/>
    <w:rsid w:val="009E7E19"/>
    <w:rsid w:val="009F0A11"/>
    <w:rsid w:val="009F1D79"/>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610"/>
    <w:rsid w:val="00A17DF3"/>
    <w:rsid w:val="00A20C0C"/>
    <w:rsid w:val="00A222FA"/>
    <w:rsid w:val="00A264E0"/>
    <w:rsid w:val="00A269D0"/>
    <w:rsid w:val="00A3403F"/>
    <w:rsid w:val="00A350CB"/>
    <w:rsid w:val="00A36029"/>
    <w:rsid w:val="00A36CA9"/>
    <w:rsid w:val="00A37B19"/>
    <w:rsid w:val="00A4082D"/>
    <w:rsid w:val="00A41C5E"/>
    <w:rsid w:val="00A43465"/>
    <w:rsid w:val="00A467AF"/>
    <w:rsid w:val="00A509B0"/>
    <w:rsid w:val="00A51BB7"/>
    <w:rsid w:val="00A5380C"/>
    <w:rsid w:val="00A54292"/>
    <w:rsid w:val="00A54FD8"/>
    <w:rsid w:val="00A55075"/>
    <w:rsid w:val="00A5720A"/>
    <w:rsid w:val="00A57262"/>
    <w:rsid w:val="00A578E5"/>
    <w:rsid w:val="00A57DDC"/>
    <w:rsid w:val="00A628F0"/>
    <w:rsid w:val="00A62B2A"/>
    <w:rsid w:val="00A63815"/>
    <w:rsid w:val="00A64A62"/>
    <w:rsid w:val="00A65301"/>
    <w:rsid w:val="00A6680A"/>
    <w:rsid w:val="00A66C53"/>
    <w:rsid w:val="00A701E8"/>
    <w:rsid w:val="00A7587F"/>
    <w:rsid w:val="00A766E3"/>
    <w:rsid w:val="00A80552"/>
    <w:rsid w:val="00A81231"/>
    <w:rsid w:val="00A81E19"/>
    <w:rsid w:val="00A83697"/>
    <w:rsid w:val="00A83DEA"/>
    <w:rsid w:val="00A84270"/>
    <w:rsid w:val="00A8653B"/>
    <w:rsid w:val="00A86D54"/>
    <w:rsid w:val="00A87212"/>
    <w:rsid w:val="00A87D1C"/>
    <w:rsid w:val="00A9105F"/>
    <w:rsid w:val="00A91364"/>
    <w:rsid w:val="00A9143B"/>
    <w:rsid w:val="00A92FBB"/>
    <w:rsid w:val="00A95D30"/>
    <w:rsid w:val="00A966C2"/>
    <w:rsid w:val="00A96CFB"/>
    <w:rsid w:val="00A9715C"/>
    <w:rsid w:val="00A97BB4"/>
    <w:rsid w:val="00AA1C98"/>
    <w:rsid w:val="00AA3628"/>
    <w:rsid w:val="00AA40FE"/>
    <w:rsid w:val="00AA4FF9"/>
    <w:rsid w:val="00AB09F9"/>
    <w:rsid w:val="00AB0B81"/>
    <w:rsid w:val="00AB1034"/>
    <w:rsid w:val="00AB106B"/>
    <w:rsid w:val="00AB1124"/>
    <w:rsid w:val="00AB3F8F"/>
    <w:rsid w:val="00AC0865"/>
    <w:rsid w:val="00AC0AA0"/>
    <w:rsid w:val="00AC1532"/>
    <w:rsid w:val="00AC3FE1"/>
    <w:rsid w:val="00AC43BC"/>
    <w:rsid w:val="00AC526F"/>
    <w:rsid w:val="00AD143D"/>
    <w:rsid w:val="00AD4550"/>
    <w:rsid w:val="00AD523D"/>
    <w:rsid w:val="00AD6D78"/>
    <w:rsid w:val="00AD711B"/>
    <w:rsid w:val="00AD7F13"/>
    <w:rsid w:val="00AE0389"/>
    <w:rsid w:val="00AE0EDC"/>
    <w:rsid w:val="00AE1F74"/>
    <w:rsid w:val="00AE278B"/>
    <w:rsid w:val="00AE2BD3"/>
    <w:rsid w:val="00AE3409"/>
    <w:rsid w:val="00AE394E"/>
    <w:rsid w:val="00AE6141"/>
    <w:rsid w:val="00AE70F2"/>
    <w:rsid w:val="00AF03AE"/>
    <w:rsid w:val="00AF0644"/>
    <w:rsid w:val="00AF1621"/>
    <w:rsid w:val="00AF171B"/>
    <w:rsid w:val="00AF2B60"/>
    <w:rsid w:val="00AF2D06"/>
    <w:rsid w:val="00AF4627"/>
    <w:rsid w:val="00AF6514"/>
    <w:rsid w:val="00AF6A33"/>
    <w:rsid w:val="00AF7C5F"/>
    <w:rsid w:val="00B000D6"/>
    <w:rsid w:val="00B01153"/>
    <w:rsid w:val="00B030E9"/>
    <w:rsid w:val="00B035BE"/>
    <w:rsid w:val="00B04112"/>
    <w:rsid w:val="00B04D58"/>
    <w:rsid w:val="00B051B1"/>
    <w:rsid w:val="00B06165"/>
    <w:rsid w:val="00B07FA9"/>
    <w:rsid w:val="00B11A60"/>
    <w:rsid w:val="00B13259"/>
    <w:rsid w:val="00B15EE2"/>
    <w:rsid w:val="00B16258"/>
    <w:rsid w:val="00B210A8"/>
    <w:rsid w:val="00B220A8"/>
    <w:rsid w:val="00B22613"/>
    <w:rsid w:val="00B22B51"/>
    <w:rsid w:val="00B25636"/>
    <w:rsid w:val="00B25ED4"/>
    <w:rsid w:val="00B26CBC"/>
    <w:rsid w:val="00B301AF"/>
    <w:rsid w:val="00B302D8"/>
    <w:rsid w:val="00B32FEF"/>
    <w:rsid w:val="00B34F56"/>
    <w:rsid w:val="00B3698D"/>
    <w:rsid w:val="00B410C5"/>
    <w:rsid w:val="00B4169F"/>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57C71"/>
    <w:rsid w:val="00B6065F"/>
    <w:rsid w:val="00B625EE"/>
    <w:rsid w:val="00B6439B"/>
    <w:rsid w:val="00B64A7A"/>
    <w:rsid w:val="00B6606A"/>
    <w:rsid w:val="00B70CBF"/>
    <w:rsid w:val="00B7211D"/>
    <w:rsid w:val="00B74CE8"/>
    <w:rsid w:val="00B768D1"/>
    <w:rsid w:val="00B769D2"/>
    <w:rsid w:val="00B770CB"/>
    <w:rsid w:val="00B82102"/>
    <w:rsid w:val="00B824D2"/>
    <w:rsid w:val="00B83A76"/>
    <w:rsid w:val="00B83C14"/>
    <w:rsid w:val="00B84C8E"/>
    <w:rsid w:val="00B867F7"/>
    <w:rsid w:val="00B87DE6"/>
    <w:rsid w:val="00B87F8F"/>
    <w:rsid w:val="00B9125E"/>
    <w:rsid w:val="00B920BB"/>
    <w:rsid w:val="00B922FA"/>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C3420"/>
    <w:rsid w:val="00BC3892"/>
    <w:rsid w:val="00BC3B77"/>
    <w:rsid w:val="00BC3C84"/>
    <w:rsid w:val="00BC3FBF"/>
    <w:rsid w:val="00BC63AC"/>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CA"/>
    <w:rsid w:val="00BF17E5"/>
    <w:rsid w:val="00BF473E"/>
    <w:rsid w:val="00BF5900"/>
    <w:rsid w:val="00BF5B97"/>
    <w:rsid w:val="00BF5FF6"/>
    <w:rsid w:val="00BF72DA"/>
    <w:rsid w:val="00C01913"/>
    <w:rsid w:val="00C0207F"/>
    <w:rsid w:val="00C0361E"/>
    <w:rsid w:val="00C04EA9"/>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630"/>
    <w:rsid w:val="00C3075A"/>
    <w:rsid w:val="00C317D2"/>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4F4D"/>
    <w:rsid w:val="00C550F3"/>
    <w:rsid w:val="00C559AA"/>
    <w:rsid w:val="00C56988"/>
    <w:rsid w:val="00C60C9F"/>
    <w:rsid w:val="00C618CB"/>
    <w:rsid w:val="00C6370E"/>
    <w:rsid w:val="00C64B8E"/>
    <w:rsid w:val="00C64F0C"/>
    <w:rsid w:val="00C65810"/>
    <w:rsid w:val="00C66685"/>
    <w:rsid w:val="00C677D2"/>
    <w:rsid w:val="00C67CFF"/>
    <w:rsid w:val="00C71015"/>
    <w:rsid w:val="00C7370B"/>
    <w:rsid w:val="00C73CA6"/>
    <w:rsid w:val="00C73CFF"/>
    <w:rsid w:val="00C76061"/>
    <w:rsid w:val="00C80645"/>
    <w:rsid w:val="00C81A79"/>
    <w:rsid w:val="00C916AC"/>
    <w:rsid w:val="00C919A4"/>
    <w:rsid w:val="00C91FFC"/>
    <w:rsid w:val="00C93505"/>
    <w:rsid w:val="00C9354C"/>
    <w:rsid w:val="00C97009"/>
    <w:rsid w:val="00C97231"/>
    <w:rsid w:val="00C975F5"/>
    <w:rsid w:val="00C976C5"/>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BCA"/>
    <w:rsid w:val="00D07D90"/>
    <w:rsid w:val="00D1070A"/>
    <w:rsid w:val="00D11B6E"/>
    <w:rsid w:val="00D12C27"/>
    <w:rsid w:val="00D13F81"/>
    <w:rsid w:val="00D14D84"/>
    <w:rsid w:val="00D16B87"/>
    <w:rsid w:val="00D17419"/>
    <w:rsid w:val="00D20F0D"/>
    <w:rsid w:val="00D2176E"/>
    <w:rsid w:val="00D21A46"/>
    <w:rsid w:val="00D23516"/>
    <w:rsid w:val="00D235CF"/>
    <w:rsid w:val="00D250D5"/>
    <w:rsid w:val="00D25221"/>
    <w:rsid w:val="00D25EB2"/>
    <w:rsid w:val="00D26604"/>
    <w:rsid w:val="00D27326"/>
    <w:rsid w:val="00D27446"/>
    <w:rsid w:val="00D27C00"/>
    <w:rsid w:val="00D31215"/>
    <w:rsid w:val="00D31324"/>
    <w:rsid w:val="00D32073"/>
    <w:rsid w:val="00D33E24"/>
    <w:rsid w:val="00D33FAA"/>
    <w:rsid w:val="00D353F3"/>
    <w:rsid w:val="00D364D4"/>
    <w:rsid w:val="00D370EE"/>
    <w:rsid w:val="00D404C5"/>
    <w:rsid w:val="00D40E8E"/>
    <w:rsid w:val="00D43571"/>
    <w:rsid w:val="00D4594D"/>
    <w:rsid w:val="00D46FA0"/>
    <w:rsid w:val="00D51BB2"/>
    <w:rsid w:val="00D524C2"/>
    <w:rsid w:val="00D52F12"/>
    <w:rsid w:val="00D53D20"/>
    <w:rsid w:val="00D559C2"/>
    <w:rsid w:val="00D55C42"/>
    <w:rsid w:val="00D57C22"/>
    <w:rsid w:val="00D57DC6"/>
    <w:rsid w:val="00D57E9C"/>
    <w:rsid w:val="00D6060A"/>
    <w:rsid w:val="00D61D54"/>
    <w:rsid w:val="00D6223F"/>
    <w:rsid w:val="00D62FF6"/>
    <w:rsid w:val="00D63141"/>
    <w:rsid w:val="00D632BE"/>
    <w:rsid w:val="00D63428"/>
    <w:rsid w:val="00D6449B"/>
    <w:rsid w:val="00D64B9B"/>
    <w:rsid w:val="00D66CD0"/>
    <w:rsid w:val="00D67D98"/>
    <w:rsid w:val="00D711DF"/>
    <w:rsid w:val="00D715DF"/>
    <w:rsid w:val="00D717B0"/>
    <w:rsid w:val="00D72D06"/>
    <w:rsid w:val="00D7522C"/>
    <w:rsid w:val="00D7536F"/>
    <w:rsid w:val="00D76668"/>
    <w:rsid w:val="00D7700F"/>
    <w:rsid w:val="00D8024D"/>
    <w:rsid w:val="00D81326"/>
    <w:rsid w:val="00D818A9"/>
    <w:rsid w:val="00D831DF"/>
    <w:rsid w:val="00D8350E"/>
    <w:rsid w:val="00D837EE"/>
    <w:rsid w:val="00D83E02"/>
    <w:rsid w:val="00D86500"/>
    <w:rsid w:val="00D87870"/>
    <w:rsid w:val="00D913D1"/>
    <w:rsid w:val="00D91E1D"/>
    <w:rsid w:val="00D929AA"/>
    <w:rsid w:val="00D948D4"/>
    <w:rsid w:val="00D949F2"/>
    <w:rsid w:val="00D95EC4"/>
    <w:rsid w:val="00DA2CD6"/>
    <w:rsid w:val="00DA345D"/>
    <w:rsid w:val="00DA392D"/>
    <w:rsid w:val="00DA4CBC"/>
    <w:rsid w:val="00DA7F60"/>
    <w:rsid w:val="00DB123E"/>
    <w:rsid w:val="00DB19A2"/>
    <w:rsid w:val="00DB262F"/>
    <w:rsid w:val="00DB2C62"/>
    <w:rsid w:val="00DB4EF1"/>
    <w:rsid w:val="00DB5907"/>
    <w:rsid w:val="00DB5F00"/>
    <w:rsid w:val="00DC0888"/>
    <w:rsid w:val="00DC1DB9"/>
    <w:rsid w:val="00DC1E0E"/>
    <w:rsid w:val="00DC2D1F"/>
    <w:rsid w:val="00DC5738"/>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48F3"/>
    <w:rsid w:val="00E351A4"/>
    <w:rsid w:val="00E35351"/>
    <w:rsid w:val="00E35C3C"/>
    <w:rsid w:val="00E374AB"/>
    <w:rsid w:val="00E37693"/>
    <w:rsid w:val="00E37858"/>
    <w:rsid w:val="00E37CEE"/>
    <w:rsid w:val="00E407F4"/>
    <w:rsid w:val="00E416C0"/>
    <w:rsid w:val="00E440F8"/>
    <w:rsid w:val="00E445C8"/>
    <w:rsid w:val="00E5198E"/>
    <w:rsid w:val="00E53E08"/>
    <w:rsid w:val="00E54B59"/>
    <w:rsid w:val="00E5554B"/>
    <w:rsid w:val="00E569CF"/>
    <w:rsid w:val="00E57096"/>
    <w:rsid w:val="00E5727D"/>
    <w:rsid w:val="00E57BB0"/>
    <w:rsid w:val="00E57EAB"/>
    <w:rsid w:val="00E60B84"/>
    <w:rsid w:val="00E61E12"/>
    <w:rsid w:val="00E633CE"/>
    <w:rsid w:val="00E63E82"/>
    <w:rsid w:val="00E65113"/>
    <w:rsid w:val="00E66F50"/>
    <w:rsid w:val="00E6750F"/>
    <w:rsid w:val="00E70318"/>
    <w:rsid w:val="00E70347"/>
    <w:rsid w:val="00E7596C"/>
    <w:rsid w:val="00E7727E"/>
    <w:rsid w:val="00E81267"/>
    <w:rsid w:val="00E827F8"/>
    <w:rsid w:val="00E83C0E"/>
    <w:rsid w:val="00E83F37"/>
    <w:rsid w:val="00E845C8"/>
    <w:rsid w:val="00E847D3"/>
    <w:rsid w:val="00E84E0F"/>
    <w:rsid w:val="00E856A3"/>
    <w:rsid w:val="00E878F2"/>
    <w:rsid w:val="00E90755"/>
    <w:rsid w:val="00E9142E"/>
    <w:rsid w:val="00E9316E"/>
    <w:rsid w:val="00E957C7"/>
    <w:rsid w:val="00E96590"/>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47C9"/>
    <w:rsid w:val="00EC4C95"/>
    <w:rsid w:val="00EC566A"/>
    <w:rsid w:val="00EC6173"/>
    <w:rsid w:val="00EC6E92"/>
    <w:rsid w:val="00EC7C2D"/>
    <w:rsid w:val="00EC7FC5"/>
    <w:rsid w:val="00ED0149"/>
    <w:rsid w:val="00ED05B4"/>
    <w:rsid w:val="00ED089D"/>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20625"/>
    <w:rsid w:val="00F20C4C"/>
    <w:rsid w:val="00F216F6"/>
    <w:rsid w:val="00F2187C"/>
    <w:rsid w:val="00F221FC"/>
    <w:rsid w:val="00F23C5E"/>
    <w:rsid w:val="00F240C2"/>
    <w:rsid w:val="00F24961"/>
    <w:rsid w:val="00F24C54"/>
    <w:rsid w:val="00F254B2"/>
    <w:rsid w:val="00F266A0"/>
    <w:rsid w:val="00F26E86"/>
    <w:rsid w:val="00F271DE"/>
    <w:rsid w:val="00F3191C"/>
    <w:rsid w:val="00F36DB2"/>
    <w:rsid w:val="00F36F48"/>
    <w:rsid w:val="00F374B2"/>
    <w:rsid w:val="00F413E0"/>
    <w:rsid w:val="00F42A47"/>
    <w:rsid w:val="00F434A4"/>
    <w:rsid w:val="00F43B3E"/>
    <w:rsid w:val="00F45699"/>
    <w:rsid w:val="00F45783"/>
    <w:rsid w:val="00F459BA"/>
    <w:rsid w:val="00F46298"/>
    <w:rsid w:val="00F47450"/>
    <w:rsid w:val="00F47B68"/>
    <w:rsid w:val="00F51213"/>
    <w:rsid w:val="00F5358D"/>
    <w:rsid w:val="00F54D51"/>
    <w:rsid w:val="00F6049A"/>
    <w:rsid w:val="00F627DA"/>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E9A"/>
    <w:rsid w:val="00F827F1"/>
    <w:rsid w:val="00F836E6"/>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7C45"/>
    <w:rsid w:val="00FC7D79"/>
    <w:rsid w:val="00FD0775"/>
    <w:rsid w:val="00FD1369"/>
    <w:rsid w:val="00FD2F4D"/>
    <w:rsid w:val="00FD373F"/>
    <w:rsid w:val="00FE1168"/>
    <w:rsid w:val="00FE2494"/>
    <w:rsid w:val="00FE2AE2"/>
    <w:rsid w:val="00FE40BA"/>
    <w:rsid w:val="00FE456A"/>
    <w:rsid w:val="00FE50F3"/>
    <w:rsid w:val="00FE7114"/>
    <w:rsid w:val="00FF0356"/>
    <w:rsid w:val="00FF09F4"/>
    <w:rsid w:val="00FF4F72"/>
    <w:rsid w:val="00FF520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ustomXml" Target="ink/ink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5T04:28:35.241"/>
    </inkml:context>
    <inkml:brush xml:id="br0">
      <inkml:brushProperty name="width" value="0.08577" units="cm"/>
      <inkml:brushProperty name="height" value="0.08577" units="cm"/>
    </inkml:brush>
  </inkml:definitions>
  <inkml:trace contextRef="#ctx0" brushRef="#br0">20 38 8230,'-5'-5'2436,"4"1"-1981,-7 4-465,7 0 282,-3 0-24,4-5-874,0 4-231,0-3 181,0 0 0,4 2 489,2-5 1,-1 5 186,2-1 0,-1 2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73A10-AACB-46C9-B815-21EB6635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16</Pages>
  <Words>24792</Words>
  <Characters>141320</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465</cp:revision>
  <cp:lastPrinted>2020-08-09T07:53:00Z</cp:lastPrinted>
  <dcterms:created xsi:type="dcterms:W3CDTF">2021-03-23T18:34:00Z</dcterms:created>
  <dcterms:modified xsi:type="dcterms:W3CDTF">2021-10-13T06:40:00Z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