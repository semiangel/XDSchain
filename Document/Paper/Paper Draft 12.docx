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6191BA05" w14:textId="1584B021" w:rsidR="00B87F6F" w:rsidRPr="00E13247" w:rsidRDefault="00B87F6F" w:rsidP="00E9316E">
      <w:pPr>
        <w:pStyle w:val="BodyText"/>
        <w:tabs>
          <w:tab w:val="left" w:pos="4680"/>
        </w:tabs>
        <w:jc w:val="thaiDistribute"/>
        <w:rPr>
          <w:color w:val="FF0000"/>
          <w:lang w:val="en-US"/>
        </w:rPr>
      </w:pPr>
      <w:r w:rsidRPr="00E13247">
        <w:rPr>
          <w:color w:val="FF0000"/>
          <w:lang w:val="en-US"/>
        </w:rPr>
        <w:t xml:space="preserve">//introduce health record, current </w:t>
      </w:r>
      <w:proofErr w:type="gramStart"/>
      <w:r w:rsidRPr="00E13247">
        <w:rPr>
          <w:color w:val="FF0000"/>
          <w:lang w:val="en-US"/>
        </w:rPr>
        <w:t>problem</w:t>
      </w:r>
      <w:proofErr w:type="gramEnd"/>
      <w:r w:rsidRPr="00E13247">
        <w:rPr>
          <w:color w:val="FF0000"/>
          <w:lang w:val="en-US"/>
        </w:rPr>
        <w:t xml:space="preserve"> and motivation</w:t>
      </w:r>
    </w:p>
    <w:p w14:paraId="2A11EAB3" w14:textId="1AE0583B"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ins w:id="0" w:author="Petnathean Julled" w:date="2021-11-12T06:20:00Z">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ins>
      <w:del w:id="1" w:author="Petnathean Julled" w:date="2021-11-12T06:20:00Z">
        <w:r w:rsidRPr="009005FE" w:rsidDel="00E7226F">
          <w:rPr>
            <w:lang w:val="en-US"/>
          </w:rPr>
          <w:delText xml:space="preserve">Healthcare information sharing and interoperability among healthcare organizations are </w:delText>
        </w:r>
        <w:r w:rsidR="002D3C43" w:rsidDel="00E7226F">
          <w:rPr>
            <w:lang w:val="en-US"/>
          </w:rPr>
          <w:delText xml:space="preserve">one of </w:delText>
        </w:r>
        <w:r w:rsidRPr="009005FE" w:rsidDel="00E7226F">
          <w:rPr>
            <w:lang w:val="en-US"/>
          </w:rPr>
          <w:delText xml:space="preserve">critical components </w:delText>
        </w:r>
        <w:r w:rsidRPr="002D3C43" w:rsidDel="00E7226F">
          <w:rPr>
            <w:lang w:val="en-US"/>
          </w:rPr>
          <w:delText xml:space="preserve">of </w:delText>
        </w:r>
        <w:r w:rsidRPr="000070D0" w:rsidDel="00E7226F">
          <w:rPr>
            <w:strike/>
            <w:lang w:val="en-US"/>
          </w:rPr>
          <w:delText>enhancing</w:delText>
        </w:r>
        <w:r w:rsidRPr="002D3C43" w:rsidDel="00E7226F">
          <w:rPr>
            <w:lang w:val="en-US"/>
          </w:rPr>
          <w:delText xml:space="preserve"> the quality of healthcare services.</w:delText>
        </w:r>
        <w:r w:rsidRPr="009005FE" w:rsidDel="00E7226F">
          <w:rPr>
            <w:lang w:val="en-US"/>
          </w:rPr>
          <w:delText xml:space="preserve"> </w:delText>
        </w:r>
      </w:del>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processes, and workflow are unique in how they manage healthcare information. This complicates interoperability between health information systems. </w:t>
      </w:r>
      <w:ins w:id="2" w:author="Petnathean Julled" w:date="2021-11-12T06:21:00Z">
        <w:r w:rsidR="003705FD" w:rsidRPr="003705FD">
          <w:rPr>
            <w:lang w:val="en-US"/>
          </w:rPr>
          <w:t>Sharing health information with third parties who do not adhere to security standards and practices could expose patients, businesses, and organizations to risk.</w:t>
        </w:r>
      </w:ins>
      <w:del w:id="3" w:author="Petnathean Julled" w:date="2021-11-12T06:21:00Z">
        <w:r w:rsidRPr="009005FE" w:rsidDel="003705FD">
          <w:rPr>
            <w:lang w:val="en-US"/>
          </w:rPr>
          <w:delText xml:space="preserve">Sharing health information with third parties who </w:delText>
        </w:r>
        <w:r w:rsidR="00D10144" w:rsidDel="003705FD">
          <w:rPr>
            <w:lang w:val="en-US"/>
          </w:rPr>
          <w:delText>are</w:delText>
        </w:r>
        <w:r w:rsidR="00D10144" w:rsidRPr="009005FE" w:rsidDel="003705FD">
          <w:rPr>
            <w:lang w:val="en-US"/>
          </w:rPr>
          <w:delText xml:space="preserve"> </w:delText>
        </w:r>
        <w:r w:rsidRPr="009005FE" w:rsidDel="003705FD">
          <w:rPr>
            <w:lang w:val="en-US"/>
          </w:rPr>
          <w:delText xml:space="preserve">not adhere </w:delText>
        </w:r>
        <w:r w:rsidRPr="00D10144" w:rsidDel="003705FD">
          <w:rPr>
            <w:lang w:val="en-US"/>
          </w:rPr>
          <w:delText xml:space="preserve">to </w:delText>
        </w:r>
        <w:r w:rsidRPr="000070D0" w:rsidDel="003705FD">
          <w:rPr>
            <w:strike/>
            <w:lang w:val="en-US"/>
          </w:rPr>
          <w:delText>the highest</w:delText>
        </w:r>
        <w:r w:rsidRPr="00D10144" w:rsidDel="003705FD">
          <w:rPr>
            <w:lang w:val="en-US"/>
          </w:rPr>
          <w:delText xml:space="preserve"> security standards and</w:delText>
        </w:r>
        <w:r w:rsidRPr="009005FE" w:rsidDel="003705FD">
          <w:rPr>
            <w:lang w:val="en-US"/>
          </w:rPr>
          <w:delText xml:space="preserve"> practices </w:delText>
        </w:r>
        <w:r w:rsidR="00D10144" w:rsidDel="003705FD">
          <w:rPr>
            <w:lang w:val="en-US"/>
          </w:rPr>
          <w:delText xml:space="preserve">could </w:delText>
        </w:r>
        <w:r w:rsidRPr="009005FE" w:rsidDel="003705FD">
          <w:rPr>
            <w:lang w:val="en-US"/>
          </w:rPr>
          <w:delText xml:space="preserve">expose </w:delText>
        </w:r>
        <w:r w:rsidR="005D70BE" w:rsidDel="003705FD">
          <w:rPr>
            <w:rFonts w:cs="Angsana New"/>
            <w:szCs w:val="25"/>
            <w:lang w:val="en-US" w:bidi="th-TH"/>
          </w:rPr>
          <w:delText xml:space="preserve">risk to </w:delText>
        </w:r>
        <w:r w:rsidRPr="009005FE" w:rsidDel="003705FD">
          <w:rPr>
            <w:lang w:val="en-US"/>
          </w:rPr>
          <w:delText>patients, businesses, and organizations.</w:delText>
        </w:r>
      </w:del>
      <w:r w:rsidRPr="009005FE">
        <w:rPr>
          <w:lang w:val="en-US"/>
        </w:rPr>
        <w:t xml:space="preserve"> The </w:t>
      </w:r>
      <w:r w:rsidRPr="00FF7A21">
        <w:rPr>
          <w:lang w:val="en-US"/>
        </w:rPr>
        <w:t>risk-reward ratio associated</w:t>
      </w:r>
      <w:r w:rsidRPr="009005FE">
        <w:rPr>
          <w:lang w:val="en-US"/>
        </w:rPr>
        <w:t xml:space="preserve"> with sharing patient information between healthcare institutions may be unfavorable if done incorrectly. </w:t>
      </w:r>
      <w:commentRangeStart w:id="4"/>
      <w:del w:id="5" w:author="Petnathean Julled" w:date="2021-11-12T06:37:00Z">
        <w:r w:rsidRPr="009005FE" w:rsidDel="00994948">
          <w:rPr>
            <w:lang w:val="en-US"/>
          </w:rPr>
          <w:delText>Additionally, it is difficult for patients to give permission to integrate and share their health information with different providers.</w:delText>
        </w:r>
        <w:commentRangeEnd w:id="4"/>
        <w:r w:rsidR="003A5F2F" w:rsidDel="00994948">
          <w:rPr>
            <w:rStyle w:val="CommentReference"/>
            <w:spacing w:val="0"/>
            <w:lang w:val="en-US" w:eastAsia="en-US"/>
          </w:rPr>
          <w:commentReference w:id="4"/>
        </w:r>
        <w:r w:rsidR="008C631F" w:rsidRPr="008C631F" w:rsidDel="00994948">
          <w:delText xml:space="preserve"> </w:delText>
        </w:r>
      </w:del>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35953DEA" w14:textId="0B252418" w:rsidR="00B87F6F" w:rsidRPr="00E13247" w:rsidRDefault="00B87F6F" w:rsidP="00E9316E">
      <w:pPr>
        <w:pStyle w:val="BodyText"/>
        <w:tabs>
          <w:tab w:val="left" w:pos="4680"/>
        </w:tabs>
        <w:jc w:val="thaiDistribute"/>
        <w:rPr>
          <w:color w:val="FF0000"/>
          <w:lang w:val="en-US"/>
        </w:rPr>
      </w:pPr>
      <w:r w:rsidRPr="00E13247">
        <w:rPr>
          <w:color w:val="FF0000"/>
          <w:lang w:val="en-US"/>
        </w:rPr>
        <w:t>//introduce current solution XDS</w:t>
      </w:r>
    </w:p>
    <w:p w14:paraId="5A5AFD5A" w14:textId="73EF9047" w:rsidR="00E9707B" w:rsidRDefault="0028747B" w:rsidP="00E9316E">
      <w:pPr>
        <w:pStyle w:val="BodyText"/>
        <w:tabs>
          <w:tab w:val="left" w:pos="4680"/>
        </w:tabs>
        <w:jc w:val="thaiDistribute"/>
        <w:rPr>
          <w:color w:val="FF0000"/>
          <w:lang w:val="en-US"/>
        </w:rPr>
      </w:pPr>
      <w:r>
        <w:rPr>
          <w:lang w:val="en-US"/>
        </w:rPr>
        <w:t>To</w:t>
      </w:r>
      <w:r w:rsidR="00976CD3" w:rsidRPr="00E13247">
        <w:rPr>
          <w:lang w:val="en-US"/>
        </w:rPr>
        <w:t xml:space="preserve"> address these mentioned issues, there are many initiatives </w:t>
      </w:r>
      <w:ins w:id="6" w:author="Petnathean Julled" w:date="2021-11-12T06:24:00Z">
        <w:r w:rsidR="004E139F">
          <w:rPr>
            <w:lang w:val="en-US"/>
          </w:rPr>
          <w:fldChar w:fldCharType="begin" w:fldLock="1"/>
        </w:r>
      </w:ins>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ins w:id="7" w:author="Petnathean Julled" w:date="2021-11-12T06:24:00Z">
        <w:r w:rsidR="004E139F">
          <w:rPr>
            <w:lang w:val="en-US"/>
          </w:rPr>
          <w:fldChar w:fldCharType="end"/>
        </w:r>
      </w:ins>
      <w:ins w:id="8" w:author="Petnathean Julled" w:date="2021-11-12T06:25:00Z">
        <w:r w:rsidR="004E139F">
          <w:rPr>
            <w:lang w:val="en-US"/>
          </w:rPr>
          <w:t xml:space="preserve"> like </w:t>
        </w:r>
      </w:ins>
      <w:ins w:id="9" w:author="Petnathean Julled" w:date="2021-11-12T06:26:00Z">
        <w:r w:rsidR="004E139F">
          <w:rPr>
            <w:lang w:val="en-US"/>
          </w:rPr>
          <w:t xml:space="preserve">DICOM </w:t>
        </w:r>
        <w:r w:rsidR="004E139F">
          <w:rPr>
            <w:lang w:val="en-US"/>
          </w:rPr>
          <w:fldChar w:fldCharType="begin" w:fldLock="1"/>
        </w:r>
      </w:ins>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w:t>
      </w:r>
      <w:ins w:id="10" w:author="Petnathean Julled" w:date="2021-11-12T06:27:00Z">
        <w:r w:rsidR="004E139F" w:rsidRPr="004E139F">
          <w:rPr>
            <w:noProof/>
            <w:lang w:val="en-US"/>
          </w:rPr>
          <w:t>–</w:t>
        </w:r>
      </w:ins>
      <w:del w:id="11" w:author="Petnathean Julled" w:date="2021-11-12T06:27:00Z">
        <w:r w:rsidR="004E139F" w:rsidRPr="004E139F" w:rsidDel="004E139F">
          <w:rPr>
            <w:noProof/>
            <w:lang w:val="en-US"/>
          </w:rPr>
          <w:delText>], [</w:delText>
        </w:r>
      </w:del>
      <w:r w:rsidR="004E139F" w:rsidRPr="004E139F">
        <w:rPr>
          <w:noProof/>
          <w:lang w:val="en-US"/>
        </w:rPr>
        <w:t>11]</w:t>
      </w:r>
      <w:ins w:id="12" w:author="Petnathean Julled" w:date="2021-11-12T06:26:00Z">
        <w:r w:rsidR="004E139F">
          <w:rPr>
            <w:lang w:val="en-US"/>
          </w:rPr>
          <w:fldChar w:fldCharType="end"/>
        </w:r>
      </w:ins>
      <w:ins w:id="13" w:author="Petnathean Julled" w:date="2021-11-12T06:28:00Z">
        <w:r w:rsidR="004E139F">
          <w:rPr>
            <w:lang w:val="en-US"/>
          </w:rPr>
          <w:t xml:space="preserve">, HL7 </w:t>
        </w:r>
        <w:r w:rsidR="004E139F">
          <w:rPr>
            <w:lang w:val="en-US"/>
          </w:rPr>
          <w:fldChar w:fldCharType="begin" w:fldLock="1"/>
        </w:r>
      </w:ins>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ins w:id="14" w:author="Petnathean Julled" w:date="2021-11-12T06:28:00Z">
        <w:r w:rsidR="004E139F">
          <w:rPr>
            <w:lang w:val="en-US"/>
          </w:rPr>
          <w:fldChar w:fldCharType="end"/>
        </w:r>
        <w:r w:rsidR="004E139F">
          <w:rPr>
            <w:lang w:val="en-US"/>
          </w:rPr>
          <w:t xml:space="preserve">, and FHIR </w:t>
        </w:r>
        <w:r w:rsidR="004E139F">
          <w:rPr>
            <w:lang w:val="en-US"/>
          </w:rPr>
          <w:fldChar w:fldCharType="begin" w:fldLock="1"/>
        </w:r>
      </w:ins>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ins w:id="15" w:author="Petnathean Julled" w:date="2021-11-12T06:28:00Z">
        <w:r w:rsidR="004E139F">
          <w:rPr>
            <w:lang w:val="en-US"/>
          </w:rPr>
          <w:fldChar w:fldCharType="end"/>
        </w:r>
      </w:ins>
      <w:ins w:id="16" w:author="Petnathean Julled" w:date="2021-11-12T06:25:00Z">
        <w:r w:rsidR="004E139F">
          <w:rPr>
            <w:lang w:val="en-US"/>
          </w:rPr>
          <w:t xml:space="preserve"> </w:t>
        </w:r>
      </w:ins>
      <w:del w:id="17" w:author="Petnathean Julled" w:date="2021-11-12T06:23:00Z">
        <w:r w:rsidR="00A87402" w:rsidDel="004E139F">
          <w:rPr>
            <w:lang w:val="en-US"/>
          </w:rPr>
          <w:fldChar w:fldCharType="begin" w:fldLock="1"/>
        </w:r>
        <w:r w:rsidR="00D56014" w:rsidDel="004E139F">
          <w:rPr>
            <w:lang w:val="en-US"/>
          </w:rPr>
          <w:del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IHE","type":"webpage"},"uris":["http://www.mendeley.com/documents/?uuid=dfa2726e-1a22-3047-9fbb-ba5f45a35713"]},{"id":"ITEM-2","itemData":{"URL":"https://www.hl7.org/fhir/","accessed":{"date-parts":[["2020","10","13"]]},"id":"ITEM-2","issued":{"date-parts":[["0"]]},"title":"FHIR v4.0.1","type":"webpage"},"uris":["http://www.mendeley.com/documents/?uuid=e4f332da-8036-47a5-839c-648a80945bd7"]},{"id":"ITEM-3","itemData":{"author":[{"dropping-particle":"","family":"Rosslyn","given":"Street","non-dropping-particle":"","parse-names":false,"suffix":""}],"container-title":"DICOM Standard","id":"ITEM-3","issued":{"date-parts":[["2011"]]},"title":"DICOM PS 3.15 Security and System Management Profiles","type":"article-journal"},"uris":["http://www.mendeley.com/documents/?uuid=fb81d46f-4d5d-4955-ae45-b80a155e9e9f"]},{"id":"ITEM-4","itemData":{"DOI":"10.1007/978-0-387-21721-5_6","ISBN":"9780387217215","abstract":"Ever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J.","non-dropping-particle":"","parse-names":false,"suffix":""}],"id":"ITEM-4","issue":"December","issued":{"date-parts":[["2001"]]},"number-of-pages":"212-256","title":"Standards in Medical Informatics","type":"book"},"uris":["http://www.mendeley.com/documents/?uuid=31665180-97f1-4b84-a6fe-1114c92319eb"]},{"id":"ITEM-5","itemData":{"URL":"https://www.dicomlibrary.com/dicom/sop/","accessed":{"date-parts":[["2018","10","22"]]},"author":[{"dropping-particle":"","family":"DICOM Library","given":"","non-dropping-particle":"","parse-names":false,"suffix":""}],"id":"ITEM-5","issued":{"date-parts":[["0"]]},"title":"About DICOM SOPs","type":"webpage"},"uris":["http://www.mendeley.com/documents/?uuid=99bb95e9-9c25-3443-a1b5-aee9a0efb9da"]},{"id":"ITEM-6","itemData":{"author":[{"dropping-particle":"","family":"The Royal College of Radiologists Board of the Faculty of Clinical Radiology","given":"","non-dropping-particle":"","parse-names":false,"suffix":""}],"id":"ITEM-6","issued":{"date-parts":[["0"]]},"title":"DICOM and HL7 standards","type":"article-journal"},"uris":["http://www.mendeley.com/documents/?uuid=ae020218-15dd-4c30-9e66-be404a7b6214"]}],"mendeley":{"formattedCitation":"[9]–[14]","manualFormatting":"[9–14]","plainTextFormattedCitation":"[9]–[14]","previouslyFormattedCitation":"[9]–[14]"},"properties":{"noteIndex":0},"schema":"https://github.com/citation-style-language/schema/raw/master/csl-citation.json"}</w:delInstrText>
        </w:r>
        <w:r w:rsidR="00A87402" w:rsidDel="004E139F">
          <w:rPr>
            <w:lang w:val="en-US"/>
          </w:rPr>
          <w:fldChar w:fldCharType="separate"/>
        </w:r>
        <w:r w:rsidR="00A87402" w:rsidRPr="00A87402" w:rsidDel="004E139F">
          <w:rPr>
            <w:noProof/>
            <w:lang w:val="en-US"/>
          </w:rPr>
          <w:delText>[9–14]</w:delText>
        </w:r>
        <w:r w:rsidR="00A87402" w:rsidDel="004E139F">
          <w:rPr>
            <w:lang w:val="en-US"/>
          </w:rPr>
          <w:fldChar w:fldCharType="end"/>
        </w:r>
        <w:r w:rsidR="00976CD3" w:rsidRPr="00E13247" w:rsidDel="004E139F">
          <w:rPr>
            <w:lang w:val="en-US"/>
          </w:rPr>
          <w:delText xml:space="preserve"> </w:delText>
        </w:r>
      </w:del>
      <w:r w:rsidR="00976CD3" w:rsidRPr="00E13247">
        <w:rPr>
          <w:lang w:val="en-US"/>
        </w:rPr>
        <w:t xml:space="preserve">to standardize healthcare information technology with the goal of allowing healthcare organizations to be able to exchange patients' information with one another. Amongst them, the Integrating Healthcare Enterprise (IHE) </w:t>
      </w:r>
      <w:ins w:id="18" w:author="Petnathean Julled" w:date="2021-11-12T06:29:00Z">
        <w:r w:rsidR="00550F62">
          <w:rPr>
            <w:lang w:val="en-US"/>
          </w:rPr>
          <w:fldChar w:fldCharType="begin" w:fldLock="1"/>
        </w:r>
      </w:ins>
      <w:r w:rsidR="007B76AB">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550F62">
        <w:rPr>
          <w:lang w:val="en-US"/>
        </w:rPr>
        <w:fldChar w:fldCharType="separate"/>
      </w:r>
      <w:r w:rsidR="00550F62" w:rsidRPr="00550F62">
        <w:rPr>
          <w:noProof/>
          <w:lang w:val="en-US"/>
        </w:rPr>
        <w:t>[14]</w:t>
      </w:r>
      <w:ins w:id="19" w:author="Petnathean Julled" w:date="2021-11-12T06:29:00Z">
        <w:r w:rsidR="00550F62">
          <w:rPr>
            <w:lang w:val="en-US"/>
          </w:rPr>
          <w:fldChar w:fldCharType="end"/>
        </w:r>
      </w:ins>
      <w:del w:id="20" w:author="Petnathean Julled" w:date="2021-11-12T06:29:00Z">
        <w:r w:rsidDel="00550F62">
          <w:rPr>
            <w:lang w:val="en-US"/>
          </w:rPr>
          <w:delText>[]</w:delText>
        </w:r>
      </w:del>
      <w:r>
        <w:rPr>
          <w:lang w:val="en-US"/>
        </w:rPr>
        <w:t xml:space="preserve"> </w:t>
      </w:r>
      <w:r w:rsidR="00976CD3" w:rsidRPr="00E13247">
        <w:rPr>
          <w:lang w:val="en-US"/>
        </w:rPr>
        <w:t xml:space="preserve">is an </w:t>
      </w:r>
      <w:r w:rsidR="00976CD3" w:rsidRPr="00E13247">
        <w:rPr>
          <w:lang w:val="en-US"/>
        </w:rPr>
        <w:t>initiative that provides a standardized framework that emphasizes enabling interoperability between each unit of healthcare services workflow. To address the issue of health information sharing between multiple organizations, IHE has provided the Cross-Enterprise Document Sharing Profile</w:t>
      </w:r>
      <w:r>
        <w:rPr>
          <w:lang w:val="en-US"/>
        </w:rPr>
        <w:t xml:space="preserve"> </w:t>
      </w:r>
      <w:ins w:id="21" w:author="Petnathean Julled" w:date="2021-11-12T06:40:00Z">
        <w:r w:rsidR="007B76AB">
          <w:rPr>
            <w:lang w:val="en-US"/>
          </w:rPr>
          <w:fldChar w:fldCharType="begin" w:fldLock="1"/>
        </w:r>
      </w:ins>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ins w:id="22" w:author="Petnathean Julled" w:date="2021-11-12T06:40:00Z">
        <w:r w:rsidR="007B76AB">
          <w:rPr>
            <w:lang w:val="en-US"/>
          </w:rPr>
          <w:fldChar w:fldCharType="end"/>
        </w:r>
      </w:ins>
      <w:del w:id="23" w:author="Petnathean Julled" w:date="2021-11-12T06:40:00Z">
        <w:r w:rsidDel="007B76AB">
          <w:rPr>
            <w:lang w:val="en-US"/>
          </w:rPr>
          <w:delText>[]</w:delText>
        </w:r>
      </w:del>
      <w:r w:rsidR="00976CD3" w:rsidRPr="00E13247">
        <w:rPr>
          <w:lang w:val="en-US"/>
        </w:rPr>
        <w:t>. The Profile offers a detailed framework for software developers and system architects about how different enterprises share their health documents with each other. The Profile also acts as a guideline, providing essential protocols for system implementers to follow.</w:t>
      </w:r>
      <w:r w:rsidR="00264EAE" w:rsidRPr="00E13247">
        <w:rPr>
          <w:lang w:val="en-US"/>
        </w:rPr>
        <w:t xml:space="preserve"> </w:t>
      </w:r>
    </w:p>
    <w:p w14:paraId="63474CDC" w14:textId="01351019" w:rsidR="00B87F6F" w:rsidRDefault="00B87F6F" w:rsidP="00442CD0">
      <w:pPr>
        <w:pStyle w:val="BodyText"/>
        <w:tabs>
          <w:tab w:val="left" w:pos="4680"/>
        </w:tabs>
        <w:rPr>
          <w:rFonts w:cs="Angsana New"/>
          <w:color w:val="FF0000"/>
          <w:szCs w:val="25"/>
          <w:lang w:val="en-US" w:bidi="th-TH"/>
        </w:rPr>
      </w:pPr>
      <w:r>
        <w:rPr>
          <w:rFonts w:cs="Angsana New"/>
          <w:color w:val="FF0000"/>
          <w:szCs w:val="25"/>
          <w:lang w:val="en-US" w:bidi="th-TH"/>
        </w:rPr>
        <w:t>//introduce security problem in health record</w:t>
      </w:r>
    </w:p>
    <w:p w14:paraId="1C95098C" w14:textId="2756CFF9" w:rsidR="00BA6D7F" w:rsidRPr="006A12BA" w:rsidRDefault="00D11DCC">
      <w:pPr>
        <w:jc w:val="thaiDistribute"/>
        <w:rPr>
          <w:rFonts w:cs="Angsana New"/>
          <w:szCs w:val="25"/>
          <w:cs/>
          <w:lang w:bidi="th-TH"/>
          <w:rPrChange w:id="24" w:author="Petnathean Julled" w:date="2021-11-12T07:16:00Z">
            <w:rPr>
              <w:rFonts w:cstheme="minorBidi"/>
              <w:szCs w:val="25"/>
              <w:cs/>
              <w:lang w:val="en-US" w:bidi="th-TH"/>
            </w:rPr>
          </w:rPrChange>
        </w:rPr>
        <w:pPrChange w:id="25" w:author="Petnathean Julled" w:date="2021-11-12T07:16:00Z">
          <w:pPr>
            <w:pStyle w:val="BodyText"/>
            <w:tabs>
              <w:tab w:val="left" w:pos="4680"/>
            </w:tabs>
          </w:pPr>
        </w:pPrChange>
      </w:pPr>
      <w:r>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Pr>
          <w:rFonts w:cs="Angsana New"/>
          <w:szCs w:val="25"/>
          <w:lang w:bidi="th-TH"/>
        </w:rPr>
        <w:t>have been an important</w:t>
      </w:r>
      <w:r w:rsidR="00753FC3" w:rsidRPr="00E13247">
        <w:rPr>
          <w:rFonts w:cs="Angsana New"/>
          <w:szCs w:val="25"/>
          <w:lang w:bidi="th-TH"/>
        </w:rPr>
        <w:t xml:space="preserve"> issue threatening the healthcare domain.</w:t>
      </w:r>
      <w:ins w:id="26" w:author="Petnathean Julled" w:date="2021-11-12T06:48:00Z">
        <w:r w:rsidR="009F4B0C">
          <w:rPr>
            <w:rFonts w:cs="Angsana New"/>
            <w:szCs w:val="25"/>
            <w:lang w:bidi="th-TH"/>
          </w:rPr>
          <w:t xml:space="preserve"> </w:t>
        </w:r>
      </w:ins>
      <w:del w:id="27" w:author="Petnathean Julled" w:date="2021-11-12T06:52:00Z">
        <w:r w:rsidR="00753FC3" w:rsidRPr="00E13247" w:rsidDel="00F2721A">
          <w:rPr>
            <w:rFonts w:cs="Angsana New"/>
            <w:szCs w:val="25"/>
            <w:lang w:bidi="th-TH"/>
          </w:rPr>
          <w:delText xml:space="preserve"> </w:delText>
        </w:r>
      </w:del>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ins w:id="28" w:author="Petnathean Julled" w:date="2021-11-12T07:12:00Z">
        <w:r w:rsidR="003F6492" w:rsidRPr="003F6492">
          <w:rPr>
            <w:rFonts w:cs="Angsana New"/>
            <w:szCs w:val="25"/>
            <w:lang w:bidi="th-TH"/>
          </w:rPr>
          <w:t>hospitals have been hit by ransomware denying the availability of healthcare information</w:t>
        </w:r>
      </w:ins>
      <w:del w:id="29" w:author="Petnathean Julled" w:date="2021-11-12T07:12:00Z">
        <w:r w:rsidR="00753FC3" w:rsidRPr="00E13247" w:rsidDel="003F6492">
          <w:rPr>
            <w:rFonts w:cs="Angsana New"/>
            <w:szCs w:val="25"/>
            <w:lang w:bidi="th-TH"/>
          </w:rPr>
          <w:delText>hospitals have been hit by ransomware</w:delText>
        </w:r>
      </w:del>
      <w:r w:rsidR="00753FC3" w:rsidRPr="00E13247">
        <w:rPr>
          <w:rFonts w:cs="Angsana New"/>
          <w:szCs w:val="25"/>
          <w:lang w:bidi="th-TH"/>
        </w:rPr>
        <w:t xml:space="preserve">, and it </w:t>
      </w:r>
      <w:r w:rsidR="00753FC3" w:rsidRPr="00D902C0">
        <w:rPr>
          <w:rFonts w:cs="Angsana New"/>
          <w:szCs w:val="25"/>
          <w:lang w:bidi="th-TH"/>
          <w:rPrChange w:id="30" w:author="Petnathean Julled" w:date="2021-11-12T06:57:00Z">
            <w:rPr>
              <w:rFonts w:cs="Angsana New"/>
              <w:szCs w:val="25"/>
              <w:highlight w:val="green"/>
              <w:lang w:bidi="th-TH"/>
            </w:rPr>
          </w:rPrChange>
        </w:rPr>
        <w:t>has inter</w:t>
      </w:r>
      <w:commentRangeStart w:id="31"/>
      <w:r w:rsidR="00753FC3" w:rsidRPr="00D902C0">
        <w:rPr>
          <w:rFonts w:cs="Angsana New"/>
          <w:szCs w:val="25"/>
          <w:lang w:bidi="th-TH"/>
          <w:rPrChange w:id="32" w:author="Petnathean Julled" w:date="2021-11-12T06:57:00Z">
            <w:rPr>
              <w:rFonts w:cs="Angsana New"/>
              <w:szCs w:val="25"/>
              <w:highlight w:val="green"/>
              <w:lang w:bidi="th-TH"/>
            </w:rPr>
          </w:rPrChange>
        </w:rPr>
        <w:t>rupte</w:t>
      </w:r>
      <w:commentRangeEnd w:id="31"/>
      <w:r w:rsidR="00E662D1" w:rsidRPr="00D902C0">
        <w:rPr>
          <w:rStyle w:val="CommentReference"/>
        </w:rPr>
        <w:commentReference w:id="31"/>
      </w:r>
      <w:r w:rsidR="00753FC3" w:rsidRPr="00D902C0">
        <w:rPr>
          <w:rFonts w:cs="Angsana New"/>
          <w:szCs w:val="25"/>
          <w:lang w:bidi="th-TH"/>
          <w:rPrChange w:id="33" w:author="Petnathean Julled" w:date="2021-11-12T06:57:00Z">
            <w:rPr>
              <w:rFonts w:cs="Angsana New"/>
              <w:szCs w:val="25"/>
              <w:highlight w:val="green"/>
              <w:lang w:bidi="th-TH"/>
            </w:rPr>
          </w:rPrChange>
        </w:rPr>
        <w:t>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The number of</w:t>
      </w:r>
      <w:del w:id="34" w:author="Petnathean Julled" w:date="2021-11-12T06:58:00Z">
        <w:r w:rsidR="00753FC3" w:rsidRPr="00E13247" w:rsidDel="003C4ADB">
          <w:rPr>
            <w:rFonts w:cs="Angsana New"/>
            <w:szCs w:val="25"/>
            <w:lang w:bidi="th-TH"/>
          </w:rPr>
          <w:delText xml:space="preserve"> patient</w:delText>
        </w:r>
      </w:del>
      <w:r w:rsidR="00753FC3" w:rsidRPr="00E13247">
        <w:rPr>
          <w:rFonts w:cs="Angsana New"/>
          <w:szCs w:val="25"/>
          <w:lang w:bidi="th-TH"/>
        </w:rPr>
        <w:t xml:space="preserve"> </w:t>
      </w:r>
      <w:ins w:id="35" w:author="Petnathean Julled" w:date="2021-11-12T06:56:00Z">
        <w:r w:rsidR="006C73BE">
          <w:rPr>
            <w:rFonts w:cs="Angsana New"/>
            <w:szCs w:val="25"/>
            <w:lang w:bidi="th-TH"/>
          </w:rPr>
          <w:t>data</w:t>
        </w:r>
      </w:ins>
      <w:del w:id="36" w:author="Petnathean Julled" w:date="2021-11-12T06:56:00Z">
        <w:r w:rsidR="00753FC3" w:rsidRPr="00E13247" w:rsidDel="006C73BE">
          <w:rPr>
            <w:rFonts w:cs="Angsana New"/>
            <w:szCs w:val="25"/>
            <w:lang w:bidi="th-TH"/>
          </w:rPr>
          <w:delText>records</w:delText>
        </w:r>
      </w:del>
      <w:commentRangeStart w:id="37"/>
      <w:r w:rsidR="00753FC3" w:rsidRPr="00E13247">
        <w:rPr>
          <w:rFonts w:cs="Angsana New"/>
          <w:szCs w:val="25"/>
          <w:lang w:bidi="th-TH"/>
        </w:rPr>
        <w:t xml:space="preserve"> breache</w:t>
      </w:r>
      <w:r>
        <w:rPr>
          <w:rFonts w:cs="Angsana New"/>
          <w:szCs w:val="25"/>
          <w:lang w:bidi="th-TH"/>
        </w:rPr>
        <w:t>s</w:t>
      </w:r>
      <w:ins w:id="38" w:author="Petnathean Julled" w:date="2021-11-12T06:58:00Z">
        <w:r w:rsidR="003C4ADB">
          <w:rPr>
            <w:rFonts w:cs="Angsana New"/>
            <w:szCs w:val="25"/>
            <w:lang w:bidi="th-TH"/>
          </w:rPr>
          <w:t xml:space="preserve"> in healthcare domai</w:t>
        </w:r>
      </w:ins>
      <w:ins w:id="39" w:author="Petnathean Julled" w:date="2021-11-12T06:59:00Z">
        <w:r w:rsidR="003C4ADB">
          <w:rPr>
            <w:rFonts w:cs="Angsana New"/>
            <w:szCs w:val="25"/>
            <w:lang w:bidi="th-TH"/>
          </w:rPr>
          <w:t>n</w:t>
        </w:r>
      </w:ins>
      <w:r w:rsidR="00753FC3" w:rsidRPr="00E13247">
        <w:rPr>
          <w:rFonts w:cs="Angsana New"/>
          <w:szCs w:val="25"/>
          <w:lang w:bidi="th-TH"/>
        </w:rPr>
        <w:t xml:space="preserve"> </w:t>
      </w:r>
      <w:commentRangeEnd w:id="37"/>
      <w:r w:rsidR="0021142A">
        <w:rPr>
          <w:rStyle w:val="CommentReference"/>
        </w:rPr>
        <w:commentReference w:id="37"/>
      </w:r>
      <w:r w:rsidR="00753FC3" w:rsidRPr="00E13247">
        <w:rPr>
          <w:rFonts w:cs="Angsana New"/>
          <w:szCs w:val="25"/>
          <w:lang w:bidi="th-TH"/>
        </w:rPr>
        <w:t xml:space="preserve">has been increasing every year from 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r w:rsidR="00CD7786" w:rsidRPr="00753FC3">
        <w:rPr>
          <w:rFonts w:cs="Angsana New"/>
          <w:szCs w:val="25"/>
          <w:lang w:bidi="th-TH"/>
        </w:rPr>
        <w:t>.</w:t>
      </w:r>
      <w:ins w:id="40" w:author="Petnathean Julled" w:date="2021-11-12T07:16:00Z">
        <w:r w:rsidR="006A12BA">
          <w:rPr>
            <w:rFonts w:cs="Angsana New"/>
            <w:szCs w:val="25"/>
            <w:lang w:bidi="th-TH"/>
          </w:rPr>
          <w:t xml:space="preserve"> </w:t>
        </w:r>
        <w:r w:rsidR="006A12BA" w:rsidRPr="006A12BA">
          <w:rPr>
            <w:rFonts w:cs="Angsana New"/>
            <w:spacing w:val="-1"/>
            <w:szCs w:val="25"/>
            <w:lang w:eastAsia="x-none" w:bidi="th-TH"/>
          </w:rPr>
          <w:t>The breaches raise a concern about the integrity of data being used for healthcare operations where it could affect the accuracy of the service, which mostly requires high precision.</w:t>
        </w:r>
        <w:r w:rsidR="006A12BA">
          <w:rPr>
            <w:rFonts w:cs="Angsana New"/>
            <w:spacing w:val="-1"/>
            <w:szCs w:val="25"/>
            <w:lang w:eastAsia="x-none" w:bidi="th-TH"/>
          </w:rPr>
          <w:t xml:space="preserve"> </w:t>
        </w:r>
      </w:ins>
      <w:ins w:id="41" w:author="Petnathean Julled" w:date="2021-11-12T07:17:00Z">
        <w:r w:rsidR="00E61065">
          <w:rPr>
            <w:rFonts w:cs="Angsana New"/>
            <w:spacing w:val="-1"/>
            <w:szCs w:val="25"/>
            <w:lang w:eastAsia="x-none" w:bidi="th-TH"/>
          </w:rPr>
          <w:t xml:space="preserve">Moreover, </w:t>
        </w:r>
      </w:ins>
      <w:moveToRangeStart w:id="42" w:author="Petnathean Julled" w:date="2021-11-12T06:53:00Z" w:name="move87592134"/>
      <w:moveTo w:id="43" w:author="Petnathean Julled" w:date="2021-11-12T06:53:00Z">
        <w:del w:id="44" w:author="Petnathean Julled" w:date="2021-11-12T06:58:00Z">
          <w:r w:rsidR="00F2721A" w:rsidRPr="002E6116" w:rsidDel="003C4ADB">
            <w:rPr>
              <w:rFonts w:cs="Angsana New"/>
              <w:szCs w:val="25"/>
              <w:lang w:bidi="th-TH"/>
            </w:rPr>
            <w:delText>Moreover, a</w:delText>
          </w:r>
        </w:del>
      </w:moveTo>
      <w:ins w:id="45" w:author="Petnathean Julled" w:date="2021-11-12T07:17:00Z">
        <w:r w:rsidR="00E61065">
          <w:rPr>
            <w:rFonts w:cs="Angsana New"/>
            <w:szCs w:val="25"/>
            <w:lang w:bidi="th-TH"/>
          </w:rPr>
          <w:t>a</w:t>
        </w:r>
      </w:ins>
      <w:moveTo w:id="46" w:author="Petnathean Julled" w:date="2021-11-12T06:53:00Z">
        <w:r w:rsidR="00F2721A" w:rsidRPr="002E6116">
          <w:rPr>
            <w:rFonts w:cs="Angsana New"/>
            <w:szCs w:val="25"/>
            <w:lang w:bidi="th-TH"/>
          </w:rPr>
          <w:t xml:space="preserve">s traditional healthcare information infrastructure was separately developed as a centralized system, when one system goes down, </w:t>
        </w:r>
        <w:proofErr w:type="gramStart"/>
        <w:r w:rsidR="00F2721A" w:rsidRPr="002E6116">
          <w:rPr>
            <w:rFonts w:cs="Angsana New"/>
            <w:szCs w:val="25"/>
            <w:lang w:bidi="th-TH"/>
          </w:rPr>
          <w:t>all of</w:t>
        </w:r>
        <w:proofErr w:type="gramEnd"/>
        <w:r w:rsidR="00F2721A" w:rsidRPr="002E6116">
          <w:rPr>
            <w:rFonts w:cs="Angsana New"/>
            <w:szCs w:val="25"/>
            <w:lang w:bidi="th-TH"/>
          </w:rPr>
          <w:t xml:space="preserve"> the connected systems are also affected</w:t>
        </w:r>
      </w:moveTo>
      <w:ins w:id="47" w:author="Petnathean Julled" w:date="2021-11-12T06:54:00Z">
        <w:r w:rsidR="00E60424">
          <w:rPr>
            <w:rFonts w:cs="Angsana New"/>
            <w:szCs w:val="25"/>
            <w:lang w:bidi="th-TH"/>
          </w:rPr>
          <w:t>.</w:t>
        </w:r>
      </w:ins>
      <w:moveTo w:id="48" w:author="Petnathean Julled" w:date="2021-11-12T06:53:00Z">
        <w:r w:rsidR="00F2721A" w:rsidRPr="002E6116">
          <w:rPr>
            <w:rFonts w:cs="Angsana New"/>
            <w:szCs w:val="25"/>
            <w:lang w:bidi="th-TH"/>
          </w:rPr>
          <w:t xml:space="preserve"> </w:t>
        </w:r>
        <w:del w:id="49" w:author="Petnathean Julled" w:date="2021-11-12T06:54:00Z">
          <w:r w:rsidR="00F2721A" w:rsidRPr="002E6116" w:rsidDel="00E60424">
            <w:rPr>
              <w:rFonts w:cs="Angsana New"/>
              <w:szCs w:val="25"/>
              <w:lang w:bidi="th-TH"/>
            </w:rPr>
            <w:delText>and</w:delText>
          </w:r>
        </w:del>
      </w:moveTo>
      <w:ins w:id="50" w:author="Petnathean Julled" w:date="2021-11-12T07:20:00Z">
        <w:r w:rsidR="00315877" w:rsidRPr="00315877">
          <w:t xml:space="preserve"> </w:t>
        </w:r>
        <w:r w:rsidR="00315877" w:rsidRPr="00315877">
          <w:rPr>
            <w:rFonts w:cs="Angsana New"/>
            <w:szCs w:val="25"/>
            <w:lang w:bidi="th-TH"/>
          </w:rPr>
          <w:t>With these issues combined, they become "The Single Point of Failure" (SPOF)</w:t>
        </w:r>
        <w:r w:rsidR="00315877">
          <w:rPr>
            <w:rFonts w:cs="Angsana New"/>
            <w:szCs w:val="25"/>
            <w:lang w:bidi="th-TH"/>
          </w:rPr>
          <w:t xml:space="preserve"> </w:t>
        </w:r>
      </w:ins>
      <w:moveTo w:id="51" w:author="Petnathean Julled" w:date="2021-11-12T06:53:00Z">
        <w:del w:id="52" w:author="Petnathean Julled" w:date="2021-11-12T07:20:00Z">
          <w:r w:rsidR="00F2721A" w:rsidRPr="002E6116" w:rsidDel="00315877">
            <w:rPr>
              <w:rFonts w:cs="Angsana New"/>
              <w:szCs w:val="25"/>
              <w:lang w:bidi="th-TH"/>
            </w:rPr>
            <w:delText xml:space="preserve"> become "The Single Point of Failure" (SPOF)</w:delText>
          </w:r>
          <w:r w:rsidR="00F2721A" w:rsidDel="00315877">
            <w:rPr>
              <w:rFonts w:cs="Angsana New"/>
              <w:szCs w:val="25"/>
              <w:lang w:bidi="th-TH"/>
            </w:rPr>
            <w:delText xml:space="preserve"> </w:delText>
          </w:r>
        </w:del>
        <w:r w:rsidR="00F2721A">
          <w:rPr>
            <w:rFonts w:cs="Angsana New"/>
            <w:szCs w:val="25"/>
            <w:lang w:bidi="th-TH"/>
          </w:rPr>
          <w:fldChar w:fldCharType="begin" w:fldLock="1"/>
        </w:r>
      </w:moveTo>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moveTo w:id="53" w:author="Petnathean Julled" w:date="2021-11-12T06:53:00Z">
        <w:r w:rsidR="00F2721A">
          <w:rPr>
            <w:rFonts w:cs="Angsana New"/>
            <w:szCs w:val="25"/>
            <w:lang w:bidi="th-TH"/>
          </w:rPr>
          <w:fldChar w:fldCharType="separate"/>
        </w:r>
      </w:moveTo>
      <w:r w:rsidR="00805270" w:rsidRPr="00805270">
        <w:rPr>
          <w:rFonts w:cs="Angsana New"/>
          <w:noProof/>
          <w:szCs w:val="25"/>
          <w:lang w:bidi="th-TH"/>
        </w:rPr>
        <w:t>[22]</w:t>
      </w:r>
      <w:moveTo w:id="54" w:author="Petnathean Julled" w:date="2021-11-12T06:53:00Z">
        <w:r w:rsidR="00F2721A">
          <w:rPr>
            <w:rFonts w:cs="Angsana New"/>
            <w:szCs w:val="25"/>
            <w:lang w:bidi="th-TH"/>
          </w:rPr>
          <w:fldChar w:fldCharType="end"/>
        </w:r>
        <w:r w:rsidR="00F2721A" w:rsidRPr="002E6116">
          <w:rPr>
            <w:rFonts w:cs="Angsana New"/>
            <w:szCs w:val="25"/>
            <w:lang w:bidi="th-TH"/>
          </w:rPr>
          <w:t>.</w:t>
        </w:r>
      </w:moveTo>
      <w:moveToRangeEnd w:id="42"/>
      <w:r w:rsidR="00CD7786" w:rsidRPr="00753FC3">
        <w:rPr>
          <w:rFonts w:cs="Angsana New"/>
          <w:szCs w:val="25"/>
          <w:lang w:bidi="th-TH"/>
        </w:rPr>
        <w:t xml:space="preserve"> </w:t>
      </w:r>
      <w:del w:id="55" w:author="Petnathean Julled" w:date="2021-11-12T06:44:00Z">
        <w:r w:rsidR="00753FC3" w:rsidRPr="00753FC3" w:rsidDel="009F4B0C">
          <w:rPr>
            <w:rFonts w:cs="Angsana New"/>
            <w:szCs w:val="25"/>
            <w:lang w:bidi="th-TH"/>
          </w:rPr>
          <w:delText>Security experts estimated the number of ransomware attacks on healthcare institutes to be close to 1,000 per day in 2015, which is 35% more than the year 2014</w:delText>
        </w:r>
        <w:r w:rsidR="00F374B2" w:rsidRPr="00E13247" w:rsidDel="009F4B0C">
          <w:rPr>
            <w:rFonts w:cs="Angsana New"/>
            <w:szCs w:val="25"/>
            <w:lang w:bidi="th-TH"/>
          </w:rPr>
          <w:delText xml:space="preserve"> </w:delText>
        </w:r>
        <w:r w:rsidR="00A24E06" w:rsidRPr="00E13247" w:rsidDel="009F4B0C">
          <w:rPr>
            <w:rFonts w:cs="Angsana New"/>
            <w:szCs w:val="25"/>
            <w:lang w:bidi="th-TH"/>
          </w:rPr>
          <w:fldChar w:fldCharType="begin" w:fldLock="1"/>
        </w:r>
        <w:r w:rsidR="007B76AB" w:rsidRPr="00B23BEF" w:rsidDel="009F4B0C">
          <w:rPr>
            <w:rFonts w:cs="Angsana New"/>
            <w:szCs w:val="25"/>
            <w:lang w:bidi="th-TH"/>
          </w:rPr>
          <w:delInstrText>ADDIN CSL_CITATION {"citationItems":[{"id":"ITEM-1","itemData":{"URL":"https://healthitsecurity.com/news/the-10-biggest-healthcare-data-breaches-of-2019-so-far","accessed":{"date-parts":[["2021","3","4"]]},"id":"ITEM-1","issued":{"date-parts":[["0"]]},"title":"The 10 Biggest Healthcare Data Breaches of 2019, So Far","type":"webpage"},"uris":["http://www.mendeley.com/documents/?uuid=586e9a0d-89a6-3bec-be32-aa5adc452902"]}],"mendeley":{"formattedCitation":"[20]","plainTextFormattedCitation":"[20]","previouslyFormattedCitation":"[19]"},"properties":{"noteIndex":0},"schema":"https://github.com/citation-style-language/schema/raw/master/csl-citation.json"}</w:delInstrText>
        </w:r>
        <w:r w:rsidR="00A24E06" w:rsidRPr="00E13247" w:rsidDel="009F4B0C">
          <w:rPr>
            <w:rFonts w:cs="Angsana New"/>
            <w:szCs w:val="25"/>
            <w:lang w:bidi="th-TH"/>
          </w:rPr>
          <w:fldChar w:fldCharType="separate"/>
        </w:r>
        <w:r w:rsidR="007B76AB" w:rsidRPr="009F4B0C" w:rsidDel="009F4B0C">
          <w:rPr>
            <w:rFonts w:cs="Angsana New"/>
            <w:noProof/>
            <w:szCs w:val="25"/>
            <w:lang w:bidi="th-TH"/>
          </w:rPr>
          <w:delText>[20]</w:delText>
        </w:r>
        <w:r w:rsidR="00A24E06" w:rsidRPr="00E13247" w:rsidDel="009F4B0C">
          <w:rPr>
            <w:rFonts w:cs="Angsana New"/>
            <w:szCs w:val="25"/>
            <w:lang w:bidi="th-TH"/>
          </w:rPr>
          <w:fldChar w:fldCharType="end"/>
        </w:r>
        <w:r w:rsidR="00CD7786" w:rsidRPr="00E13247" w:rsidDel="009F4B0C">
          <w:rPr>
            <w:rFonts w:cs="Angsana New"/>
            <w:szCs w:val="25"/>
            <w:lang w:bidi="th-TH"/>
          </w:rPr>
          <w:delText>.</w:delText>
        </w:r>
        <w:r w:rsidR="00CD7786" w:rsidRPr="00123B02" w:rsidDel="009F4B0C">
          <w:rPr>
            <w:rFonts w:cs="Angsana New"/>
            <w:szCs w:val="25"/>
            <w:lang w:bidi="th-TH"/>
          </w:rPr>
          <w:delText xml:space="preserve"> </w:delText>
        </w:r>
        <w:r w:rsidR="005F5302" w:rsidRPr="005F5302" w:rsidDel="009F4B0C">
          <w:rPr>
            <w:rFonts w:cs="Angsana New"/>
            <w:szCs w:val="25"/>
            <w:lang w:bidi="th-TH"/>
          </w:rPr>
          <w:delText xml:space="preserve">The number even rose to 4,000 attacks on certain days, according to a report published by Symantec in 2016. </w:delText>
        </w:r>
      </w:del>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ins w:id="56" w:author="Petnathean Julled" w:date="2021-11-12T07:22:00Z">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ins>
      <w:del w:id="57" w:author="Petnathean Julled" w:date="2021-11-12T07:22:00Z">
        <w:r w:rsidR="005F5302" w:rsidRPr="005F5302" w:rsidDel="00B23BEF">
          <w:rPr>
            <w:rFonts w:cs="Angsana New"/>
            <w:szCs w:val="25"/>
            <w:lang w:bidi="th-TH"/>
          </w:rPr>
          <w:delText>demonstrates that failing to secure the integrity and availability of healthcare information causes a significant disruption in the continuity of medical operations.</w:delText>
        </w:r>
      </w:del>
      <w:r w:rsidR="005F5302" w:rsidRPr="005F5302">
        <w:rPr>
          <w:rFonts w:cs="Angsana New"/>
          <w:szCs w:val="25"/>
          <w:lang w:bidi="th-TH"/>
        </w:rPr>
        <w:t xml:space="preserve"> </w:t>
      </w:r>
      <w:moveFromRangeStart w:id="58" w:author="Petnathean Julled" w:date="2021-11-12T06:53:00Z" w:name="move87592134"/>
      <w:moveFrom w:id="59" w:author="Petnathean Julled" w:date="2021-11-12T06:53:00Z">
        <w:r w:rsidR="002E6116" w:rsidRPr="002E6116" w:rsidDel="009F4B0C">
          <w:rPr>
            <w:rFonts w:cs="Angsana New"/>
            <w:szCs w:val="25"/>
            <w:lang w:bidi="th-TH"/>
          </w:rPr>
          <w:t>Moreover, as traditional healthcare information infrastructure was separately developed as a centralized system, when one system goes down, all of the connected systems are also affected and become "The Single Point of Failure" (SPOF)</w:t>
        </w:r>
        <w:r w:rsidR="002E6116" w:rsidDel="009F4B0C">
          <w:rPr>
            <w:rFonts w:cs="Angsana New"/>
            <w:szCs w:val="25"/>
            <w:lang w:bidi="th-TH"/>
          </w:rPr>
          <w:t xml:space="preserve"> </w:t>
        </w:r>
        <w:r w:rsidR="002E6116" w:rsidDel="009F4B0C">
          <w:rPr>
            <w:rFonts w:cs="Angsana New"/>
            <w:szCs w:val="25"/>
            <w:lang w:bidi="th-TH"/>
          </w:rPr>
          <w:fldChar w:fldCharType="begin" w:fldLock="1"/>
        </w:r>
        <w:r w:rsidR="007B76AB" w:rsidRPr="009F4B0C" w:rsidDel="009F4B0C">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[23]","plainTextFormattedCitation":"[23]","previouslyFormattedCitation":"[22]"},"properties":{"noteIndex":0},"schema":"https://github.com/citation-style-language/schema/raw/master/csl-citation.json"}</w:instrText>
        </w:r>
        <w:r w:rsidR="002E6116" w:rsidDel="009F4B0C">
          <w:rPr>
            <w:rFonts w:cs="Angsana New"/>
            <w:szCs w:val="25"/>
            <w:lang w:bidi="th-TH"/>
          </w:rPr>
          <w:fldChar w:fldCharType="separate"/>
        </w:r>
        <w:r w:rsidR="007B76AB" w:rsidRPr="009F4B0C" w:rsidDel="009F4B0C">
          <w:rPr>
            <w:rFonts w:cs="Angsana New"/>
            <w:noProof/>
            <w:szCs w:val="25"/>
            <w:lang w:bidi="th-TH"/>
          </w:rPr>
          <w:t>[23]</w:t>
        </w:r>
        <w:r w:rsidR="002E6116" w:rsidDel="009F4B0C">
          <w:rPr>
            <w:rFonts w:cs="Angsana New"/>
            <w:szCs w:val="25"/>
            <w:lang w:bidi="th-TH"/>
          </w:rPr>
          <w:fldChar w:fldCharType="end"/>
        </w:r>
        <w:r w:rsidR="002E6116" w:rsidRPr="002E6116" w:rsidDel="009F4B0C">
          <w:rPr>
            <w:rFonts w:cs="Angsana New"/>
            <w:szCs w:val="25"/>
            <w:lang w:bidi="th-TH"/>
          </w:rPr>
          <w:t xml:space="preserve">. </w:t>
        </w:r>
      </w:moveFrom>
      <w:moveFromRangeEnd w:id="58"/>
      <w:del w:id="60" w:author="Petnathean Julled" w:date="2021-11-12T06:48:00Z">
        <w:r w:rsidR="002E6116" w:rsidRPr="002E6116" w:rsidDel="009F4B0C">
          <w:rPr>
            <w:rFonts w:cs="Angsana New"/>
            <w:szCs w:val="25"/>
            <w:lang w:bidi="th-TH"/>
          </w:rPr>
          <w:delText>This further synergizes the impact of cyber-incidents on healthcare information systems to be more crucial.</w:delText>
        </w:r>
      </w:del>
    </w:p>
    <w:p w14:paraId="0C520F42" w14:textId="74508C49" w:rsidR="00B87F6F" w:rsidRDefault="00B87F6F" w:rsidP="00791F24">
      <w:pPr>
        <w:pStyle w:val="BodyText"/>
        <w:rPr>
          <w:color w:val="FF0000"/>
          <w:lang w:val="en-US"/>
        </w:rPr>
      </w:pPr>
      <w:r w:rsidRPr="00E13247">
        <w:rPr>
          <w:color w:val="FF0000"/>
          <w:lang w:val="en-US"/>
        </w:rPr>
        <w:t>//introduce current security solution</w:t>
      </w:r>
      <w:r w:rsidR="00094A18">
        <w:rPr>
          <w:color w:val="FF0000"/>
          <w:lang w:val="en-US"/>
        </w:rPr>
        <w:t xml:space="preserve"> </w:t>
      </w:r>
      <w:proofErr w:type="gramStart"/>
      <w:r w:rsidR="00094A18">
        <w:rPr>
          <w:color w:val="FF0000"/>
          <w:lang w:val="en-US"/>
        </w:rPr>
        <w:t>i.e.</w:t>
      </w:r>
      <w:proofErr w:type="gramEnd"/>
      <w:r w:rsidRPr="00E13247">
        <w:rPr>
          <w:color w:val="FF0000"/>
          <w:lang w:val="en-US"/>
        </w:rPr>
        <w:t xml:space="preserve"> Blockchain</w:t>
      </w:r>
    </w:p>
    <w:p w14:paraId="095E566C" w14:textId="310E6823" w:rsidR="003158AD" w:rsidRDefault="0012630D" w:rsidP="00791F24">
      <w:pPr>
        <w:pStyle w:val="BodyText"/>
        <w:rPr>
          <w:rFonts w:cs="Angsana New"/>
          <w:szCs w:val="25"/>
          <w:lang w:val="en-US" w:bidi="th-TH"/>
        </w:rPr>
      </w:pPr>
      <w:commentRangeStart w:id="61"/>
      <w:r w:rsidRPr="0012630D">
        <w:rPr>
          <w:rFonts w:cs="Angsana New"/>
          <w:szCs w:val="25"/>
          <w:lang w:val="en-US" w:bidi="th-TH"/>
        </w:rPr>
        <w:t xml:space="preserve">To </w:t>
      </w:r>
      <w:commentRangeEnd w:id="61"/>
      <w:r w:rsidR="00282687">
        <w:rPr>
          <w:rFonts w:cs="Angsana New"/>
          <w:szCs w:val="25"/>
          <w:lang w:val="en-US" w:bidi="th-TH"/>
        </w:rPr>
        <w:t>solve</w:t>
      </w:r>
      <w:r w:rsidR="00282687" w:rsidRPr="0012630D">
        <w:rPr>
          <w:rFonts w:cs="Angsana New"/>
          <w:szCs w:val="25"/>
          <w:lang w:val="en-US" w:bidi="th-TH"/>
        </w:rPr>
        <w:t xml:space="preserve"> </w:t>
      </w:r>
      <w:r w:rsidR="004C09D6">
        <w:rPr>
          <w:rStyle w:val="CommentReference"/>
          <w:spacing w:val="0"/>
          <w:lang w:val="en-US" w:eastAsia="en-US"/>
        </w:rPr>
        <w:commentReference w:id="61"/>
      </w:r>
      <w:r w:rsidRPr="0012630D">
        <w:rPr>
          <w:rFonts w:cs="Angsana New"/>
          <w:szCs w:val="25"/>
          <w:lang w:val="en-US" w:bidi="th-TH"/>
        </w:rPr>
        <w:t>the</w:t>
      </w:r>
      <w:ins w:id="62" w:author="Petnathean Julled" w:date="2021-11-12T07:02:00Z">
        <w:r w:rsidR="003C4ADB">
          <w:rPr>
            <w:rFonts w:cs="Angsana New"/>
            <w:szCs w:val="25"/>
            <w:lang w:val="en-US" w:bidi="th-TH"/>
          </w:rPr>
          <w:t xml:space="preserve"> ab</w:t>
        </w:r>
      </w:ins>
      <w:ins w:id="63" w:author="Petnathean Julled" w:date="2021-11-12T07:03:00Z">
        <w:r w:rsidR="003C4ADB">
          <w:rPr>
            <w:rFonts w:cs="Angsana New"/>
            <w:szCs w:val="25"/>
            <w:lang w:val="en-US" w:bidi="th-TH"/>
          </w:rPr>
          <w:t>ove</w:t>
        </w:r>
      </w:ins>
      <w:r w:rsidRPr="0012630D">
        <w:rPr>
          <w:rFonts w:cs="Angsana New"/>
          <w:szCs w:val="25"/>
          <w:lang w:val="en-US" w:bidi="th-TH"/>
        </w:rPr>
        <w:t xml:space="preserve"> </w:t>
      </w:r>
      <w:del w:id="64" w:author="Petnathean Julled" w:date="2021-11-12T07:18:00Z">
        <w:r w:rsidRPr="0012630D" w:rsidDel="006150AD">
          <w:rPr>
            <w:rFonts w:cs="Angsana New"/>
            <w:szCs w:val="25"/>
            <w:lang w:val="en-US" w:bidi="th-TH"/>
          </w:rPr>
          <w:delText>single point of failure problem</w:delText>
        </w:r>
      </w:del>
      <w:ins w:id="65" w:author="Petnathean Julled" w:date="2021-11-12T07:18:00Z">
        <w:r w:rsidR="006150AD">
          <w:rPr>
            <w:rFonts w:cs="Angsana New"/>
            <w:szCs w:val="25"/>
            <w:lang w:val="en-US" w:bidi="th-TH"/>
          </w:rPr>
          <w:t>issues</w:t>
        </w:r>
      </w:ins>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ins w:id="66" w:author="Petnathean Julled" w:date="2021-11-12T07:36:00Z">
        <w:r w:rsidR="008466B9" w:rsidRPr="008466B9">
          <w:rPr>
            <w:rFonts w:cs="Angsana New"/>
            <w:szCs w:val="25"/>
            <w:lang w:val="en-US" w:bidi="th-TH"/>
          </w:rPr>
          <w:t>That means if one system amongst the decentralized network goes down, the connected system will remain and withstand the failure. This secures the availability of the data. In order to achieve decentralization, blockchain technology was then introduced as its base technology.</w:t>
        </w:r>
      </w:ins>
      <w:del w:id="67" w:author="Petnathean Julled" w:date="2021-11-12T07:27:00Z">
        <w:r w:rsidR="00906D7F" w:rsidRPr="00906D7F" w:rsidDel="00077470">
          <w:rPr>
            <w:rFonts w:cs="Angsana New"/>
            <w:szCs w:val="25"/>
            <w:lang w:val="en-US" w:bidi="th-TH"/>
          </w:rPr>
          <w:delText>That mean even one system amongst the decentralized network went down, the connected system may not be affected and withstand failure.</w:delText>
        </w:r>
      </w:del>
      <w:del w:id="68" w:author="Petnathean Julled" w:date="2021-11-12T07:36:00Z">
        <w:r w:rsidRPr="0012630D" w:rsidDel="008466B9">
          <w:rPr>
            <w:rFonts w:cs="Angsana New"/>
            <w:szCs w:val="25"/>
            <w:lang w:val="en-US" w:bidi="th-TH"/>
          </w:rPr>
          <w:delText xml:space="preserve"> Together with th</w:delText>
        </w:r>
        <w:r w:rsidR="00282687" w:rsidDel="008466B9">
          <w:rPr>
            <w:rFonts w:cs="Angsana New"/>
            <w:szCs w:val="25"/>
            <w:lang w:val="en-US" w:bidi="th-TH"/>
          </w:rPr>
          <w:delText>is</w:delText>
        </w:r>
        <w:r w:rsidRPr="0012630D" w:rsidDel="008466B9">
          <w:rPr>
            <w:rFonts w:cs="Angsana New"/>
            <w:szCs w:val="25"/>
            <w:lang w:val="en-US" w:bidi="th-TH"/>
          </w:rPr>
          <w:delText xml:space="preserve"> concept, blockchain technology was also introduced as a base technology to achieve decentralization.</w:delText>
        </w:r>
      </w:del>
      <w:del w:id="69" w:author="Petnathean Julled" w:date="2021-11-12T07:37:00Z">
        <w:r w:rsidR="00906D7F" w:rsidDel="00374AD6">
          <w:rPr>
            <w:rFonts w:cs="Angsana New"/>
            <w:szCs w:val="25"/>
            <w:lang w:val="en-US" w:bidi="th-TH"/>
          </w:rPr>
          <w:delText xml:space="preserve"> </w:delText>
        </w:r>
      </w:del>
      <w:moveFromRangeStart w:id="70" w:author="Petnathean Julled" w:date="2021-11-12T07:38:00Z" w:name="move87595100"/>
      <w:moveFrom w:id="71" w:author="Petnathean Julled" w:date="2021-11-12T07:38:00Z">
        <w:r w:rsidRPr="000070D0" w:rsidDel="00374AD6">
          <w:rPr>
            <w:rFonts w:cs="Angsana New"/>
            <w:szCs w:val="25"/>
            <w:highlight w:val="cyan"/>
            <w:lang w:val="en-US" w:bidi="th-TH"/>
          </w:rPr>
          <w:t>Blockchain technology is one of the solutions to secure healthcare information.</w:t>
        </w:r>
      </w:moveFrom>
      <w:moveFromRangeEnd w:id="70"/>
      <w:r w:rsidRPr="0012630D">
        <w:rPr>
          <w:rFonts w:cs="Angsana New"/>
          <w:szCs w:val="25"/>
          <w:lang w:val="en-US" w:bidi="th-TH"/>
        </w:rPr>
        <w:t xml:space="preserve"> </w:t>
      </w:r>
      <w:r w:rsidRPr="000070D0">
        <w:rPr>
          <w:rFonts w:cs="Angsana New"/>
          <w:szCs w:val="25"/>
          <w:highlight w:val="yellow"/>
          <w:lang w:val="en-US" w:bidi="th-TH"/>
        </w:rPr>
        <w:t>The immutable characteristics of blockchain's cryptographic components and consensus mechanism will ensure the integrity of the information, while decentralization of published data will help ensure its availability</w:t>
      </w:r>
      <w:r w:rsidR="00B87F6F" w:rsidRPr="000070D0">
        <w:rPr>
          <w:rFonts w:cs="Angsana New"/>
          <w:szCs w:val="25"/>
          <w:highlight w:val="yellow"/>
          <w:lang w:val="en-US" w:bidi="th-TH"/>
        </w:rPr>
        <w:t xml:space="preserve"> </w:t>
      </w:r>
      <w:r w:rsidR="003A1BEE" w:rsidRPr="000070D0">
        <w:rPr>
          <w:rFonts w:cs="Angsana New"/>
          <w:szCs w:val="25"/>
          <w:highlight w:val="yellow"/>
          <w:lang w:val="en-US" w:bidi="th-TH"/>
        </w:rPr>
        <w:fldChar w:fldCharType="begin" w:fldLock="1"/>
      </w:r>
      <w:r w:rsidR="00CA04D8">
        <w:rPr>
          <w:rFonts w:cs="Angsana New"/>
          <w:szCs w:val="25"/>
          <w:highlight w:val="yellow"/>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0070D0">
        <w:rPr>
          <w:rFonts w:cs="Angsana New"/>
          <w:szCs w:val="25"/>
          <w:highlight w:val="yellow"/>
          <w:lang w:val="en-US" w:bidi="th-TH"/>
        </w:rPr>
        <w:fldChar w:fldCharType="separate"/>
      </w:r>
      <w:r w:rsidR="003A1BEE" w:rsidRPr="000070D0">
        <w:rPr>
          <w:rFonts w:cs="Angsana New"/>
          <w:noProof/>
          <w:szCs w:val="25"/>
          <w:highlight w:val="yellow"/>
          <w:lang w:val="en-US" w:bidi="th-TH"/>
        </w:rPr>
        <w:t>[23</w:t>
      </w:r>
      <w:bookmarkStart w:id="72" w:name="_Hlk87590889"/>
      <w:r w:rsidR="003A1BEE" w:rsidRPr="000070D0">
        <w:rPr>
          <w:rFonts w:cs="Angsana New"/>
          <w:noProof/>
          <w:szCs w:val="25"/>
          <w:highlight w:val="yellow"/>
          <w:lang w:val="en-US" w:bidi="th-TH"/>
        </w:rPr>
        <w:t>–</w:t>
      </w:r>
      <w:bookmarkEnd w:id="72"/>
      <w:r w:rsidR="003A1BEE" w:rsidRPr="000070D0">
        <w:rPr>
          <w:rFonts w:cs="Angsana New"/>
          <w:noProof/>
          <w:szCs w:val="25"/>
          <w:highlight w:val="yellow"/>
          <w:lang w:val="en-US" w:bidi="th-TH"/>
        </w:rPr>
        <w:t>26]</w:t>
      </w:r>
      <w:r w:rsidR="003A1BEE" w:rsidRPr="000070D0">
        <w:rPr>
          <w:rFonts w:cs="Angsana New"/>
          <w:szCs w:val="25"/>
          <w:highlight w:val="yellow"/>
          <w:lang w:val="en-US" w:bidi="th-TH"/>
        </w:rPr>
        <w:fldChar w:fldCharType="end"/>
      </w:r>
      <w:r w:rsidR="00B87F6F" w:rsidRPr="000070D0">
        <w:rPr>
          <w:rFonts w:cs="Angsana New"/>
          <w:szCs w:val="25"/>
          <w:highlight w:val="yellow"/>
          <w:lang w:val="en-US" w:bidi="th-TH"/>
        </w:rPr>
        <w:t>.</w:t>
      </w:r>
      <w:ins w:id="73" w:author="Petnathean Julled" w:date="2021-11-12T07:38:00Z">
        <w:r w:rsidR="00374AD6">
          <w:rPr>
            <w:rFonts w:cs="Angsana New"/>
            <w:szCs w:val="25"/>
            <w:lang w:val="en-US" w:bidi="th-TH"/>
          </w:rPr>
          <w:t xml:space="preserve"> </w:t>
        </w:r>
      </w:ins>
      <w:ins w:id="74" w:author="Petnathean Julled" w:date="2021-11-12T07:41:00Z">
        <w:r w:rsidR="005F1FAF" w:rsidRPr="005F1FAF">
          <w:rPr>
            <w:rFonts w:cs="Angsana New"/>
            <w:szCs w:val="25"/>
            <w:lang w:val="en-US" w:bidi="th-TH"/>
          </w:rPr>
          <w:t>As a result, blockchain technology has become the solution to secure healthcare information against the issues mentioned above. </w:t>
        </w:r>
      </w:ins>
      <w:moveToRangeStart w:id="75" w:author="Petnathean Julled" w:date="2021-11-12T07:38:00Z" w:name="move87595100"/>
      <w:moveTo w:id="76" w:author="Petnathean Julled" w:date="2021-11-12T07:38:00Z">
        <w:del w:id="77" w:author="Petnathean Julled" w:date="2021-11-12T07:41:00Z">
          <w:r w:rsidR="00374AD6" w:rsidRPr="000070D0" w:rsidDel="005F1FAF">
            <w:rPr>
              <w:rFonts w:cs="Angsana New"/>
              <w:szCs w:val="25"/>
              <w:highlight w:val="cyan"/>
              <w:lang w:val="en-US" w:bidi="th-TH"/>
            </w:rPr>
            <w:delText>Blockchain technology is one of the solutions to secure healthcare information.</w:delText>
          </w:r>
        </w:del>
      </w:moveTo>
      <w:moveToRangeEnd w:id="75"/>
      <w:r w:rsidR="00B87F6F" w:rsidRPr="00CD7786">
        <w:rPr>
          <w:rFonts w:cs="Angsana New"/>
          <w:szCs w:val="25"/>
          <w:lang w:val="en-US" w:bidi="th-TH"/>
        </w:rPr>
        <w:t xml:space="preserve"> </w:t>
      </w:r>
    </w:p>
    <w:p w14:paraId="50A2188A" w14:textId="40B56CEB" w:rsidR="007C1DCF" w:rsidDel="00D8688C" w:rsidRDefault="0012630D" w:rsidP="00791F24">
      <w:pPr>
        <w:pStyle w:val="BodyText"/>
        <w:rPr>
          <w:moveFrom w:id="78" w:author="Petnathean Julled" w:date="2021-11-12T06:39:00Z"/>
          <w:rFonts w:cstheme="minorBidi"/>
          <w:szCs w:val="25"/>
          <w:lang w:val="en-US" w:bidi="th-TH"/>
        </w:rPr>
      </w:pPr>
      <w:moveFromRangeStart w:id="79" w:author="Petnathean Julled" w:date="2021-11-12T06:39:00Z" w:name="move87591566"/>
      <w:commentRangeStart w:id="80"/>
      <w:moveFrom w:id="81" w:author="Petnathean Julled" w:date="2021-11-12T06:39:00Z">
        <w:r w:rsidRPr="0012630D" w:rsidDel="00D8688C">
          <w:rPr>
            <w:rFonts w:cstheme="minorBidi"/>
            <w:szCs w:val="25"/>
            <w:lang w:val="en-US" w:bidi="th-TH"/>
          </w:rPr>
          <w:t xml:space="preserve">Blockchain is generally described as a distributed digital ledger of cryptographically </w:t>
        </w:r>
        <w:commentRangeEnd w:id="80"/>
        <w:r w:rsidR="001C72C0" w:rsidDel="00D8688C">
          <w:rPr>
            <w:rStyle w:val="CommentReference"/>
            <w:spacing w:val="0"/>
            <w:lang w:val="en-US" w:eastAsia="en-US"/>
          </w:rPr>
          <w:commentReference w:id="80"/>
        </w:r>
        <w:r w:rsidRPr="0012630D" w:rsidDel="00D8688C">
          <w:rPr>
            <w:rFonts w:cstheme="minorBidi"/>
            <w:szCs w:val="25"/>
            <w:lang w:val="en-US" w:bidi="th-TH"/>
          </w:rPr>
          <w:t>signed transactions grouped into blocks.</w:t>
        </w:r>
        <w:r w:rsidR="00492E6D" w:rsidDel="00D8688C">
          <w:rPr>
            <w:rFonts w:cstheme="minorBidi" w:hint="cs"/>
            <w:szCs w:val="25"/>
            <w:cs/>
            <w:lang w:val="en-US" w:bidi="th-TH"/>
          </w:rPr>
          <w:t xml:space="preserve"> </w:t>
        </w:r>
        <w:r w:rsidR="00AF6514" w:rsidRPr="00AC43BC" w:rsidDel="00D8688C">
          <w:fldChar w:fldCharType="begin" w:fldLock="1"/>
        </w:r>
        <w:r w:rsidR="00550F62" w:rsidRPr="00D8688C" w:rsidDel="00D8688C">
          <w:rPr>
            <w:lang w:val="en-US"/>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[26]"},"properties":{"noteIndex":0},"schema":"https://github.com/citation-style-language/schema/raw/master/csl-citation.json"}</w:instrText>
        </w:r>
        <w:r w:rsidR="00AF6514" w:rsidRPr="00AC43BC" w:rsidDel="00D8688C">
          <w:fldChar w:fldCharType="separate"/>
        </w:r>
        <w:r w:rsidR="00550F62" w:rsidRPr="00D8688C" w:rsidDel="00D8688C">
          <w:rPr>
            <w:noProof/>
            <w:lang w:val="en-US"/>
          </w:rPr>
          <w:t>[27]</w:t>
        </w:r>
        <w:r w:rsidR="00AF6514" w:rsidRPr="00AC43BC" w:rsidDel="00D8688C">
          <w:fldChar w:fldCharType="end"/>
        </w:r>
        <w:r w:rsidR="007C1DCF" w:rsidRPr="006C07A5" w:rsidDel="00D8688C">
          <w:rPr>
            <w:lang w:val="en-US"/>
          </w:rPr>
          <w:t>.</w:t>
        </w:r>
        <w:r w:rsidR="006B3203" w:rsidDel="00D8688C">
          <w:rPr>
            <w:lang w:val="en-US"/>
          </w:rPr>
          <w:t xml:space="preserve"> </w:t>
        </w:r>
        <w:r w:rsidRPr="0012630D" w:rsidDel="00D8688C">
          <w:rPr>
            <w:lang w:val="en-US"/>
          </w:rPr>
          <w:t xml:space="preserve">Each block is cryptographically associated with the preceding block, making it tamper evident. This is achieved after the transaction validation and after going through a consensus decision amongst nodes on the blockchain network. This endows it with the ability to withstand threats to information integrity and availability. </w:t>
        </w:r>
        <w:r w:rsidR="00AF67AE" w:rsidDel="00D8688C">
          <w:rPr>
            <w:lang w:val="en-US"/>
          </w:rPr>
          <w:br/>
        </w:r>
        <w:r w:rsidRPr="000070D0" w:rsidDel="00D8688C">
          <w:rPr>
            <w:highlight w:val="cyan"/>
            <w:lang w:val="en-US"/>
          </w:rPr>
          <w:t>At the same time, with consensus as a vital part of the Blockchain, it allows members of the Blockchain network to systematically  each other without the need for mutual trust or physical agreement. Furthermore, because Blockchain is a distributed and decentralized network, each member must share information with one another in a passive manner.</w:t>
        </w:r>
        <w:r w:rsidR="001D0019" w:rsidRPr="000070D0" w:rsidDel="00D8688C">
          <w:rPr>
            <w:highlight w:val="cyan"/>
            <w:lang w:val="en-US"/>
          </w:rPr>
          <w:t xml:space="preserve"> </w:t>
        </w:r>
        <w:r w:rsidRPr="000070D0" w:rsidDel="00D8688C">
          <w:rPr>
            <w:highlight w:val="cyan"/>
            <w:lang w:val="en-US"/>
          </w:rPr>
          <w:t>Since the introduction of the first blockchain-based cryptocurrency named "Bitcoin", there have been many blockchain platforms and service providers that have entered the industry.</w:t>
        </w:r>
        <w:r w:rsidRPr="0012630D" w:rsidDel="00D8688C">
          <w:rPr>
            <w:lang w:val="en-US"/>
          </w:rPr>
          <w:t xml:space="preserve"> </w:t>
        </w:r>
        <w:commentRangeStart w:id="82"/>
        <w:r w:rsidRPr="0012630D" w:rsidDel="00D8688C">
          <w:rPr>
            <w:lang w:val="en-US"/>
          </w:rPr>
          <w:t xml:space="preserve">One of the major platforms adopted by many kinds of applications is Ethereum. It was the first major platform that introduced </w:t>
        </w:r>
        <w:commentRangeEnd w:id="82"/>
        <w:r w:rsidR="00C51902" w:rsidDel="00D8688C">
          <w:rPr>
            <w:rStyle w:val="CommentReference"/>
            <w:spacing w:val="0"/>
            <w:lang w:val="en-US" w:eastAsia="en-US"/>
          </w:rPr>
          <w:commentReference w:id="82"/>
        </w:r>
        <w:r w:rsidRPr="0012630D" w:rsidDel="00D8688C">
          <w:rPr>
            <w:lang w:val="en-US"/>
          </w:rPr>
          <w:t xml:space="preserve">the usage of Blockchain for various fields of applications other than cryptocurrency </w:t>
        </w:r>
        <w:r w:rsidRPr="000070D0" w:rsidDel="00D8688C">
          <w:rPr>
            <w:highlight w:val="cyan"/>
            <w:lang w:val="en-US"/>
          </w:rPr>
          <w:t>with its "Smart-contract". It allows developers to publish logic models or computational algorithms onto the Blockchain,</w:t>
        </w:r>
        <w:r w:rsidRPr="0012630D" w:rsidDel="00D8688C">
          <w:rPr>
            <w:lang w:val="en-US"/>
          </w:rPr>
          <w:t xml:space="preserve"> enabling a wide range of applications.</w:t>
        </w:r>
        <w:r w:rsidR="007C1DCF" w:rsidDel="00D8688C">
          <w:rPr>
            <w:rFonts w:cstheme="minorBidi" w:hint="cs"/>
            <w:szCs w:val="25"/>
            <w:cs/>
            <w:lang w:val="en-US" w:bidi="th-TH"/>
          </w:rPr>
          <w:t xml:space="preserve"> </w:t>
        </w:r>
        <w:r w:rsidR="007C1DCF" w:rsidDel="00D8688C">
          <w:rPr>
            <w:rFonts w:cstheme="minorBidi"/>
            <w:szCs w:val="25"/>
            <w:cs/>
            <w:lang w:bidi="th-TH"/>
          </w:rPr>
          <w:fldChar w:fldCharType="begin" w:fldLock="1"/>
        </w:r>
        <w:r w:rsidR="00550F62" w:rsidDel="00D8688C">
          <w:rPr>
            <w:rFonts w:cstheme="minorBidi"/>
            <w:szCs w:val="25"/>
            <w:lang w:val="en-US" w:bidi="th-TH"/>
          </w:rPr>
          <w:instrText>ADDIN CSL_CITATION {"citationItems":[{"id":"ITEM-1","itemData":{"URL":"https://github.com/ethereumbook/ethereumbook/blob/develop/07smart-contracts-solidity.asciidoc#what-is-a-smart-contract","accessed":{"date-parts":[["2020","8","23"]]},"author":[{"dropping-particle":"","family":"henriquegaia","given":"","non-dropping-particle":"","parse-names":false,"suffix":""}],"id":"ITEM-1","issued":{"date-parts":[["0"]]},"title":"ethereumbook/07smart-contracts-solidity.asciidoc at develop · ethereumbook/ethereumbook · GitHub","type":"webpage"},"uris":["http://www.mendeley.com/documents/?uuid=af0258be-3e46-329f-a2d1-52d7b80b182c"]},{"id":"ITEM-2","itemData":{"author":[{"dropping-particle":"","family":"Buterin","given":"Vitalik","non-dropping-particle":"","parse-names":false,"suffix":""}],"id":"ITEM-2","issued":{"date-parts":[["0"]]},"title":"A NEXT GENERATION SMART CONTRACT &amp; DECENTRALIZED APPLICATION PLATFORM","type":"report"},"uris":["http://www.mendeley.com/documents/?uuid=2055d22d-807f-36dc-8870-83e851633f29"]}],"mendeley":{"formattedCitation":"[28], [29]","manualFormatting":"[26,27]","plainTextFormattedCitation":"[28], [29]","previouslyFormattedCitation":"[27], [28]"},"properties":{"noteIndex":0},"schema":"https://github.com/citation-style-language/schema/raw/master/csl-citation.json"}</w:instrText>
        </w:r>
        <w:r w:rsidR="007C1DCF" w:rsidDel="00D8688C">
          <w:rPr>
            <w:rFonts w:cstheme="minorBidi"/>
            <w:szCs w:val="25"/>
            <w:cs/>
            <w:lang w:bidi="th-TH"/>
          </w:rPr>
          <w:fldChar w:fldCharType="separate"/>
        </w:r>
        <w:r w:rsidR="003F4C1D" w:rsidRPr="003F4C1D" w:rsidDel="00D8688C">
          <w:rPr>
            <w:rFonts w:cstheme="minorBidi"/>
            <w:noProof/>
            <w:szCs w:val="25"/>
            <w:lang w:val="en-US" w:bidi="th-TH"/>
          </w:rPr>
          <w:t>[26,27]</w:t>
        </w:r>
        <w:r w:rsidR="007C1DCF" w:rsidDel="00D8688C">
          <w:rPr>
            <w:rFonts w:cstheme="minorBidi"/>
            <w:szCs w:val="25"/>
            <w:cs/>
            <w:lang w:bidi="th-TH"/>
          </w:rPr>
          <w:fldChar w:fldCharType="end"/>
        </w:r>
        <w:r w:rsidR="007C1DCF" w:rsidDel="00D8688C">
          <w:rPr>
            <w:rFonts w:cstheme="minorBidi"/>
            <w:szCs w:val="25"/>
            <w:lang w:val="en-US" w:bidi="th-TH"/>
          </w:rPr>
          <w:t xml:space="preserve">. </w:t>
        </w:r>
      </w:moveFrom>
    </w:p>
    <w:moveFromRangeEnd w:id="79"/>
    <w:p w14:paraId="3C1AE94D" w14:textId="24F4ECF4" w:rsidR="00094A18" w:rsidRPr="00E13247" w:rsidRDefault="00094A18" w:rsidP="00791F24">
      <w:pPr>
        <w:pStyle w:val="BodyText"/>
        <w:rPr>
          <w:color w:val="FF0000"/>
          <w:lang w:val="en-US"/>
        </w:rPr>
      </w:pPr>
      <w:r w:rsidRPr="00E13247">
        <w:rPr>
          <w:color w:val="FF0000"/>
          <w:lang w:val="en-US"/>
        </w:rPr>
        <w:t>//existing solution works</w:t>
      </w:r>
      <w:r>
        <w:rPr>
          <w:color w:val="FF0000"/>
          <w:lang w:val="en-US"/>
        </w:rPr>
        <w:t xml:space="preserve"> + their lacking, shortcoming</w:t>
      </w:r>
    </w:p>
    <w:p w14:paraId="24D0DE35" w14:textId="534DBB05" w:rsidR="000E73B3" w:rsidRDefault="00094A18" w:rsidP="00791F24">
      <w:pPr>
        <w:pStyle w:val="BodyText"/>
        <w:rPr>
          <w:rFonts w:cstheme="minorBidi"/>
          <w:szCs w:val="25"/>
          <w:lang w:val="en-US" w:bidi="th-TH"/>
        </w:rPr>
      </w:pPr>
      <w:r>
        <w:rPr>
          <w:lang w:val="en-US"/>
        </w:rPr>
        <w:t xml:space="preserve"> </w:t>
      </w:r>
      <w:r w:rsidR="004124E5" w:rsidRPr="004124E5">
        <w:rPr>
          <w:lang w:val="en-US"/>
        </w:rPr>
        <w:t>As for addressing issues regarding health information sharing between different enterprises, there are concepts of utilizing Blockchain proposed by Mayo Clinic</w:t>
      </w:r>
      <w:r w:rsidR="00CC1670">
        <w:rPr>
          <w:lang w:val="en-US"/>
        </w:rPr>
        <w:t xml:space="preserve"> </w:t>
      </w:r>
      <w:r w:rsidR="002C441B">
        <w:rPr>
          <w:lang w:val="en-US"/>
        </w:rPr>
        <w:fldChar w:fldCharType="begin" w:fldLock="1"/>
      </w:r>
      <w:r w:rsidR="00CA04D8">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2C441B">
        <w:rPr>
          <w:lang w:val="en-US"/>
        </w:rPr>
        <w:fldChar w:fldCharType="separate"/>
      </w:r>
      <w:r w:rsidR="007B76AB" w:rsidRPr="007B76AB">
        <w:rPr>
          <w:noProof/>
          <w:lang w:val="en-US"/>
        </w:rPr>
        <w:t>[28]</w:t>
      </w:r>
      <w:r w:rsidR="002C441B">
        <w:rPr>
          <w:lang w:val="en-US"/>
        </w:rPr>
        <w:fldChar w:fldCharType="end"/>
      </w:r>
      <w:ins w:id="83" w:author="Petnathean Julled" w:date="2021-11-12T07:25:00Z">
        <w:r w:rsidR="00C027B0">
          <w:rPr>
            <w:lang w:val="en-US"/>
          </w:rPr>
          <w:t xml:space="preserve"> and</w:t>
        </w:r>
      </w:ins>
      <w:r w:rsidR="00416CE0">
        <w:rPr>
          <w:lang w:val="en-US"/>
        </w:rPr>
        <w:t xml:space="preserve"> </w:t>
      </w:r>
      <w:del w:id="84" w:author="Petnathean Julled" w:date="2021-11-12T07:25:00Z">
        <w:r w:rsidR="004124E5" w:rsidRPr="004124E5" w:rsidDel="00C027B0">
          <w:rPr>
            <w:lang w:val="en-US"/>
          </w:rPr>
          <w:delText xml:space="preserve">at </w:delText>
        </w:r>
      </w:del>
      <w:r w:rsidR="004124E5" w:rsidRPr="004124E5">
        <w:rPr>
          <w:lang w:val="en-US"/>
        </w:rPr>
        <w:t>MIT</w:t>
      </w:r>
      <w:ins w:id="85" w:author="Petnathean Julled" w:date="2021-11-12T07:25:00Z">
        <w:r w:rsidR="00C027B0">
          <w:rPr>
            <w:lang w:val="en-US"/>
          </w:rPr>
          <w:t xml:space="preserve"> </w:t>
        </w:r>
        <w:r w:rsidR="00C027B0">
          <w:rPr>
            <w:lang w:val="en-US"/>
          </w:rPr>
          <w:fldChar w:fldCharType="begin" w:fldLock="1"/>
        </w:r>
      </w:ins>
      <w:r w:rsidR="00110EB4">
        <w:rPr>
          <w:lang w:val="en-US"/>
        </w:rPr>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[29]","plainTextFormattedCitation":"[29]","previouslyFormattedCitation":"[29]"},"properties":{"noteIndex":0},"schema":"https://github.com/citation-style-language/schema/raw/master/csl-citation.json"}</w:instrText>
      </w:r>
      <w:r w:rsidR="00C027B0">
        <w:rPr>
          <w:lang w:val="en-US"/>
        </w:rPr>
        <w:fldChar w:fldCharType="separate"/>
      </w:r>
      <w:r w:rsidR="00C027B0" w:rsidRPr="00C027B0">
        <w:rPr>
          <w:noProof/>
          <w:lang w:val="en-US"/>
        </w:rPr>
        <w:t>[29]</w:t>
      </w:r>
      <w:ins w:id="86" w:author="Petnathean Julled" w:date="2021-11-12T07:25:00Z">
        <w:r w:rsidR="00C027B0">
          <w:rPr>
            <w:lang w:val="en-US"/>
          </w:rPr>
          <w:fldChar w:fldCharType="end"/>
        </w:r>
      </w:ins>
      <w:r w:rsidR="004124E5" w:rsidRPr="004124E5">
        <w:rPr>
          <w:lang w:val="en-US"/>
        </w:rPr>
        <w:t xml:space="preserve">. </w:t>
      </w:r>
      <w:commentRangeStart w:id="87"/>
      <w:r w:rsidR="004124E5" w:rsidRPr="00314725">
        <w:rPr>
          <w:lang w:val="en-US"/>
          <w:rPrChange w:id="88" w:author="Petnathean Julled" w:date="2021-11-12T07:26:00Z">
            <w:rPr>
              <w:highlight w:val="yellow"/>
              <w:lang w:val="en-US"/>
            </w:rPr>
          </w:rPrChange>
        </w:rPr>
        <w:t>Both</w:t>
      </w:r>
      <w:commentRangeEnd w:id="87"/>
      <w:r w:rsidR="00C51902" w:rsidRPr="00314725">
        <w:rPr>
          <w:rStyle w:val="CommentReference"/>
          <w:spacing w:val="0"/>
          <w:lang w:val="en-US" w:eastAsia="en-US"/>
        </w:rPr>
        <w:commentReference w:id="87"/>
      </w:r>
      <w:r w:rsidR="004124E5" w:rsidRPr="00314725">
        <w:rPr>
          <w:lang w:val="en-US"/>
        </w:rPr>
        <w:t xml:space="preserve"> introduce</w:t>
      </w:r>
      <w:r w:rsidR="004124E5" w:rsidRPr="004124E5">
        <w:rPr>
          <w:lang w:val="en-US"/>
        </w:rPr>
        <w:t xml:space="preserve"> an effective way to utilize Blockchain technology for information sharing in a healthcare enterprise </w:t>
      </w:r>
      <w:r w:rsidR="004124E5" w:rsidRPr="004124E5">
        <w:rPr>
          <w:lang w:val="en-US"/>
        </w:rPr>
        <w:lastRenderedPageBreak/>
        <w:t>environment. The work has given a great demonstration of how the decentralization offered by Blockchain can resolve trust issues where each enterprise requires "trust" before beginning to share their information with others. There is also the work proposed by Sudeep Tanwar et.al.</w:t>
      </w:r>
      <w:r w:rsidR="004124E5">
        <w:rPr>
          <w:lang w:val="en-US"/>
        </w:rPr>
        <w:t xml:space="preserve"> </w:t>
      </w:r>
      <w:r w:rsidR="004124E5">
        <w:rPr>
          <w:lang w:val="en-US"/>
        </w:rPr>
        <w:fldChar w:fldCharType="begin" w:fldLock="1"/>
      </w:r>
      <w:r w:rsidR="00110EB4">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4124E5">
        <w:rPr>
          <w:lang w:val="en-US"/>
        </w:rPr>
        <w:fldChar w:fldCharType="separate"/>
      </w:r>
      <w:r w:rsidR="00C027B0" w:rsidRPr="00C027B0">
        <w:rPr>
          <w:noProof/>
          <w:lang w:val="en-US"/>
        </w:rPr>
        <w:t>[30]</w:t>
      </w:r>
      <w:r w:rsidR="004124E5">
        <w:rPr>
          <w:lang w:val="en-US"/>
        </w:rPr>
        <w:fldChar w:fldCharType="end"/>
      </w:r>
      <w:r w:rsidR="004124E5" w:rsidRPr="004124E5">
        <w:rPr>
          <w:lang w:val="en-US"/>
        </w:rPr>
        <w:t>, which surveyed all the proposed healthcare blockchain concepts and summarizes the situation in the field of research. However, neither solution has explicitly stated how Blockchain can aid in the mitigation of cyber-security threats threatening the integrity and availability of data in the healthcare domain.</w:t>
      </w:r>
      <w:r w:rsidR="00B84847">
        <w:rPr>
          <w:lang w:val="en-US"/>
        </w:rPr>
        <w:t xml:space="preserve"> </w:t>
      </w:r>
      <w:r w:rsidR="004124E5" w:rsidRPr="004124E5">
        <w:rPr>
          <w:lang w:val="en-US"/>
        </w:rPr>
        <w:t xml:space="preserve">In this work, we propose a solution that can solve data integrity and availability issues while helping reduce the friction of allowing health document sharing between different enterprises by utilizing Ethereum’s Smart-contract to enable implementation of the IHE </w:t>
      </w:r>
      <w:proofErr w:type="spellStart"/>
      <w:r w:rsidR="004124E5" w:rsidRPr="004124E5">
        <w:rPr>
          <w:lang w:val="en-US"/>
        </w:rPr>
        <w:t>XDS.b</w:t>
      </w:r>
      <w:proofErr w:type="spellEnd"/>
      <w:r w:rsidR="009400FB">
        <w:rPr>
          <w:lang w:val="en-US"/>
        </w:rPr>
        <w:t xml:space="preserve"> profile</w:t>
      </w:r>
      <w:r w:rsidR="004124E5" w:rsidRPr="004124E5">
        <w:rPr>
          <w:lang w:val="en-US"/>
        </w:rPr>
        <w:t xml:space="preserve"> </w:t>
      </w:r>
      <w:r w:rsidR="009400FB">
        <w:rPr>
          <w:lang w:val="en-US"/>
        </w:rPr>
        <w:t xml:space="preserve">on </w:t>
      </w:r>
      <w:r w:rsidR="004124E5" w:rsidRPr="004124E5">
        <w:rPr>
          <w:lang w:val="en-US"/>
        </w:rPr>
        <w:t>Blockchain</w:t>
      </w:r>
      <w:r w:rsidR="009400FB">
        <w:rPr>
          <w:lang w:val="en-US"/>
        </w:rPr>
        <w:t>.</w:t>
      </w:r>
    </w:p>
    <w:p w14:paraId="38DA1694" w14:textId="3A9659B6" w:rsidR="00094A18" w:rsidRPr="00E13247" w:rsidRDefault="00094A18" w:rsidP="00791F24">
      <w:pPr>
        <w:pStyle w:val="BodyText"/>
        <w:rPr>
          <w:rFonts w:cstheme="minorBidi"/>
          <w:color w:val="FF0000"/>
          <w:szCs w:val="25"/>
          <w:lang w:val="en-US" w:bidi="th-TH"/>
        </w:rPr>
      </w:pPr>
      <w:r w:rsidRPr="00E13247">
        <w:rPr>
          <w:rFonts w:cstheme="minorBidi"/>
          <w:color w:val="FF0000"/>
          <w:szCs w:val="25"/>
          <w:lang w:val="en-US" w:bidi="th-TH"/>
        </w:rPr>
        <w:t>//our proposed work</w:t>
      </w:r>
    </w:p>
    <w:p w14:paraId="1ED58917" w14:textId="38D6E8EF" w:rsidR="00642205" w:rsidRPr="00E13247" w:rsidRDefault="00F44299" w:rsidP="00791F24">
      <w:pPr>
        <w:pStyle w:val="BodyText"/>
        <w:rPr>
          <w:rFonts w:cstheme="minorBidi"/>
          <w:szCs w:val="25"/>
          <w:lang w:val="en-US" w:bidi="th-TH"/>
        </w:rPr>
      </w:pPr>
      <w:r w:rsidRPr="00E13247">
        <w:rPr>
          <w:lang w:val="en-US"/>
        </w:rPr>
        <w:t>To address the issue of trust to enable cross-enterprise health document sharing while avoiding a single point of failure, we propose applying Blockchain technology to the Cross-Enterprise Document Sharing-b (</w:t>
      </w:r>
      <w:proofErr w:type="spellStart"/>
      <w:r w:rsidRPr="00E13247">
        <w:rPr>
          <w:lang w:val="en-US"/>
        </w:rPr>
        <w:t>XDS.b</w:t>
      </w:r>
      <w:proofErr w:type="spellEnd"/>
      <w:r w:rsidRPr="00E13247">
        <w:rPr>
          <w:lang w:val="en-US"/>
        </w:rPr>
        <w:t xml:space="preserve">) Profile created by Integrating Healthcare Enterprise (IHE). The concept can help healthcare organizations achieve both secure health information sharing and interoperability between organizations. Decentralization from Blockchain allows for the passive distribution of data to the network via a blockchain-specific protocol without the need for a centralized mediator. Cryptographic chain characteristics establishes an environment that allows each stakeholder to share health information with each other without requiring trust between each party, as no one can have absolute authority over shared data or prevent tampering of existing data. Combining Blockchain with </w:t>
      </w:r>
      <w:proofErr w:type="spellStart"/>
      <w:r w:rsidRPr="00E13247">
        <w:rPr>
          <w:lang w:val="en-US"/>
        </w:rPr>
        <w:t>XDS.b</w:t>
      </w:r>
      <w:proofErr w:type="spellEnd"/>
      <w:r w:rsidRPr="00E13247">
        <w:rPr>
          <w:lang w:val="en-US"/>
        </w:rPr>
        <w:t xml:space="preserve"> will significantly reduce data sharing risks, even if the sharing party does not deploy the highest level of security standards and practices. Concurrently, decentralization of data also opens opportunities for the development of a patient-centric application which may further allow everyone to integrate, share, and keep track of their own healthcare information at its best.</w:t>
      </w:r>
    </w:p>
    <w:p w14:paraId="3DAFA502" w14:textId="4AF58A8B"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section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section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in section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section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section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8D0E085" w:rsidR="00972012" w:rsidRPr="00710B9C" w:rsidRDefault="0008666B" w:rsidP="00710B9C">
      <w:pPr>
        <w:jc w:val="both"/>
        <w:rPr>
          <w:lang w:bidi="th-TH"/>
        </w:rPr>
      </w:pPr>
      <w:r>
        <w:t xml:space="preserve">      There are several related works proposed about the concept of implementing Blockchain technology</w:t>
      </w:r>
    </w:p>
    <w:p w14:paraId="290229D7" w14:textId="104228FC" w:rsidR="0084491D" w:rsidRPr="00710B9C" w:rsidRDefault="0084491D" w:rsidP="0084491D">
      <w:pPr>
        <w:pStyle w:val="Heading2"/>
        <w:rPr>
          <w:rFonts w:cs="Angsana New"/>
          <w:color w:val="FF0000"/>
          <w:szCs w:val="25"/>
          <w:lang w:bidi="th-TH"/>
        </w:rPr>
      </w:pPr>
      <w:r>
        <w:rPr>
          <w:rFonts w:cs="Angsana New"/>
          <w:szCs w:val="25"/>
          <w:lang w:bidi="th-TH"/>
        </w:rPr>
        <w:t xml:space="preserve">A Blockchain-Based Approach to Health Information Exchange Networks </w:t>
      </w:r>
    </w:p>
    <w:p w14:paraId="4595451B" w14:textId="146B3D2F" w:rsidR="0084491D" w:rsidRPr="00F24C54" w:rsidRDefault="0084491D" w:rsidP="0084491D">
      <w:pPr>
        <w:jc w:val="both"/>
        <w:rPr>
          <w:rFonts w:cstheme="minorBidi"/>
          <w:szCs w:val="25"/>
          <w:lang w:bidi="th-TH"/>
        </w:rPr>
      </w:pPr>
      <w:r>
        <w:t xml:space="preserve">      </w:t>
      </w:r>
      <w:r w:rsidR="00A66C53">
        <w:t xml:space="preserve">Kevin Peterson et </w:t>
      </w:r>
      <w:r w:rsidR="00D57C22">
        <w:t>al</w:t>
      </w:r>
      <w:r w:rsidR="00A66C53">
        <w:t>.</w:t>
      </w:r>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00A66C53" w:rsidRPr="00A64CFD">
        <w:t xml:space="preserve"> </w:t>
      </w:r>
      <w:r w:rsidR="00A66C53">
        <w:t xml:space="preserve">from </w:t>
      </w:r>
      <w:r w:rsidR="00F24C54">
        <w:rPr>
          <w:rFonts w:cstheme="minorBidi"/>
          <w:szCs w:val="25"/>
          <w:lang w:bidi="th-TH"/>
        </w:rPr>
        <w:t>Mayo Clinic proposed the concept that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xml:space="preserve">, while ensure distribution of accessibility within the network by published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computational resource within Blockchain network in the </w:t>
      </w:r>
      <w:r w:rsidR="00F06690">
        <w:rPr>
          <w:rFonts w:cstheme="minorBidi"/>
          <w:szCs w:val="25"/>
          <w:lang w:bidi="th-TH"/>
        </w:rPr>
        <w:t>more meaningful way</w:t>
      </w:r>
      <w:r w:rsidR="00152380">
        <w:rPr>
          <w:rFonts w:cstheme="minorBidi"/>
          <w:szCs w:val="25"/>
          <w:lang w:bidi="th-TH"/>
        </w:rPr>
        <w:t xml:space="preserve"> contribute to healthcare environment</w:t>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suggestions about Blockchain component</w:t>
      </w:r>
      <w:r w:rsidR="00BB692F">
        <w:rPr>
          <w:rFonts w:cstheme="minorBidi"/>
          <w:szCs w:val="25"/>
          <w:lang w:bidi="th-TH"/>
        </w:rPr>
        <w:t>s</w:t>
      </w:r>
      <w:r w:rsidR="00051C49">
        <w:rPr>
          <w:rFonts w:cstheme="minorBidi"/>
          <w:szCs w:val="25"/>
          <w:lang w:bidi="th-TH"/>
        </w:rPr>
        <w:t xml:space="preserve"> 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However, the work did not mention about how Blockchain technology can be beneficial for health information sharing in term of cybersecurity.</w:t>
      </w:r>
      <w:r w:rsidR="00ED3398">
        <w:rPr>
          <w:rFonts w:cstheme="minorBidi"/>
          <w:szCs w:val="25"/>
          <w:lang w:bidi="th-TH"/>
        </w:rPr>
        <w:t xml:space="preserve"> </w:t>
      </w:r>
      <w:r w:rsidR="00731ED1">
        <w:rPr>
          <w:rFonts w:cstheme="minorBidi"/>
          <w:szCs w:val="25"/>
          <w:lang w:bidi="th-TH"/>
        </w:rPr>
        <w:t>In this work, we adopt the idea of using Blockchain as a medium for health information exchange network and several suggestions provided</w:t>
      </w:r>
      <w:r w:rsidR="00F434A4">
        <w:rPr>
          <w:rFonts w:cstheme="minorBidi"/>
          <w:szCs w:val="25"/>
          <w:lang w:bidi="th-TH"/>
        </w:rPr>
        <w:t>,</w:t>
      </w:r>
      <w:r w:rsidR="00731ED1">
        <w:rPr>
          <w:rFonts w:cstheme="minorBidi"/>
          <w:szCs w:val="25"/>
          <w:lang w:bidi="th-TH"/>
        </w:rPr>
        <w:t xml:space="preserve"> that 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7E94AEC8" w14:textId="6736D296" w:rsidR="0084491D" w:rsidRDefault="0023645E" w:rsidP="00C618CB">
      <w:pPr>
        <w:jc w:val="both"/>
      </w:pPr>
      <w:r>
        <w:t xml:space="preserve">      </w:t>
      </w:r>
      <w:proofErr w:type="spellStart"/>
      <w:r w:rsidR="00F434A4">
        <w:t>MedRec</w:t>
      </w:r>
      <w:proofErr w:type="spellEnd"/>
      <w:r w:rsidR="00F434A4">
        <w:t xml:space="preserve"> </w:t>
      </w:r>
      <w:r w:rsidR="00D63428">
        <w:t xml:space="preserve">[24] </w:t>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r w:rsidR="005C75CD">
        <w:t xml:space="preserve">store </w:t>
      </w:r>
      <w:r w:rsidR="00A20C0C">
        <w:t>metadata about the record ownership, permissions and data integrity represent</w:t>
      </w:r>
      <w:r w:rsidR="00C23790">
        <w:t>ing</w:t>
      </w:r>
      <w:r w:rsidR="00A20C0C">
        <w:t xml:space="preserve"> existing medical records that are </w:t>
      </w:r>
      <w:r w:rsidR="00447C03">
        <w:t xml:space="preserve">kept </w:t>
      </w:r>
      <w:r w:rsidR="00A20C0C">
        <w:t>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r w:rsidR="00916486">
        <w:t xml:space="preserve"> </w:t>
      </w:r>
      <w:r w:rsidR="00DF352E">
        <w:fldChar w:fldCharType="begin" w:fldLock="1"/>
      </w:r>
      <w:r w:rsidR="00110EB4">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[31]","plainTextFormattedCitation":"[31]","previouslyFormattedCitation":"[31]"},"properties":{"noteIndex":0},"schema":"https://github.com/citation-style-language/schema/raw/master/csl-citation.json"}</w:instrText>
      </w:r>
      <w:r w:rsidR="00DF352E">
        <w:fldChar w:fldCharType="separate"/>
      </w:r>
      <w:r w:rsidR="00C027B0" w:rsidRPr="00C027B0">
        <w:rPr>
          <w:noProof/>
        </w:rPr>
        <w:t>[31]</w:t>
      </w:r>
      <w:r w:rsidR="00DF352E">
        <w:fldChar w:fldCharType="end"/>
      </w:r>
      <w:r w:rsidR="004F515D">
        <w:t>.</w:t>
      </w:r>
      <w:r w:rsidR="005E1F98">
        <w:t xml:space="preserve"> At the same time, their proposal also </w:t>
      </w:r>
      <w:r w:rsidR="00C04EA9">
        <w:t>benefits</w:t>
      </w:r>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w:t>
      </w:r>
      <w:proofErr w:type="spellStart"/>
      <w:r w:rsidR="00FF09F4">
        <w:t>MedRec</w:t>
      </w:r>
      <w:proofErr w:type="spellEnd"/>
      <w:r w:rsidR="00FF09F4">
        <w:t xml:space="preserve"> was </w:t>
      </w:r>
      <w:r w:rsidR="008347FC">
        <w:t>built</w:t>
      </w:r>
      <w:r w:rsidR="00FF09F4">
        <w:t xml:space="preserve"> on the work of </w:t>
      </w:r>
      <w:proofErr w:type="spellStart"/>
      <w:r w:rsidR="00FF09F4">
        <w:t>Zyskind</w:t>
      </w:r>
      <w:proofErr w:type="spellEnd"/>
      <w:r w:rsidR="00FF09F4">
        <w:t xml:space="preserve"> et al</w:t>
      </w:r>
      <w:r w:rsidR="007A635C">
        <w:t>.</w:t>
      </w:r>
      <w:r w:rsidR="00FB46B6">
        <w:t xml:space="preserve"> </w:t>
      </w:r>
      <w:r w:rsidR="006B618D">
        <w:fldChar w:fldCharType="begin" w:fldLock="1"/>
      </w:r>
      <w:r w:rsidR="00110EB4">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[32]","plainTextFormattedCitation":"[32]","previouslyFormattedCitation":"[32]"},"properties":{"noteIndex":0},"schema":"https://github.com/citation-style-language/schema/raw/master/csl-citation.json"}</w:instrText>
      </w:r>
      <w:r w:rsidR="006B618D">
        <w:fldChar w:fldCharType="separate"/>
      </w:r>
      <w:r w:rsidR="00C027B0" w:rsidRPr="00C027B0">
        <w:rPr>
          <w:noProof/>
        </w:rPr>
        <w:t>[32]</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history to improve operation efficiency. </w:t>
      </w:r>
      <w:r w:rsidR="0012627F">
        <w:t xml:space="preserve">From </w:t>
      </w:r>
      <w:proofErr w:type="spellStart"/>
      <w:r w:rsidR="0012627F">
        <w:t>MedRec</w:t>
      </w:r>
      <w:proofErr w:type="spellEnd"/>
      <w:r w:rsidR="0012627F">
        <w:t xml:space="preserve">, we adopt the concept of using Ethereum’s </w:t>
      </w:r>
      <w:r w:rsidR="00E37858">
        <w:t>smart-contract</w:t>
      </w:r>
      <w:r w:rsidR="0012627F">
        <w:t xml:space="preserve"> to contain essential information that allow</w:t>
      </w:r>
      <w:r w:rsidR="00C32153">
        <w:t>s</w:t>
      </w:r>
      <w:r w:rsidR="0012627F">
        <w:t xml:space="preserve"> ability to discover data within Blockchain 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5F487639" w:rsidR="00E567D2" w:rsidRPr="00710B9C" w:rsidRDefault="00E567D2" w:rsidP="00E046BC">
      <w:pPr>
        <w:jc w:val="both"/>
        <w:rPr>
          <w:rFonts w:cs="Angsana New"/>
          <w:color w:val="FF0000"/>
          <w:szCs w:val="25"/>
          <w:lang w:bidi="th-TH"/>
        </w:rPr>
      </w:pPr>
      <w:r>
        <w:t xml:space="preserve">      </w:t>
      </w:r>
      <w:r w:rsidR="009417BB" w:rsidRPr="009417BB">
        <w:t>Sudeep Tanwar et.al.</w:t>
      </w:r>
      <w:r w:rsidR="005133A5">
        <w:t xml:space="preserve"> </w:t>
      </w:r>
      <w:r w:rsidR="005133A5">
        <w:fldChar w:fldCharType="begin" w:fldLock="1"/>
      </w:r>
      <w:r w:rsidR="00110EB4">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5133A5">
        <w:fldChar w:fldCharType="separate"/>
      </w:r>
      <w:r w:rsidR="00C027B0" w:rsidRPr="00C027B0">
        <w:rPr>
          <w:noProof/>
        </w:rPr>
        <w:t>[30]</w:t>
      </w:r>
      <w:r w:rsidR="005133A5">
        <w:fldChar w:fldCharType="end"/>
      </w:r>
      <w:r w:rsidR="009417BB" w:rsidRPr="009417BB">
        <w:t xml:space="preserve">, surveyed proposed healthcare blockchain concepts from 2016 to 2019 which would benefit the healthcare industry by enhancing the capabilities of electronic health records. The work has effectively explained the overall concept of incorporating Blockchain technology into electronic health records that has evolved over time. They also proposed a different approach to implementing Blockchain technology for electronic health records by using IBM Hyperledger fabric as a medium for health information exchange. </w:t>
      </w:r>
      <w:proofErr w:type="gramStart"/>
      <w:r w:rsidR="009417BB" w:rsidRPr="009417BB">
        <w:t>Similar to</w:t>
      </w:r>
      <w:proofErr w:type="gramEnd"/>
      <w:r w:rsidR="009417BB" w:rsidRPr="009417BB">
        <w:t xml:space="preserve">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healthcare blockchain. </w:t>
      </w:r>
      <w:r w:rsidR="00B72828">
        <w:fldChar w:fldCharType="begin" w:fldLock="1"/>
      </w:r>
      <w:r w:rsidR="00110EB4">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B72828">
        <w:fldChar w:fldCharType="separate"/>
      </w:r>
      <w:r w:rsidR="00C027B0" w:rsidRPr="00C027B0">
        <w:rPr>
          <w:noProof/>
        </w:rPr>
        <w:t>[30]</w:t>
      </w:r>
      <w:r w:rsidR="00B72828">
        <w:fldChar w:fldCharType="end"/>
      </w:r>
      <w:r w:rsidRPr="00E567D2">
        <w:t>.</w:t>
      </w:r>
    </w:p>
    <w:p w14:paraId="675D6717" w14:textId="386F6CF1" w:rsidR="0016198E" w:rsidRDefault="0016198E" w:rsidP="006B6B66">
      <w:pPr>
        <w:pStyle w:val="Heading1"/>
      </w:pPr>
      <w:r>
        <w:lastRenderedPageBreak/>
        <w:t>BACKGROUND KNOWLEDGE</w:t>
      </w:r>
    </w:p>
    <w:p w14:paraId="1687F1B4" w14:textId="03A04B1C" w:rsidR="00233150" w:rsidRPr="000070D0" w:rsidRDefault="00066E63" w:rsidP="00710B9C">
      <w:pPr>
        <w:jc w:val="both"/>
        <w:rPr>
          <w:lang w:bidi="th-TH"/>
        </w:rPr>
      </w:pPr>
      <w:r>
        <w:rPr>
          <w:rFonts w:cstheme="minorBidi"/>
          <w:noProof/>
          <w:szCs w:val="25"/>
          <w:lang w:bidi="th-TH"/>
        </w:rPr>
        <mc:AlternateContent>
          <mc:Choice Requires="wpg">
            <w:drawing>
              <wp:anchor distT="0" distB="0" distL="114300" distR="114300" simplePos="0" relativeHeight="251615232" behindDoc="0" locked="0" layoutInCell="1" allowOverlap="1" wp14:anchorId="3C9FBDD2" wp14:editId="376E13F1">
                <wp:simplePos x="0" y="0"/>
                <wp:positionH relativeFrom="margin">
                  <wp:align>center</wp:align>
                </wp:positionH>
                <wp:positionV relativeFrom="paragraph">
                  <wp:posOffset>2179955</wp:posOffset>
                </wp:positionV>
                <wp:extent cx="4867275" cy="3095625"/>
                <wp:effectExtent l="0" t="0" r="9525"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16"/>
                          <a:srcRect/>
                          <a:stretch/>
                        </pic:blipFill>
                        <pic:spPr bwMode="auto">
                          <a:xfrm>
                            <a:off x="61443" y="0"/>
                            <a:ext cx="4487213"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3459ABEF" w:rsidR="00105EDB" w:rsidRPr="00CB209B" w:rsidRDefault="00105EDB" w:rsidP="00C618CB">
                              <w:pPr>
                                <w:pStyle w:val="Caption"/>
                                <w:rPr>
                                  <w:szCs w:val="25"/>
                                </w:rPr>
                              </w:pPr>
                              <w:bookmarkStart w:id="89"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89"/>
                              <w:r w:rsidRPr="00C618CB">
                                <w:rPr>
                                  <w:color w:val="auto"/>
                                </w:rPr>
                                <w:t xml:space="preserve"> Cross-Enterprise Document Sharing – Set b </w:t>
                              </w:r>
                              <w:r w:rsidRPr="00C618CB">
                                <w:rPr>
                                  <w:color w:val="auto"/>
                                </w:rPr>
                                <w:fldChar w:fldCharType="begin" w:fldLock="1"/>
                              </w:r>
                              <w:r w:rsidR="00CA04D8">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007B76AB" w:rsidRPr="007B76AB">
                                <w:rPr>
                                  <w:i w:val="0"/>
                                  <w:noProof/>
                                  <w:color w:val="auto"/>
                                </w:rPr>
                                <w:t>[15]</w:t>
                              </w:r>
                              <w:r w:rsidRPr="00C618CB">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171.65pt;width:383.25pt;height:243.75pt;z-index:251615232;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14;width:4487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">
                  <v:imagedata r:id="rId17"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3459ABEF" w:rsidR="00105EDB" w:rsidRPr="00CB209B" w:rsidRDefault="00105EDB" w:rsidP="00C618CB">
                        <w:pPr>
                          <w:pStyle w:val="Caption"/>
                          <w:rPr>
                            <w:szCs w:val="25"/>
                          </w:rPr>
                        </w:pPr>
                        <w:bookmarkStart w:id="90"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90"/>
                        <w:r w:rsidRPr="00C618CB">
                          <w:rPr>
                            <w:color w:val="auto"/>
                          </w:rPr>
                          <w:t xml:space="preserve"> Cross-Enterprise Document Sharing – Set b </w:t>
                        </w:r>
                        <w:r w:rsidRPr="00C618CB">
                          <w:rPr>
                            <w:color w:val="auto"/>
                          </w:rPr>
                          <w:fldChar w:fldCharType="begin" w:fldLock="1"/>
                        </w:r>
                        <w:r w:rsidR="00CA04D8">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007B76AB" w:rsidRPr="007B76AB">
                          <w:rPr>
                            <w:i w:val="0"/>
                            <w:noProof/>
                            <w:color w:val="auto"/>
                          </w:rPr>
                          <w:t>[15]</w:t>
                        </w:r>
                        <w:r w:rsidRPr="00C618CB">
                          <w:rPr>
                            <w:color w:val="auto"/>
                          </w:rPr>
                          <w:fldChar w:fldCharType="end"/>
                        </w:r>
                      </w:p>
                    </w:txbxContent>
                  </v:textbox>
                </v:shape>
                <w10:wrap type="topAndBottom" anchorx="margin"/>
              </v:group>
            </w:pict>
          </mc:Fallback>
        </mc:AlternateContent>
      </w:r>
      <w:r w:rsidR="00724BB1">
        <w:rPr>
          <w:rFonts w:cstheme="minorBidi"/>
          <w:szCs w:val="25"/>
          <w:lang w:bidi="th-TH"/>
        </w:rPr>
        <w:tab/>
      </w:r>
      <w:r w:rsidR="00724BB1"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00724BB1" w:rsidRPr="000070D0">
        <w:rPr>
          <w:rFonts w:cstheme="minorBidi"/>
          <w:szCs w:val="25"/>
          <w:lang w:bidi="th-TH"/>
        </w:rPr>
        <w:t xml:space="preserve"> work. Subsection A provides background regarding IHE and their </w:t>
      </w:r>
      <w:proofErr w:type="spellStart"/>
      <w:r w:rsidR="00724BB1" w:rsidRPr="000070D0">
        <w:rPr>
          <w:rFonts w:cstheme="minorBidi"/>
          <w:szCs w:val="25"/>
          <w:lang w:bidi="th-TH"/>
        </w:rPr>
        <w:t>XDS.b</w:t>
      </w:r>
      <w:proofErr w:type="spellEnd"/>
      <w:r w:rsidR="00724BB1"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00724BB1"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00724BB1"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before proceeding to the next section.</w:t>
      </w:r>
    </w:p>
    <w:p w14:paraId="0376383E" w14:textId="66BE8401"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2C9363ED"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r w:rsidR="00E22D96">
        <w:t>.</w:t>
      </w:r>
    </w:p>
    <w:p w14:paraId="1B336C6F" w14:textId="4C341193" w:rsidR="00341727" w:rsidRDefault="00C975F5" w:rsidP="00C975F5">
      <w:pPr>
        <w:jc w:val="both"/>
        <w:rPr>
          <w:rFonts w:cstheme="minorBidi"/>
          <w:szCs w:val="25"/>
          <w:lang w:bidi="th-TH"/>
        </w:rPr>
      </w:pPr>
      <w:r>
        <w:t xml:space="preserve">      </w:t>
      </w:r>
      <w:r w:rsidRPr="004906FE">
        <w:t>IHE is</w:t>
      </w:r>
      <w:r w:rsidR="00BB16FA">
        <w:t xml:space="preserve"> significant</w:t>
      </w:r>
      <w:r w:rsidRPr="004906FE">
        <w:t xml:space="preserve"> initiative by healthcare</w:t>
      </w:r>
      <w:r w:rsidR="000373A3">
        <w:t xml:space="preserve"> </w:t>
      </w:r>
      <w:r w:rsidR="000373A3" w:rsidRPr="004906FE">
        <w:t>professionals</w:t>
      </w:r>
      <w:r w:rsidR="001048D8">
        <w:t>, organizations, and</w:t>
      </w:r>
      <w:r w:rsidRPr="004906FE">
        <w:t xml:space="preserve"> industry to </w:t>
      </w:r>
      <w:r w:rsidR="00FA53C7">
        <w:t>enhance</w:t>
      </w:r>
      <w:r w:rsidR="00FA53C7" w:rsidRPr="004906FE">
        <w:t xml:space="preserve"> </w:t>
      </w:r>
      <w:r w:rsidRPr="004906FE">
        <w:t xml:space="preserve">the way </w:t>
      </w:r>
      <w:r>
        <w:t>health information</w:t>
      </w:r>
      <w:r w:rsidRPr="004906FE">
        <w:t xml:space="preserve"> systems in healthcare</w:t>
      </w:r>
      <w:r w:rsidR="008E4614">
        <w:t xml:space="preserve"> integrate and</w:t>
      </w:r>
      <w:r w:rsidRPr="004906FE">
        <w:t xml:space="preserve"> share information. </w:t>
      </w:r>
      <w:r w:rsidR="00FC04B4">
        <w:t>It</w:t>
      </w:r>
      <w:r w:rsidR="00FC04B4" w:rsidRPr="004906FE">
        <w:t xml:space="preserve"> </w:t>
      </w:r>
      <w:r w:rsidRPr="004906FE">
        <w:t xml:space="preserve">promotes the coordinated use of established standards such as </w:t>
      </w:r>
      <w:r w:rsidR="00790641">
        <w:t xml:space="preserve">information technology standards, </w:t>
      </w:r>
      <w:r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Pr="004906FE" w:rsidDel="00787F49">
        <w:t xml:space="preserve"> </w:t>
      </w:r>
      <w:r w:rsidRPr="004906FE">
        <w:t xml:space="preserve">to address specific clinical needs in support of </w:t>
      </w:r>
      <w:r w:rsidR="0065209E">
        <w:t xml:space="preserve">information system integrations and </w:t>
      </w:r>
      <w:r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Pr="004906FE">
        <w:t xml:space="preserve">ystems developed in accordance with IHE </w:t>
      </w:r>
      <w:r w:rsidR="0064778D">
        <w:t xml:space="preserve">integrate and </w:t>
      </w:r>
      <w:r w:rsidR="00624021">
        <w:t>exchange information</w:t>
      </w:r>
      <w:r w:rsidR="00624021" w:rsidRPr="004906FE">
        <w:t xml:space="preserve"> </w:t>
      </w:r>
      <w:r w:rsidRPr="004906FE">
        <w:t xml:space="preserve">with one another better, are easier to implement, and enable </w:t>
      </w:r>
      <w:r w:rsidR="0064778D">
        <w:t>health</w:t>
      </w:r>
      <w:r w:rsidRPr="004906FE">
        <w:t xml:space="preserve">care providers to use </w:t>
      </w:r>
      <w:r w:rsidRPr="004906FE">
        <w:t xml:space="preserve">information more effectively. </w:t>
      </w:r>
      <w:r>
        <w:t xml:space="preserve">An </w:t>
      </w:r>
      <w:r w:rsidRPr="004906FE">
        <w:t xml:space="preserve">IHE </w:t>
      </w:r>
      <w:r>
        <w:t xml:space="preserve">profile </w:t>
      </w:r>
      <w:r w:rsidRPr="004906FE">
        <w:t>provid</w:t>
      </w:r>
      <w:r>
        <w:t>es</w:t>
      </w:r>
      <w:r w:rsidRPr="004906FE">
        <w:t xml:space="preserve"> </w:t>
      </w:r>
      <w:r>
        <w:t xml:space="preserve">use of existing standards, </w:t>
      </w:r>
      <w:r w:rsidRPr="004906FE">
        <w:t xml:space="preserve">specifications, tools, and services for interoperability. </w:t>
      </w:r>
      <w:r w:rsidR="00B25ED4" w:rsidRPr="004906FE">
        <w:t>I</w:t>
      </w:r>
      <w:r w:rsidR="00B25ED4">
        <w:t>t</w:t>
      </w:r>
      <w:r w:rsidR="00B25ED4" w:rsidRPr="004906FE">
        <w:t xml:space="preserve"> </w:t>
      </w:r>
      <w:r w:rsidRPr="004906FE">
        <w:t xml:space="preserve">also engages </w:t>
      </w:r>
      <w:r w:rsidR="00F70A1B">
        <w:t xml:space="preserve">healthcare institutions, </w:t>
      </w:r>
      <w:r w:rsidRPr="004906FE">
        <w:t>clinicians, health authorities, industr</w:t>
      </w:r>
      <w:r>
        <w:t>ies</w:t>
      </w:r>
      <w:r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Pr="004906FE">
        <w:t>. IHE provide</w:t>
      </w:r>
      <w:r>
        <w:t>s</w:t>
      </w:r>
      <w:r w:rsidRPr="004906FE">
        <w:t xml:space="preserve"> convenient and reliable way of specifying a level of compliance to standards </w:t>
      </w:r>
      <w:r>
        <w:t>enough</w:t>
      </w:r>
      <w:r w:rsidRPr="004906FE">
        <w:t xml:space="preserve"> to </w:t>
      </w:r>
      <w:r>
        <w:t>successfully reach efficient</w:t>
      </w:r>
      <w:r w:rsidRPr="004906FE">
        <w:t xml:space="preserve"> interoperability.</w:t>
      </w:r>
      <w:r w:rsidR="005D329C">
        <w:rPr>
          <w:rFonts w:cstheme="minorBidi" w:hint="cs"/>
          <w:szCs w:val="25"/>
          <w:cs/>
          <w:lang w:bidi="th-TH"/>
        </w:rPr>
        <w:t xml:space="preserve"> </w:t>
      </w:r>
    </w:p>
    <w:p w14:paraId="7F81AF6A" w14:textId="69BABA33" w:rsidR="00A467AF" w:rsidRDefault="00341727" w:rsidP="00D04BCA">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r w:rsidR="00613DB2">
        <w:t xml:space="preserve"> </w:t>
      </w:r>
      <w:r w:rsidR="00613DB2" w:rsidRPr="00613DB2">
        <w:t xml:space="preserve">By specifying the standardized communication format and method for each XDS actor, </w:t>
      </w:r>
      <w:proofErr w:type="spellStart"/>
      <w:r w:rsidR="00613DB2" w:rsidRPr="00613DB2">
        <w:t>XDS.b</w:t>
      </w:r>
      <w:proofErr w:type="spellEnd"/>
      <w:r w:rsidR="00613DB2" w:rsidRPr="00613DB2">
        <w:t xml:space="preserve"> makes sure that all the systems within the network can communicate with each other in the same way. This maximizes the efficiency of health document sharing for the network, enabling improvement in the quality of healthcare service as a result.</w:t>
      </w:r>
    </w:p>
    <w:p w14:paraId="023A98AF" w14:textId="4D795E8F"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However, they are not restricted to being a machine, a server, or a system. They can be anything </w:t>
      </w:r>
      <w:proofErr w:type="gramStart"/>
      <w:r w:rsidR="00B35D7D" w:rsidRPr="00B35D7D">
        <w:t>as long as</w:t>
      </w:r>
      <w:proofErr w:type="gramEnd"/>
      <w:r w:rsidR="00B35D7D" w:rsidRPr="00B35D7D">
        <w:t xml:space="preserve"> they can fulfill their duty by following their role.</w:t>
      </w:r>
    </w:p>
    <w:p w14:paraId="202E23F1" w14:textId="0CDFEB9A" w:rsidR="006B1510" w:rsidRDefault="006B1510" w:rsidP="00D04BCA">
      <w:pPr>
        <w:jc w:val="both"/>
      </w:pPr>
    </w:p>
    <w:p w14:paraId="571FBE6D" w14:textId="038C99CE" w:rsidR="00B6711F" w:rsidRPr="00DD27CE" w:rsidRDefault="00B6711F" w:rsidP="000070D0">
      <w:pPr>
        <w:pStyle w:val="Caption"/>
        <w:keepNext/>
        <w:spacing w:after="0"/>
      </w:pPr>
      <w:bookmarkStart w:id="91" w:name="_Ref86984959"/>
      <w:r w:rsidRPr="000070D0">
        <w:rPr>
          <w:color w:val="auto"/>
        </w:rPr>
        <w:lastRenderedPageBreak/>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013395">
        <w:rPr>
          <w:noProof/>
          <w:color w:val="auto"/>
        </w:rPr>
        <w:t>1</w:t>
      </w:r>
      <w:r w:rsidRPr="000070D0">
        <w:rPr>
          <w:color w:val="auto"/>
        </w:rPr>
        <w:fldChar w:fldCharType="end"/>
      </w:r>
      <w:bookmarkEnd w:id="91"/>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tbl>
      <w:tblPr>
        <w:tblStyle w:val="TableGrid"/>
        <w:tblW w:w="0" w:type="auto"/>
        <w:tblLook w:val="04A0" w:firstRow="1" w:lastRow="0" w:firstColumn="1" w:lastColumn="0" w:noHBand="0" w:noVBand="1"/>
      </w:tblPr>
      <w:tblGrid>
        <w:gridCol w:w="1582"/>
        <w:gridCol w:w="3274"/>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15B5D70" w:rsidR="00E8197F" w:rsidRDefault="00E8348F" w:rsidP="00E8197F">
            <w:pPr>
              <w:jc w:val="left"/>
              <w:rPr>
                <w:sz w:val="16"/>
                <w:szCs w:val="16"/>
              </w:rPr>
            </w:pPr>
            <w:r>
              <w:rPr>
                <w:sz w:val="16"/>
                <w:szCs w:val="16"/>
              </w:rPr>
              <w:t xml:space="preserve">- </w:t>
            </w:r>
            <w:r w:rsidR="00455353">
              <w:rPr>
                <w:sz w:val="16"/>
                <w:szCs w:val="16"/>
              </w:rPr>
              <w:t>Create/Generate health document</w:t>
            </w:r>
            <w:r>
              <w:rPr>
                <w:sz w:val="16"/>
                <w:szCs w:val="16"/>
              </w:rPr>
              <w:t>.</w:t>
            </w:r>
            <w:r w:rsidR="00455353">
              <w:rPr>
                <w:sz w:val="16"/>
                <w:szCs w:val="16"/>
              </w:rPr>
              <w:br/>
              <w:t xml:space="preserve">i.e., Physician </w:t>
            </w:r>
            <w:r w:rsidR="00875FA0">
              <w:rPr>
                <w:sz w:val="16"/>
                <w:szCs w:val="16"/>
              </w:rPr>
              <w:t>S</w:t>
            </w:r>
            <w:r w:rsidR="00455353">
              <w:rPr>
                <w:sz w:val="16"/>
                <w:szCs w:val="16"/>
              </w:rPr>
              <w:t>tation</w:t>
            </w:r>
            <w:r w:rsidR="00875FA0">
              <w:rPr>
                <w:sz w:val="16"/>
                <w:szCs w:val="16"/>
              </w:rPr>
              <w:t xml:space="preserve"> (input)</w:t>
            </w:r>
            <w:r w:rsidR="00455353">
              <w:rPr>
                <w:sz w:val="16"/>
                <w:szCs w:val="16"/>
              </w:rPr>
              <w:t xml:space="preserve"> or X-ray Scanner</w:t>
            </w:r>
            <w:r>
              <w:rPr>
                <w:sz w:val="16"/>
                <w:szCs w:val="16"/>
              </w:rPr>
              <w:t>.</w:t>
            </w:r>
          </w:p>
          <w:p w14:paraId="75E6CD24" w14:textId="40A71AB6" w:rsidR="00E8348F" w:rsidRDefault="00E8348F" w:rsidP="00E8197F">
            <w:pPr>
              <w:jc w:val="left"/>
              <w:rPr>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p>
          <w:p w14:paraId="4405A89E" w14:textId="22096719" w:rsidR="00E8348F" w:rsidRPr="000070D0" w:rsidRDefault="00E8348F" w:rsidP="000070D0">
            <w:pPr>
              <w:jc w:val="left"/>
              <w:rPr>
                <w:sz w:val="16"/>
                <w:szCs w:val="16"/>
              </w:rPr>
            </w:pPr>
            <w:r>
              <w:rPr>
                <w:sz w:val="16"/>
                <w:szCs w:val="16"/>
              </w:rPr>
              <w:t xml:space="preserve">i.e., </w:t>
            </w:r>
            <w:r w:rsidRPr="00E8348F">
              <w:rPr>
                <w:sz w:val="16"/>
                <w:szCs w:val="16"/>
              </w:rPr>
              <w:t>A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3A804F7" w:rsidR="00E8197F" w:rsidRPr="000070D0" w:rsidRDefault="007524FE" w:rsidP="000070D0">
            <w:pPr>
              <w:jc w:val="left"/>
              <w:rPr>
                <w:rFonts w:cstheme="minorBidi"/>
                <w:sz w:val="16"/>
                <w:lang w:bidi="th-TH"/>
              </w:rPr>
            </w:pPr>
            <w:r>
              <w:rPr>
                <w:sz w:val="16"/>
                <w:szCs w:val="16"/>
              </w:rPr>
              <w:t>Store health document generated from Source</w:t>
            </w:r>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FD78E94"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r w:rsidR="008E0267">
              <w:rPr>
                <w:sz w:val="16"/>
                <w:szCs w:val="16"/>
              </w:rPr>
              <w:t>.</w:t>
            </w:r>
            <w:r w:rsidR="00875FA0">
              <w:rPr>
                <w:sz w:val="16"/>
                <w:szCs w:val="16"/>
              </w:rPr>
              <w:br/>
              <w:t>i.e., Physician Station (output) or Data Analytic</w:t>
            </w:r>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356E5270"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r>
              <w:rPr>
                <w:sz w:val="16"/>
                <w:szCs w:val="16"/>
              </w:rPr>
              <w:t>.</w:t>
            </w:r>
            <w:r>
              <w:rPr>
                <w:sz w:val="16"/>
                <w:szCs w:val="16"/>
              </w:rPr>
              <w:br/>
              <w:t>i.e., Bedside monitoring</w:t>
            </w:r>
            <w:r w:rsidR="00FC5A96">
              <w:rPr>
                <w:sz w:val="16"/>
                <w:szCs w:val="16"/>
              </w:rPr>
              <w:t>, Patient vital-sign</w:t>
            </w:r>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5085A9DE" w:rsidR="00455353" w:rsidRPr="00455353" w:rsidRDefault="00E12E55" w:rsidP="00E8197F">
            <w:pPr>
              <w:jc w:val="left"/>
              <w:rPr>
                <w:sz w:val="16"/>
                <w:szCs w:val="16"/>
              </w:rPr>
            </w:pPr>
            <w:r w:rsidRPr="00E12E55">
              <w:rPr>
                <w:sz w:val="16"/>
                <w:szCs w:val="16"/>
              </w:rPr>
              <w:t>Coordinate patient identities as defined by each XDS affinity domain member.</w:t>
            </w:r>
            <w:r w:rsidR="00E13283">
              <w:rPr>
                <w:sz w:val="16"/>
                <w:szCs w:val="16"/>
              </w:rPr>
              <w:br/>
              <w:t>i.e.,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3458BD9B" w:rsidR="00F45902" w:rsidRDefault="00082610" w:rsidP="00D04BCA">
      <w:pPr>
        <w:jc w:val="both"/>
      </w:pPr>
      <w:r>
        <w:t xml:space="preserve">      </w:t>
      </w:r>
      <w:r w:rsidR="003B2F6E" w:rsidRPr="003B2F6E">
        <w:t>Each XDS actor has their own set of "transaction" formats to commun</w:t>
      </w:r>
      <w:ins w:id="92" w:author="Petnathean Julled" w:date="2021-11-11T18:56:00Z">
        <w:r w:rsidR="002E56D3">
          <w:t>i</w:t>
        </w:r>
      </w:ins>
      <w:r w:rsidR="003B2F6E" w:rsidRPr="003B2F6E">
        <w:t xml:space="preserve">cate with one another. XDS transactions act as a medium for the transition between XDS actors. </w:t>
      </w:r>
      <w:ins w:id="93" w:author="Petnathean Julled" w:date="2021-11-11T20:40:00Z">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ins>
      <w:del w:id="94" w:author="Petnathean Julled" w:date="2021-11-11T20:40:00Z">
        <w:r w:rsidR="003B2F6E" w:rsidRPr="003B2F6E" w:rsidDel="00067921">
          <w:delText>These transactions contain a set of messages and/or a set of metadata attributes related to its original health document. </w:delText>
        </w:r>
      </w:del>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4AAE7B52" w14:textId="066A1AEA" w:rsidR="00013395" w:rsidRPr="00DD27CE" w:rsidRDefault="00013395" w:rsidP="000070D0">
      <w:pPr>
        <w:pStyle w:val="Caption"/>
        <w:keepNext/>
        <w:spacing w:before="240" w:after="0"/>
      </w:pPr>
      <w:bookmarkStart w:id="95" w:name="_Ref86988318"/>
      <w:r w:rsidRPr="000070D0">
        <w:rPr>
          <w:color w:val="auto"/>
        </w:rPr>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Pr="000070D0">
        <w:rPr>
          <w:noProof/>
          <w:color w:val="auto"/>
        </w:rPr>
        <w:t>2</w:t>
      </w:r>
      <w:r w:rsidRPr="000070D0">
        <w:rPr>
          <w:color w:val="auto"/>
        </w:rPr>
        <w:fldChar w:fldCharType="end"/>
      </w:r>
      <w:bookmarkEnd w:id="95"/>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rPr>
          <w:ins w:id="96" w:author="Petnathean Julled" w:date="2021-11-11T20:41:00Z"/>
        </w:rPr>
      </w:pPr>
    </w:p>
    <w:p w14:paraId="182C4FF5" w14:textId="6CA23914" w:rsidR="003B4A7E" w:rsidRDefault="007F2DB5" w:rsidP="00D04BCA">
      <w:pPr>
        <w:jc w:val="both"/>
        <w:rPr>
          <w:ins w:id="97" w:author="Petnathean Julled" w:date="2021-11-11T23:13:00Z"/>
        </w:rPr>
      </w:pPr>
      <w:ins w:id="98" w:author="Petnathean Julled" w:date="2021-11-11T20:49:00Z">
        <w:r>
          <w:t xml:space="preserve">      </w:t>
        </w:r>
        <w:r w:rsidRPr="007F2DB5">
          <w:t xml:space="preserve">The main process of </w:t>
        </w:r>
        <w:proofErr w:type="spellStart"/>
        <w:r w:rsidRPr="007F2DB5">
          <w:t>XDS.b</w:t>
        </w:r>
        <w:proofErr w:type="spellEnd"/>
        <w:r w:rsidRPr="007F2DB5">
          <w:t xml:space="preserve"> Profile is composed of two main functions: document regist</w:t>
        </w:r>
      </w:ins>
      <w:ins w:id="99" w:author="Petnathean Julled" w:date="2021-11-11T21:07:00Z">
        <w:r w:rsidR="00D04ACD">
          <w:t>ration</w:t>
        </w:r>
      </w:ins>
      <w:ins w:id="100" w:author="Petnathean Julled" w:date="2021-11-11T20:49:00Z">
        <w:r w:rsidRPr="007F2DB5">
          <w:t xml:space="preserve"> and document query. For explanation, we </w:t>
        </w:r>
        <w:proofErr w:type="gramStart"/>
        <w:r w:rsidRPr="007F2DB5">
          <w:t>take a look</w:t>
        </w:r>
        <w:proofErr w:type="gramEnd"/>
        <w:r w:rsidRPr="007F2DB5">
          <w:t xml:space="preserve"> at the common workflow of </w:t>
        </w:r>
        <w:proofErr w:type="spellStart"/>
        <w:r w:rsidRPr="007F2DB5">
          <w:t>XDS.b</w:t>
        </w:r>
        <w:proofErr w:type="spellEnd"/>
        <w:r w:rsidRPr="007F2DB5">
          <w:t xml:space="preserve"> where a "stable" document is generated into the system.</w:t>
        </w:r>
      </w:ins>
      <w:ins w:id="101" w:author="Petnathean Julled" w:date="2021-11-11T21:04:00Z">
        <w:r w:rsidR="004E076F">
          <w:t xml:space="preserve"> </w:t>
        </w:r>
        <w:r w:rsidR="004E076F" w:rsidRPr="004E076F">
          <w:t xml:space="preserve">Following </w:t>
        </w:r>
      </w:ins>
      <w:ins w:id="102" w:author="Petnathean Julled" w:date="2021-11-11T21:05:00Z">
        <w:r w:rsidR="004E076F">
          <w:fldChar w:fldCharType="begin"/>
        </w:r>
        <w:r w:rsidR="004E076F">
          <w:instrText xml:space="preserve"> REF _Ref50953823 \h </w:instrText>
        </w:r>
      </w:ins>
      <w:r w:rsidR="004E076F">
        <w:fldChar w:fldCharType="separate"/>
      </w:r>
      <w:ins w:id="103" w:author="Petnathean Julled" w:date="2021-11-11T21:05:00Z">
        <w:r w:rsidR="004E076F" w:rsidRPr="00C618CB">
          <w:t xml:space="preserve">Figure </w:t>
        </w:r>
        <w:r w:rsidR="004E076F">
          <w:rPr>
            <w:noProof/>
          </w:rPr>
          <w:t>1</w:t>
        </w:r>
        <w:r w:rsidR="004E076F">
          <w:fldChar w:fldCharType="end"/>
        </w:r>
      </w:ins>
      <w:ins w:id="104" w:author="Petnathean Julled" w:date="2021-11-11T21:04:00Z">
        <w:r w:rsidR="004E076F" w:rsidRPr="004E076F">
          <w:t xml:space="preserve">, a health document is first generated from an XDS Document Source actor. The generated document will take the format of an ITI-41 transaction before being sent to the XDS Document </w:t>
        </w:r>
        <w:r w:rsidR="004E076F" w:rsidRPr="004E076F">
          <w:t>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ins>
      <w:ins w:id="105" w:author="Petnathean Julled" w:date="2021-11-11T21:08:00Z">
        <w:r w:rsidR="00D04ACD">
          <w:t>tration</w:t>
        </w:r>
      </w:ins>
      <w:ins w:id="106" w:author="Petnathean Julled" w:date="2021-11-11T21:04:00Z">
        <w:r w:rsidR="004E076F" w:rsidRPr="004E076F">
          <w:t>.</w:t>
        </w:r>
      </w:ins>
      <w:ins w:id="107" w:author="Petnathean Julled" w:date="2021-11-11T21:21:00Z">
        <w:r w:rsidR="008B4086">
          <w:t xml:space="preserve"> </w:t>
        </w:r>
        <w:r w:rsidR="008B4086"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ins>
      <w:ins w:id="108" w:author="Petnathean Julled" w:date="2021-11-11T21:27:00Z">
        <w:r w:rsidR="00D73115" w:rsidRPr="00D73115">
          <w:t>With its metadata attributes set registered in the XDS Document Registry actor, the document can now be discovered by all members of the XDS affinity domain and is ready for document query.</w:t>
        </w:r>
      </w:ins>
    </w:p>
    <w:p w14:paraId="2674B272" w14:textId="243E4ADE" w:rsidR="001F1A19" w:rsidRDefault="001F1A19" w:rsidP="00D04BCA">
      <w:pPr>
        <w:jc w:val="both"/>
      </w:pPr>
      <w:ins w:id="109" w:author="Petnathean Julled" w:date="2021-11-11T23:13:00Z">
        <w:r>
          <w:t xml:space="preserve">      </w:t>
        </w:r>
        <w:r w:rsidRPr="001F1A19">
          <w:t xml:space="preserve">A document query begins after the health document user </w:t>
        </w:r>
        <w:proofErr w:type="gramStart"/>
        <w:r w:rsidRPr="001F1A19">
          <w:t>is in need of</w:t>
        </w:r>
        <w:proofErr w:type="gramEnd"/>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 </w:t>
        </w:r>
        <w:proofErr w:type="gramStart"/>
        <w:r w:rsidRPr="001F1A19">
          <w:t>All of</w:t>
        </w:r>
        <w:proofErr w:type="gramEnd"/>
        <w:r w:rsidRPr="001F1A19">
          <w:t xml:space="preserve"> these keywords must be matched to 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ins>
      <w:ins w:id="110" w:author="Petnathean Julled" w:date="2021-11-12T00:24:00Z">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ins>
    </w:p>
    <w:p w14:paraId="7CFB451E" w14:textId="3915A6F2" w:rsidR="00C54F4D" w:rsidRPr="005B520E" w:rsidRDefault="00C54F4D" w:rsidP="00C54F4D">
      <w:pPr>
        <w:pStyle w:val="Heading2"/>
        <w:jc w:val="both"/>
      </w:pPr>
      <w:r>
        <w:t>Blockchain Technology</w:t>
      </w:r>
    </w:p>
    <w:p w14:paraId="70EFC43E" w14:textId="3AB8919C" w:rsidR="00D8688C" w:rsidDel="00D8688C" w:rsidRDefault="00D8688C" w:rsidP="00D8688C">
      <w:pPr>
        <w:pStyle w:val="BodyText"/>
        <w:rPr>
          <w:del w:id="111" w:author="Petnathean Julled" w:date="2021-11-12T06:39:00Z"/>
          <w:moveTo w:id="112" w:author="Petnathean Julled" w:date="2021-11-12T06:39:00Z"/>
          <w:rFonts w:cstheme="minorBidi"/>
          <w:szCs w:val="25"/>
          <w:lang w:val="en-US" w:bidi="th-TH"/>
        </w:rPr>
      </w:pPr>
      <w:moveToRangeStart w:id="113" w:author="Petnathean Julled" w:date="2021-11-12T06:39:00Z" w:name="move87591566"/>
      <w:commentRangeStart w:id="114"/>
      <w:moveTo w:id="115" w:author="Petnathean Julled" w:date="2021-11-12T06:39:00Z">
        <w:del w:id="116" w:author="Petnathean Julled" w:date="2021-11-12T07:47:00Z">
          <w:r w:rsidRPr="0012630D" w:rsidDel="005E5966">
            <w:rPr>
              <w:rFonts w:cstheme="minorBidi"/>
              <w:szCs w:val="25"/>
              <w:lang w:val="en-US" w:bidi="th-TH"/>
            </w:rPr>
            <w:delText xml:space="preserve">Blockchain is generally described as a distributed digital ledger of cryptographically </w:delText>
          </w:r>
          <w:commentRangeEnd w:id="114"/>
          <w:r w:rsidDel="005E5966">
            <w:rPr>
              <w:rStyle w:val="CommentReference"/>
              <w:spacing w:val="0"/>
              <w:lang w:val="en-US" w:eastAsia="en-US"/>
            </w:rPr>
            <w:commentReference w:id="114"/>
          </w:r>
          <w:r w:rsidRPr="0012630D" w:rsidDel="005E5966">
            <w:rPr>
              <w:rFonts w:cstheme="minorBidi"/>
              <w:szCs w:val="25"/>
              <w:lang w:val="en-US" w:bidi="th-TH"/>
            </w:rPr>
            <w:delText>signed transactions grouped into blocks</w:delText>
          </w:r>
        </w:del>
        <w:del w:id="117" w:author="Petnathean Julled" w:date="2021-11-12T07:46:00Z">
          <w:r w:rsidRPr="0012630D" w:rsidDel="005E5966">
            <w:rPr>
              <w:rFonts w:cstheme="minorBidi"/>
              <w:szCs w:val="25"/>
              <w:lang w:val="en-US" w:bidi="th-TH"/>
            </w:rPr>
            <w:delText>.</w:delText>
          </w:r>
        </w:del>
        <w:del w:id="118" w:author="Petnathean Julled" w:date="2021-11-12T07:47:00Z">
          <w:r w:rsidDel="005E5966">
            <w:rPr>
              <w:rFonts w:cstheme="minorBidi" w:hint="cs"/>
              <w:szCs w:val="25"/>
              <w:cs/>
              <w:lang w:val="en-US" w:bidi="th-TH"/>
            </w:rPr>
            <w:delText xml:space="preserve"> </w:delText>
          </w:r>
          <w:r w:rsidRPr="00AC43BC" w:rsidDel="005E5966">
            <w:fldChar w:fldCharType="begin" w:fldLock="1"/>
          </w:r>
        </w:del>
      </w:moveTo>
      <w:del w:id="119" w:author="Petnathean Julled" w:date="2021-11-12T07:47:00Z">
        <w:r w:rsidR="00110EB4" w:rsidRPr="003313BF" w:rsidDel="005E5966">
          <w:rPr>
            <w:lang w:val="en-US"/>
          </w:rPr>
          <w:del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delInstrText>
        </w:r>
      </w:del>
      <w:moveTo w:id="120" w:author="Petnathean Julled" w:date="2021-11-12T06:39:00Z">
        <w:del w:id="121" w:author="Petnathean Julled" w:date="2021-11-12T07:47:00Z">
          <w:r w:rsidRPr="00AC43BC" w:rsidDel="005E5966">
            <w:fldChar w:fldCharType="separate"/>
          </w:r>
        </w:del>
      </w:moveTo>
      <w:del w:id="122" w:author="Petnathean Julled" w:date="2021-11-12T07:47:00Z">
        <w:r w:rsidR="00C027B0" w:rsidRPr="005E5966" w:rsidDel="005E5966">
          <w:rPr>
            <w:noProof/>
            <w:lang w:val="en-US"/>
          </w:rPr>
          <w:delText>[33]</w:delText>
        </w:r>
      </w:del>
      <w:moveTo w:id="123" w:author="Petnathean Julled" w:date="2021-11-12T06:39:00Z">
        <w:del w:id="124" w:author="Petnathean Julled" w:date="2021-11-12T07:47:00Z">
          <w:r w:rsidRPr="00AC43BC" w:rsidDel="005E5966">
            <w:fldChar w:fldCharType="end"/>
          </w:r>
          <w:r w:rsidRPr="006C07A5" w:rsidDel="005E5966">
            <w:rPr>
              <w:lang w:val="en-US"/>
            </w:rPr>
            <w:delText>.</w:delText>
          </w:r>
          <w:r w:rsidDel="005E5966">
            <w:rPr>
              <w:lang w:val="en-US"/>
            </w:rPr>
            <w:delText xml:space="preserve"> </w:delText>
          </w:r>
          <w:r w:rsidRPr="0012630D" w:rsidDel="003313BF">
            <w:rPr>
              <w:lang w:val="en-US"/>
            </w:rPr>
            <w:delText xml:space="preserve">Each block is cryptographically associated with the preceding block, making it tamper evident. This is achieved after the transaction validation and after going through a consensus decision amongst nodes on the blockchain network. This endows it with the ability to withstand threats to information integrity and availability. </w:delText>
          </w:r>
        </w:del>
        <w:del w:id="125" w:author="Petnathean Julled" w:date="2021-11-12T07:48:00Z">
          <w:r w:rsidDel="003313BF">
            <w:rPr>
              <w:lang w:val="en-US"/>
            </w:rPr>
            <w:br/>
          </w:r>
          <w:r w:rsidRPr="000070D0" w:rsidDel="003313BF">
            <w:rPr>
              <w:highlight w:val="cyan"/>
              <w:lang w:val="en-US"/>
            </w:rPr>
            <w:delText>At the same time, with consensus as a vital part of the Blockchain, it allows members of the Blockchain network to systematically  each other without the need for mutual trust or physical agreement. Furthermore, because Blockchain is a distributed and decentralized network, each member must share information with one another in a passive manner. Since the introduction of the first blockchain-based cryptocurrency named "Bitcoin", there have been many blockchain platforms and service providers that have entered the industry.</w:delText>
          </w:r>
          <w:r w:rsidRPr="0012630D" w:rsidDel="003313BF">
            <w:rPr>
              <w:lang w:val="en-US"/>
            </w:rPr>
            <w:delText xml:space="preserve"> </w:delText>
          </w:r>
          <w:commentRangeStart w:id="126"/>
          <w:r w:rsidRPr="0012630D" w:rsidDel="003313BF">
            <w:rPr>
              <w:lang w:val="en-US"/>
            </w:rPr>
            <w:delText xml:space="preserve">One of the major platforms adopted by many kinds of applications is Ethereum. It was the first major platform that introduced </w:delText>
          </w:r>
          <w:commentRangeEnd w:id="126"/>
          <w:r w:rsidDel="003313BF">
            <w:rPr>
              <w:rStyle w:val="CommentReference"/>
              <w:spacing w:val="0"/>
              <w:lang w:val="en-US" w:eastAsia="en-US"/>
            </w:rPr>
            <w:commentReference w:id="126"/>
          </w:r>
          <w:r w:rsidRPr="0012630D" w:rsidDel="003313BF">
            <w:rPr>
              <w:lang w:val="en-US"/>
            </w:rPr>
            <w:delText xml:space="preserve">the usage of Blockchain for various fields of applications other than cryptocurrency </w:delText>
          </w:r>
          <w:r w:rsidRPr="000070D0" w:rsidDel="003313BF">
            <w:rPr>
              <w:highlight w:val="cyan"/>
              <w:lang w:val="en-US"/>
            </w:rPr>
            <w:delText>with its "Smart-contract". It allows developers to publish logic models or computational algorithms onto the Blockchain,</w:delText>
          </w:r>
          <w:r w:rsidRPr="0012630D" w:rsidDel="003313BF">
            <w:rPr>
              <w:lang w:val="en-US"/>
            </w:rPr>
            <w:delText xml:space="preserve"> enabling a wide range of applications.</w:delText>
          </w:r>
          <w:r w:rsidDel="003313BF">
            <w:rPr>
              <w:rFonts w:cstheme="minorBidi" w:hint="cs"/>
              <w:szCs w:val="25"/>
              <w:cs/>
              <w:lang w:val="en-US" w:bidi="th-TH"/>
            </w:rPr>
            <w:delText xml:space="preserve"> </w:delText>
          </w:r>
          <w:r w:rsidDel="003313BF">
            <w:rPr>
              <w:rFonts w:cstheme="minorBidi"/>
              <w:szCs w:val="25"/>
              <w:cs/>
              <w:lang w:bidi="th-TH"/>
            </w:rPr>
            <w:fldChar w:fldCharType="begin" w:fldLock="1"/>
          </w:r>
        </w:del>
      </w:moveTo>
      <w:del w:id="127" w:author="Petnathean Julled" w:date="2021-11-12T07:48:00Z">
        <w:r w:rsidR="00110EB4" w:rsidRPr="003313BF" w:rsidDel="003313BF">
          <w:rPr>
            <w:rFonts w:cstheme="minorBidi"/>
            <w:szCs w:val="25"/>
            <w:lang w:val="en-US" w:bidi="th-TH"/>
          </w:rPr>
          <w:delInstrText>ADDIN CSL_CITATION {"citationItems":[{"id":"ITEM-1","itemData":{"URL":"https://github.com/ethereumbook/ethereumbook/blob/develop/07smart-contracts-solidity.asciidoc#what-is-a-smart-contract","accessed":{"date-parts":[["2020","8","23"]]},"author":[{"dropping-particle":"","family":"henriquegaia","given":"","non-dropping-particle":"","parse-names":false,"suffix":""}],"id":"ITEM-1","issued":{"date-parts":[["0"]]},"title":"ethereumbook/07smart-contracts-solidity.asciidoc at develop · ethereumbook/ethereumbook · GitHub","type":"webpage"},"uris":["http://www.mendeley.com/documents/?uuid=af0258be-3e46-329f-a2d1-52d7b80b182c"]},{"id":"ITEM-2","itemData":{"author":[{"dropping-particle":"","family":"Buterin","given":"Vitalik","non-dropping-particle":"","parse-names":false,"suffix":""}],"id":"ITEM-2","issued":{"date-parts":[["0"]]},"title":"A NEXT GENERATION SMART CONTRACT &amp; DECENTRALIZED APPLICATION PLATFORM","type":"report"},"uris":["http://www.mendeley.com/documents/?uuid=2055d22d-807f-36dc-8870-83e851633f29"]}],"mendeley":{"formattedCitation":"[34], [35]","manualFormatting":"[26,27]","plainTextFormattedCitation":"[34], [35]","previouslyFormattedCitation":"[34], [35]"},"properties":{"noteIndex":0},"schema":"https://github.com/citation-style-language/schema/raw/master/csl-citation.json"}</w:delInstrText>
        </w:r>
      </w:del>
      <w:moveTo w:id="128" w:author="Petnathean Julled" w:date="2021-11-12T06:39:00Z">
        <w:del w:id="129" w:author="Petnathean Julled" w:date="2021-11-12T07:48:00Z">
          <w:r w:rsidDel="003313BF">
            <w:rPr>
              <w:rFonts w:cstheme="minorBidi"/>
              <w:szCs w:val="25"/>
              <w:cs/>
              <w:lang w:bidi="th-TH"/>
            </w:rPr>
            <w:fldChar w:fldCharType="separate"/>
          </w:r>
          <w:r w:rsidRPr="003313BF" w:rsidDel="003313BF">
            <w:rPr>
              <w:rFonts w:cstheme="minorBidi"/>
              <w:noProof/>
              <w:szCs w:val="25"/>
              <w:lang w:val="en-US" w:bidi="th-TH"/>
            </w:rPr>
            <w:delText>[26,27]</w:delText>
          </w:r>
          <w:r w:rsidDel="003313BF">
            <w:rPr>
              <w:rFonts w:cstheme="minorBidi"/>
              <w:szCs w:val="25"/>
              <w:cs/>
              <w:lang w:bidi="th-TH"/>
            </w:rPr>
            <w:fldChar w:fldCharType="end"/>
          </w:r>
          <w:r w:rsidDel="003313BF">
            <w:rPr>
              <w:rFonts w:cstheme="minorBidi"/>
              <w:szCs w:val="25"/>
              <w:lang w:val="en-US" w:bidi="th-TH"/>
            </w:rPr>
            <w:delText xml:space="preserve">. </w:delText>
          </w:r>
        </w:del>
      </w:moveTo>
    </w:p>
    <w:moveToRangeEnd w:id="113"/>
    <w:p w14:paraId="33DA0020" w14:textId="5C766885" w:rsidR="00521BC4" w:rsidRDefault="005E5966">
      <w:pPr>
        <w:pStyle w:val="BodyText"/>
        <w:jc w:val="thaiDistribute"/>
        <w:rPr>
          <w:rFonts w:cstheme="minorBidi"/>
          <w:szCs w:val="25"/>
          <w:lang w:val="en-US" w:bidi="th-TH"/>
        </w:rPr>
      </w:pPr>
      <w:ins w:id="130" w:author="Petnathean Julled" w:date="2021-11-12T07:47:00Z">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ins>
      <w:del w:id="131" w:author="Petnathean Julled" w:date="2021-11-12T07:47:00Z">
        <w:r w:rsidR="00706B5F" w:rsidRPr="008C6257" w:rsidDel="005E5966">
          <w:rPr>
            <w:rFonts w:cstheme="minorBidi"/>
            <w:szCs w:val="25"/>
            <w:lang w:val="en-US" w:bidi="th-TH"/>
          </w:rPr>
          <w:delText>Blockchain</w:delText>
        </w:r>
      </w:del>
      <w:ins w:id="132" w:author="Petnathean Julled" w:date="2021-11-12T07:47:00Z">
        <w:r>
          <w:rPr>
            <w:rFonts w:cstheme="minorBidi"/>
            <w:szCs w:val="25"/>
            <w:lang w:val="en-US" w:bidi="th-TH"/>
          </w:rPr>
          <w:t>The</w:t>
        </w:r>
      </w:ins>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110EB4">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008E160E">
        <w:rPr>
          <w:rFonts w:cstheme="minorBidi"/>
          <w:szCs w:val="25"/>
          <w:lang w:val="en-US" w:bidi="th-TH"/>
        </w:rPr>
        <w:fldChar w:fldCharType="separate"/>
      </w:r>
      <w:r w:rsidR="00C027B0" w:rsidRPr="00C027B0">
        <w:rPr>
          <w:rFonts w:cstheme="minorBidi"/>
          <w:noProof/>
          <w:szCs w:val="25"/>
          <w:lang w:val="en-US" w:bidi="th-TH"/>
        </w:rPr>
        <w:t>[33]</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In Blockchain, those data being published are small fragment of information that represent</w:t>
      </w:r>
      <w:r w:rsidR="00B7211D">
        <w:rPr>
          <w:rFonts w:cstheme="minorBidi"/>
          <w:szCs w:val="25"/>
          <w:lang w:val="en-US" w:bidi="th-TH"/>
        </w:rPr>
        <w:t>s</w:t>
      </w:r>
      <w:r w:rsidR="00706B5F">
        <w:rPr>
          <w:rFonts w:cstheme="minorBidi"/>
          <w:szCs w:val="25"/>
          <w:lang w:val="en-US" w:bidi="th-TH"/>
        </w:rPr>
        <w:t xml:space="preserve"> proof of action in its own application.</w:t>
      </w:r>
      <w:r w:rsidR="00AF2D06">
        <w:rPr>
          <w:rFonts w:cstheme="minorBidi"/>
          <w:szCs w:val="25"/>
          <w:lang w:val="en-US" w:bidi="th-TH"/>
        </w:rPr>
        <w:t xml:space="preserve"> </w:t>
      </w:r>
      <w:r w:rsidR="00706B5F">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sidR="00706B5F">
        <w:rPr>
          <w:rFonts w:cstheme="minorBidi"/>
          <w:szCs w:val="25"/>
          <w:lang w:val="en-US" w:bidi="th-TH"/>
        </w:rPr>
        <w:t>transaction</w:t>
      </w:r>
      <w:r w:rsidR="00F46298">
        <w:rPr>
          <w:rFonts w:cstheme="minorBidi"/>
          <w:szCs w:val="25"/>
          <w:lang w:val="en-US" w:bidi="th-TH"/>
        </w:rPr>
        <w:t>”</w:t>
      </w:r>
      <w:r w:rsidR="00706B5F">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sidR="00706B5F">
        <w:rPr>
          <w:rFonts w:cstheme="minorBidi"/>
          <w:szCs w:val="25"/>
          <w:lang w:val="en-US" w:bidi="th-TH"/>
        </w:rPr>
        <w:t xml:space="preserve"> imagine like put these transactions into the same box and </w:t>
      </w:r>
      <w:r w:rsidR="00615172">
        <w:rPr>
          <w:rFonts w:cstheme="minorBidi"/>
          <w:szCs w:val="25"/>
          <w:lang w:val="en-US" w:bidi="th-TH"/>
        </w:rPr>
        <w:t>label</w:t>
      </w:r>
      <w:r w:rsidR="00706B5F">
        <w:rPr>
          <w:rFonts w:cstheme="minorBidi"/>
          <w:szCs w:val="25"/>
          <w:lang w:val="en-US" w:bidi="th-TH"/>
        </w:rPr>
        <w:t xml:space="preserve"> it with its hash value, formed a </w:t>
      </w:r>
      <w:r w:rsidR="000F7BE4">
        <w:rPr>
          <w:rFonts w:cstheme="minorBidi"/>
          <w:szCs w:val="25"/>
          <w:lang w:val="en-US" w:bidi="th-TH"/>
        </w:rPr>
        <w:t>“</w:t>
      </w:r>
      <w:r w:rsidR="00706B5F">
        <w:rPr>
          <w:rFonts w:cstheme="minorBidi"/>
          <w:szCs w:val="25"/>
          <w:lang w:val="en-US" w:bidi="th-TH"/>
        </w:rPr>
        <w:t>Block</w:t>
      </w:r>
      <w:r w:rsidR="000F7BE4">
        <w:rPr>
          <w:rFonts w:cstheme="minorBidi"/>
          <w:szCs w:val="25"/>
          <w:lang w:val="en-US" w:bidi="th-TH"/>
        </w:rPr>
        <w:t>”</w:t>
      </w:r>
      <w:r w:rsidR="00706B5F">
        <w:rPr>
          <w:rFonts w:cstheme="minorBidi"/>
          <w:szCs w:val="25"/>
          <w:lang w:val="en-US" w:bidi="th-TH"/>
        </w:rPr>
        <w:t xml:space="preserve">. Additionally, the hash value of each block also includes hash value of previously generated block cause formation of a </w:t>
      </w:r>
      <w:r w:rsidR="000F7BE4">
        <w:rPr>
          <w:rFonts w:cstheme="minorBidi"/>
          <w:szCs w:val="25"/>
          <w:lang w:val="en-US" w:bidi="th-TH"/>
        </w:rPr>
        <w:t>“</w:t>
      </w:r>
      <w:r w:rsidR="00706B5F">
        <w:rPr>
          <w:rFonts w:cstheme="minorBidi"/>
          <w:szCs w:val="25"/>
          <w:lang w:val="en-US" w:bidi="th-TH"/>
        </w:rPr>
        <w:t>Chain</w:t>
      </w:r>
      <w:r w:rsidR="000F7BE4">
        <w:rPr>
          <w:rFonts w:cstheme="minorBidi"/>
          <w:szCs w:val="25"/>
          <w:lang w:val="en-US" w:bidi="th-TH"/>
        </w:rPr>
        <w:t>”</w:t>
      </w:r>
      <w:r w:rsidR="00706B5F">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sidR="00706B5F">
        <w:rPr>
          <w:rFonts w:cstheme="minorBidi"/>
          <w:szCs w:val="25"/>
          <w:lang w:val="en-US" w:bidi="th-TH"/>
        </w:rPr>
        <w:t>trigger rejection from the network.</w:t>
      </w:r>
      <w:r w:rsidR="00B769D2">
        <w:rPr>
          <w:rFonts w:cstheme="minorBidi"/>
          <w:szCs w:val="25"/>
          <w:lang w:val="en-US" w:bidi="th-TH"/>
        </w:rPr>
        <w:t xml:space="preserve"> </w:t>
      </w:r>
      <w:r w:rsidR="002D0403">
        <w:rPr>
          <w:rFonts w:cstheme="minorBidi"/>
          <w:szCs w:val="25"/>
          <w:lang w:val="en-US" w:bidi="th-TH"/>
        </w:rPr>
        <w:br/>
      </w:r>
      <w:r w:rsidR="001D6252">
        <w:rPr>
          <w:rFonts w:cstheme="minorBidi"/>
          <w:szCs w:val="25"/>
          <w:lang w:val="en-US" w:bidi="th-TH"/>
        </w:rPr>
        <w:t xml:space="preserve">Together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lastRenderedPageBreak/>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ins w:id="133" w:author="Petnathean Julled" w:date="2021-11-12T07:58:00Z">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ins>
      <w:del w:id="134" w:author="Petnathean Julled" w:date="2021-11-12T07:58:00Z">
        <w:r w:rsidR="00494EAC" w:rsidRPr="00710B9C" w:rsidDel="00F24EDE">
          <w:rPr>
            <w:rFonts w:cstheme="minorBidi"/>
            <w:color w:val="FF0000"/>
            <w:szCs w:val="25"/>
            <w:lang w:val="en-US" w:bidi="th-TH"/>
          </w:rPr>
          <w:delText>However, there still be able to add more Block into Chain by utilization of consensus mechanism</w:delText>
        </w:r>
        <w:r w:rsidR="00907E5C" w:rsidRPr="00710B9C" w:rsidDel="00F24EDE">
          <w:rPr>
            <w:rFonts w:cstheme="minorBidi"/>
            <w:color w:val="FF0000"/>
            <w:szCs w:val="25"/>
            <w:lang w:val="en-US" w:bidi="th-TH"/>
          </w:rPr>
          <w:delText xml:space="preserve"> </w:delText>
        </w:r>
      </w:del>
      <w:r w:rsidR="00365522">
        <w:rPr>
          <w:rFonts w:cstheme="minorBidi"/>
          <w:szCs w:val="25"/>
          <w:lang w:val="en-US" w:bidi="th-TH"/>
        </w:rPr>
        <w:fldChar w:fldCharType="begin" w:fldLock="1"/>
      </w:r>
      <w:r w:rsidR="00110EB4">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[36]","plainTextFormattedCitation":"[36]","previouslyFormattedCitation":"[36]"},"properties":{"noteIndex":0},"schema":"https://github.com/citation-style-language/schema/raw/master/csl-citation.json"}</w:instrText>
      </w:r>
      <w:r w:rsidR="00365522">
        <w:rPr>
          <w:rFonts w:cstheme="minorBidi"/>
          <w:szCs w:val="25"/>
          <w:lang w:val="en-US" w:bidi="th-TH"/>
        </w:rPr>
        <w:fldChar w:fldCharType="separate"/>
      </w:r>
      <w:r w:rsidR="00C027B0" w:rsidRPr="00C027B0">
        <w:rPr>
          <w:rFonts w:cstheme="minorBidi"/>
          <w:noProof/>
          <w:szCs w:val="25"/>
          <w:lang w:val="en-US" w:bidi="th-TH"/>
        </w:rPr>
        <w:t>[36]</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36355BDB" w:rsidR="001D7060" w:rsidRDefault="001D7060" w:rsidP="00710B9C">
      <w:pPr>
        <w:pStyle w:val="BodyText"/>
        <w:jc w:val="thaiDistribute"/>
        <w:rPr>
          <w:rFonts w:cstheme="minorBidi"/>
          <w:szCs w:val="25"/>
          <w:lang w:val="en-US" w:bidi="th-TH"/>
        </w:rPr>
      </w:pPr>
      <w:r>
        <w:rPr>
          <w:rFonts w:cstheme="minorBidi"/>
          <w:szCs w:val="25"/>
          <w:lang w:val="en-US" w:bidi="th-TH"/>
        </w:rPr>
        <w:t xml:space="preserve">According to </w:t>
      </w:r>
      <w:r>
        <w:rPr>
          <w:rFonts w:cstheme="minorBidi"/>
          <w:szCs w:val="25"/>
          <w:lang w:bidi="th-TH"/>
        </w:rPr>
        <w:fldChar w:fldCharType="begin" w:fldLock="1"/>
      </w:r>
      <w:r w:rsidR="00110EB4">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Pr>
          <w:rFonts w:cstheme="minorBidi"/>
          <w:szCs w:val="25"/>
          <w:lang w:bidi="th-TH"/>
        </w:rPr>
        <w:fldChar w:fldCharType="separate"/>
      </w:r>
      <w:r w:rsidR="00C027B0" w:rsidRPr="00C027B0">
        <w:rPr>
          <w:rFonts w:cstheme="minorBidi"/>
          <w:noProof/>
          <w:szCs w:val="25"/>
          <w:lang w:val="en-US" w:bidi="th-TH"/>
        </w:rPr>
        <w:t>[33]</w:t>
      </w:r>
      <w:r>
        <w:rPr>
          <w:rFonts w:cstheme="minorBidi"/>
          <w:szCs w:val="25"/>
          <w:lang w:bidi="th-TH"/>
        </w:rPr>
        <w:fldChar w:fldCharType="end"/>
      </w:r>
      <w:r>
        <w:rPr>
          <w:rFonts w:cstheme="minorBidi"/>
          <w:szCs w:val="25"/>
          <w:lang w:val="en-US" w:bidi="th-TH"/>
        </w:rPr>
        <w:t>, Blockchain can be categorized into two main types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w:t>
      </w:r>
      <w:del w:id="135" w:author="Petnathean Julled" w:date="2021-11-12T15:14:00Z">
        <w:r w:rsidDel="005A6304">
          <w:rPr>
            <w:rFonts w:cstheme="minorBidi"/>
            <w:szCs w:val="25"/>
            <w:lang w:val="en-US" w:bidi="th-TH"/>
          </w:rPr>
          <w:delText xml:space="preserve"> </w:delText>
        </w:r>
      </w:del>
      <w:r>
        <w:rPr>
          <w:rFonts w:cstheme="minorBidi"/>
          <w:szCs w:val="25"/>
          <w:lang w:val="en-US" w:bidi="th-TH"/>
        </w:rPr>
        <w:t xml:space="preserve">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110EB4">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[37]","plainTextFormattedCitation":"[37]","previouslyFormattedCitation":"[37]"},"properties":{"noteIndex":0},"schema":"https://github.com/citation-style-language/schema/raw/master/csl-citation.json"}</w:instrText>
      </w:r>
      <w:r>
        <w:rPr>
          <w:rFonts w:cstheme="minorBidi"/>
          <w:szCs w:val="25"/>
          <w:lang w:bidi="th-TH"/>
        </w:rPr>
        <w:fldChar w:fldCharType="separate"/>
      </w:r>
      <w:r w:rsidR="00C027B0" w:rsidRPr="00C027B0">
        <w:rPr>
          <w:rFonts w:cstheme="minorBidi"/>
          <w:noProof/>
          <w:szCs w:val="25"/>
          <w:lang w:val="en-US" w:bidi="th-TH"/>
        </w:rPr>
        <w:t>[37]</w:t>
      </w:r>
      <w:r>
        <w:rPr>
          <w:rFonts w:cstheme="minorBidi"/>
          <w:szCs w:val="25"/>
          <w:lang w:bidi="th-TH"/>
        </w:rPr>
        <w:fldChar w:fldCharType="end"/>
      </w:r>
      <w:r>
        <w:rPr>
          <w:rFonts w:cstheme="minorBidi"/>
          <w:szCs w:val="25"/>
          <w:lang w:val="en-US" w:bidi="th-TH"/>
        </w:rPr>
        <w:t xml:space="preserve">. </w:t>
      </w:r>
    </w:p>
    <w:p w14:paraId="6DA0B746" w14:textId="43586682"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mechanism 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110EB4">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[38]","plainTextFormattedCitation":"[38]","previouslyFormattedCitation":"[38]"},"properties":{"noteIndex":0},"schema":"https://github.com/citation-style-language/schema/raw/master/csl-citation.json"}</w:instrText>
      </w:r>
      <w:r w:rsidR="005718D8">
        <w:rPr>
          <w:rFonts w:cstheme="minorBidi"/>
          <w:szCs w:val="25"/>
          <w:lang w:val="en-US" w:bidi="th-TH"/>
        </w:rPr>
        <w:fldChar w:fldCharType="separate"/>
      </w:r>
      <w:r w:rsidR="00C027B0" w:rsidRPr="00C027B0">
        <w:rPr>
          <w:rFonts w:cstheme="minorBidi"/>
          <w:noProof/>
          <w:szCs w:val="25"/>
          <w:lang w:val="en-US" w:bidi="th-TH"/>
        </w:rPr>
        <w:t>[38]</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110EB4">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[39]","plainTextFormattedCitation":"[39]","previouslyFormattedCitation":"[39]"},"properties":{"noteIndex":0},"schema":"https://github.com/citation-style-language/schema/raw/master/csl-citation.json"}</w:instrText>
      </w:r>
      <w:r w:rsidR="0051379D">
        <w:rPr>
          <w:rFonts w:cstheme="minorBidi"/>
          <w:szCs w:val="25"/>
          <w:lang w:val="en-US" w:bidi="th-TH"/>
        </w:rPr>
        <w:fldChar w:fldCharType="separate"/>
      </w:r>
      <w:r w:rsidR="00C027B0" w:rsidRPr="00C027B0">
        <w:rPr>
          <w:rFonts w:cstheme="minorBidi"/>
          <w:noProof/>
          <w:szCs w:val="25"/>
          <w:lang w:val="en-US" w:bidi="th-TH"/>
        </w:rPr>
        <w:t>[39]</w:t>
      </w:r>
      <w:r w:rsidR="0051379D">
        <w:rPr>
          <w:rFonts w:cstheme="minorBidi"/>
          <w:szCs w:val="25"/>
          <w:lang w:val="en-US" w:bidi="th-TH"/>
        </w:rPr>
        <w:fldChar w:fldCharType="end"/>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110EB4">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[40]","plainTextFormattedCitation":"[40]","previouslyFormattedCitation":"[40]"},"properties":{"noteIndex":0},"schema":"https://github.com/citation-style-language/schema/raw/master/csl-citation.json"}</w:instrText>
      </w:r>
      <w:r w:rsidR="007F1A70">
        <w:rPr>
          <w:rFonts w:cstheme="minorBidi"/>
          <w:szCs w:val="25"/>
          <w:lang w:val="en-US" w:bidi="th-TH"/>
        </w:rPr>
        <w:fldChar w:fldCharType="separate"/>
      </w:r>
      <w:r w:rsidR="00C027B0" w:rsidRPr="00C027B0">
        <w:rPr>
          <w:rFonts w:cstheme="minorBidi"/>
          <w:noProof/>
          <w:szCs w:val="25"/>
          <w:lang w:val="en-US" w:bidi="th-TH"/>
        </w:rPr>
        <w:t>[40]</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p>
    <w:p w14:paraId="26F60D67" w14:textId="7CDFFBE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2F3B7F8F" w14:textId="439BE12F" w:rsidR="00142B38" w:rsidRDefault="00854E0A" w:rsidP="00C54F4D">
      <w:pPr>
        <w:pStyle w:val="BodyText"/>
        <w:rPr>
          <w:lang w:val="en-US"/>
        </w:rPr>
      </w:pPr>
      <w:r w:rsidRPr="00854E0A">
        <w:rPr>
          <w:lang w:val="en-US"/>
        </w:rPr>
        <w:t>Ethereum</w:t>
      </w:r>
      <w:r w:rsidR="00076206">
        <w:rPr>
          <w:lang w:val="en-US"/>
        </w:rPr>
        <w:t xml:space="preserve"> </w:t>
      </w:r>
      <w:ins w:id="136" w:author="Petnathean Julled" w:date="2021-11-12T07:45:00Z">
        <w:r w:rsidR="00110EB4" w:rsidRPr="00306ED6">
          <w:rPr>
            <w:lang w:val="en-US"/>
            <w:rPrChange w:id="137" w:author="Petnathean Julled" w:date="2021-11-12T07:49:00Z">
              <w:rPr>
                <w:highlight w:val="yellow"/>
                <w:lang w:val="en-US"/>
              </w:rPr>
            </w:rPrChange>
          </w:rPr>
          <w:fldChar w:fldCharType="begin" w:fldLock="1"/>
        </w:r>
      </w:ins>
      <w:r w:rsidR="00110EB4" w:rsidRPr="00306ED6">
        <w:rPr>
          <w:lang w:val="en-US"/>
          <w:rPrChange w:id="138" w:author="Petnathean Julled" w:date="2021-11-12T07:49:00Z">
            <w:rPr>
              <w:highlight w:val="yellow"/>
              <w:lang w:val="en-US"/>
            </w:rPr>
          </w:rPrChange>
        </w:rPr>
        <w:instrText>ADDIN CSL_CITATION {"citationItems":[{"id":"ITEM-1","itemData":{"URL":"https://ethereum.org/en/","accessed":{"date-parts":[["2021","11","12"]]},"id":"ITEM-1","issued":{"date-parts":[["0"]]},"title":"Home | ethereum.org","type":"webpage"},"uris":["http://www.mendeley.com/documents/?uuid=cad397b3-afb5-3f28-a74b-2293544cdc5f"]}],"mendeley":{"formattedCitation":"[41]","plainTextFormattedCitation":"[41]"},"properties":{"noteIndex":0},"schema":"https://github.com/citation-style-language/schema/raw/master/csl-citation.json"}</w:instrText>
      </w:r>
      <w:r w:rsidR="00110EB4" w:rsidRPr="00306ED6">
        <w:rPr>
          <w:lang w:val="en-US"/>
          <w:rPrChange w:id="139" w:author="Petnathean Julled" w:date="2021-11-12T07:49:00Z">
            <w:rPr>
              <w:highlight w:val="yellow"/>
              <w:lang w:val="en-US"/>
            </w:rPr>
          </w:rPrChange>
        </w:rPr>
        <w:fldChar w:fldCharType="separate"/>
      </w:r>
      <w:r w:rsidR="00110EB4" w:rsidRPr="00306ED6">
        <w:rPr>
          <w:noProof/>
          <w:lang w:val="en-US"/>
          <w:rPrChange w:id="140" w:author="Petnathean Julled" w:date="2021-11-12T07:49:00Z">
            <w:rPr>
              <w:noProof/>
              <w:highlight w:val="yellow"/>
              <w:lang w:val="en-US"/>
            </w:rPr>
          </w:rPrChange>
        </w:rPr>
        <w:t>[41]</w:t>
      </w:r>
      <w:ins w:id="141" w:author="Petnathean Julled" w:date="2021-11-12T07:45:00Z">
        <w:r w:rsidR="00110EB4" w:rsidRPr="00306ED6">
          <w:rPr>
            <w:lang w:val="en-US"/>
            <w:rPrChange w:id="142" w:author="Petnathean Julled" w:date="2021-11-12T07:49:00Z">
              <w:rPr>
                <w:highlight w:val="yellow"/>
                <w:lang w:val="en-US"/>
              </w:rPr>
            </w:rPrChange>
          </w:rPr>
          <w:fldChar w:fldCharType="end"/>
        </w:r>
      </w:ins>
      <w:del w:id="143" w:author="Petnathean Julled" w:date="2021-11-12T07:45:00Z">
        <w:r w:rsidR="00076206" w:rsidRPr="00E13247" w:rsidDel="00110EB4">
          <w:rPr>
            <w:highlight w:val="yellow"/>
            <w:lang w:val="en-US"/>
          </w:rPr>
          <w:delText>[Ref]</w:delText>
        </w:r>
      </w:del>
      <w:r w:rsidRPr="00854E0A">
        <w:rPr>
          <w:lang w:val="en-US"/>
        </w:rPr>
        <w:t xml:space="preserve"> is one of the well-known open-source Blockchain platforms. The platform initially invented by a developer named Vitalik Buterin and further developed by the Ethereum community. The main approach of Ethereum </w:t>
      </w:r>
      <w:r w:rsidRPr="00854E0A">
        <w:rPr>
          <w:lang w:val="en-US"/>
        </w:rPr>
        <w:t>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110EB4">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GitHub","type":"webpage"},"uris":["http://www.mendeley.com/documents/?uuid=af0258be-3e46-329f-a2d1-52d7b80b182c"]}],"mendeley":{"formattedCitation":"[34], [35]","manualFormatting":"[21,22]","plainTextFormattedCitation":"[34], [35]","previouslyFormattedCitation":"[34], [35]"},"properties":{"noteIndex":0},"schema":"https://github.com/citation-style-language/schema/raw/master/csl-citation.json"}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xml:space="preserve">. </w:t>
      </w:r>
      <w:proofErr w:type="gramStart"/>
      <w:r w:rsidR="00A87212">
        <w:rPr>
          <w:lang w:val="en-US"/>
        </w:rPr>
        <w:t>i.e.</w:t>
      </w:r>
      <w:proofErr w:type="gramEnd"/>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59DBECD2" w:rsidR="00142B38" w:rsidRPr="00710B9C" w:rsidRDefault="0016754C" w:rsidP="00C54F4D">
      <w:pPr>
        <w:pStyle w:val="BodyText"/>
        <w:rPr>
          <w:lang w:val="en-US"/>
        </w:rPr>
      </w:pPr>
      <w:r>
        <w:rPr>
          <w:lang w:val="en-US"/>
        </w:rPr>
        <w:t xml:space="preserve"> </w:t>
      </w:r>
    </w:p>
    <w:p w14:paraId="5DFA2627" w14:textId="5A306B83" w:rsidR="009303D9" w:rsidRDefault="000410E8" w:rsidP="006B6B66">
      <w:pPr>
        <w:pStyle w:val="Heading1"/>
      </w:pPr>
      <w:r>
        <w:rPr>
          <w:rFonts w:cstheme="minorBidi"/>
          <w:szCs w:val="25"/>
          <w:lang w:bidi="th-TH"/>
        </w:rPr>
        <w:t>METHOD</w:t>
      </w:r>
    </w:p>
    <w:p w14:paraId="0BADB364" w14:textId="5C5FB232"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0673B6C3"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Without the health 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144"/>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w:t>
      </w:r>
      <w:r w:rsidRPr="00142B38">
        <w:rPr>
          <w:lang w:val="en-US"/>
        </w:rPr>
        <w:lastRenderedPageBreak/>
        <w:t xml:space="preserve">XDS Blockchain implemented, even </w:t>
      </w:r>
      <w:r w:rsidR="00C67CFF">
        <w:rPr>
          <w:lang w:val="en-US"/>
        </w:rPr>
        <w:t>h</w:t>
      </w:r>
      <w:r w:rsidRPr="00142B38">
        <w:rPr>
          <w:lang w:val="en-US"/>
        </w:rPr>
        <w:t xml:space="preserve">ospital B hit by ransomware, a 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 A doctor then gains access to the diagnosis result and able to identify that Mr.</w:t>
      </w:r>
      <w:commentRangeEnd w:id="144"/>
      <w:r w:rsidR="00D12C27">
        <w:rPr>
          <w:rStyle w:val="CommentReference"/>
          <w:spacing w:val="0"/>
          <w:lang w:val="en-US" w:eastAsia="en-US"/>
        </w:rPr>
        <w:commentReference w:id="144"/>
      </w:r>
      <w:r w:rsidRPr="00142B38">
        <w:rPr>
          <w:lang w:val="en-US"/>
        </w:rPr>
        <w:t xml:space="preserve"> </w:t>
      </w:r>
      <w:commentRangeStart w:id="145"/>
      <w:r w:rsidRPr="00142B38">
        <w:rPr>
          <w:lang w:val="en-US"/>
        </w:rPr>
        <w:t xml:space="preserve">Parker was afflicted by unknown genetic mutated symptom caused by the spider bite. Allow the </w:t>
      </w:r>
      <w:r w:rsidR="006B665F">
        <w:rPr>
          <w:noProof/>
        </w:rPr>
        <mc:AlternateContent>
          <mc:Choice Requires="wpg">
            <w:drawing>
              <wp:anchor distT="0" distB="0" distL="114300" distR="114300" simplePos="0" relativeHeight="251659264" behindDoc="0" locked="0" layoutInCell="1" allowOverlap="1" wp14:anchorId="68AB7AC8" wp14:editId="203709DE">
                <wp:simplePos x="0" y="0"/>
                <wp:positionH relativeFrom="column">
                  <wp:align>right</wp:align>
                </wp:positionH>
                <wp:positionV relativeFrom="paragraph">
                  <wp:posOffset>1114038</wp:posOffset>
                </wp:positionV>
                <wp:extent cx="3249295" cy="1047750"/>
                <wp:effectExtent l="0" t="0" r="8255" b="0"/>
                <wp:wrapTopAndBottom/>
                <wp:docPr id="63" name="Group 63"/>
                <wp:cNvGraphicFramePr/>
                <a:graphic xmlns:a="http://schemas.openxmlformats.org/drawingml/2006/main">
                  <a:graphicData uri="http://schemas.microsoft.com/office/word/2010/wordprocessingGroup">
                    <wpg:wgp>
                      <wpg:cNvGrpSpPr/>
                      <wpg:grpSpPr>
                        <a:xfrm>
                          <a:off x="0" y="0"/>
                          <a:ext cx="3249295" cy="1047750"/>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08C9181E" w:rsidR="00105EDB" w:rsidRPr="00D32073" w:rsidRDefault="00105EDB" w:rsidP="00D32073">
                              <w:pPr>
                                <w:pStyle w:val="Caption"/>
                                <w:rPr>
                                  <w:noProof/>
                                  <w:color w:val="auto"/>
                                  <w:sz w:val="20"/>
                                  <w:szCs w:val="20"/>
                                </w:rPr>
                              </w:pPr>
                              <w:bookmarkStart w:id="146"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2</w:t>
                              </w:r>
                              <w:r>
                                <w:rPr>
                                  <w:color w:val="auto"/>
                                </w:rPr>
                                <w:fldChar w:fldCharType="end"/>
                              </w:r>
                              <w:bookmarkEnd w:id="146"/>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8"/>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29" style="position:absolute;left:0;text-align:left;margin-left:204.65pt;margin-top:87.7pt;width:255.85pt;height:82.5pt;z-index:251659264;mso-position-horizontal:right;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">
                <v:shape id="Text Box 62" o:spid="_x0000_s1030"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08C9181E" w:rsidR="00105EDB" w:rsidRPr="00D32073" w:rsidRDefault="00105EDB" w:rsidP="00D32073">
                        <w:pPr>
                          <w:pStyle w:val="Caption"/>
                          <w:rPr>
                            <w:noProof/>
                            <w:color w:val="auto"/>
                            <w:sz w:val="20"/>
                            <w:szCs w:val="20"/>
                          </w:rPr>
                        </w:pPr>
                        <w:bookmarkStart w:id="147"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2</w:t>
                        </w:r>
                        <w:r>
                          <w:rPr>
                            <w:color w:val="auto"/>
                          </w:rPr>
                          <w:fldChar w:fldCharType="end"/>
                        </w:r>
                        <w:bookmarkEnd w:id="147"/>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v:textbox>
                </v:shape>
                <v:shape id="Picture 61" o:spid="_x0000_s1031"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19" o:title=""/>
                </v:shape>
                <w10:wrap type="topAndBottom"/>
              </v:group>
            </w:pict>
          </mc:Fallback>
        </mc:AlternateContent>
      </w:r>
      <w:r w:rsidRPr="00142B38">
        <w:rPr>
          <w:lang w:val="en-US"/>
        </w:rPr>
        <w:t>doctor to prevent a further harmful consequence.</w:t>
      </w:r>
      <w:commentRangeEnd w:id="145"/>
      <w:r w:rsidR="00D12C27">
        <w:rPr>
          <w:rStyle w:val="CommentReference"/>
          <w:spacing w:val="0"/>
          <w:lang w:val="en-US" w:eastAsia="en-US"/>
        </w:rPr>
        <w:commentReference w:id="145"/>
      </w:r>
    </w:p>
    <w:p w14:paraId="7EDD7402" w14:textId="0386CD2E" w:rsidR="001E71FA" w:rsidRDefault="000D2EDB" w:rsidP="001E71FA">
      <w:pPr>
        <w:pStyle w:val="Heading2"/>
      </w:pPr>
      <w:r>
        <w:t>Concept</w:t>
      </w:r>
      <w:r w:rsidR="000825F7">
        <w:t>ual</w:t>
      </w:r>
      <w:r>
        <w:t xml:space="preserve"> Design</w:t>
      </w:r>
    </w:p>
    <w:p w14:paraId="16FD3920" w14:textId="5EF03476"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w:t>
      </w:r>
      <w:proofErr w:type="spellStart"/>
      <w:r w:rsidR="001E71FA" w:rsidRPr="001E71FA">
        <w:t>exch</w:t>
      </w:r>
      <w:proofErr w:type="spellEnd"/>
      <w:r w:rsidR="004E3175">
        <w:t xml:space="preserve"> </w:t>
      </w:r>
      <w:proofErr w:type="spellStart"/>
      <w:r w:rsidR="004E3175">
        <w:t>i</w:t>
      </w:r>
      <w:proofErr w:type="spellEnd"/>
      <w:r w:rsidR="004E3175">
        <w:rPr>
          <w:rFonts w:cstheme="minorBidi" w:hint="cs"/>
          <w:szCs w:val="25"/>
          <w:cs/>
          <w:lang w:bidi="th-TH"/>
        </w:rPr>
        <w:t xml:space="preserve">ป </w:t>
      </w:r>
      <w:proofErr w:type="spellStart"/>
      <w:r w:rsidR="001E71FA" w:rsidRPr="001E71FA">
        <w:t>ange</w:t>
      </w:r>
      <w:proofErr w:type="spellEnd"/>
      <w:r w:rsidR="001E71FA" w:rsidRPr="001E71FA">
        <w:t xml:space="preserv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7F0C552C" w:rsidR="000D2EDB" w:rsidRDefault="000D2EDB" w:rsidP="000D2EDB">
      <w:pPr>
        <w:pStyle w:val="Heading2"/>
      </w:pPr>
      <w:r>
        <w:t>Blockchain Design</w:t>
      </w:r>
    </w:p>
    <w:p w14:paraId="2B60B37B" w14:textId="4D3D4D38" w:rsidR="000D2EDB" w:rsidRDefault="000D2EDB" w:rsidP="000D2EDB">
      <w:pPr>
        <w:ind w:firstLine="284"/>
        <w:jc w:val="both"/>
      </w:pPr>
      <w:r>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w:t>
      </w:r>
      <w:r w:rsidRPr="00710B9C">
        <w:rPr>
          <w:highlight w:val="yellow"/>
        </w:rPr>
        <w:t xml:space="preserve">Types </w:t>
      </w:r>
      <w:commentRangeStart w:id="148"/>
      <w:r w:rsidRPr="00710B9C">
        <w:rPr>
          <w:highlight w:val="yellow"/>
        </w:rPr>
        <w:t>mentioned</w:t>
      </w:r>
      <w:commentRangeEnd w:id="148"/>
      <w:r w:rsidR="002A11D9">
        <w:rPr>
          <w:rStyle w:val="CommentReference"/>
        </w:rPr>
        <w:commentReference w:id="148"/>
      </w:r>
      <w:r w:rsidRPr="00710B9C">
        <w:rPr>
          <w:highlight w:val="yellow"/>
        </w:rPr>
        <w:t xml:space="preserve"> in 2.3.2</w:t>
      </w:r>
      <w:r>
        <w:t>,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w:t>
      </w:r>
      <w:r w:rsidR="00412500">
        <w:t xml:space="preserve"> </w:t>
      </w:r>
      <w:r w:rsidR="00412500" w:rsidRPr="00710B9C">
        <w:rPr>
          <w:highlight w:val="yellow"/>
        </w:rPr>
        <w:t>[Reference?]</w:t>
      </w:r>
      <w:r>
        <w:t xml:space="preserve"> as it was designed for scalability welcoming more members to join the network over time under the condition that joining members are accepted by the network and have a proper data sharing agreement. </w:t>
      </w:r>
    </w:p>
    <w:p w14:paraId="14BC95F8" w14:textId="17933C0F" w:rsidR="000D2EDB" w:rsidRDefault="000D2EDB" w:rsidP="000D2EDB">
      <w:pPr>
        <w:ind w:firstLine="284"/>
        <w:jc w:val="both"/>
      </w:pPr>
      <w:r>
        <w:t xml:space="preserve">Meanwhile, following the Blockchain consensus mentioned </w:t>
      </w:r>
      <w:r w:rsidRPr="00710B9C">
        <w:rPr>
          <w:highlight w:val="yellow"/>
        </w:rPr>
        <w:t>in 2.</w:t>
      </w:r>
      <w:commentRangeStart w:id="149"/>
      <w:r w:rsidRPr="00710B9C">
        <w:rPr>
          <w:highlight w:val="yellow"/>
        </w:rPr>
        <w:t>3</w:t>
      </w:r>
      <w:commentRangeEnd w:id="149"/>
      <w:r w:rsidR="00FA0E88">
        <w:rPr>
          <w:rStyle w:val="CommentReference"/>
        </w:rPr>
        <w:commentReference w:id="149"/>
      </w:r>
      <w:r w:rsidRPr="00710B9C">
        <w:rPr>
          <w:highlight w:val="yellow"/>
        </w:rPr>
        <w:t>.</w:t>
      </w:r>
      <w:commentRangeStart w:id="150"/>
      <w:r w:rsidRPr="00710B9C">
        <w:rPr>
          <w:highlight w:val="yellow"/>
        </w:rPr>
        <w:t>3</w:t>
      </w:r>
      <w:commentRangeEnd w:id="150"/>
      <w:r w:rsidR="00FA0E88">
        <w:rPr>
          <w:rStyle w:val="CommentReference"/>
        </w:rPr>
        <w:commentReference w:id="150"/>
      </w:r>
      <w:r w:rsidRPr="00710B9C">
        <w:rPr>
          <w:highlight w:val="yellow"/>
        </w:rPr>
        <w:t>.4</w:t>
      </w:r>
      <w:r>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172C72D2" w:rsidR="006540B4" w:rsidRDefault="006B665F" w:rsidP="000D2EDB">
      <w:pPr>
        <w:ind w:firstLine="284"/>
        <w:jc w:val="both"/>
      </w:pPr>
      <w:r>
        <w:rPr>
          <w:noProof/>
        </w:rPr>
        <mc:AlternateContent>
          <mc:Choice Requires="wpg">
            <w:drawing>
              <wp:anchor distT="0" distB="0" distL="114300" distR="114300" simplePos="0" relativeHeight="251632640" behindDoc="0" locked="0" layoutInCell="1" allowOverlap="1" wp14:anchorId="5A0F0521" wp14:editId="6F7F4C15">
                <wp:simplePos x="0" y="0"/>
                <wp:positionH relativeFrom="margin">
                  <wp:align>center</wp:align>
                </wp:positionH>
                <wp:positionV relativeFrom="paragraph">
                  <wp:posOffset>2791460</wp:posOffset>
                </wp:positionV>
                <wp:extent cx="4219575" cy="2228850"/>
                <wp:effectExtent l="0" t="0" r="9525" b="0"/>
                <wp:wrapTopAndBottom/>
                <wp:docPr id="60" name="Group 60"/>
                <wp:cNvGraphicFramePr/>
                <a:graphic xmlns:a="http://schemas.openxmlformats.org/drawingml/2006/main">
                  <a:graphicData uri="http://schemas.microsoft.com/office/word/2010/wordprocessingGroup">
                    <wpg:wgp>
                      <wpg:cNvGrpSpPr/>
                      <wpg:grpSpPr>
                        <a:xfrm>
                          <a:off x="0" y="0"/>
                          <a:ext cx="4219575" cy="222885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97975BB" w:rsidR="00105EDB" w:rsidRPr="008E5301" w:rsidRDefault="00105EDB" w:rsidP="008E5301">
                              <w:pPr>
                                <w:pStyle w:val="Caption"/>
                                <w:rPr>
                                  <w:color w:val="auto"/>
                                  <w:sz w:val="20"/>
                                  <w:szCs w:val="20"/>
                                </w:rPr>
                              </w:pPr>
                              <w:bookmarkStart w:id="151"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3</w:t>
                              </w:r>
                              <w:r>
                                <w:rPr>
                                  <w:color w:val="auto"/>
                                </w:rPr>
                                <w:fldChar w:fldCharType="end"/>
                              </w:r>
                              <w:bookmarkEnd w:id="151"/>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20"/>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32" style="position:absolute;left:0;text-align:left;margin-left:0;margin-top:219.8pt;width:332.25pt;height:175.5pt;z-index:251632640;mso-position-horizontal:center;mso-position-horizontal-relative:margin;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">
                <v:shape id="Text Box 59" o:spid="_x0000_s1033"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97975BB" w:rsidR="00105EDB" w:rsidRPr="008E5301" w:rsidRDefault="00105EDB" w:rsidP="008E5301">
                        <w:pPr>
                          <w:pStyle w:val="Caption"/>
                          <w:rPr>
                            <w:color w:val="auto"/>
                            <w:sz w:val="20"/>
                            <w:szCs w:val="20"/>
                          </w:rPr>
                        </w:pPr>
                        <w:bookmarkStart w:id="152"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3</w:t>
                        </w:r>
                        <w:r>
                          <w:rPr>
                            <w:color w:val="auto"/>
                          </w:rPr>
                          <w:fldChar w:fldCharType="end"/>
                        </w:r>
                        <w:bookmarkEnd w:id="152"/>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4"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21" o:title=""/>
                </v:shape>
                <w10:wrap type="topAndBottom" anchorx="margin"/>
              </v:group>
            </w:pict>
          </mc:Fallback>
        </mc:AlternateContent>
      </w:r>
      <w:r w:rsidR="006540B4" w:rsidRPr="006540B4">
        <w:t>For the implementation, we assume that the ITI-61 transaction is unessential for the current usage of the work</w:t>
      </w:r>
      <w:r w:rsidR="007C69FB">
        <w:t xml:space="preserve"> </w:t>
      </w:r>
      <w:proofErr w:type="gramStart"/>
      <w:r w:rsidR="007C69FB" w:rsidRPr="00710B9C">
        <w:rPr>
          <w:highlight w:val="yellow"/>
        </w:rPr>
        <w:t>because</w:t>
      </w:r>
      <w:r w:rsidR="007C69FB">
        <w:rPr>
          <w:highlight w:val="yellow"/>
        </w:rPr>
        <w:t xml:space="preserve"> </w:t>
      </w:r>
      <w:r w:rsidR="007C69FB" w:rsidRPr="00710B9C">
        <w:rPr>
          <w:highlight w:val="yellow"/>
        </w:rPr>
        <w:t>?</w:t>
      </w:r>
      <w:proofErr w:type="gramEnd"/>
      <w:r w:rsidR="007C69FB" w:rsidRPr="00710B9C">
        <w:rPr>
          <w:highlight w:val="yellow"/>
        </w:rPr>
        <w:t>????</w:t>
      </w:r>
      <w:r w:rsidR="006540B4" w:rsidRPr="006540B4">
        <w:t xml:space="preserve">. The patient identification was assumed to be already standardized amongst all members of the network, </w:t>
      </w:r>
      <w:r w:rsidR="006540B4" w:rsidRPr="006540B4">
        <w:lastRenderedPageBreak/>
        <w:t xml:space="preserve">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rsidR="006540B4">
        <w:fldChar w:fldCharType="begin"/>
      </w:r>
      <w:r w:rsidR="006540B4">
        <w:instrText xml:space="preserve"> REF _Ref53537031 \h </w:instrText>
      </w:r>
      <w:r w:rsidR="006540B4">
        <w:fldChar w:fldCharType="separate"/>
      </w:r>
      <w:r w:rsidR="006540B4" w:rsidRPr="00D32073">
        <w:t xml:space="preserve">Figure </w:t>
      </w:r>
      <w:r w:rsidR="006540B4">
        <w:rPr>
          <w:noProof/>
        </w:rPr>
        <w:t>2</w:t>
      </w:r>
      <w:r w:rsidR="006540B4">
        <w:fldChar w:fldCharType="end"/>
      </w:r>
      <w:r w:rsidR="006540B4" w:rsidRPr="006540B4">
        <w:t>).</w:t>
      </w:r>
      <w:r w:rsidR="006540B4">
        <w:t xml:space="preserve"> </w:t>
      </w:r>
    </w:p>
    <w:p w14:paraId="010E28EB" w14:textId="136AFB0D" w:rsidR="000D2EDB" w:rsidRDefault="00380831" w:rsidP="000D2EDB">
      <w:pPr>
        <w:ind w:firstLine="284"/>
        <w:jc w:val="both"/>
      </w:pPr>
      <w:r>
        <w:rPr>
          <w:noProof/>
        </w:rPr>
        <mc:AlternateContent>
          <mc:Choice Requires="wpg">
            <w:drawing>
              <wp:anchor distT="0" distB="0" distL="114300" distR="114300" simplePos="0" relativeHeight="251650048" behindDoc="0" locked="0" layoutInCell="1" allowOverlap="1" wp14:anchorId="797C0397" wp14:editId="0CB5ED76">
                <wp:simplePos x="0" y="0"/>
                <wp:positionH relativeFrom="column">
                  <wp:posOffset>-48895</wp:posOffset>
                </wp:positionH>
                <wp:positionV relativeFrom="paragraph">
                  <wp:posOffset>560070</wp:posOffset>
                </wp:positionV>
                <wp:extent cx="3426409" cy="4845706"/>
                <wp:effectExtent l="0" t="0" r="3175" b="0"/>
                <wp:wrapTopAndBottom/>
                <wp:docPr id="64" name="Group 64"/>
                <wp:cNvGraphicFramePr/>
                <a:graphic xmlns:a="http://schemas.openxmlformats.org/drawingml/2006/main">
                  <a:graphicData uri="http://schemas.microsoft.com/office/word/2010/wordprocessingGroup">
                    <wpg:wgp>
                      <wpg:cNvGrpSpPr/>
                      <wpg:grpSpPr>
                        <a:xfrm>
                          <a:off x="0" y="0"/>
                          <a:ext cx="3426409" cy="4845706"/>
                          <a:chOff x="-25402" y="-33700"/>
                          <a:chExt cx="3349627" cy="4759370"/>
                        </a:xfrm>
                      </wpg:grpSpPr>
                      <pic:pic xmlns:pic="http://schemas.openxmlformats.org/drawingml/2006/picture">
                        <pic:nvPicPr>
                          <pic:cNvPr id="47" name="Picture 4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5402" y="-33700"/>
                            <a:ext cx="3349627" cy="4443755"/>
                          </a:xfrm>
                          <a:prstGeom prst="rect">
                            <a:avLst/>
                          </a:prstGeom>
                          <a:noFill/>
                        </pic:spPr>
                      </pic:pic>
                      <wps:wsp>
                        <wps:cNvPr id="48" name="Text Box 48"/>
                        <wps:cNvSpPr txBox="1"/>
                        <wps:spPr>
                          <a:xfrm>
                            <a:off x="0" y="4467225"/>
                            <a:ext cx="3324225" cy="258445"/>
                          </a:xfrm>
                          <a:prstGeom prst="rect">
                            <a:avLst/>
                          </a:prstGeom>
                          <a:solidFill>
                            <a:prstClr val="white"/>
                          </a:solidFill>
                          <a:ln>
                            <a:noFill/>
                          </a:ln>
                        </wps:spPr>
                        <wps:txbx>
                          <w:txbxContent>
                            <w:p w14:paraId="25628BD0" w14:textId="0490137F" w:rsidR="00105EDB" w:rsidRPr="001E4DA2" w:rsidRDefault="00105EDB" w:rsidP="00710B9C">
                              <w:pPr>
                                <w:pStyle w:val="Caption"/>
                                <w:rPr>
                                  <w:noProof/>
                                </w:rPr>
                              </w:pPr>
                              <w:bookmarkStart w:id="153"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153"/>
                              <w:r w:rsidRPr="00710B9C">
                                <w:rPr>
                                  <w:color w:val="auto"/>
                                </w:rPr>
                                <w:t xml:space="preserve"> The process flow of XDS Document Registry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C0397" id="Group 64" o:spid="_x0000_s1035" style="position:absolute;left:0;text-align:left;margin-left:-3.85pt;margin-top:44.1pt;width:269.8pt;height:381.55pt;z-index:251650048;mso-width-relative:margin;mso-height-relative:margin" coordorigin="-254,-337" coordsize="33496,4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">
                <v:shape id="Picture 47" o:spid="_x0000_s1036" type="#_x0000_t75" style="position:absolute;left:-254;top:-337;width:33496;height:44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">
                  <v:imagedata r:id="rId23" o:title=""/>
                </v:shape>
                <v:shape id="Text Box 48" o:spid="_x0000_s1037" type="#_x0000_t202" style="position:absolute;top:44672;width:3324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5628BD0" w14:textId="0490137F" w:rsidR="00105EDB" w:rsidRPr="001E4DA2" w:rsidRDefault="00105EDB" w:rsidP="00710B9C">
                        <w:pPr>
                          <w:pStyle w:val="Caption"/>
                          <w:rPr>
                            <w:noProof/>
                          </w:rPr>
                        </w:pPr>
                        <w:bookmarkStart w:id="154" w:name="_Ref83190183"/>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4</w:t>
                        </w:r>
                        <w:r w:rsidRPr="00710B9C">
                          <w:rPr>
                            <w:color w:val="auto"/>
                          </w:rPr>
                          <w:fldChar w:fldCharType="end"/>
                        </w:r>
                        <w:bookmarkEnd w:id="154"/>
                        <w:r w:rsidRPr="00710B9C">
                          <w:rPr>
                            <w:color w:val="auto"/>
                          </w:rPr>
                          <w:t xml:space="preserve"> The process flow of XDS Document Registry Actor</w:t>
                        </w:r>
                      </w:p>
                    </w:txbxContent>
                  </v:textbox>
                </v:shape>
                <w10:wrap type="topAndBottom"/>
              </v:group>
            </w:pict>
          </mc:Fallback>
        </mc:AlternateContent>
      </w:r>
      <w:r w:rsidR="006540B4">
        <w:t>A</w:t>
      </w:r>
      <w:r w:rsidR="006540B4" w:rsidRPr="006540B4">
        <w:t xml:space="preserve">ll Blockchain nodes will receive ITI-42 transactions from their local XDS Document Repository Actor as normal XDS Document Registry Actor would do, before transitioning the transaction into Blockchain </w:t>
      </w:r>
      <w:commentRangeStart w:id="155"/>
      <w:proofErr w:type="spellStart"/>
      <w:r w:rsidR="006540B4" w:rsidRPr="00710B9C">
        <w:rPr>
          <w:highlight w:val="yellow"/>
        </w:rPr>
        <w:t>Smart</w:t>
      </w:r>
      <w:r w:rsidR="00DE5055" w:rsidRPr="00710B9C">
        <w:rPr>
          <w:highlight w:val="yellow"/>
        </w:rPr>
        <w:t>C</w:t>
      </w:r>
      <w:r w:rsidR="006540B4" w:rsidRPr="00710B9C">
        <w:rPr>
          <w:highlight w:val="yellow"/>
        </w:rPr>
        <w:t>ontract</w:t>
      </w:r>
      <w:commentRangeEnd w:id="155"/>
      <w:proofErr w:type="spellEnd"/>
      <w:r w:rsidR="00DE5055">
        <w:rPr>
          <w:rStyle w:val="CommentReference"/>
        </w:rPr>
        <w:commentReference w:id="155"/>
      </w:r>
      <w:r w:rsidR="006540B4" w:rsidRPr="006540B4">
        <w:t xml:space="preserve"> and publish into the Blockchain ledger.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2D1DB9D2" w:rsidR="000D2EDB" w:rsidRDefault="00BB1038" w:rsidP="000D2EDB">
      <w:pPr>
        <w:pStyle w:val="Heading2"/>
      </w:pPr>
      <w:r>
        <w:t>Design Functions of Document Register</w:t>
      </w:r>
    </w:p>
    <w:p w14:paraId="0DCB35E1" w14:textId="111E952D" w:rsidR="000D2EDB"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proofErr w:type="spellStart"/>
      <w:r>
        <w:t>Smart</w:t>
      </w:r>
      <w:r w:rsidR="00DB4EF1">
        <w:t>C</w:t>
      </w:r>
      <w:r>
        <w:t>ontract</w:t>
      </w:r>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proofErr w:type="spellStart"/>
      <w:r>
        <w:t>Smart</w:t>
      </w:r>
      <w:r w:rsidR="00E63E82">
        <w:t>C</w:t>
      </w:r>
      <w:r>
        <w:t>ontract</w:t>
      </w:r>
      <w:proofErr w:type="spellEnd"/>
      <w:r>
        <w:t xml:space="preserve"> function transaction. The function also automatically assigns each set of metadata with an identification number to be used for common understanding amongst the </w:t>
      </w:r>
      <w:proofErr w:type="spellStart"/>
      <w:r>
        <w:t>Smart</w:t>
      </w:r>
      <w:r w:rsidR="00E63E82">
        <w:t>C</w:t>
      </w:r>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r w:rsidR="00C33B17">
        <w:t>C</w:t>
      </w:r>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p w14:paraId="6283B0C7" w14:textId="1BBE1BFB" w:rsidR="00CC5FD1" w:rsidRDefault="00CC5FD1" w:rsidP="00373E51">
      <w:pPr>
        <w:ind w:firstLine="284"/>
        <w:jc w:val="both"/>
      </w:pPr>
    </w:p>
    <w:p w14:paraId="6E005B41" w14:textId="3D7AD23B" w:rsidR="000D2EDB" w:rsidRPr="00710B9C" w:rsidRDefault="003A3E14" w:rsidP="000D2EDB">
      <w:pPr>
        <w:ind w:firstLine="284"/>
        <w:jc w:val="both"/>
        <w:rPr>
          <w:rFonts w:cstheme="minorBidi"/>
          <w:szCs w:val="25"/>
          <w:lang w:bidi="th-TH"/>
        </w:rPr>
      </w:pPr>
      <w:r>
        <w:fldChar w:fldCharType="begin"/>
      </w:r>
      <w:r>
        <w:instrText xml:space="preserve"> REF _Ref83190183 \h </w:instrText>
      </w:r>
      <w:r>
        <w:fldChar w:fldCharType="separate"/>
      </w:r>
      <w:r w:rsidRPr="00CC5FD1">
        <w:t xml:space="preserve">Figure </w:t>
      </w:r>
      <w:r w:rsidRPr="00CC5FD1">
        <w:rPr>
          <w:noProof/>
        </w:rPr>
        <w:t>4</w:t>
      </w:r>
      <w:r>
        <w:fldChar w:fldCharType="end"/>
      </w:r>
      <w:r>
        <w:t xml:space="preserve"> </w:t>
      </w:r>
      <w:r w:rsidRPr="003A3E14">
        <w:t>depicts the overall process flow of the XDS Document Registry Actor, which performs tasks for both the Document Register and Document Query functions.</w:t>
      </w:r>
    </w:p>
    <w:p w14:paraId="0298F4BB" w14:textId="3F0D8BBB" w:rsidR="009303D9" w:rsidRDefault="0016198E" w:rsidP="006B6B66">
      <w:pPr>
        <w:pStyle w:val="Heading1"/>
      </w:pPr>
      <w:r>
        <w:lastRenderedPageBreak/>
        <w:t>IMPLEMENTATION</w:t>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F9CED9D" w14:textId="0D5E18D8" w:rsidR="00DA345D" w:rsidRDefault="002C0FE6" w:rsidP="00710B9C">
      <w:pPr>
        <w:pStyle w:val="BodyText"/>
        <w:spacing w:after="0"/>
        <w:ind w:left="288" w:firstLine="0"/>
        <w:rPr>
          <w:bCs/>
          <w:lang w:val="en-US"/>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 running on Windows 10 operating system version Home Single Language (20H2) 64-bit, x64-based processor. The </w:t>
      </w:r>
      <w:r w:rsidR="00ED6AB7">
        <w:rPr>
          <w:bCs/>
          <w:lang w:val="en-US"/>
        </w:rPr>
        <w:t xml:space="preserve">resulting </w:t>
      </w:r>
      <w:r w:rsidR="00500684" w:rsidRPr="00500684">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r w:rsidR="00500684" w:rsidRPr="00500684">
        <w:rPr>
          <w:bCs/>
        </w:rPr>
        <w:t xml:space="preserve">Go-Ethereum or "Geth" client is the open sources software engine requiring to operate Ethereum Blockchain within each node. The client allows </w:t>
      </w:r>
      <w:commentRangeStart w:id="156"/>
      <w:r w:rsidR="00500684" w:rsidRPr="00500684">
        <w:rPr>
          <w:bCs/>
        </w:rPr>
        <w:t xml:space="preserve">the user </w:t>
      </w:r>
      <w:commentRangeEnd w:id="156"/>
      <w:r w:rsidR="00612CB7">
        <w:rPr>
          <w:rStyle w:val="CommentReference"/>
          <w:spacing w:val="0"/>
          <w:lang w:val="en-US" w:eastAsia="en-US"/>
        </w:rPr>
        <w:commentReference w:id="156"/>
      </w:r>
      <w:r w:rsidR="00500684" w:rsidRPr="00500684">
        <w:rPr>
          <w:bCs/>
        </w:rPr>
        <w:t>to issue commands to the node like initiate the Blockchain, start-stop mining/validating process for the Blockchain, and activate devp2p protocol to sync Blockchain data with other nodes. The client is available at</w:t>
      </w:r>
      <w:r w:rsidR="00612CB7">
        <w:rPr>
          <w:bCs/>
          <w:lang w:val="en-US"/>
        </w:rPr>
        <w:t xml:space="preserve"> </w:t>
      </w:r>
      <w:r w:rsidR="00612CB7" w:rsidRPr="00710B9C">
        <w:rPr>
          <w:bCs/>
          <w:highlight w:val="yellow"/>
          <w:lang w:val="en-US"/>
        </w:rPr>
        <w:t>where???</w:t>
      </w:r>
      <w:r w:rsidR="00500684" w:rsidRPr="00500684">
        <w:rPr>
          <w:bCs/>
        </w:rPr>
        <w:t xml:space="preserve"> </w:t>
      </w:r>
      <w:r w:rsidR="001E4DA2">
        <w:rPr>
          <w:bCs/>
        </w:rPr>
        <w:fldChar w:fldCharType="begin" w:fldLock="1"/>
      </w:r>
      <w:r w:rsidR="00110EB4">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[42]","plainTextFormattedCitation":"[42]","previouslyFormattedCitation":"[41]"},"properties":{"noteIndex":0},"schema":"https://github.com/citation-style-language/schema/raw/master/csl-citation.json"}</w:instrText>
      </w:r>
      <w:r w:rsidR="001E4DA2">
        <w:rPr>
          <w:bCs/>
        </w:rPr>
        <w:fldChar w:fldCharType="separate"/>
      </w:r>
      <w:r w:rsidR="00110EB4" w:rsidRPr="00110EB4">
        <w:rPr>
          <w:bCs/>
          <w:noProof/>
        </w:rPr>
        <w:t>[42]</w:t>
      </w:r>
      <w:r w:rsidR="001E4DA2">
        <w:rPr>
          <w:bCs/>
        </w:rPr>
        <w:fldChar w:fldCharType="end"/>
      </w:r>
      <w:r w:rsidR="00500684" w:rsidRPr="00500684">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Pr>
          <w:bCs/>
          <w:lang w:val="en-US"/>
        </w:rPr>
        <w:t>ve</w:t>
      </w:r>
      <w:r w:rsidR="00500684" w:rsidRPr="00500684">
        <w:rPr>
          <w:bCs/>
        </w:rPr>
        <w:t xml:space="preserve"> no restriction to any system but, as it is mostly integrated within another client, so it requires the machine to</w:t>
      </w:r>
      <w:r w:rsidR="00E348F3">
        <w:rPr>
          <w:bCs/>
          <w:lang w:val="en-US"/>
        </w:rPr>
        <w:t xml:space="preserve"> be</w:t>
      </w:r>
      <w:r w:rsidR="00500684" w:rsidRPr="00500684">
        <w:rPr>
          <w:bCs/>
        </w:rPr>
        <w:t xml:space="preserve"> compatible with the main client for installation. In the implementation, the test machine has Geth globally installed by installing Quorum</w:t>
      </w:r>
      <w:r w:rsidR="00E348F3">
        <w:rPr>
          <w:bCs/>
          <w:lang w:val="en-US"/>
        </w:rPr>
        <w:t>.</w:t>
      </w:r>
      <w:r w:rsidR="00500684" w:rsidRPr="00500684">
        <w:rPr>
          <w:bCs/>
        </w:rPr>
        <w:t xml:space="preserve"> </w:t>
      </w:r>
      <w:proofErr w:type="spellStart"/>
      <w:r w:rsidR="007044E0">
        <w:rPr>
          <w:bCs/>
          <w:lang w:val="en-US"/>
        </w:rPr>
        <w:t>T</w:t>
      </w:r>
      <w:r w:rsidR="00500684" w:rsidRPr="00500684">
        <w:rPr>
          <w:bCs/>
        </w:rPr>
        <w:t>he</w:t>
      </w:r>
      <w:proofErr w:type="spellEnd"/>
      <w:r w:rsidR="00500684" w:rsidRPr="00500684">
        <w:rPr>
          <w:bCs/>
        </w:rPr>
        <w:t xml:space="preserve"> client can be launched from anywhere regardless of environment path.</w:t>
      </w:r>
      <w:r w:rsidR="00500684">
        <w:rPr>
          <w:bCs/>
          <w:lang w:val="en-US"/>
        </w:rPr>
        <w:t xml:space="preserve"> </w:t>
      </w:r>
      <w:r w:rsidR="00500684" w:rsidRPr="00500684">
        <w:rPr>
          <w:bCs/>
        </w:rPr>
        <w:t xml:space="preserve">Geth can be installed as standalone for ready the machine for working with Ethereum Blockchain using Linux installation from source repository command i.e., “apt-get install </w:t>
      </w:r>
      <w:proofErr w:type="spellStart"/>
      <w:r w:rsidR="00500684" w:rsidRPr="00500684">
        <w:rPr>
          <w:bCs/>
        </w:rPr>
        <w:t>ethereum</w:t>
      </w:r>
      <w:proofErr w:type="spellEnd"/>
      <w:r w:rsidR="00500684" w:rsidRPr="00500684">
        <w:rPr>
          <w:bCs/>
        </w:rPr>
        <w:t xml:space="preserve">” in Ubuntu. The installation instruction can be located </w:t>
      </w:r>
      <w:commentRangeStart w:id="157"/>
      <w:r w:rsidR="00500684" w:rsidRPr="00500684">
        <w:rPr>
          <w:bCs/>
        </w:rPr>
        <w:t>at</w:t>
      </w:r>
      <w:commentRangeEnd w:id="157"/>
      <w:r w:rsidR="007044E0">
        <w:rPr>
          <w:rStyle w:val="CommentReference"/>
          <w:spacing w:val="0"/>
          <w:lang w:val="en-US" w:eastAsia="en-US"/>
        </w:rPr>
        <w:commentReference w:id="157"/>
      </w:r>
      <w:r w:rsidR="007044E0">
        <w:rPr>
          <w:bCs/>
          <w:lang w:val="en-US"/>
        </w:rPr>
        <w:t xml:space="preserve"> </w:t>
      </w:r>
      <w:r w:rsidR="007044E0" w:rsidRPr="00710B9C">
        <w:rPr>
          <w:bCs/>
          <w:highlight w:val="yellow"/>
          <w:lang w:val="en-US"/>
        </w:rPr>
        <w:t>???</w:t>
      </w:r>
      <w:r w:rsidR="00500684" w:rsidRPr="00500684">
        <w:rPr>
          <w:bCs/>
        </w:rPr>
        <w:t xml:space="preserve"> </w:t>
      </w:r>
      <w:r w:rsidR="001E4DA2">
        <w:rPr>
          <w:bCs/>
        </w:rPr>
        <w:fldChar w:fldCharType="begin" w:fldLock="1"/>
      </w:r>
      <w:r w:rsidR="00110EB4">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[43]","plainTextFormattedCitation":"[43]","previouslyFormattedCitation":"[42]"},"properties":{"noteIndex":0},"schema":"https://github.com/citation-style-language/schema/raw/master/csl-citation.json"}</w:instrText>
      </w:r>
      <w:r w:rsidR="001E4DA2">
        <w:rPr>
          <w:bCs/>
        </w:rPr>
        <w:fldChar w:fldCharType="separate"/>
      </w:r>
      <w:r w:rsidR="00110EB4" w:rsidRPr="00110EB4">
        <w:rPr>
          <w:bCs/>
          <w:noProof/>
        </w:rPr>
        <w:t>[43]</w:t>
      </w:r>
      <w:r w:rsidR="001E4DA2">
        <w:rPr>
          <w:bCs/>
        </w:rPr>
        <w:fldChar w:fldCharType="end"/>
      </w:r>
      <w:r w:rsidR="00500684" w:rsidRPr="00500684">
        <w:rPr>
          <w:bCs/>
        </w:rPr>
        <w:t>. All available command lines for Geth can be located at</w:t>
      </w:r>
      <w:r w:rsidR="00F254B2">
        <w:rPr>
          <w:bCs/>
          <w:lang w:val="en-US"/>
        </w:rPr>
        <w:t xml:space="preserve"> </w:t>
      </w:r>
      <w:r w:rsidR="00F254B2" w:rsidRPr="00710B9C">
        <w:rPr>
          <w:bCs/>
          <w:highlight w:val="yellow"/>
          <w:lang w:val="en-US"/>
        </w:rPr>
        <w:t>???</w:t>
      </w:r>
      <w:r w:rsidR="00500684" w:rsidRPr="00500684">
        <w:rPr>
          <w:bCs/>
        </w:rPr>
        <w:t xml:space="preserve"> </w:t>
      </w:r>
      <w:r w:rsidR="00682FF0">
        <w:rPr>
          <w:bCs/>
        </w:rPr>
        <w:fldChar w:fldCharType="begin" w:fldLock="1"/>
      </w:r>
      <w:r w:rsidR="00110EB4">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[44]","plainTextFormattedCitation":"[44]","previouslyFormattedCitation":"[43]"},"properties":{"noteIndex":0},"schema":"https://github.com/citation-style-language/schema/raw/master/csl-citation.json"}</w:instrText>
      </w:r>
      <w:r w:rsidR="00682FF0">
        <w:rPr>
          <w:bCs/>
        </w:rPr>
        <w:fldChar w:fldCharType="separate"/>
      </w:r>
      <w:r w:rsidR="00110EB4" w:rsidRPr="00110EB4">
        <w:rPr>
          <w:bCs/>
          <w:noProof/>
        </w:rPr>
        <w:t>[44]</w:t>
      </w:r>
      <w:r w:rsidR="00682FF0">
        <w:rPr>
          <w:bCs/>
        </w:rPr>
        <w:fldChar w:fldCharType="end"/>
      </w:r>
      <w:r w:rsidR="00500684" w:rsidRPr="00500684">
        <w:rPr>
          <w:bCs/>
        </w:rPr>
        <w:t>. The most used command is "</w:t>
      </w:r>
      <w:proofErr w:type="spellStart"/>
      <w:r w:rsidR="00500684" w:rsidRPr="00500684">
        <w:rPr>
          <w:bCs/>
        </w:rPr>
        <w:t>geth</w:t>
      </w:r>
      <w:proofErr w:type="spellEnd"/>
      <w:r w:rsidR="00500684" w:rsidRPr="00500684">
        <w:rPr>
          <w:bCs/>
        </w:rPr>
        <w:t xml:space="preserve"> attach &lt;IPC path or Link&gt;" which required for accessing Geth console of each active node. The console is where the user can input the command line to directly control the behavior of each Ethereum Node.</w:t>
      </w:r>
      <w:r w:rsidR="004B5674">
        <w:rPr>
          <w:bCs/>
          <w:lang w:val="en-US"/>
        </w:rPr>
        <w:t xml:space="preserve"> </w:t>
      </w:r>
      <w:r w:rsidR="004B5674" w:rsidRPr="004B5674">
        <w:rPr>
          <w:bCs/>
          <w:lang w:val="en-US"/>
        </w:rPr>
        <w:tab/>
        <w:t xml:space="preserve">Quorum is an Ethereum-forked that allows the Blockchain to adopt a consensus mechanism other than </w:t>
      </w:r>
      <w:proofErr w:type="spellStart"/>
      <w:r w:rsidR="004B5674" w:rsidRPr="004B5674">
        <w:rPr>
          <w:bCs/>
          <w:lang w:val="en-US"/>
        </w:rPr>
        <w:t>PoW</w:t>
      </w:r>
      <w:proofErr w:type="spellEnd"/>
      <w:r w:rsidR="004B5674" w:rsidRPr="004B5674">
        <w:rPr>
          <w:bCs/>
          <w:lang w:val="en-US"/>
        </w:rPr>
        <w:t xml:space="preserve"> and </w:t>
      </w:r>
      <w:proofErr w:type="spellStart"/>
      <w:r w:rsidR="004B5674" w:rsidRPr="004B5674">
        <w:rPr>
          <w:bCs/>
          <w:lang w:val="en-US"/>
        </w:rPr>
        <w:t>PoS</w:t>
      </w:r>
      <w:proofErr w:type="spellEnd"/>
      <w:r w:rsidR="004B5674" w:rsidRPr="004B5674">
        <w:rPr>
          <w:bCs/>
          <w:lang w:val="en-US"/>
        </w:rPr>
        <w:t xml:space="preserve"> which default to Ethereum Blockchain. Quorum's source code and installation package can be accessed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B867F7">
        <w:rPr>
          <w:bCs/>
          <w:lang w:val="en-US"/>
        </w:rPr>
        <w:fldChar w:fldCharType="begin" w:fldLock="1"/>
      </w:r>
      <w:r w:rsidR="00110EB4">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[45]","plainTextFormattedCitation":"[45]","previouslyFormattedCitation":"[44]"},"properties":{"noteIndex":0},"schema":"https://github.com/citation-style-language/schema/raw/master/csl-citation.json"}</w:instrText>
      </w:r>
      <w:r w:rsidR="00B867F7">
        <w:rPr>
          <w:bCs/>
          <w:lang w:val="en-US"/>
        </w:rPr>
        <w:fldChar w:fldCharType="separate"/>
      </w:r>
      <w:r w:rsidR="00110EB4" w:rsidRPr="00110EB4">
        <w:rPr>
          <w:bCs/>
          <w:noProof/>
          <w:lang w:val="en-US"/>
        </w:rPr>
        <w:t>[45]</w:t>
      </w:r>
      <w:r w:rsidR="00B867F7">
        <w:rPr>
          <w:bCs/>
          <w:lang w:val="en-US"/>
        </w:rPr>
        <w:fldChar w:fldCharType="end"/>
      </w:r>
      <w:r w:rsidR="004B5674" w:rsidRPr="004B5674">
        <w:rPr>
          <w:bCs/>
          <w:lang w:val="en-US"/>
        </w:rPr>
        <w:t>. The installation method for the latest stable release is located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AB1034">
        <w:rPr>
          <w:bCs/>
          <w:lang w:val="en-US"/>
        </w:rPr>
        <w:fldChar w:fldCharType="begin" w:fldLock="1"/>
      </w:r>
      <w:r w:rsidR="00110EB4">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[46]","plainTextFormattedCitation":"[46]","previouslyFormattedCitation":"[45]"},"properties":{"noteIndex":0},"schema":"https://github.com/citation-style-language/schema/raw/master/csl-citation.json"}</w:instrText>
      </w:r>
      <w:r w:rsidR="00AB1034">
        <w:rPr>
          <w:bCs/>
          <w:lang w:val="en-US"/>
        </w:rPr>
        <w:fldChar w:fldCharType="separate"/>
      </w:r>
      <w:r w:rsidR="00110EB4" w:rsidRPr="00110EB4">
        <w:rPr>
          <w:bCs/>
          <w:noProof/>
          <w:lang w:val="en-US"/>
        </w:rPr>
        <w:t>[46]</w:t>
      </w:r>
      <w:r w:rsidR="00AB1034">
        <w:rPr>
          <w:bCs/>
          <w:lang w:val="en-US"/>
        </w:rPr>
        <w:fldChar w:fldCharType="end"/>
      </w:r>
      <w:r w:rsidR="004B5674" w:rsidRPr="004B5674">
        <w:rPr>
          <w:bCs/>
          <w:lang w:val="en-US"/>
        </w:rPr>
        <w:t xml:space="preserve">. The platform was designed to specifically operate with a Linux-based interface and can be compatible with non-Linux OS with the aid of </w:t>
      </w:r>
      <w:proofErr w:type="gramStart"/>
      <w:r w:rsidR="003B1186">
        <w:rPr>
          <w:bCs/>
          <w:lang w:val="en-US"/>
        </w:rPr>
        <w:t>third</w:t>
      </w:r>
      <w:r w:rsidR="004B5674" w:rsidRPr="004B5674">
        <w:rPr>
          <w:bCs/>
          <w:lang w:val="en-US"/>
        </w:rPr>
        <w:t xml:space="preserve"> party</w:t>
      </w:r>
      <w:proofErr w:type="gramEnd"/>
      <w:r w:rsidR="004B5674" w:rsidRPr="004B5674">
        <w:rPr>
          <w:bCs/>
          <w:lang w:val="en-US"/>
        </w:rPr>
        <w:t xml:space="preserve">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w:t>
      </w:r>
      <w:r w:rsidR="004B5674" w:rsidRPr="004B5674">
        <w:rPr>
          <w:bCs/>
          <w:lang w:val="en-US"/>
        </w:rPr>
        <w:t>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246DFC42" w:rsidR="007E1529" w:rsidRDefault="00DA345D" w:rsidP="00710B9C">
      <w:pPr>
        <w:pStyle w:val="BodyText"/>
        <w:spacing w:after="0"/>
        <w:rPr>
          <w:bCs/>
          <w:lang w:val="en-US"/>
        </w:rPr>
      </w:pPr>
      <w:r>
        <w:rPr>
          <w:bCs/>
          <w:lang w:val="en-US"/>
        </w:rPr>
        <w:t xml:space="preserve"> </w:t>
      </w:r>
      <w:r w:rsidRPr="00DA345D">
        <w:rPr>
          <w:bCs/>
          <w:lang w:val="en-US"/>
        </w:rPr>
        <w:t xml:space="preserve">Other than the Blockchain platform, Quorum also offers the "7-Nodes Example" for developers to locally deploy in their machine to test the </w:t>
      </w:r>
      <w:proofErr w:type="spellStart"/>
      <w:r w:rsidRPr="00DA345D">
        <w:rPr>
          <w:bCs/>
          <w:lang w:val="en-US"/>
        </w:rPr>
        <w:t>functiona</w:t>
      </w:r>
      <w:r w:rsidR="006A1FAA">
        <w:rPr>
          <w:bCs/>
          <w:lang w:val="en-US"/>
        </w:rPr>
        <w:t>or</w:t>
      </w:r>
      <w:r w:rsidRPr="00DA345D">
        <w:rPr>
          <w:bCs/>
          <w:lang w:val="en-US"/>
        </w:rPr>
        <w:t>lity</w:t>
      </w:r>
      <w:proofErr w:type="spellEnd"/>
      <w:r w:rsidRPr="00DA345D">
        <w:rPr>
          <w:bCs/>
          <w:lang w:val="en-US"/>
        </w:rPr>
        <w:t xml:space="preserve"> and performance of </w:t>
      </w:r>
      <w:proofErr w:type="spellStart"/>
      <w:r w:rsidRPr="00DA345D">
        <w:rPr>
          <w:bCs/>
          <w:lang w:val="en-US"/>
        </w:rPr>
        <w:t>Smartcontract</w:t>
      </w:r>
      <w:proofErr w:type="spellEnd"/>
      <w:r w:rsidRPr="00DA345D">
        <w:rPr>
          <w:bCs/>
          <w:lang w:val="en-US"/>
        </w:rPr>
        <w:t xml:space="preserve"> during the development. The source code can be cloned directly from its repository available in </w:t>
      </w:r>
      <w:proofErr w:type="spellStart"/>
      <w:r w:rsidRPr="00DA345D">
        <w:rPr>
          <w:bCs/>
          <w:lang w:val="en-US"/>
        </w:rPr>
        <w:t>Github</w:t>
      </w:r>
      <w:proofErr w:type="spellEnd"/>
      <w:r w:rsidRPr="00DA345D">
        <w:rPr>
          <w:bCs/>
          <w:lang w:val="en-US"/>
        </w:rPr>
        <w:t xml:space="preserve"> </w:t>
      </w:r>
      <w:r w:rsidR="0017119C" w:rsidRPr="00710B9C">
        <w:rPr>
          <w:bCs/>
          <w:lang w:val="en-US"/>
        </w:rPr>
        <w:fldChar w:fldCharType="begin" w:fldLock="1"/>
      </w:r>
      <w:r w:rsidR="00110EB4">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[47]","plainTextFormattedCitation":"[47]","previouslyFormattedCitation":"[46]"},"properties":{"noteIndex":0},"schema":"https://github.com/citation-style-language/schema/raw/master/csl-citation.json"}</w:instrText>
      </w:r>
      <w:r w:rsidR="0017119C" w:rsidRPr="00710B9C">
        <w:rPr>
          <w:bCs/>
          <w:lang w:val="en-US"/>
        </w:rPr>
        <w:fldChar w:fldCharType="separate"/>
      </w:r>
      <w:r w:rsidR="00110EB4" w:rsidRPr="00110EB4">
        <w:rPr>
          <w:bCs/>
          <w:noProof/>
          <w:lang w:val="en-US"/>
        </w:rPr>
        <w:t>[47]</w:t>
      </w:r>
      <w:r w:rsidR="0017119C" w:rsidRPr="00710B9C">
        <w:rPr>
          <w:bCs/>
          <w:lang w:val="en-US"/>
        </w:rPr>
        <w:fldChar w:fldCharType="end"/>
      </w:r>
      <w:r w:rsidRPr="00DA345D">
        <w:rPr>
          <w:bCs/>
          <w:lang w:val="en-US"/>
        </w:rPr>
        <w:t>. The "7-Nodes" will simulate seven Blockchain nodes in the host machine in a similar fashion to a virtual machine using the required library called "</w:t>
      </w:r>
      <w:proofErr w:type="spellStart"/>
      <w:r w:rsidRPr="00DA345D">
        <w:rPr>
          <w:bCs/>
          <w:lang w:val="en-US"/>
        </w:rPr>
        <w:t>Tessera</w:t>
      </w:r>
      <w:proofErr w:type="spellEnd"/>
      <w:r w:rsidRPr="00DA345D">
        <w:rPr>
          <w:bCs/>
          <w:lang w:val="en-US"/>
        </w:rPr>
        <w:t xml:space="preserve">" </w:t>
      </w:r>
      <w:r w:rsidR="0017119C">
        <w:rPr>
          <w:bCs/>
          <w:lang w:val="en-US"/>
        </w:rPr>
        <w:fldChar w:fldCharType="begin" w:fldLock="1"/>
      </w:r>
      <w:r w:rsidR="00110EB4">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[48]","plainTextFormattedCitation":"[48]","previouslyFormattedCitation":"[47]"},"properties":{"noteIndex":0},"schema":"https://github.com/citation-style-language/schema/raw/master/csl-citation.json"}</w:instrText>
      </w:r>
      <w:r w:rsidR="0017119C">
        <w:rPr>
          <w:bCs/>
          <w:lang w:val="en-US"/>
        </w:rPr>
        <w:fldChar w:fldCharType="separate"/>
      </w:r>
      <w:r w:rsidR="00110EB4" w:rsidRPr="00110EB4">
        <w:rPr>
          <w:bCs/>
          <w:noProof/>
          <w:lang w:val="en-US"/>
        </w:rPr>
        <w:t>[48]</w:t>
      </w:r>
      <w:r w:rsidR="0017119C">
        <w:rPr>
          <w:bCs/>
          <w:lang w:val="en-US"/>
        </w:rPr>
        <w:fldChar w:fldCharType="end"/>
      </w:r>
      <w:r w:rsidRPr="00DA345D">
        <w:rPr>
          <w:bCs/>
          <w:lang w:val="en-US"/>
        </w:rPr>
        <w:t xml:space="preserve"> and "Constellation" </w:t>
      </w:r>
      <w:r w:rsidR="00344516">
        <w:rPr>
          <w:bCs/>
          <w:lang w:val="en-US"/>
        </w:rPr>
        <w:fldChar w:fldCharType="begin" w:fldLock="1"/>
      </w:r>
      <w:r w:rsidR="00110EB4">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[49]","plainTextFormattedCitation":"[49]","previouslyFormattedCitation":"[48]"},"properties":{"noteIndex":0},"schema":"https://github.com/citation-style-language/schema/raw/master/csl-citation.json"}</w:instrText>
      </w:r>
      <w:r w:rsidR="00344516">
        <w:rPr>
          <w:bCs/>
          <w:lang w:val="en-US"/>
        </w:rPr>
        <w:fldChar w:fldCharType="separate"/>
      </w:r>
      <w:r w:rsidR="00110EB4" w:rsidRPr="00110EB4">
        <w:rPr>
          <w:bCs/>
          <w:noProof/>
          <w:lang w:val="en-US"/>
        </w:rPr>
        <w:t>[49]</w:t>
      </w:r>
      <w:r w:rsidR="00344516">
        <w:rPr>
          <w:bCs/>
          <w:lang w:val="en-US"/>
        </w:rPr>
        <w:fldChar w:fldCharType="end"/>
      </w:r>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3B4C53" w:rsidRPr="00710B9C">
        <w:rPr>
          <w:bCs/>
          <w:highlight w:val="yellow"/>
          <w:lang w:val="en-US"/>
        </w:rPr>
        <w:t>(s)???</w:t>
      </w:r>
      <w:r w:rsidRPr="00DA345D">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DA345D">
        <w:rPr>
          <w:bCs/>
          <w:lang w:val="en-US"/>
        </w:rPr>
        <w:t>Smart</w:t>
      </w:r>
      <w:r w:rsidR="000E4F4B">
        <w:rPr>
          <w:bCs/>
          <w:lang w:val="en-US"/>
        </w:rPr>
        <w:t>C</w:t>
      </w:r>
      <w:r w:rsidRPr="00DA345D">
        <w:rPr>
          <w:bCs/>
          <w:lang w:val="en-US"/>
        </w:rPr>
        <w:t>ontract</w:t>
      </w:r>
      <w:proofErr w:type="spellEnd"/>
      <w:r w:rsidRPr="00DA345D">
        <w:rPr>
          <w:bCs/>
          <w:lang w:val="en-US"/>
        </w:rPr>
        <w:t xml:space="preserve"> allow</w:t>
      </w:r>
      <w:r w:rsidR="000E4F4B">
        <w:rPr>
          <w:bCs/>
          <w:lang w:val="en-US"/>
        </w:rPr>
        <w:t>s</w:t>
      </w:r>
      <w:r w:rsidRPr="00DA345D">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Pr>
          <w:bCs/>
          <w:lang w:val="en-US"/>
        </w:rPr>
        <w:t xml:space="preserve"> </w:t>
      </w:r>
      <w:r w:rsidR="00022E11" w:rsidRPr="00022E11">
        <w:rPr>
          <w:bCs/>
          <w:lang w:val="en-US"/>
        </w:rPr>
        <w:t>All initial configuration instructions are available at</w:t>
      </w:r>
      <w:r w:rsidR="000E4F4B">
        <w:rPr>
          <w:bCs/>
          <w:lang w:val="en-US"/>
        </w:rPr>
        <w:t xml:space="preserve"> </w:t>
      </w:r>
      <w:r w:rsidR="000E4F4B" w:rsidRPr="00710B9C">
        <w:rPr>
          <w:bCs/>
          <w:highlight w:val="yellow"/>
          <w:lang w:val="en-US"/>
        </w:rPr>
        <w:t>???</w:t>
      </w:r>
      <w:r w:rsidR="00022E11" w:rsidRPr="00022E11">
        <w:rPr>
          <w:bCs/>
          <w:lang w:val="en-US"/>
        </w:rPr>
        <w:t xml:space="preserve"> </w:t>
      </w:r>
      <w:r w:rsidR="00194180">
        <w:rPr>
          <w:bCs/>
          <w:lang w:val="en-US"/>
        </w:rPr>
        <w:fldChar w:fldCharType="begin" w:fldLock="1"/>
      </w:r>
      <w:r w:rsidR="00110EB4">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[50]","plainTextFormattedCitation":"[50]","previouslyFormattedCitation":"[49]"},"properties":{"noteIndex":0},"schema":"https://github.com/citation-style-language/schema/raw/master/csl-citation.json"}</w:instrText>
      </w:r>
      <w:r w:rsidR="00194180">
        <w:rPr>
          <w:bCs/>
          <w:lang w:val="en-US"/>
        </w:rPr>
        <w:fldChar w:fldCharType="separate"/>
      </w:r>
      <w:r w:rsidR="00110EB4" w:rsidRPr="00110EB4">
        <w:rPr>
          <w:bCs/>
          <w:noProof/>
          <w:lang w:val="en-US"/>
        </w:rPr>
        <w:t>[50]</w:t>
      </w:r>
      <w:r w:rsidR="00194180">
        <w:rPr>
          <w:bCs/>
          <w:lang w:val="en-US"/>
        </w:rPr>
        <w:fldChar w:fldCharType="end"/>
      </w:r>
      <w:r w:rsidR="00022E11" w:rsidRPr="00022E11">
        <w:rPr>
          <w:bCs/>
          <w:lang w:val="en-US"/>
        </w:rPr>
        <w:t>. Primarily, it is required to configure the genesis Block for the Blockchain ledger and issue the initiation command using the script provided. Each script is specific for each consensus mechanism.</w:t>
      </w:r>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A91364">
        <w:rPr>
          <w:bCs/>
          <w:lang w:val="en-US"/>
        </w:rPr>
        <w:t>istanbul-</w:t>
      </w:r>
      <w:proofErr w:type="gramStart"/>
      <w:r w:rsidR="00A91364" w:rsidRPr="00A91364">
        <w:rPr>
          <w:bCs/>
          <w:lang w:val="en-US"/>
        </w:rPr>
        <w:t>genesis.json</w:t>
      </w:r>
      <w:proofErr w:type="spellEnd"/>
      <w:proofErr w:type="gramEnd"/>
      <w:r w:rsidR="00A91364" w:rsidRPr="00A91364">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Pr>
          <w:bCs/>
          <w:lang w:val="en-US"/>
        </w:rPr>
        <w:t xml:space="preserve"> </w:t>
      </w:r>
    </w:p>
    <w:p w14:paraId="1E09BF27" w14:textId="63E04AF1" w:rsidR="00BF0BC1" w:rsidRDefault="007E1529">
      <w:pPr>
        <w:pStyle w:val="BodyText"/>
        <w:rPr>
          <w:bCs/>
          <w:lang w:val="en-US"/>
        </w:rPr>
      </w:pPr>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Pr>
          <w:bCs/>
          <w:lang w:val="en-US"/>
        </w:rPr>
        <w:t xml:space="preserve"> </w:t>
      </w:r>
    </w:p>
    <w:p w14:paraId="70110F80" w14:textId="525936FD" w:rsidR="00C22256" w:rsidRDefault="00BF0BC1" w:rsidP="00710B9C">
      <w:pPr>
        <w:pStyle w:val="BodyText"/>
        <w:spacing w:after="0"/>
        <w:rPr>
          <w:bCs/>
          <w:lang w:val="en-US"/>
        </w:rPr>
      </w:pPr>
      <w:r w:rsidRPr="00BF0BC1">
        <w:rPr>
          <w:bCs/>
          <w:lang w:val="en-US"/>
        </w:rPr>
        <w:t xml:space="preserve">For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programming, Ethereum provides a web-based IDE for Solidity language that can compile, test, and deploy smart-contract to specific Ethereum node called “Remix” </w:t>
      </w:r>
      <w:r w:rsidR="000B645C">
        <w:rPr>
          <w:bCs/>
          <w:lang w:val="en-US"/>
        </w:rPr>
        <w:fldChar w:fldCharType="begin" w:fldLock="1"/>
      </w:r>
      <w:r w:rsidR="00110EB4">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[51]","plainTextFormattedCitation":"[51]","previouslyFormattedCitation":"[50]"},"properties":{"noteIndex":0},"schema":"https://github.com/citation-style-language/schema/raw/master/csl-citation.json"}</w:instrText>
      </w:r>
      <w:r w:rsidR="000B645C">
        <w:rPr>
          <w:bCs/>
          <w:lang w:val="en-US"/>
        </w:rPr>
        <w:fldChar w:fldCharType="separate"/>
      </w:r>
      <w:r w:rsidR="00110EB4" w:rsidRPr="00110EB4">
        <w:rPr>
          <w:bCs/>
          <w:noProof/>
          <w:lang w:val="en-US"/>
        </w:rPr>
        <w:t>[51]</w:t>
      </w:r>
      <w:r w:rsidR="000B645C">
        <w:rPr>
          <w:bCs/>
          <w:lang w:val="en-US"/>
        </w:rPr>
        <w:fldChar w:fldCharType="end"/>
      </w:r>
      <w:r w:rsidRPr="00BF0BC1">
        <w:rPr>
          <w:bCs/>
          <w:lang w:val="en-US"/>
        </w:rPr>
        <w:t xml:space="preserve">. In the implementation, Remix was accessed using Google Chrome from the main machine and the session was saved locally using Remix client to avoid unexpected issues on the Solidity code. Each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is validated, and test deployed within the IDE before actual implementation on the test machine. The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ready </w:t>
      </w:r>
      <w:r w:rsidRPr="00BF0BC1">
        <w:rPr>
          <w:bCs/>
          <w:lang w:val="en-US"/>
        </w:rPr>
        <w:lastRenderedPageBreak/>
        <w:t xml:space="preserve">for implementation will be compiled using the Solidity compiler provided by Remix community-based plugin. Each compiled solidity code gives ABI code and Binary code which will be used on Web3js code to interact with the Blockchain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w:t>
      </w:r>
      <w:r w:rsidR="00C22256">
        <w:rPr>
          <w:bCs/>
          <w:lang w:val="en-US"/>
        </w:rPr>
        <w:t xml:space="preserve"> </w:t>
      </w:r>
      <w:r w:rsidR="00C22256" w:rsidRPr="00C22256">
        <w:rPr>
          <w:bCs/>
          <w:lang w:val="en-US"/>
        </w:rPr>
        <w:t xml:space="preserve">After successfully compiled the Solidity </w:t>
      </w:r>
      <w:proofErr w:type="spellStart"/>
      <w:r w:rsidR="00C22256" w:rsidRPr="00C22256">
        <w:rPr>
          <w:bCs/>
          <w:lang w:val="en-US"/>
        </w:rPr>
        <w:t>Smart</w:t>
      </w:r>
      <w:r w:rsidR="004F7863">
        <w:rPr>
          <w:bCs/>
          <w:lang w:val="en-US"/>
        </w:rPr>
        <w:t>C</w:t>
      </w:r>
      <w:r w:rsidR="00C22256" w:rsidRPr="00C22256">
        <w:rPr>
          <w:bCs/>
          <w:lang w:val="en-US"/>
        </w:rPr>
        <w:t>ontract</w:t>
      </w:r>
      <w:proofErr w:type="spellEnd"/>
      <w:r w:rsidR="00C22256" w:rsidRPr="00C22256">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only required on the first deployment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which required only once in this implementation, while ABI code define</w:t>
      </w:r>
      <w:r w:rsidR="00731AE0">
        <w:rPr>
          <w:bCs/>
          <w:lang w:val="en-US"/>
        </w:rPr>
        <w:t>s</w:t>
      </w:r>
      <w:r w:rsidR="00C22256" w:rsidRPr="00C22256">
        <w:rPr>
          <w:bCs/>
          <w:lang w:val="en-US"/>
        </w:rPr>
        <w:t xml:space="preserve"> interface for communicating with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always required every time the native program communicate with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w:t>
      </w:r>
      <w:r w:rsidR="00C22256">
        <w:rPr>
          <w:bCs/>
          <w:lang w:val="en-US"/>
        </w:rPr>
        <w:t xml:space="preserve"> </w:t>
      </w:r>
    </w:p>
    <w:p w14:paraId="6E79128F" w14:textId="71DAE8D3" w:rsidR="00632052" w:rsidRDefault="00C22256" w:rsidP="00710B9C">
      <w:pPr>
        <w:pStyle w:val="BodyText"/>
        <w:spacing w:after="0"/>
        <w:rPr>
          <w:bCs/>
          <w:lang w:val="en-US"/>
        </w:rPr>
      </w:pPr>
      <w:r w:rsidRPr="00C22256">
        <w:rPr>
          <w:bCs/>
          <w:lang w:val="en-US"/>
        </w:rPr>
        <w:t xml:space="preserve">Before begin registering health documents metadata into Blockchain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must be first deployed to act as a contract format for the entire Blockchain ledger for the implementation. </w:t>
      </w:r>
      <w:r w:rsidR="00082068">
        <w:rPr>
          <w:bCs/>
          <w:lang w:val="en-US"/>
        </w:rPr>
        <w:t>T</w:t>
      </w:r>
      <w:r w:rsidRPr="00C22256">
        <w:rPr>
          <w:bCs/>
          <w:lang w:val="en-US"/>
        </w:rPr>
        <w:t xml:space="preserve">he Web3js script that simply deploys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into the Blockchain ledger. It required both the Byte code and ABI code received from the Solidity compiler to be completed. Once the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is deployed, any later communication with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will only need ABI code to act as an interface for the communication. This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deployment process only required once at the initiation of the Blockchain ledger and no longer needs to be performed ever again for the rest of the Blockchain ledger life cycle.</w:t>
      </w:r>
      <w:r w:rsidR="00632052">
        <w:rPr>
          <w:bCs/>
          <w:lang w:val="en-US"/>
        </w:rPr>
        <w:t xml:space="preserve"> </w:t>
      </w:r>
    </w:p>
    <w:p w14:paraId="565AC5C4" w14:textId="6C2B9115" w:rsidR="00270605" w:rsidRPr="008550B6" w:rsidRDefault="00632052" w:rsidP="00710B9C">
      <w:pPr>
        <w:pStyle w:val="BodyText"/>
      </w:pPr>
      <w:r w:rsidRPr="00632052">
        <w:rPr>
          <w:bCs/>
          <w:lang w:val="en-US"/>
        </w:rPr>
        <w:t xml:space="preserve">For the coding process of all non-Blockchain native </w:t>
      </w:r>
      <w:proofErr w:type="spellStart"/>
      <w:r w:rsidRPr="00632052">
        <w:rPr>
          <w:bCs/>
          <w:lang w:val="en-US"/>
        </w:rPr>
        <w:t>Javascript</w:t>
      </w:r>
      <w:proofErr w:type="spellEnd"/>
      <w:r w:rsidRPr="00632052">
        <w:rPr>
          <w:bCs/>
          <w:lang w:val="en-US"/>
        </w:rPr>
        <w:t xml:space="preserve"> programs, the coding environment must be provided essential coding components. In this implementation, we use NodeJS as a compiler and coding environment for all </w:t>
      </w:r>
      <w:proofErr w:type="spellStart"/>
      <w:r w:rsidRPr="00632052">
        <w:rPr>
          <w:bCs/>
          <w:lang w:val="en-US"/>
        </w:rPr>
        <w:t>Javascript</w:t>
      </w:r>
      <w:proofErr w:type="spellEnd"/>
      <w:r w:rsidRPr="00632052">
        <w:rPr>
          <w:bCs/>
          <w:lang w:val="en-US"/>
        </w:rPr>
        <w:t xml:space="preserve"> programs. NodeJS is available at</w:t>
      </w:r>
      <w:r w:rsidR="000436D3">
        <w:rPr>
          <w:bCs/>
          <w:lang w:val="en-US"/>
        </w:rPr>
        <w:t xml:space="preserve"> </w:t>
      </w:r>
      <w:r w:rsidR="000436D3" w:rsidRPr="00710B9C">
        <w:rPr>
          <w:bCs/>
          <w:highlight w:val="yellow"/>
        </w:rPr>
        <w:t>???</w:t>
      </w:r>
      <w:r w:rsidRPr="00632052">
        <w:rPr>
          <w:bCs/>
          <w:lang w:val="en-US"/>
        </w:rPr>
        <w:t xml:space="preserve"> </w:t>
      </w:r>
      <w:r w:rsidR="002B435F">
        <w:rPr>
          <w:bCs/>
        </w:rPr>
        <w:fldChar w:fldCharType="begin" w:fldLock="1"/>
      </w:r>
      <w:r w:rsidR="00110EB4">
        <w:rPr>
          <w:bCs/>
          <w:lang w:val="en-US"/>
        </w:rPr>
        <w:instrText>ADDIN CSL_CITATION {"citationItems":[{"id":"ITEM-1","itemData":{"URL":"https://nodejs.org/en/","accessed":{"date-parts":[["2021","6","10"]]},"id":"ITEM-1","issued":{"date-parts":[["0"]]},"title":"Node.js","type":"webpage"},"uris":["http://www.mendeley.com/documents/?uuid=4402469c-d174-38c9-8978-2acd7a2ef8cc"]}],"mendeley":{"formattedCitation":"[52]","plainTextFormattedCitation":"[52]","previouslyFormattedCitation":"[51]"},"properties":{"noteIndex":0},"schema":"https://github.com/citation-style-language/schema/raw/master/csl-citation.json"}</w:instrText>
      </w:r>
      <w:r w:rsidR="002B435F">
        <w:rPr>
          <w:bCs/>
        </w:rPr>
        <w:fldChar w:fldCharType="separate"/>
      </w:r>
      <w:r w:rsidR="00110EB4" w:rsidRPr="00110EB4">
        <w:rPr>
          <w:bCs/>
          <w:noProof/>
          <w:lang w:val="en-US"/>
        </w:rPr>
        <w:t>[52]</w:t>
      </w:r>
      <w:r w:rsidR="002B435F">
        <w:rPr>
          <w:bCs/>
        </w:rPr>
        <w:fldChar w:fldCharType="end"/>
      </w:r>
      <w:r w:rsidRPr="00632052">
        <w:rPr>
          <w:bCs/>
          <w:lang w:val="en-US"/>
        </w:rPr>
        <w:t xml:space="preserve">. The essential coding components node module can be installed using Node Package Manager (NPM) which comes together with NodeJS </w:t>
      </w:r>
      <w:r w:rsidR="002B435F">
        <w:rPr>
          <w:bCs/>
        </w:rPr>
        <w:fldChar w:fldCharType="begin" w:fldLock="1"/>
      </w:r>
      <w:r w:rsidR="00110EB4">
        <w:rPr>
          <w:bCs/>
          <w:lang w:val="en-US"/>
        </w:rPr>
        <w:instrText>ADDIN CSL_CITATION {"citationItems":[{"id":"ITEM-1","itemData":{"URL":"https://www.npmjs.com/","accessed":{"date-parts":[["2021","6","10"]]},"id":"ITEM-1","issued":{"date-parts":[["0"]]},"title":"npm","type":"webpage"},"uris":["http://www.mendeley.com/documents/?uuid=20212789-1508-3f9d-82cf-8955f3b503ca"]}],"mendeley":{"formattedCitation":"[53]","plainTextFormattedCitation":"[53]","previouslyFormattedCitation":"[52]"},"properties":{"noteIndex":0},"schema":"https://github.com/citation-style-language/schema/raw/master/csl-citation.json"}</w:instrText>
      </w:r>
      <w:r w:rsidR="002B435F">
        <w:rPr>
          <w:bCs/>
        </w:rPr>
        <w:fldChar w:fldCharType="separate"/>
      </w:r>
      <w:r w:rsidR="00110EB4" w:rsidRPr="00110EB4">
        <w:rPr>
          <w:bCs/>
          <w:noProof/>
          <w:lang w:val="en-US"/>
        </w:rPr>
        <w:t>[53]</w:t>
      </w:r>
      <w:r w:rsidR="002B435F">
        <w:rPr>
          <w:bCs/>
        </w:rPr>
        <w:fldChar w:fldCharType="end"/>
      </w:r>
      <w:r w:rsidRPr="00632052">
        <w:rPr>
          <w:bCs/>
          <w:lang w:val="en-US"/>
        </w:rPr>
        <w:t>. The coding of program for native side of XDS Actor require</w:t>
      </w:r>
      <w:r w:rsidR="000436D3">
        <w:rPr>
          <w:bCs/>
          <w:lang w:val="en-US"/>
        </w:rPr>
        <w:t>s</w:t>
      </w:r>
      <w:r w:rsidRPr="00632052">
        <w:rPr>
          <w:bCs/>
          <w:lang w:val="en-US"/>
        </w:rPr>
        <w:t xml:space="preserve"> node module name "Web3" (Web3js) </w:t>
      </w:r>
      <w:r w:rsidR="002B2E06">
        <w:rPr>
          <w:bCs/>
        </w:rPr>
        <w:fldChar w:fldCharType="begin" w:fldLock="1"/>
      </w:r>
      <w:r w:rsidR="00110EB4">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[54]","plainTextFormattedCitation":"[54]","previouslyFormattedCitation":"[53]"},"properties":{"noteIndex":0},"schema":"https://github.com/citation-style-language/schema/raw/master/csl-citation.json"}</w:instrText>
      </w:r>
      <w:r w:rsidR="002B2E06">
        <w:rPr>
          <w:bCs/>
        </w:rPr>
        <w:fldChar w:fldCharType="separate"/>
      </w:r>
      <w:r w:rsidR="00110EB4" w:rsidRPr="00110EB4">
        <w:rPr>
          <w:bCs/>
          <w:noProof/>
          <w:lang w:val="en-US"/>
        </w:rPr>
        <w:t>[54]</w:t>
      </w:r>
      <w:r w:rsidR="002B2E06">
        <w:rPr>
          <w:bCs/>
        </w:rPr>
        <w:fldChar w:fldCharType="end"/>
      </w:r>
      <w:r w:rsidRPr="00632052">
        <w:rPr>
          <w:bCs/>
          <w:lang w:val="en-US"/>
        </w:rPr>
        <w:t xml:space="preserve">, "xml2js" </w:t>
      </w:r>
      <w:r w:rsidR="00334381">
        <w:rPr>
          <w:bCs/>
        </w:rPr>
        <w:fldChar w:fldCharType="begin" w:fldLock="1"/>
      </w:r>
      <w:r w:rsidR="00110EB4">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[55]","plainTextFormattedCitation":"[55]","previouslyFormattedCitation":"[54]"},"properties":{"noteIndex":0},"schema":"https://github.com/citation-style-language/schema/raw/master/csl-citation.json"}</w:instrText>
      </w:r>
      <w:r w:rsidR="00334381">
        <w:rPr>
          <w:bCs/>
        </w:rPr>
        <w:fldChar w:fldCharType="separate"/>
      </w:r>
      <w:r w:rsidR="00110EB4" w:rsidRPr="00110EB4">
        <w:rPr>
          <w:bCs/>
          <w:noProof/>
          <w:lang w:val="en-US"/>
        </w:rPr>
        <w:t>[55]</w:t>
      </w:r>
      <w:r w:rsidR="00334381">
        <w:rPr>
          <w:bCs/>
        </w:rPr>
        <w:fldChar w:fldCharType="end"/>
      </w:r>
      <w:r w:rsidRPr="00632052">
        <w:rPr>
          <w:bCs/>
          <w:lang w:val="en-US"/>
        </w:rPr>
        <w:t xml:space="preserve">, "fs" </w:t>
      </w:r>
      <w:r w:rsidR="00A135B3">
        <w:rPr>
          <w:bCs/>
        </w:rPr>
        <w:fldChar w:fldCharType="begin" w:fldLock="1"/>
      </w:r>
      <w:r w:rsidR="00110EB4">
        <w:rPr>
          <w:bCs/>
          <w:lang w:val="en-US"/>
        </w:rPr>
        <w:instrText>ADDIN CSL_CITATION {"citationItems":[{"id":"ITEM-1","itemData":{"URL":"https://www.npmjs.com/package/fs","accessed":{"date-parts":[["2021","6","10"]]},"id":"ITEM-1","issued":{"date-parts":[["0"]]},"title":"fs - npm","type":"webpage"},"uris":["http://www.mendeley.com/documents/?uuid=d04fe5c1-706f-333b-9b18-70026bcf319e"]}],"mendeley":{"formattedCitation":"[56]","plainTextFormattedCitation":"[56]","previouslyFormattedCitation":"[55]"},"properties":{"noteIndex":0},"schema":"https://github.com/citation-style-language/schema/raw/master/csl-citation.json"}</w:instrText>
      </w:r>
      <w:r w:rsidR="00A135B3">
        <w:rPr>
          <w:bCs/>
        </w:rPr>
        <w:fldChar w:fldCharType="separate"/>
      </w:r>
      <w:r w:rsidR="00110EB4" w:rsidRPr="00110EB4">
        <w:rPr>
          <w:bCs/>
          <w:noProof/>
          <w:lang w:val="en-US"/>
        </w:rPr>
        <w:t>[56]</w:t>
      </w:r>
      <w:r w:rsidR="00A135B3">
        <w:rPr>
          <w:bCs/>
        </w:rPr>
        <w:fldChar w:fldCharType="end"/>
      </w:r>
      <w:r w:rsidRPr="00632052">
        <w:rPr>
          <w:bCs/>
          <w:lang w:val="en-US"/>
        </w:rPr>
        <w:t xml:space="preserve">, "net" </w:t>
      </w:r>
      <w:r w:rsidR="00CE72E1">
        <w:rPr>
          <w:bCs/>
        </w:rPr>
        <w:fldChar w:fldCharType="begin" w:fldLock="1"/>
      </w:r>
      <w:r w:rsidR="00110EB4">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[57]","plainTextFormattedCitation":"[57]","previouslyFormattedCitation":"[56]"},"properties":{"noteIndex":0},"schema":"https://github.com/citation-style-language/schema/raw/master/csl-citation.json"}</w:instrText>
      </w:r>
      <w:r w:rsidR="00CE72E1">
        <w:rPr>
          <w:bCs/>
        </w:rPr>
        <w:fldChar w:fldCharType="separate"/>
      </w:r>
      <w:r w:rsidR="00110EB4" w:rsidRPr="00110EB4">
        <w:rPr>
          <w:bCs/>
          <w:noProof/>
          <w:lang w:val="en-US"/>
        </w:rPr>
        <w:t>[57]</w:t>
      </w:r>
      <w:r w:rsidR="00CE72E1">
        <w:rPr>
          <w:bCs/>
        </w:rPr>
        <w:fldChar w:fldCharType="end"/>
      </w:r>
      <w:r w:rsidRPr="00632052">
        <w:rPr>
          <w:bCs/>
          <w:lang w:val="en-US"/>
        </w:rPr>
        <w:t xml:space="preserve">, "util" </w:t>
      </w:r>
      <w:r w:rsidR="00CE72E1">
        <w:rPr>
          <w:bCs/>
        </w:rPr>
        <w:fldChar w:fldCharType="begin" w:fldLock="1"/>
      </w:r>
      <w:r w:rsidR="00110EB4">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[58]","plainTextFormattedCitation":"[58]","previouslyFormattedCitation":"[57]"},"properties":{"noteIndex":0},"schema":"https://github.com/citation-style-language/schema/raw/master/csl-citation.json"}</w:instrText>
      </w:r>
      <w:r w:rsidR="00CE72E1">
        <w:rPr>
          <w:bCs/>
        </w:rPr>
        <w:fldChar w:fldCharType="separate"/>
      </w:r>
      <w:r w:rsidR="00110EB4" w:rsidRPr="00110EB4">
        <w:rPr>
          <w:bCs/>
          <w:noProof/>
          <w:lang w:val="en-US"/>
        </w:rPr>
        <w:t>[58]</w:t>
      </w:r>
      <w:r w:rsidR="00CE72E1">
        <w:rPr>
          <w:bCs/>
        </w:rPr>
        <w:fldChar w:fldCharType="end"/>
      </w:r>
      <w:r w:rsidRPr="00632052">
        <w:rPr>
          <w:bCs/>
          <w:lang w:val="en-US"/>
        </w:rPr>
        <w:t xml:space="preserve">, "moment" </w:t>
      </w:r>
      <w:r w:rsidR="009916D8">
        <w:rPr>
          <w:bCs/>
        </w:rPr>
        <w:fldChar w:fldCharType="begin" w:fldLock="1"/>
      </w:r>
      <w:r w:rsidR="00110EB4">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[59]","plainTextFormattedCitation":"[59]","previouslyFormattedCitation":"[58]"},"properties":{"noteIndex":0},"schema":"https://github.com/citation-style-language/schema/raw/master/csl-citation.json"}</w:instrText>
      </w:r>
      <w:r w:rsidR="009916D8">
        <w:rPr>
          <w:bCs/>
        </w:rPr>
        <w:fldChar w:fldCharType="separate"/>
      </w:r>
      <w:r w:rsidR="00110EB4" w:rsidRPr="00110EB4">
        <w:rPr>
          <w:bCs/>
          <w:noProof/>
          <w:lang w:val="en-US"/>
        </w:rPr>
        <w:t>[59]</w:t>
      </w:r>
      <w:r w:rsidR="009916D8">
        <w:rPr>
          <w:bCs/>
        </w:rPr>
        <w:fldChar w:fldCharType="end"/>
      </w:r>
      <w:r w:rsidRPr="00632052">
        <w:rPr>
          <w:bCs/>
          <w:lang w:val="en-US"/>
        </w:rPr>
        <w:t>, and "</w:t>
      </w:r>
      <w:proofErr w:type="spellStart"/>
      <w:r w:rsidRPr="00632052">
        <w:rPr>
          <w:bCs/>
          <w:lang w:val="en-US"/>
        </w:rPr>
        <w:t>cryptr</w:t>
      </w:r>
      <w:proofErr w:type="spellEnd"/>
      <w:r w:rsidRPr="00632052">
        <w:rPr>
          <w:bCs/>
          <w:lang w:val="en-US"/>
        </w:rPr>
        <w:t xml:space="preserve">" </w:t>
      </w:r>
      <w:r w:rsidR="009916D8">
        <w:rPr>
          <w:bCs/>
        </w:rPr>
        <w:fldChar w:fldCharType="begin" w:fldLock="1"/>
      </w:r>
      <w:r w:rsidR="00110EB4">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[60]","plainTextFormattedCitation":"[60]","previouslyFormattedCitation":"[59]"},"properties":{"noteIndex":0},"schema":"https://github.com/citation-style-language/schema/raw/master/csl-citation.json"}</w:instrText>
      </w:r>
      <w:r w:rsidR="009916D8">
        <w:rPr>
          <w:bCs/>
        </w:rPr>
        <w:fldChar w:fldCharType="separate"/>
      </w:r>
      <w:r w:rsidR="00110EB4" w:rsidRPr="00110EB4">
        <w:rPr>
          <w:bCs/>
          <w:noProof/>
          <w:lang w:val="en-US"/>
        </w:rPr>
        <w:t>[60]</w:t>
      </w:r>
      <w:r w:rsidR="009916D8">
        <w:rPr>
          <w:bCs/>
        </w:rPr>
        <w:fldChar w:fldCharType="end"/>
      </w:r>
      <w:r w:rsidRPr="00632052">
        <w:rPr>
          <w:bCs/>
          <w:lang w:val="en-US"/>
        </w:rPr>
        <w:t xml:space="preserve"> which can be installed using the command-line.</w:t>
      </w:r>
    </w:p>
    <w:p w14:paraId="1625138D" w14:textId="1E3E0636" w:rsidR="00EC6E92" w:rsidRPr="00710B9C" w:rsidRDefault="00B5260C" w:rsidP="00EC6E92">
      <w:pPr>
        <w:pStyle w:val="Heading2"/>
        <w:rPr>
          <w:color w:val="FF0000"/>
        </w:rPr>
      </w:pPr>
      <w:r w:rsidRPr="00710B9C">
        <w:rPr>
          <w:rFonts w:cs="Angsana New"/>
          <w:color w:val="FF0000"/>
          <w:szCs w:val="25"/>
          <w:lang w:bidi="th-TH"/>
        </w:rPr>
        <w:t xml:space="preserve">Implementing </w:t>
      </w:r>
      <w:r w:rsidR="00EC6E92" w:rsidRPr="00710B9C">
        <w:rPr>
          <w:rFonts w:cs="Angsana New"/>
          <w:color w:val="FF0000"/>
          <w:szCs w:val="25"/>
          <w:lang w:bidi="th-TH"/>
        </w:rPr>
        <w:t>XDS Actors</w:t>
      </w:r>
      <w:r w:rsidRPr="00710B9C">
        <w:rPr>
          <w:rFonts w:cs="Angsana New"/>
          <w:color w:val="FF0000"/>
          <w:szCs w:val="25"/>
          <w:lang w:bidi="th-TH"/>
        </w:rPr>
        <w:t xml:space="preserve"> for XDS Blockchain</w:t>
      </w:r>
    </w:p>
    <w:p w14:paraId="30C8A690" w14:textId="77E85103"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As we have seen from HL7 and FHIR, current healthcare information exchanged related standards are mostly web-based protocol. Additionally, development of IT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nature and compatibility with website integration, </w:t>
      </w:r>
      <w:proofErr w:type="spellStart"/>
      <w:r w:rsidR="000C30DE" w:rsidRPr="00710B9C">
        <w:rPr>
          <w:bCs/>
          <w:color w:val="FF0000"/>
          <w:lang w:val="en-US"/>
        </w:rPr>
        <w:t>Javascript</w:t>
      </w:r>
      <w:proofErr w:type="spellEnd"/>
      <w:r w:rsidR="000C30DE" w:rsidRPr="00710B9C">
        <w:rPr>
          <w:bCs/>
          <w:color w:val="FF0000"/>
          <w:lang w:val="en-US"/>
        </w:rPr>
        <w:t xml:space="preserve"> is one of the best choices for our implementation of this work. In this implementation, we adopt the "Node.js" variant of </w:t>
      </w:r>
      <w:proofErr w:type="spellStart"/>
      <w:r w:rsidR="000C30DE" w:rsidRPr="00710B9C">
        <w:rPr>
          <w:bCs/>
          <w:color w:val="FF0000"/>
          <w:lang w:val="en-US"/>
        </w:rPr>
        <w:t>Javascript</w:t>
      </w:r>
      <w:proofErr w:type="spellEnd"/>
      <w:r w:rsidR="000C30DE" w:rsidRPr="00710B9C">
        <w:rPr>
          <w:bCs/>
          <w:color w:val="FF0000"/>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w:t>
      </w:r>
      <w:proofErr w:type="spellStart"/>
      <w:r w:rsidR="000C30DE" w:rsidRPr="00710B9C">
        <w:rPr>
          <w:bCs/>
          <w:color w:val="FF0000"/>
          <w:lang w:val="en-US"/>
        </w:rPr>
        <w:t>Javascript</w:t>
      </w:r>
      <w:proofErr w:type="spellEnd"/>
      <w:r w:rsidR="000C30DE" w:rsidRPr="00710B9C">
        <w:rPr>
          <w:bCs/>
          <w:color w:val="FF0000"/>
          <w:lang w:val="en-US"/>
        </w:rPr>
        <w:t xml:space="preserve"> as main programming language for the implementation, these XML messages need to be interpreted into programming object to allow simpler handling method within the program. JSON (</w:t>
      </w:r>
      <w:proofErr w:type="spellStart"/>
      <w:r w:rsidR="000C30DE" w:rsidRPr="00710B9C">
        <w:rPr>
          <w:bCs/>
          <w:color w:val="FF0000"/>
          <w:lang w:val="en-US"/>
        </w:rPr>
        <w:t>Javascript</w:t>
      </w:r>
      <w:proofErr w:type="spellEnd"/>
      <w:r w:rsidR="000C30DE" w:rsidRPr="00710B9C">
        <w:rPr>
          <w:bCs/>
          <w:color w:val="FF0000"/>
          <w:lang w:val="en-US"/>
        </w:rPr>
        <w:t xml:space="preserve"> Object Notation) is a lightweight data-exchange format for programming objects that was created specifically for this </w:t>
      </w:r>
      <w:r w:rsidR="000C30DE" w:rsidRPr="00710B9C">
        <w:rPr>
          <w:bCs/>
          <w:color w:val="FF0000"/>
          <w:lang w:val="en-US"/>
        </w:rPr>
        <w:t>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110EB4">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[61]","plainTextFormattedCitation":"[61]","previouslyFormattedCitation":"[60]"},"properties":{"noteIndex":0},"schema":"https://github.com/citation-style-language/schema/raw/master/csl-citation.json"}</w:instrText>
      </w:r>
      <w:r w:rsidR="002A5951" w:rsidRPr="00710B9C">
        <w:rPr>
          <w:bCs/>
          <w:color w:val="FF0000"/>
          <w:lang w:val="en-US"/>
        </w:rPr>
        <w:fldChar w:fldCharType="separate"/>
      </w:r>
      <w:r w:rsidR="00110EB4" w:rsidRPr="00110EB4">
        <w:rPr>
          <w:bCs/>
          <w:noProof/>
          <w:color w:val="FF0000"/>
          <w:lang w:val="en-US"/>
        </w:rPr>
        <w:t>[61]</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710B9C">
        <w:rPr>
          <w:bCs/>
          <w:color w:val="FF0000"/>
          <w:lang w:val="en-US"/>
        </w:rPr>
        <w:t>Javascript</w:t>
      </w:r>
      <w:proofErr w:type="spellEnd"/>
      <w:r w:rsidR="000C30DE" w:rsidRPr="00710B9C">
        <w:rPr>
          <w:bCs/>
          <w:color w:val="FF0000"/>
          <w:lang w:val="en-US"/>
        </w:rPr>
        <w:t xml:space="preserve"> called "Web3JS" which allows the </w:t>
      </w:r>
      <w:proofErr w:type="spellStart"/>
      <w:r w:rsidR="000C30DE" w:rsidRPr="00710B9C">
        <w:rPr>
          <w:bCs/>
          <w:color w:val="FF0000"/>
          <w:lang w:val="en-US"/>
        </w:rPr>
        <w:t>Javascript</w:t>
      </w:r>
      <w:proofErr w:type="spellEnd"/>
      <w:r w:rsidR="000C30DE" w:rsidRPr="00710B9C">
        <w:rPr>
          <w:bCs/>
          <w:color w:val="FF0000"/>
          <w:lang w:val="en-US"/>
        </w:rPr>
        <w:t xml:space="preserve"> program to interact with Ethereum based </w:t>
      </w:r>
      <w:r w:rsidR="000C30DE" w:rsidRPr="00710B9C">
        <w:rPr>
          <w:bCs/>
          <w:color w:val="FF0000"/>
          <w:highlight w:val="yellow"/>
          <w:lang w:val="en-US"/>
        </w:rPr>
        <w:t>smart-contract</w:t>
      </w:r>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1256DF8A" w14:textId="7C767849"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w:t>
      </w:r>
      <w:proofErr w:type="spellStart"/>
      <w:proofErr w:type="gramStart"/>
      <w:r w:rsidRPr="00710B9C">
        <w:rPr>
          <w:bCs/>
          <w:color w:val="FF0000"/>
          <w:lang w:val="en-US"/>
        </w:rPr>
        <w:t>lcm:SubmitObjectRequest</w:t>
      </w:r>
      <w:proofErr w:type="spellEnd"/>
      <w:proofErr w:type="gramEnd"/>
      <w:r w:rsidRPr="00710B9C">
        <w:rPr>
          <w:bCs/>
          <w:color w:val="FF0000"/>
          <w:lang w:val="en-US"/>
        </w:rPr>
        <w:t>” is where XML schematic information are located and the label also act as marker which tell interpreter program to recognize it as ITI-42 transaction. The second section starts from label “</w:t>
      </w:r>
      <w:proofErr w:type="spellStart"/>
      <w:proofErr w:type="gramStart"/>
      <w:r w:rsidRPr="00710B9C">
        <w:rPr>
          <w:bCs/>
          <w:color w:val="FF0000"/>
          <w:lang w:val="en-US"/>
        </w:rPr>
        <w:t>rim:RegistryObjectList</w:t>
      </w:r>
      <w:proofErr w:type="spellEnd"/>
      <w:proofErr w:type="gramEnd"/>
      <w:r w:rsidRPr="00710B9C">
        <w:rPr>
          <w:bCs/>
          <w:color w:val="FF0000"/>
          <w:lang w:val="en-US"/>
        </w:rPr>
        <w:t>” following with “</w:t>
      </w:r>
      <w:proofErr w:type="spellStart"/>
      <w:r w:rsidRPr="00710B9C">
        <w:rPr>
          <w:bCs/>
          <w:color w:val="FF0000"/>
          <w:lang w:val="en-US"/>
        </w:rPr>
        <w:t>rim:ExtrinsicObject</w:t>
      </w:r>
      <w:proofErr w:type="spellEnd"/>
      <w:r w:rsidRPr="00710B9C">
        <w:rPr>
          <w:bCs/>
          <w:color w:val="FF0000"/>
          <w:lang w:val="en-US"/>
        </w:rPr>
        <w: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 xml:space="preserve">XML code of </w:t>
      </w:r>
      <w:proofErr w:type="spellStart"/>
      <w:r w:rsidRPr="00710B9C">
        <w:rPr>
          <w:bCs/>
          <w:color w:val="FF0000"/>
          <w:lang w:val="en-US"/>
        </w:rPr>
        <w:t>RegistryStoredQueryRequest</w:t>
      </w:r>
      <w:proofErr w:type="spellEnd"/>
      <w:r w:rsidRPr="00710B9C">
        <w:rPr>
          <w:bCs/>
          <w:color w:val="FF0000"/>
          <w:lang w:val="en-US"/>
        </w:rPr>
        <w:t xml:space="preserve">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w:t>
      </w:r>
      <w:proofErr w:type="spellStart"/>
      <w:proofErr w:type="gramStart"/>
      <w:r w:rsidRPr="00710B9C">
        <w:rPr>
          <w:bCs/>
          <w:color w:val="FF0000"/>
          <w:lang w:val="en-US"/>
        </w:rPr>
        <w:t>query:AdhocQueryRequest</w:t>
      </w:r>
      <w:proofErr w:type="spellEnd"/>
      <w:proofErr w:type="gramEnd"/>
      <w:r w:rsidRPr="00710B9C">
        <w:rPr>
          <w:bCs/>
          <w:color w:val="FF0000"/>
          <w:lang w:val="en-US"/>
        </w:rPr>
        <w:t>” is where XML schematic information are located and the label also act as marker which tell interpreter program to recognize it as ITI-18 transaction. The second section labeled “</w:t>
      </w:r>
      <w:proofErr w:type="spellStart"/>
      <w:proofErr w:type="gramStart"/>
      <w:r w:rsidRPr="00710B9C">
        <w:rPr>
          <w:bCs/>
          <w:color w:val="FF0000"/>
          <w:lang w:val="en-US"/>
        </w:rPr>
        <w:t>query:ResponseOption</w:t>
      </w:r>
      <w:proofErr w:type="spellEnd"/>
      <w:proofErr w:type="gramEnd"/>
      <w:r w:rsidRPr="00710B9C">
        <w:rPr>
          <w:bCs/>
          <w:color w:val="FF0000"/>
          <w:lang w:val="en-US"/>
        </w:rPr>
        <w:t>”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w:t>
      </w:r>
      <w:proofErr w:type="spellStart"/>
      <w:proofErr w:type="gramStart"/>
      <w:r w:rsidRPr="00710B9C">
        <w:rPr>
          <w:bCs/>
          <w:color w:val="FF0000"/>
          <w:lang w:val="en-US"/>
        </w:rPr>
        <w:t>rim:AdhocQuery</w:t>
      </w:r>
      <w:proofErr w:type="spellEnd"/>
      <w:proofErr w:type="gramEnd"/>
      <w:r w:rsidRPr="00710B9C">
        <w:rPr>
          <w:bCs/>
          <w:color w:val="FF0000"/>
          <w:lang w:val="en-US"/>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w:t>
      </w:r>
      <w:proofErr w:type="spellStart"/>
      <w:proofErr w:type="gramStart"/>
      <w:r w:rsidRPr="00710B9C">
        <w:rPr>
          <w:bCs/>
          <w:color w:val="FF0000"/>
          <w:lang w:val="en-US"/>
        </w:rPr>
        <w:t>query:AdhocQueryResponse</w:t>
      </w:r>
      <w:proofErr w:type="spellEnd"/>
      <w:proofErr w:type="gramEnd"/>
      <w:r w:rsidRPr="00710B9C">
        <w:rPr>
          <w:bCs/>
          <w:color w:val="FF0000"/>
          <w:lang w:val="en-US"/>
        </w:rPr>
        <w:t>”,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w:t>
      </w:r>
      <w:proofErr w:type="spellStart"/>
      <w:r w:rsidRPr="00710B9C">
        <w:rPr>
          <w:bCs/>
          <w:color w:val="FF0000"/>
          <w:lang w:val="en-US"/>
        </w:rPr>
        <w:t>LeafClass</w:t>
      </w:r>
      <w:proofErr w:type="spellEnd"/>
      <w:r w:rsidRPr="00710B9C">
        <w:rPr>
          <w:bCs/>
          <w:color w:val="FF0000"/>
          <w:lang w:val="en-US"/>
        </w:rPr>
        <w:t>” as result, the response would return Metadata attributes of all matched result in detailed. Otherwise, if the query expected for “</w:t>
      </w:r>
      <w:proofErr w:type="spellStart"/>
      <w:r w:rsidRPr="00710B9C">
        <w:rPr>
          <w:bCs/>
          <w:color w:val="FF0000"/>
          <w:lang w:val="en-US"/>
        </w:rPr>
        <w:t>ObjectList</w:t>
      </w:r>
      <w:proofErr w:type="spellEnd"/>
      <w:r w:rsidRPr="00710B9C">
        <w:rPr>
          <w:bCs/>
          <w:color w:val="FF0000"/>
          <w:lang w:val="en-US"/>
        </w:rPr>
        <w: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These two types of response specifically selected depend on search behavior of Document Consumer Actor’s user. The query which specified “</w:t>
      </w:r>
      <w:proofErr w:type="spellStart"/>
      <w:r w:rsidRPr="00710B9C">
        <w:rPr>
          <w:bCs/>
          <w:color w:val="FF0000"/>
          <w:lang w:val="en-US"/>
        </w:rPr>
        <w:t>LeafClass</w:t>
      </w:r>
      <w:proofErr w:type="spellEnd"/>
      <w:r w:rsidRPr="00710B9C">
        <w:rPr>
          <w:bCs/>
          <w:color w:val="FF0000"/>
          <w:lang w:val="en-US"/>
        </w:rPr>
        <w:t>” as its search result must provide keyword which unique to its corresponding document, such as document unique ID or object reference UUID. At the same time, “</w:t>
      </w:r>
      <w:proofErr w:type="spellStart"/>
      <w:r w:rsidRPr="00710B9C">
        <w:rPr>
          <w:bCs/>
          <w:color w:val="FF0000"/>
          <w:lang w:val="en-US"/>
        </w:rPr>
        <w:t>ObjectList</w:t>
      </w:r>
      <w:proofErr w:type="spellEnd"/>
      <w:r w:rsidRPr="00710B9C">
        <w:rPr>
          <w:bCs/>
          <w:color w:val="FF0000"/>
          <w:lang w:val="en-US"/>
        </w:rPr>
        <w:t xml:space="preserve">” are used to search for wide range of document </w:t>
      </w:r>
      <w:r w:rsidRPr="00710B9C">
        <w:rPr>
          <w:bCs/>
          <w:color w:val="FF0000"/>
          <w:lang w:val="en-US"/>
        </w:rPr>
        <w:lastRenderedPageBreak/>
        <w:t>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w:t>
      </w:r>
      <w:proofErr w:type="spellStart"/>
      <w:r w:rsidRPr="00710B9C">
        <w:rPr>
          <w:bCs/>
          <w:color w:val="FF0000"/>
          <w:lang w:val="en-US"/>
        </w:rPr>
        <w:t>FindDocuments</w:t>
      </w:r>
      <w:proofErr w:type="spellEnd"/>
      <w:r w:rsidRPr="00710B9C">
        <w:rPr>
          <w:bCs/>
          <w:color w:val="FF0000"/>
          <w:lang w:val="en-US"/>
        </w:rPr>
        <w:t xml:space="preserve"> will require attributes included </w:t>
      </w:r>
      <w:proofErr w:type="spellStart"/>
      <w:r w:rsidRPr="00710B9C">
        <w:rPr>
          <w:bCs/>
          <w:color w:val="FF0000"/>
          <w:lang w:val="en-US"/>
        </w:rPr>
        <w:t>DocumentEntryPatientId</w:t>
      </w:r>
      <w:proofErr w:type="spellEnd"/>
      <w:r w:rsidRPr="00710B9C">
        <w:rPr>
          <w:bCs/>
          <w:color w:val="FF0000"/>
          <w:lang w:val="en-US"/>
        </w:rPr>
        <w:t xml:space="preserve"> and </w:t>
      </w:r>
      <w:proofErr w:type="spellStart"/>
      <w:r w:rsidRPr="00710B9C">
        <w:rPr>
          <w:bCs/>
          <w:color w:val="FF0000"/>
          <w:lang w:val="en-US"/>
        </w:rPr>
        <w:t>DocumentEntryStatus</w:t>
      </w:r>
      <w:proofErr w:type="spellEnd"/>
      <w:r w:rsidRPr="00710B9C">
        <w:rPr>
          <w:bCs/>
          <w:color w:val="FF0000"/>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158"/>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158"/>
      <w:r w:rsidR="00B13259" w:rsidRPr="00710B9C">
        <w:rPr>
          <w:rStyle w:val="CommentReference"/>
          <w:color w:val="FF0000"/>
          <w:spacing w:val="0"/>
          <w:lang w:val="en-US" w:eastAsia="en-US"/>
        </w:rPr>
        <w:commentReference w:id="158"/>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t>
      </w:r>
      <w:r w:rsidRPr="00710B9C">
        <w:rPr>
          <w:rFonts w:cstheme="minorBidi"/>
          <w:bCs/>
          <w:color w:val="FF0000"/>
          <w:szCs w:val="25"/>
          <w:lang w:val="en-US" w:bidi="th-TH"/>
        </w:rPr>
        <w:t>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 xml:space="preserve">cript native program part and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In the implementation,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was designed to store string values and will return the stored value when called by the corresponding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function. The prepared JSON must be converted into a string variable before entering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is due to the limit of the Ethereum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the length of the variable could produce an error if there isn't enough gas available. That means, we need to increase the limit amount of gas for executing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design, XDS Document Registry actors can keep Metadata attributes of each document by storing them as JSON string variable inside Blockchain using one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per document. At the same time, the actor can perform search operation by sequentially call upon each published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one-by-one until the result was found or until the last in the case which no matching result. It must be noted that publishing of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always requires gas to execute the task while calling for the variable value stored in the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is not consuming any Blockchain resource. It must be noted that at the beginning of the XDS Blockchain network, the base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710B9C">
        <w:rPr>
          <w:rFonts w:cstheme="minorBidi"/>
          <w:bCs/>
          <w:color w:val="FF0000"/>
          <w:szCs w:val="25"/>
          <w:lang w:val="en-US" w:bidi="th-TH"/>
        </w:rPr>
        <w:t>QueryResponse</w:t>
      </w:r>
      <w:proofErr w:type="spellEnd"/>
      <w:r w:rsidRPr="00710B9C">
        <w:rPr>
          <w:rFonts w:cstheme="minorBidi"/>
          <w:bCs/>
          <w:color w:val="FF0000"/>
          <w:szCs w:val="25"/>
          <w:lang w:val="en-US" w:bidi="th-TH"/>
        </w:rPr>
        <w:t xml:space="preserve">” and compose of Metadata attributes value input by Document Consumer. These values will be used in search operation which will seek for the </w:t>
      </w:r>
      <w:proofErr w:type="spellStart"/>
      <w:r w:rsidRPr="00710B9C">
        <w:rPr>
          <w:rFonts w:cstheme="minorBidi"/>
          <w:bCs/>
          <w:color w:val="FF0000"/>
          <w:szCs w:val="25"/>
          <w:lang w:val="en-US" w:bidi="th-TH"/>
        </w:rPr>
        <w:t>Smart</w:t>
      </w:r>
      <w:r w:rsidR="003F04D5"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smart-contract for reviewing the stored value before </w:t>
      </w:r>
      <w:r w:rsidRPr="00710B9C">
        <w:rPr>
          <w:rFonts w:cstheme="minorBidi"/>
          <w:bCs/>
          <w:color w:val="FF0000"/>
          <w:szCs w:val="25"/>
          <w:lang w:val="en-US" w:bidi="th-TH"/>
        </w:rPr>
        <w:lastRenderedPageBreak/>
        <w:t xml:space="preserve">comparing it with the specified value used for search. When </w:t>
      </w:r>
      <w:proofErr w:type="gramStart"/>
      <w:r w:rsidRPr="00710B9C">
        <w:rPr>
          <w:rFonts w:cstheme="minorBidi"/>
          <w:bCs/>
          <w:color w:val="FF0000"/>
          <w:szCs w:val="25"/>
          <w:lang w:val="en-US" w:bidi="th-TH"/>
        </w:rPr>
        <w:t>all of</w:t>
      </w:r>
      <w:proofErr w:type="gramEnd"/>
      <w:r w:rsidRPr="00710B9C">
        <w:rPr>
          <w:rFonts w:cstheme="minorBidi"/>
          <w:bCs/>
          <w:color w:val="FF0000"/>
          <w:szCs w:val="25"/>
          <w:lang w:val="en-US" w:bidi="th-TH"/>
        </w:rPr>
        <w:t xml:space="preserve"> the values called from the </w:t>
      </w:r>
      <w:proofErr w:type="spellStart"/>
      <w:r w:rsidRPr="00710B9C">
        <w:rPr>
          <w:rFonts w:cstheme="minorBidi"/>
          <w:bCs/>
          <w:color w:val="FF0000"/>
          <w:szCs w:val="25"/>
          <w:lang w:val="en-US" w:bidi="th-TH"/>
        </w:rPr>
        <w:t>Smart</w:t>
      </w:r>
      <w:r w:rsidR="00F1770D"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are matched with the value specified for search, the value called will be marked as a search result which will be returned to XDS Document Consumer Actor via ITI-18 format.</w:t>
      </w:r>
    </w:p>
    <w:p w14:paraId="37813392" w14:textId="263A813F" w:rsidR="00EC6E92" w:rsidRPr="000E219F" w:rsidRDefault="00EC6E92" w:rsidP="00EC6E92">
      <w:pPr>
        <w:pStyle w:val="Heading2"/>
      </w:pPr>
      <w:r>
        <w:rPr>
          <w:rFonts w:cs="Angsana New"/>
          <w:szCs w:val="25"/>
          <w:lang w:bidi="th-TH"/>
        </w:rPr>
        <w:t>Implementation Result</w:t>
      </w:r>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mc:AlternateContent>
          <mc:Choice Requires="wpg">
            <w:drawing>
              <wp:anchor distT="0" distB="0" distL="114300" distR="114300" simplePos="0" relativeHeight="251640832" behindDoc="0" locked="0" layoutInCell="1" allowOverlap="1" wp14:anchorId="101BB03C" wp14:editId="0EBF86F2">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4"/>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695BF33E" w:rsidR="00105EDB" w:rsidRPr="00710B9C" w:rsidRDefault="00105EDB" w:rsidP="00710B9C">
                              <w:pPr>
                                <w:pStyle w:val="Caption"/>
                                <w:rPr>
                                  <w:bCs/>
                                </w:rPr>
                              </w:pPr>
                              <w:bookmarkStart w:id="159"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159"/>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8" style="position:absolute;left:0;text-align:left;margin-left:93.95pt;margin-top:282.15pt;width:316.5pt;height:231.75pt;z-index:251640832;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ZDfA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">
                <v:shape id="Picture 65" o:spid="_x0000_s1039"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5" o:title=""/>
                </v:shape>
                <v:shape id="Text Box 66" o:spid="_x0000_s1040"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695BF33E" w:rsidR="00105EDB" w:rsidRPr="00710B9C" w:rsidRDefault="00105EDB" w:rsidP="00710B9C">
                        <w:pPr>
                          <w:pStyle w:val="Caption"/>
                          <w:rPr>
                            <w:bCs/>
                          </w:rPr>
                        </w:pPr>
                        <w:bookmarkStart w:id="160"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160"/>
                        <w:r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here may consist of an element that differs from the transaction used in the 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 xml:space="preserve">he XDS Document Repository Actor is the actor that triggers the Document Register function registering new health document metadata attributes set into the Blockchain </w:t>
      </w:r>
      <w:r w:rsidR="0027585A" w:rsidRPr="0027585A">
        <w:rPr>
          <w:bCs/>
          <w:lang w:val="en-US"/>
        </w:rPr>
        <w:t>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08BC5DC6"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w:t>
      </w:r>
      <w:r w:rsidR="00D949F2" w:rsidRPr="00D949F2">
        <w:rPr>
          <w:bCs/>
          <w:lang w:val="en-US"/>
        </w:rPr>
        <w:lastRenderedPageBreak/>
        <w:t>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270D2F2A" w:rsidR="00E97C39" w:rsidRDefault="00EC6E92" w:rsidP="00710B9C">
      <w:pPr>
        <w:pStyle w:val="BodyText"/>
        <w:spacing w:after="0"/>
        <w:rPr>
          <w:bCs/>
          <w:lang w:val="en-US"/>
        </w:rPr>
      </w:pPr>
      <w:r w:rsidRPr="005061B7">
        <w:rPr>
          <w:bCs/>
        </w:rPr>
        <w:t> </w:t>
      </w:r>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E97C39" w:rsidRPr="00710B9C">
        <w:rPr>
          <w:bCs/>
          <w:highlight w:val="yellow"/>
          <w:lang w:val="en-US"/>
        </w:rPr>
        <w:t>Document01</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23424" behindDoc="0" locked="0" layoutInCell="1" allowOverlap="1" wp14:anchorId="52978C64" wp14:editId="64A8B1C0">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6"/>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78F7748" w:rsidR="00105EDB" w:rsidRPr="00710B9C" w:rsidRDefault="00105EDB" w:rsidP="00710B9C">
                              <w:pPr>
                                <w:pStyle w:val="Caption"/>
                                <w:rPr>
                                  <w:noProof/>
                                </w:rPr>
                              </w:pPr>
                              <w:r>
                                <w:rPr>
                                  <w:color w:val="auto"/>
                                </w:rPr>
                                <w:br/>
                              </w:r>
                              <w:bookmarkStart w:id="161"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161"/>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41" style="position:absolute;left:0;text-align:left;margin-left:84.4pt;margin-top:153.05pt;width:335.45pt;height:114.55pt;z-index:251623424;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">
                <v:shape id="Picture 68" o:spid="_x0000_s1042"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7" o:title="Table&#10;&#10;Description automatically generated with medium confidence"/>
                </v:shape>
                <v:shape id="Text Box 69" o:spid="_x0000_s1043"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78F7748" w:rsidR="00105EDB" w:rsidRPr="00710B9C" w:rsidRDefault="00105EDB" w:rsidP="00710B9C">
                        <w:pPr>
                          <w:pStyle w:val="Caption"/>
                          <w:rPr>
                            <w:noProof/>
                          </w:rPr>
                        </w:pPr>
                        <w:r>
                          <w:rPr>
                            <w:color w:val="auto"/>
                          </w:rPr>
                          <w:br/>
                        </w:r>
                        <w:bookmarkStart w:id="162"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162"/>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 xml:space="preserve">On the hypothesis that a changed number of active nodes may cause a change in the functionalities of the XDS Blockchain, to test the functionalities, the experiment performs by varying the number of nodes and test if the system </w:t>
      </w:r>
      <w:r w:rsidRPr="00015DE4">
        <w:rPr>
          <w:bCs/>
          <w:lang w:val="en-US"/>
        </w:rPr>
        <w:t>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w:t>
      </w:r>
      <w:proofErr w:type="gramStart"/>
      <w:r w:rsidRPr="00015DE4">
        <w:rPr>
          <w:bCs/>
          <w:lang w:val="en-US"/>
        </w:rPr>
        <w:t xml:space="preserve">.  </w:t>
      </w:r>
      <w:proofErr w:type="gramEnd"/>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6C6AA0EF" w:rsidR="00637FCE" w:rsidRDefault="00705FDE" w:rsidP="00710B9C">
      <w:pPr>
        <w:pStyle w:val="BodyText"/>
        <w:spacing w:after="0"/>
        <w:rPr>
          <w:bCs/>
          <w:lang w:val="en-US"/>
        </w:rPr>
      </w:pPr>
      <w:r>
        <w:rPr>
          <w:bCs/>
          <w:color w:val="FF0000"/>
          <w:lang w:val="en-US"/>
        </w:rPr>
        <w:fldChar w:fldCharType="begin"/>
      </w:r>
      <w:r>
        <w:rPr>
          <w:bCs/>
          <w:lang w:val="en-US"/>
        </w:rPr>
        <w:instrText xml:space="preserve"> REF _Ref83204373 \h </w:instrText>
      </w:r>
      <w:r>
        <w:rPr>
          <w:bCs/>
          <w:color w:val="FF0000"/>
          <w:lang w:val="en-US"/>
        </w:rPr>
      </w:r>
      <w:r>
        <w:rPr>
          <w:bCs/>
          <w:color w:val="FF0000"/>
          <w:lang w:val="en-US"/>
        </w:rPr>
        <w:fldChar w:fldCharType="separate"/>
      </w:r>
      <w:r w:rsidRPr="00705FDE">
        <w:t xml:space="preserve">Table </w:t>
      </w:r>
      <w:r w:rsidRPr="00705FDE">
        <w:rPr>
          <w:noProof/>
        </w:rPr>
        <w:t>2</w:t>
      </w:r>
      <w:r>
        <w:rPr>
          <w:bCs/>
          <w:color w:val="FF0000"/>
          <w:lang w:val="en-US"/>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w:t>
      </w:r>
      <w:r w:rsidRPr="00637FCE">
        <w:rPr>
          <w:bCs/>
          <w:lang w:val="en-US"/>
        </w:rPr>
        <w:lastRenderedPageBreak/>
        <w:t xml:space="preserve">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44650AD9" w:rsidR="00BF0FCA" w:rsidRDefault="00397242" w:rsidP="00710B9C">
      <w:pPr>
        <w:pStyle w:val="BodyText"/>
        <w:spacing w:after="0"/>
        <w:rPr>
          <w:bCs/>
          <w:lang w:val="en-US"/>
        </w:rPr>
      </w:pPr>
      <w:r>
        <w:rPr>
          <w:bCs/>
          <w:noProof/>
          <w:lang w:val="en-US"/>
        </w:rPr>
        <mc:AlternateContent>
          <mc:Choice Requires="wpg">
            <w:drawing>
              <wp:anchor distT="0" distB="0" distL="114300" distR="114300" simplePos="0" relativeHeight="251667456" behindDoc="0" locked="0" layoutInCell="1" allowOverlap="1" wp14:anchorId="3BC91536" wp14:editId="36B809A9">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8"/>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37397C8D" w:rsidR="00105EDB" w:rsidRPr="00710B9C" w:rsidRDefault="00105EDB" w:rsidP="00710B9C">
                              <w:pPr>
                                <w:pStyle w:val="Caption"/>
                                <w:rPr>
                                  <w:noProof/>
                                </w:rPr>
                              </w:pPr>
                              <w:bookmarkStart w:id="163"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163"/>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44" style="position:absolute;left:0;text-align:left;margin-left:73.9pt;margin-top:25.1pt;width:356.25pt;height:221.2pt;z-index:251667456;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eXWoQ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">
                <v:shape id="Picture 71" o:spid="_x0000_s1045"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9" o:title="Chart, line chart&#10;&#10;Description automatically generated"/>
                </v:shape>
                <v:shape id="Text Box 72" o:spid="_x0000_s1046"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37397C8D" w:rsidR="00105EDB" w:rsidRPr="00710B9C" w:rsidRDefault="00105EDB" w:rsidP="00710B9C">
                        <w:pPr>
                          <w:pStyle w:val="Caption"/>
                          <w:rPr>
                            <w:noProof/>
                          </w:rPr>
                        </w:pPr>
                        <w:bookmarkStart w:id="164"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5</w:t>
                        </w:r>
                        <w:r w:rsidRPr="00710B9C">
                          <w:rPr>
                            <w:color w:val="auto"/>
                          </w:rPr>
                          <w:fldChar w:fldCharType="end"/>
                        </w:r>
                        <w:bookmarkEnd w:id="164"/>
                        <w:r w:rsidRPr="00710B9C">
                          <w:rPr>
                            <w:color w:val="auto"/>
                          </w:rPr>
                          <w:t xml:space="preserve"> Performance comparison of the system performing the Document Register function between when performed by only a single node and</w:t>
                        </w:r>
                      </w:p>
                    </w:txbxContent>
                  </v:textbox>
                </v:shape>
                <w10:wrap type="topAndBottom"/>
              </v:group>
            </w:pict>
          </mc:Fallback>
        </mc:AlternateContent>
      </w:r>
      <w:r w:rsidR="00B83A76" w:rsidRPr="00B83A76">
        <w:rPr>
          <w:bCs/>
          <w:lang w:val="en-US"/>
        </w:rPr>
        <w:t>Test if the number of transactions would cause a change in performance of the XDS Document Registry to perform the Document Register function.</w:t>
      </w:r>
      <w:r w:rsidR="00B83A76">
        <w:rPr>
          <w:bCs/>
          <w:lang w:val="en-US"/>
        </w:rPr>
        <w:t xml:space="preserve"> </w:t>
      </w:r>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sidR="00B83A76">
        <w:rPr>
          <w:bCs/>
          <w:lang w:val="en-US"/>
        </w:rPr>
        <w:t xml:space="preserve"> </w:t>
      </w:r>
      <w:r w:rsidR="00B83A76" w:rsidRPr="00B83A76">
        <w:rPr>
          <w:bCs/>
          <w:lang w:val="en-US"/>
        </w:rPr>
        <w:t>The "Single Node" line was the averaged processing time monitored at the 1</w:t>
      </w:r>
      <w:r w:rsidR="00B83A76" w:rsidRPr="00710B9C">
        <w:rPr>
          <w:bCs/>
          <w:vertAlign w:val="superscript"/>
          <w:lang w:val="en-US"/>
        </w:rPr>
        <w:t>st</w:t>
      </w:r>
      <w:r w:rsidR="00FC22F5">
        <w:rPr>
          <w:bCs/>
          <w:lang w:val="en-US"/>
        </w:rPr>
        <w:t xml:space="preserve"> </w:t>
      </w:r>
      <w:r w:rsidR="00B83A76" w:rsidRPr="00B83A76">
        <w:rPr>
          <w:bCs/>
          <w:lang w:val="en-US"/>
        </w:rPr>
        <w:t>Node performing the Document Register function when there is only one node performing the function. The "All Nodes" line was the average processing time monitored at the 1</w:t>
      </w:r>
      <w:r w:rsidR="00B83A76" w:rsidRPr="00710B9C">
        <w:rPr>
          <w:bCs/>
          <w:vertAlign w:val="superscript"/>
          <w:lang w:val="en-US"/>
        </w:rPr>
        <w:t>st</w:t>
      </w:r>
      <w:r w:rsidR="00867168">
        <w:rPr>
          <w:bCs/>
          <w:lang w:val="en-US"/>
        </w:rPr>
        <w:t xml:space="preserve"> </w:t>
      </w:r>
      <w:r w:rsidR="00B83A76" w:rsidRPr="00B83A76">
        <w:rPr>
          <w:bCs/>
          <w:lang w:val="en-US"/>
        </w:rPr>
        <w:t xml:space="preserve">Node performing the </w:t>
      </w:r>
      <w:r w:rsidR="00B83A76" w:rsidRPr="00B83A76">
        <w:rPr>
          <w:bCs/>
          <w:lang w:val="en-US"/>
        </w:rPr>
        <w:t>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sidR="00B83A76">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sidR="00B83A76">
        <w:rPr>
          <w:bCs/>
          <w:lang w:val="en-US"/>
        </w:rPr>
        <w:t xml:space="preserve"> </w:t>
      </w:r>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w:t>
      </w:r>
      <w:r w:rsidRPr="00BF0FCA">
        <w:rPr>
          <w:bCs/>
          <w:lang w:val="en-US"/>
        </w:rPr>
        <w:lastRenderedPageBreak/>
        <w:t xml:space="preserve">18 transaction to the XDS Document Registry </w:t>
      </w:r>
      <w:r w:rsidR="0072117F">
        <w:rPr>
          <w:bCs/>
          <w:noProof/>
          <w:lang w:val="en-US"/>
        </w:rPr>
        <mc:AlternateContent>
          <mc:Choice Requires="wpg">
            <w:drawing>
              <wp:anchor distT="0" distB="0" distL="114300" distR="114300" simplePos="0" relativeHeight="251675648" behindDoc="0" locked="0" layoutInCell="1" allowOverlap="1" wp14:anchorId="249B93A6" wp14:editId="4D577C59">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30"/>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7198B58B" w:rsidR="00105EDB" w:rsidRPr="00710B9C" w:rsidRDefault="00105EDB" w:rsidP="00710B9C">
                              <w:pPr>
                                <w:pStyle w:val="Caption"/>
                                <w:rPr>
                                  <w:bCs/>
                                </w:rPr>
                              </w:pPr>
                              <w:bookmarkStart w:id="165"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165"/>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7" style="position:absolute;left:0;text-align:left;margin-left:-25.85pt;margin-top:0;width:274.5pt;height:184.5pt;z-index:251675648;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symggMAADc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">
                <v:shape id="Picture 74" o:spid="_x0000_s1048"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31" o:title="Chart, line chart&#10;&#10;Description automatically generated"/>
                </v:shape>
                <v:shape id="Text Box 75" o:spid="_x0000_s1049"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7198B58B" w:rsidR="00105EDB" w:rsidRPr="00710B9C" w:rsidRDefault="00105EDB" w:rsidP="00710B9C">
                        <w:pPr>
                          <w:pStyle w:val="Caption"/>
                          <w:rPr>
                            <w:bCs/>
                          </w:rPr>
                        </w:pPr>
                        <w:bookmarkStart w:id="166"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6</w:t>
                        </w:r>
                        <w:r w:rsidRPr="00710B9C">
                          <w:rPr>
                            <w:color w:val="auto"/>
                          </w:rPr>
                          <w:fldChar w:fldCharType="end"/>
                        </w:r>
                        <w:bookmarkEnd w:id="166"/>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92032" behindDoc="0" locked="0" layoutInCell="1" allowOverlap="1" wp14:anchorId="4B0450D0" wp14:editId="304A4803">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32"/>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201712B9" w:rsidR="00105EDB" w:rsidRPr="00710B9C" w:rsidRDefault="00105EDB" w:rsidP="00710B9C">
                              <w:pPr>
                                <w:pStyle w:val="Caption"/>
                                <w:rPr>
                                  <w:bCs/>
                                </w:rPr>
                              </w:pPr>
                              <w:bookmarkStart w:id="167"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167"/>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50" style="position:absolute;left:0;text-align:left;margin-left:253.15pt;margin-top:476.95pt;width:277.45pt;height:203.25pt;z-index:251692032;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">
                <v:shape id="Picture 80" o:spid="_x0000_s1051"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3" o:title="Chart, line chart&#10;&#10;Description automatically generated"/>
                </v:shape>
                <v:shape id="Text Box 82" o:spid="_x0000_s1052"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201712B9" w:rsidR="00105EDB" w:rsidRPr="00710B9C" w:rsidRDefault="00105EDB" w:rsidP="00710B9C">
                        <w:pPr>
                          <w:pStyle w:val="Caption"/>
                          <w:rPr>
                            <w:bCs/>
                          </w:rPr>
                        </w:pPr>
                        <w:bookmarkStart w:id="168"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8</w:t>
                        </w:r>
                        <w:r w:rsidRPr="00710B9C">
                          <w:rPr>
                            <w:color w:val="auto"/>
                          </w:rPr>
                          <w:fldChar w:fldCharType="end"/>
                        </w:r>
                        <w:bookmarkEnd w:id="168"/>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169"/>
      <w:r w:rsidRPr="00BF0FCA">
        <w:rPr>
          <w:bCs/>
          <w:lang w:val="en-US"/>
        </w:rPr>
        <w:t xml:space="preserve">285.2455158 </w:t>
      </w:r>
      <w:commentRangeEnd w:id="169"/>
      <w:r w:rsidR="00E57EAB">
        <w:rPr>
          <w:rStyle w:val="CommentReference"/>
          <w:spacing w:val="0"/>
          <w:lang w:val="en-US" w:eastAsia="en-US"/>
        </w:rPr>
        <w:commentReference w:id="169"/>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r>
        <w:rPr>
          <w:bCs/>
          <w:lang w:val="en-US"/>
        </w:rPr>
        <w:t xml:space="preserve"> </w:t>
      </w:r>
      <w:r w:rsidRPr="00BF0FCA">
        <w:rPr>
          <w:bCs/>
          <w:lang w:val="en-US"/>
        </w:rPr>
        <w:t xml:space="preserve">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t>
      </w:r>
      <w:r w:rsidRPr="00BF0FCA">
        <w:rPr>
          <w:bCs/>
          <w:lang w:val="en-US"/>
        </w:rPr>
        <w:t>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83840" behindDoc="0" locked="0" layoutInCell="1" allowOverlap="1" wp14:anchorId="3DFDB141" wp14:editId="2CB9613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4"/>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7668F490" w:rsidR="00105EDB" w:rsidRPr="00710B9C" w:rsidRDefault="00105EDB" w:rsidP="00710B9C">
                              <w:pPr>
                                <w:pStyle w:val="Caption"/>
                                <w:rPr>
                                  <w:bCs/>
                                </w:rPr>
                              </w:pPr>
                              <w:bookmarkStart w:id="170"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170"/>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53" style="position:absolute;left:0;text-align:left;margin-left:-20.6pt;margin-top:-326.25pt;width:270.75pt;height:209.25pt;z-index:251683840;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">
                <v:shape id="Picture 77" o:spid="_x0000_s1054"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5" o:title="Chart, line chart&#10;&#10;Description automatically generated"/>
                </v:shape>
                <v:shape id="Text Box 78" o:spid="_x0000_s1055"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7668F490" w:rsidR="00105EDB" w:rsidRPr="00710B9C" w:rsidRDefault="00105EDB" w:rsidP="00710B9C">
                        <w:pPr>
                          <w:pStyle w:val="Caption"/>
                          <w:rPr>
                            <w:bCs/>
                          </w:rPr>
                        </w:pPr>
                        <w:bookmarkStart w:id="171"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171"/>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w:lastRenderedPageBreak/>
        <mc:AlternateContent>
          <mc:Choice Requires="wpg">
            <w:drawing>
              <wp:anchor distT="0" distB="0" distL="114300" distR="114300" simplePos="0" relativeHeight="251700224" behindDoc="0" locked="0" layoutInCell="1" allowOverlap="1" wp14:anchorId="400FC788" wp14:editId="5ED3A225">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6"/>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76B6B76E" w:rsidR="00105EDB" w:rsidRPr="00710B9C" w:rsidRDefault="00105EDB" w:rsidP="00710B9C">
                              <w:pPr>
                                <w:pStyle w:val="Caption"/>
                                <w:rPr>
                                  <w:noProof/>
                                </w:rPr>
                              </w:pPr>
                              <w:bookmarkStart w:id="172"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172"/>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6" style="position:absolute;left:0;text-align:left;margin-left:-22.1pt;margin-top:-3.75pt;width:273.4pt;height:200.2pt;z-index:251700224;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">
                <v:shape id="Picture 84" o:spid="_x0000_s1057"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7" o:title="Chart, line chart&#10;&#10;Description automatically generated"/>
                </v:shape>
                <v:shape id="Text Box 85" o:spid="_x0000_s1058"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76B6B76E" w:rsidR="00105EDB" w:rsidRPr="00710B9C" w:rsidRDefault="00105EDB" w:rsidP="00710B9C">
                        <w:pPr>
                          <w:pStyle w:val="Caption"/>
                          <w:rPr>
                            <w:noProof/>
                          </w:rPr>
                        </w:pPr>
                        <w:bookmarkStart w:id="173"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sidRPr="00710B9C">
                          <w:rPr>
                            <w:noProof/>
                            <w:color w:val="auto"/>
                          </w:rPr>
                          <w:t>9</w:t>
                        </w:r>
                        <w:r w:rsidRPr="00710B9C">
                          <w:rPr>
                            <w:color w:val="auto"/>
                          </w:rPr>
                          <w:fldChar w:fldCharType="end"/>
                        </w:r>
                        <w:bookmarkEnd w:id="173"/>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57634EF"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8416" behindDoc="0" locked="0" layoutInCell="1" allowOverlap="1" wp14:anchorId="682DCC65" wp14:editId="7800487E">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8"/>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71C4193B" w:rsidR="00105EDB" w:rsidRPr="00710B9C" w:rsidRDefault="00105EDB" w:rsidP="00710B9C">
                              <w:pPr>
                                <w:pStyle w:val="Caption"/>
                                <w:rPr>
                                  <w:rFonts w:cs="Angsana New"/>
                                  <w:noProof/>
                                  <w:szCs w:val="22"/>
                                  <w:lang w:bidi="th-TH"/>
                                </w:rPr>
                              </w:pPr>
                              <w:bookmarkStart w:id="174"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174"/>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9" style="position:absolute;left:0;text-align:left;margin-left:-185.15pt;margin-top:268.35pt;width:351.75pt;height:232.5pt;z-index:251708416;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DPkiAMAADg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">
                <v:shape id="Picture 87" o:spid="_x0000_s1060"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9" o:title="Chart, line chart&#10;&#10;Description automatically generated"/>
                </v:shape>
                <v:shape id="Text Box 88" o:spid="_x0000_s1061"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71C4193B" w:rsidR="00105EDB" w:rsidRPr="00710B9C" w:rsidRDefault="00105EDB" w:rsidP="00710B9C">
                        <w:pPr>
                          <w:pStyle w:val="Caption"/>
                          <w:rPr>
                            <w:rFonts w:cs="Angsana New"/>
                            <w:noProof/>
                            <w:szCs w:val="22"/>
                            <w:lang w:bidi="th-TH"/>
                          </w:rPr>
                        </w:pPr>
                        <w:bookmarkStart w:id="175"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175"/>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lastRenderedPageBreak/>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t>XDS.b</w:t>
      </w:r>
      <w:proofErr w:type="spellEnd"/>
      <w:r>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176"/>
      <w:r w:rsidRPr="00710B9C">
        <w:rPr>
          <w:highlight w:val="yellow"/>
        </w:rPr>
        <w:t>version</w:t>
      </w:r>
      <w:commentRangeEnd w:id="176"/>
      <w:r w:rsidR="00DC1DB9">
        <w:rPr>
          <w:rStyle w:val="CommentReference"/>
        </w:rPr>
        <w:commentReference w:id="176"/>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01DD6C93" w14:textId="22A87B07" w:rsidR="00110EB4" w:rsidRPr="00110EB4" w:rsidRDefault="00A578E5" w:rsidP="00110EB4">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110EB4" w:rsidRPr="00110EB4">
        <w:rPr>
          <w:noProof/>
          <w:sz w:val="16"/>
          <w:szCs w:val="24"/>
        </w:rPr>
        <w:t>[1]</w:t>
      </w:r>
      <w:r w:rsidR="00110EB4" w:rsidRPr="00110EB4">
        <w:rPr>
          <w:noProof/>
          <w:sz w:val="16"/>
          <w:szCs w:val="24"/>
        </w:rPr>
        <w:tab/>
        <w:t>D. H. Interoperability, “Digital Healthcare Interoperability,” no. October, 2016.</w:t>
      </w:r>
    </w:p>
    <w:p w14:paraId="269AF472"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w:t>
      </w:r>
      <w:r w:rsidRPr="00110EB4">
        <w:rPr>
          <w:noProof/>
          <w:sz w:val="16"/>
          <w:szCs w:val="24"/>
        </w:rPr>
        <w:tab/>
        <w:t xml:space="preserve">PolicyMedical, “Interoperability in Healthcare: To Have or Not </w:t>
      </w:r>
      <w:r w:rsidRPr="00110EB4">
        <w:rPr>
          <w:noProof/>
          <w:sz w:val="16"/>
          <w:szCs w:val="24"/>
        </w:rPr>
        <w:t>to Have.” https://www.policymedical.com/interoperability-healthcare/ (accessed Sep. 22, 2018).</w:t>
      </w:r>
    </w:p>
    <w:p w14:paraId="21A07B9E"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w:t>
      </w:r>
      <w:r w:rsidRPr="00110EB4">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24B32618"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w:t>
      </w:r>
      <w:r w:rsidRPr="00110EB4">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7C91FB5"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w:t>
      </w:r>
      <w:r w:rsidRPr="00110EB4">
        <w:rPr>
          <w:noProof/>
          <w:sz w:val="16"/>
          <w:szCs w:val="24"/>
        </w:rPr>
        <w:tab/>
        <w:t>Paige Goodhew, “Why Healthcare Interoperability Matters | Redox.” https://www.redoxengine.com/blog/why-healthcare-interoperability-matters/ (accessed Apr. 27, 2019).</w:t>
      </w:r>
    </w:p>
    <w:p w14:paraId="49D20855"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[6]</w:t>
      </w:r>
      <w:r w:rsidRPr="00110EB4">
        <w:rPr>
          <w:noProof/>
          <w:sz w:val="16"/>
          <w:szCs w:val="24"/>
        </w:rPr>
        <w:tab/>
        <w:t xml:space="preserve">Oracle, “Interoperability : A Key to Meaningful Use,” </w:t>
      </w:r>
      <w:r w:rsidRPr="00110EB4">
        <w:rPr>
          <w:i/>
          <w:iCs/>
          <w:noProof/>
          <w:sz w:val="16"/>
          <w:szCs w:val="24"/>
        </w:rPr>
        <w:t>Solutions</w:t>
      </w:r>
      <w:r w:rsidRPr="00110EB4">
        <w:rPr>
          <w:noProof/>
          <w:sz w:val="16"/>
          <w:szCs w:val="24"/>
        </w:rPr>
        <w:t>, no. November, 2010, [Online]. Available: http://www.oracle.com/us/industries/healthcare/interoperability-wp-188782.pdf.</w:t>
      </w:r>
    </w:p>
    <w:p w14:paraId="19966F19"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[7]</w:t>
      </w:r>
      <w:r w:rsidRPr="00110EB4">
        <w:rPr>
          <w:noProof/>
          <w:sz w:val="16"/>
          <w:szCs w:val="24"/>
        </w:rPr>
        <w:tab/>
        <w:t>HIMSS, “What is Interoperability?” https://www.himss.org/library/interoperability-standards/what-is-interoperability (accessed Apr. 27, 2019).</w:t>
      </w:r>
    </w:p>
    <w:p w14:paraId="3B30D585"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[8]</w:t>
      </w:r>
      <w:r w:rsidRPr="00110EB4">
        <w:rPr>
          <w:noProof/>
          <w:sz w:val="16"/>
          <w:szCs w:val="24"/>
        </w:rPr>
        <w:tab/>
        <w:t xml:space="preserve">Healthcare Information and Management Systems Society, “Definition of Interoperability,” </w:t>
      </w:r>
      <w:r w:rsidRPr="00110EB4">
        <w:rPr>
          <w:i/>
          <w:iCs/>
          <w:noProof/>
          <w:sz w:val="16"/>
          <w:szCs w:val="24"/>
        </w:rPr>
        <w:t>Himss</w:t>
      </w:r>
      <w:r w:rsidRPr="00110EB4">
        <w:rPr>
          <w:noProof/>
          <w:sz w:val="16"/>
          <w:szCs w:val="24"/>
        </w:rPr>
        <w:t>, p. 2013, 2013.</w:t>
      </w:r>
    </w:p>
    <w:p w14:paraId="5B7C1513"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[9]</w:t>
      </w:r>
      <w:r w:rsidRPr="00110EB4">
        <w:rPr>
          <w:noProof/>
          <w:sz w:val="16"/>
          <w:szCs w:val="24"/>
        </w:rPr>
        <w:tab/>
        <w:t xml:space="preserve">W. E. Hammond and J. J. Cimino, </w:t>
      </w:r>
      <w:r w:rsidRPr="00110EB4">
        <w:rPr>
          <w:i/>
          <w:iCs/>
          <w:noProof/>
          <w:sz w:val="16"/>
          <w:szCs w:val="24"/>
        </w:rPr>
        <w:t>Standards in Medical Informatics</w:t>
      </w:r>
      <w:r w:rsidRPr="00110EB4">
        <w:rPr>
          <w:noProof/>
          <w:sz w:val="16"/>
          <w:szCs w:val="24"/>
        </w:rPr>
        <w:t>, no. December. 2001.</w:t>
      </w:r>
    </w:p>
    <w:p w14:paraId="424157DD"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[10]</w:t>
      </w:r>
      <w:r w:rsidRPr="00110EB4">
        <w:rPr>
          <w:noProof/>
          <w:sz w:val="16"/>
          <w:szCs w:val="24"/>
        </w:rPr>
        <w:tab/>
        <w:t xml:space="preserve">S. Rosslyn, “DICOM PS 3.15 Security and System Management Profiles,” </w:t>
      </w:r>
      <w:r w:rsidRPr="00110EB4">
        <w:rPr>
          <w:i/>
          <w:iCs/>
          <w:noProof/>
          <w:sz w:val="16"/>
          <w:szCs w:val="24"/>
        </w:rPr>
        <w:t>DICOM Stand.</w:t>
      </w:r>
      <w:r w:rsidRPr="00110EB4">
        <w:rPr>
          <w:noProof/>
          <w:sz w:val="16"/>
          <w:szCs w:val="24"/>
        </w:rPr>
        <w:t>, 2011.</w:t>
      </w:r>
    </w:p>
    <w:p w14:paraId="5FD48A95"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[11]</w:t>
      </w:r>
      <w:r w:rsidRPr="00110EB4">
        <w:rPr>
          <w:noProof/>
          <w:sz w:val="16"/>
          <w:szCs w:val="24"/>
        </w:rPr>
        <w:tab/>
        <w:t>DICOM Library, “About DICOM SOPs.” https://www.dicomlibrary.com/dicom/sop/ (accessed Oct. 22, 2018).</w:t>
      </w:r>
    </w:p>
    <w:p w14:paraId="77D55309"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[12]</w:t>
      </w:r>
      <w:r w:rsidRPr="00110EB4">
        <w:rPr>
          <w:noProof/>
          <w:sz w:val="16"/>
          <w:szCs w:val="24"/>
        </w:rPr>
        <w:tab/>
        <w:t>The Royal College of Radiologists Board of the Faculty of Clinical Radiology, “DICOM and HL7 standards.”</w:t>
      </w:r>
    </w:p>
    <w:p w14:paraId="4DDF8976"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[13]</w:t>
      </w:r>
      <w:r w:rsidRPr="00110EB4">
        <w:rPr>
          <w:noProof/>
          <w:sz w:val="16"/>
          <w:szCs w:val="24"/>
        </w:rPr>
        <w:tab/>
        <w:t>“FHIR v4.0.1.” https://www.hl7.org/fhir/ (accessed Oct. 13, 2020).</w:t>
      </w:r>
    </w:p>
    <w:p w14:paraId="13A96430"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[14]</w:t>
      </w:r>
      <w:r w:rsidRPr="00110EB4">
        <w:rPr>
          <w:noProof/>
          <w:sz w:val="16"/>
          <w:szCs w:val="24"/>
        </w:rPr>
        <w:tab/>
        <w:t>IHE International Inc, “About IHE.” https://www.ihe.net/about_ihe/ (accessed Sep. 11, 2018).</w:t>
      </w:r>
    </w:p>
    <w:p w14:paraId="647543A0"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[15]</w:t>
      </w:r>
      <w:r w:rsidRPr="00110EB4">
        <w:rPr>
          <w:noProof/>
          <w:sz w:val="16"/>
          <w:szCs w:val="24"/>
        </w:rPr>
        <w:tab/>
        <w:t xml:space="preserve">IHE International Inc, “IHE IT Infrastructure ( ITI ) Technical Framework Volume 1 Integration Profiles,” </w:t>
      </w:r>
      <w:r w:rsidRPr="00110EB4">
        <w:rPr>
          <w:i/>
          <w:iCs/>
          <w:noProof/>
          <w:sz w:val="16"/>
          <w:szCs w:val="24"/>
        </w:rPr>
        <w:t>Int. J. Healthc. Technol. Manag.</w:t>
      </w:r>
      <w:r w:rsidRPr="00110EB4">
        <w:rPr>
          <w:noProof/>
          <w:sz w:val="16"/>
          <w:szCs w:val="24"/>
        </w:rPr>
        <w:t>, vol. 1, no. 8.0, pp. 1–177, 2008, doi: 10.1504/IJHTM.2008.017371.</w:t>
      </w:r>
    </w:p>
    <w:p w14:paraId="01B04831"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[16]</w:t>
      </w:r>
      <w:r w:rsidRPr="00110EB4">
        <w:rPr>
          <w:noProof/>
          <w:sz w:val="16"/>
          <w:szCs w:val="24"/>
        </w:rPr>
        <w:tab/>
        <w:t>“First known ransomware attack in 1989 also targeted healthcare.” https://www.beckershospitalreview.com/healthcare-information-technology/first-known-ransomware-attack-in-1989-also-targeted-healthcare.html (accessed Oct. 29, 2021).</w:t>
      </w:r>
    </w:p>
    <w:p w14:paraId="62CE24F7"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[17]</w:t>
      </w:r>
      <w:r w:rsidRPr="00110EB4">
        <w:rPr>
          <w:noProof/>
          <w:sz w:val="16"/>
          <w:szCs w:val="24"/>
        </w:rPr>
        <w:tab/>
        <w:t>Healthcare IT News, “The biggest healthcare breaches of 2017.” https://www.healthcareitnews.com/slideshow/biggest-healthcare-breaches-2017-so-far?page=1 (accessed Sep. 11, 2018).</w:t>
      </w:r>
    </w:p>
    <w:p w14:paraId="196CF52C"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[18]</w:t>
      </w:r>
      <w:r w:rsidRPr="00110EB4">
        <w:rPr>
          <w:noProof/>
          <w:sz w:val="16"/>
          <w:szCs w:val="24"/>
        </w:rPr>
        <w:tab/>
        <w:t>Healthcare IT News, “The biggest healthcare data breaches of 2018 (so far).” https://www.healthcareitnews.com/projects/biggest-healthcare-data-breaches-2018-so-far (accessed Apr. 27, 2019).</w:t>
      </w:r>
    </w:p>
    <w:p w14:paraId="04065083"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[19]</w:t>
      </w:r>
      <w:r w:rsidRPr="00110EB4">
        <w:rPr>
          <w:noProof/>
          <w:sz w:val="16"/>
          <w:szCs w:val="24"/>
        </w:rPr>
        <w:tab/>
        <w:t>HIPAA Journal, “Largest Healthcare Data Breaches of 2018.” https://www.hipaajournal.com/largest-healthcare-data-breaches-of-2018/ (accessed Apr. 27, 2019).</w:t>
      </w:r>
    </w:p>
    <w:p w14:paraId="014B558F"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[20]</w:t>
      </w:r>
      <w:r w:rsidRPr="00110EB4">
        <w:rPr>
          <w:noProof/>
          <w:sz w:val="16"/>
          <w:szCs w:val="24"/>
        </w:rPr>
        <w:tab/>
        <w:t>“The 10 Biggest Healthcare Data Breaches of 2019, So Far.” https://healthitsecurity.com/news/the-10-biggest-healthcare-data-breaches-of-2019-so-far (accessed Mar. 04, 2021).</w:t>
      </w:r>
    </w:p>
    <w:p w14:paraId="421E099E"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[21]</w:t>
      </w:r>
      <w:r w:rsidRPr="00110EB4">
        <w:rPr>
          <w:noProof/>
          <w:sz w:val="16"/>
          <w:szCs w:val="24"/>
        </w:rPr>
        <w:tab/>
        <w:t>“UPDATE: The 10 Biggest Healthcare Data Breaches of 2020.” https://healthitsecurity.com/news/the-10-biggest-healthcare-data-breaches-of-2020 (accessed Mar. 04, 2021).</w:t>
      </w:r>
    </w:p>
    <w:p w14:paraId="1563D4DC"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[22]</w:t>
      </w:r>
      <w:r w:rsidRPr="00110EB4">
        <w:rPr>
          <w:noProof/>
          <w:sz w:val="16"/>
          <w:szCs w:val="24"/>
        </w:rPr>
        <w:tab/>
        <w:t xml:space="preserve">V. Puri, A. Kataria, and V. Sharma, “Artificial intelligence-powered decentralized framework for Internet of Things in Healthcare 4.0,” </w:t>
      </w:r>
      <w:r w:rsidRPr="00110EB4">
        <w:rPr>
          <w:i/>
          <w:iCs/>
          <w:noProof/>
          <w:sz w:val="16"/>
          <w:szCs w:val="24"/>
        </w:rPr>
        <w:t>Trans. Emerg. Telecommun. Technol.</w:t>
      </w:r>
      <w:r w:rsidRPr="00110EB4">
        <w:rPr>
          <w:noProof/>
          <w:sz w:val="16"/>
          <w:szCs w:val="24"/>
        </w:rPr>
        <w:t>, p. e4245, 2021, doi: 10.1002/ETT.4245.</w:t>
      </w:r>
    </w:p>
    <w:p w14:paraId="31E9AE6D"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[23]</w:t>
      </w:r>
      <w:r w:rsidRPr="00110EB4">
        <w:rPr>
          <w:noProof/>
          <w:sz w:val="16"/>
          <w:szCs w:val="24"/>
        </w:rPr>
        <w:tab/>
        <w:t>“Czech hospital hit by cyberattack while in the midst of a COVID-19 outbreak | ZDNet.” https://www.zdnet.com/article/czech-hospital-hit-by-cyber-attack-while-in-the-midst-of-a-covid-19-outbreak/ (accessed Mar. 04, 2021).</w:t>
      </w:r>
    </w:p>
    <w:p w14:paraId="6CD54F68"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[24]</w:t>
      </w:r>
      <w:r w:rsidRPr="00110EB4">
        <w:rPr>
          <w:noProof/>
          <w:sz w:val="16"/>
          <w:szCs w:val="24"/>
        </w:rPr>
        <w:tab/>
        <w:t>D. Cosset, “The 4 characteristics of a blockchain - DEV Community.” https://dev.to/damcosset/the-4-characteristics-of-a-blockchain-2c55 (accessed Oct. 29, 2018).</w:t>
      </w:r>
    </w:p>
    <w:p w14:paraId="4E543161"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[25]</w:t>
      </w:r>
      <w:r w:rsidRPr="00110EB4">
        <w:rPr>
          <w:noProof/>
          <w:sz w:val="16"/>
          <w:szCs w:val="24"/>
        </w:rPr>
        <w:tab/>
        <w:t>Deloitte, “Key Characteristics of the Blockchain,” Accessed: Oct. 29, 2018. [Online]. Available: https://www2.deloitte.com/content/dam/Deloitte/in/Documents/industries/in-convergence-blockchain-key-characteristics-</w:t>
      </w:r>
      <w:r w:rsidRPr="00110EB4">
        <w:rPr>
          <w:noProof/>
          <w:sz w:val="16"/>
          <w:szCs w:val="24"/>
        </w:rPr>
        <w:lastRenderedPageBreak/>
        <w:t>noexp.pdf.</w:t>
      </w:r>
    </w:p>
    <w:p w14:paraId="0EF745F6"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[26]</w:t>
      </w:r>
      <w:r w:rsidRPr="00110EB4">
        <w:rPr>
          <w:noProof/>
          <w:sz w:val="16"/>
          <w:szCs w:val="24"/>
        </w:rPr>
        <w:tab/>
        <w:t>Data Flair, “6 Major Features Of Blockchain | Why Blockchain is Popular?” https://data-flair.training/blogs/features-of-blockchain/ (accessed Oct. 29, 2018).</w:t>
      </w:r>
    </w:p>
    <w:p w14:paraId="3F439B2D"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[27]</w:t>
      </w:r>
      <w:r w:rsidRPr="00110EB4">
        <w:rPr>
          <w:noProof/>
          <w:sz w:val="16"/>
          <w:szCs w:val="24"/>
        </w:rPr>
        <w:tab/>
        <w:t>Techracer-Medium, “4 Key Features of Blockchain – Techracers – Medium.” https://medium.com/techracers/4-key-features-of-blockchain-5a4aff025d38 (accessed Oct. 29, 2018).</w:t>
      </w:r>
    </w:p>
    <w:p w14:paraId="1FA4D8A7"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[28]</w:t>
      </w:r>
      <w:r w:rsidRPr="00110EB4">
        <w:rPr>
          <w:noProof/>
          <w:sz w:val="16"/>
          <w:szCs w:val="24"/>
        </w:rPr>
        <w:tab/>
        <w:t xml:space="preserve">K. Peterson, R. Deeduvanu, P. Kanjamala, and K. Boles, “A Blockchain-Based Approach to Health Information Exchange Networks,” </w:t>
      </w:r>
      <w:r w:rsidRPr="00110EB4">
        <w:rPr>
          <w:i/>
          <w:iCs/>
          <w:noProof/>
          <w:sz w:val="16"/>
          <w:szCs w:val="24"/>
        </w:rPr>
        <w:t>Mayo Clin.</w:t>
      </w:r>
      <w:r w:rsidRPr="00110EB4">
        <w:rPr>
          <w:noProof/>
          <w:sz w:val="16"/>
          <w:szCs w:val="24"/>
        </w:rPr>
        <w:t>, no. 1, p. 10, 2016, doi: 10.1016/j.procs.2015.08.363.</w:t>
      </w:r>
    </w:p>
    <w:p w14:paraId="12184734"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[29]</w:t>
      </w:r>
      <w:r w:rsidRPr="00110EB4">
        <w:rPr>
          <w:noProof/>
          <w:sz w:val="16"/>
          <w:szCs w:val="24"/>
        </w:rPr>
        <w:tab/>
        <w:t>A. Ekblaw and A. Azaria, “MedRec: Medical Data Management on the Blockchain,” Accessed: Sep. 26, 2018. [Online]. Available: https://viral.media.mit.edu/pub/medrec.</w:t>
      </w:r>
    </w:p>
    <w:p w14:paraId="487042C6"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[30]</w:t>
      </w:r>
      <w:r w:rsidRPr="00110EB4">
        <w:rPr>
          <w:noProof/>
          <w:sz w:val="16"/>
          <w:szCs w:val="24"/>
        </w:rPr>
        <w:tab/>
        <w:t xml:space="preserve">S. Tanwar, K. Parekh, and R. Evans, “Blockchain-based electronic healthcare record system for healthcare 4.0 applications,” </w:t>
      </w:r>
      <w:r w:rsidRPr="00110EB4">
        <w:rPr>
          <w:i/>
          <w:iCs/>
          <w:noProof/>
          <w:sz w:val="16"/>
          <w:szCs w:val="24"/>
        </w:rPr>
        <w:t>J. Inf. Secur. Appl.</w:t>
      </w:r>
      <w:r w:rsidRPr="00110EB4">
        <w:rPr>
          <w:noProof/>
          <w:sz w:val="16"/>
          <w:szCs w:val="24"/>
        </w:rPr>
        <w:t>, vol. 50, p. 102407, Feb. 2020, doi: 10.1016/j.jisa.2019.102407.</w:t>
      </w:r>
    </w:p>
    <w:p w14:paraId="15BE7834"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[31]</w:t>
      </w:r>
      <w:r w:rsidRPr="00110EB4">
        <w:rPr>
          <w:noProof/>
          <w:sz w:val="16"/>
          <w:szCs w:val="24"/>
        </w:rPr>
        <w:tab/>
        <w:t>A. Medical Association, “What is Information Blocking? Part 1.”</w:t>
      </w:r>
    </w:p>
    <w:p w14:paraId="4716274D"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[32]</w:t>
      </w:r>
      <w:r w:rsidRPr="00110EB4">
        <w:rPr>
          <w:noProof/>
          <w:sz w:val="16"/>
          <w:szCs w:val="24"/>
        </w:rPr>
        <w:tab/>
        <w:t xml:space="preserve">G. Zyskind, O. Nathan, and A. S. Pentland, “Decentralizing privacy: Using Blockchain to Protect Personal Data,” </w:t>
      </w:r>
      <w:r w:rsidRPr="00110EB4">
        <w:rPr>
          <w:i/>
          <w:iCs/>
          <w:noProof/>
          <w:sz w:val="16"/>
          <w:szCs w:val="24"/>
        </w:rPr>
        <w:t>Proc. - 2015 IEEE Secur. Priv. Work. SPW 2015</w:t>
      </w:r>
      <w:r w:rsidRPr="00110EB4">
        <w:rPr>
          <w:noProof/>
          <w:sz w:val="16"/>
          <w:szCs w:val="24"/>
        </w:rPr>
        <w:t>, pp. 180–184, 2015, doi: 10.1109/SPW.2015.27.</w:t>
      </w:r>
    </w:p>
    <w:p w14:paraId="37EE8898"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[33]</w:t>
      </w:r>
      <w:r w:rsidRPr="00110EB4">
        <w:rPr>
          <w:noProof/>
          <w:sz w:val="16"/>
          <w:szCs w:val="24"/>
        </w:rPr>
        <w:tab/>
        <w:t xml:space="preserve">D. Yaga, P. Mell, N. Roby, and K. Scarfone, “Blockchain Technology Overview (NISTIR-8202),” </w:t>
      </w:r>
      <w:r w:rsidRPr="00110EB4">
        <w:rPr>
          <w:i/>
          <w:iCs/>
          <w:noProof/>
          <w:sz w:val="16"/>
          <w:szCs w:val="24"/>
        </w:rPr>
        <w:t>Draft NISTIR</w:t>
      </w:r>
      <w:r w:rsidRPr="00110EB4">
        <w:rPr>
          <w:noProof/>
          <w:sz w:val="16"/>
          <w:szCs w:val="24"/>
        </w:rPr>
        <w:t>, p. 59, 2018, doi: 10.6028/NIST.IR.8202.</w:t>
      </w:r>
    </w:p>
    <w:p w14:paraId="54FAFDF8"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[34]</w:t>
      </w:r>
      <w:r w:rsidRPr="00110EB4">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3BEDE943"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[35]</w:t>
      </w:r>
      <w:r w:rsidRPr="00110EB4">
        <w:rPr>
          <w:noProof/>
          <w:sz w:val="16"/>
          <w:szCs w:val="24"/>
        </w:rPr>
        <w:tab/>
        <w:t>V. Buterin, “A NEXT GENERATION SMART CONTRACT &amp; DECENTRALIZED APPLICATION PLATFORM.”</w:t>
      </w:r>
    </w:p>
    <w:p w14:paraId="311A84D6"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[36]</w:t>
      </w:r>
      <w:r w:rsidRPr="00110EB4">
        <w:rPr>
          <w:noProof/>
          <w:sz w:val="16"/>
          <w:szCs w:val="24"/>
        </w:rPr>
        <w:tab/>
        <w:t>“Blockchain Consensus: A Simple Explanation Anyone Can Understand.” https://blockgeeks.com/guides/blockchain-consensus/ (accessed Oct. 13, 2020).</w:t>
      </w:r>
    </w:p>
    <w:p w14:paraId="6166C2E2"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[37]</w:t>
      </w:r>
      <w:r w:rsidRPr="00110EB4">
        <w:rPr>
          <w:noProof/>
          <w:sz w:val="16"/>
          <w:szCs w:val="24"/>
        </w:rPr>
        <w:tab/>
        <w:t xml:space="preserve">D. Drescher, </w:t>
      </w:r>
      <w:r w:rsidRPr="00110EB4">
        <w:rPr>
          <w:i/>
          <w:iCs/>
          <w:noProof/>
          <w:sz w:val="16"/>
          <w:szCs w:val="24"/>
        </w:rPr>
        <w:t>Blockchainbasics</w:t>
      </w:r>
      <w:r w:rsidRPr="00110EB4">
        <w:rPr>
          <w:noProof/>
          <w:sz w:val="16"/>
          <w:szCs w:val="24"/>
        </w:rPr>
        <w:t>. Apress, Berkeley, CA.</w:t>
      </w:r>
    </w:p>
    <w:p w14:paraId="3E4F3A55"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[38]</w:t>
      </w:r>
      <w:r w:rsidRPr="00110EB4">
        <w:rPr>
          <w:noProof/>
          <w:sz w:val="16"/>
          <w:szCs w:val="24"/>
        </w:rPr>
        <w:tab/>
        <w:t xml:space="preserve">D. Mingxiao, M. Xiaofeng, Z. Zhe, W. Xiangwei, and C. Qijun, “A review on consensus algorithm of blockchain,” </w:t>
      </w:r>
      <w:r w:rsidRPr="00110EB4">
        <w:rPr>
          <w:i/>
          <w:iCs/>
          <w:noProof/>
          <w:sz w:val="16"/>
          <w:szCs w:val="24"/>
        </w:rPr>
        <w:t>2017 IEEE Int. Conf. Syst. Man, Cybern. SMC 2017</w:t>
      </w:r>
      <w:r w:rsidRPr="00110EB4">
        <w:rPr>
          <w:noProof/>
          <w:sz w:val="16"/>
          <w:szCs w:val="24"/>
        </w:rPr>
        <w:t>, vol. 2017-Janua, pp. 2567–2572, 2017, doi: 10.1109/SMC.2017.8123011.</w:t>
      </w:r>
    </w:p>
    <w:p w14:paraId="007DADBE"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[39]</w:t>
      </w:r>
      <w:r w:rsidRPr="00110EB4">
        <w:rPr>
          <w:noProof/>
          <w:sz w:val="16"/>
          <w:szCs w:val="24"/>
        </w:rPr>
        <w:tab/>
        <w:t>“Proof-of-Work, Explained.” https://cointelegraph.com/explained/proof-of-work-explained (accessed Oct. 13, 2020).</w:t>
      </w:r>
    </w:p>
    <w:p w14:paraId="707F03D9"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[40]</w:t>
      </w:r>
      <w:r w:rsidRPr="00110EB4">
        <w:rPr>
          <w:noProof/>
          <w:sz w:val="16"/>
          <w:szCs w:val="24"/>
        </w:rPr>
        <w:tab/>
        <w:t xml:space="preserve">S. De Angelis, L. Aniello, R. Baldoni, F. Lombardi, A. Margheri, and V. Sassone, “PBFT vs proof-of-authority: Applying the CAP theorem to permissioned blockchain,” </w:t>
      </w:r>
      <w:r w:rsidRPr="00110EB4">
        <w:rPr>
          <w:i/>
          <w:iCs/>
          <w:noProof/>
          <w:sz w:val="16"/>
          <w:szCs w:val="24"/>
        </w:rPr>
        <w:t>CEUR Workshop Proc.</w:t>
      </w:r>
      <w:r w:rsidRPr="00110EB4">
        <w:rPr>
          <w:noProof/>
          <w:sz w:val="16"/>
          <w:szCs w:val="24"/>
        </w:rPr>
        <w:t>, vol. 2058, pp. 1–11, 2018.</w:t>
      </w:r>
    </w:p>
    <w:p w14:paraId="53C39404"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[41]</w:t>
      </w:r>
      <w:r w:rsidRPr="00110EB4">
        <w:rPr>
          <w:noProof/>
          <w:sz w:val="16"/>
          <w:szCs w:val="24"/>
        </w:rPr>
        <w:tab/>
        <w:t xml:space="preserve">“Home | ethereum.org.” https://ethereum.org/en/ (accessed Nov. </w:t>
      </w:r>
      <w:r w:rsidRPr="00110EB4">
        <w:rPr>
          <w:noProof/>
          <w:sz w:val="16"/>
          <w:szCs w:val="24"/>
        </w:rPr>
        <w:t>12, 2021).</w:t>
      </w:r>
    </w:p>
    <w:p w14:paraId="11125052"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[42]</w:t>
      </w:r>
      <w:r w:rsidRPr="00110EB4">
        <w:rPr>
          <w:noProof/>
          <w:sz w:val="16"/>
          <w:szCs w:val="24"/>
        </w:rPr>
        <w:tab/>
        <w:t>“ethereum/go-ethereum: Official Go implementation of the Ethereum protocol.” https://github.com/ethereum/go-ethereum (accessed Jun. 05, 2021).</w:t>
      </w:r>
    </w:p>
    <w:p w14:paraId="06A01EBA"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[43]</w:t>
      </w:r>
      <w:r w:rsidRPr="00110EB4">
        <w:rPr>
          <w:noProof/>
          <w:sz w:val="16"/>
          <w:szCs w:val="24"/>
        </w:rPr>
        <w:tab/>
        <w:t>“Installing Geth | Go Ethereum.” https://geth.ethereum.org/docs/install-and-build/installing-geth#install-on-ubuntu-via-ppas (accessed Jun. 10, 2021).</w:t>
      </w:r>
    </w:p>
    <w:p w14:paraId="47C77D3E"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[44]</w:t>
      </w:r>
      <w:r w:rsidRPr="00110EB4">
        <w:rPr>
          <w:noProof/>
          <w:sz w:val="16"/>
          <w:szCs w:val="24"/>
        </w:rPr>
        <w:tab/>
        <w:t>“Command-line Options | Go Ethereum.” https://geth.ethereum.org/docs/interface/command-line-options (accessed Jun. 10, 2021).</w:t>
      </w:r>
    </w:p>
    <w:p w14:paraId="4B1C8BCA"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[45]</w:t>
      </w:r>
      <w:r w:rsidRPr="00110EB4">
        <w:rPr>
          <w:noProof/>
          <w:sz w:val="16"/>
          <w:szCs w:val="24"/>
        </w:rPr>
        <w:tab/>
        <w:t>Quorum, “GoQuorum,” 2020. https://github.com/ConsenSys/quorum (accessed Jun. 03, 2021).</w:t>
      </w:r>
    </w:p>
    <w:p w14:paraId="212B9D2D"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[46]</w:t>
      </w:r>
      <w:r w:rsidRPr="00110EB4">
        <w:rPr>
          <w:noProof/>
          <w:sz w:val="16"/>
          <w:szCs w:val="24"/>
        </w:rPr>
        <w:tab/>
        <w:t>“Install - GoQuorum.” https://docs.goquorum.consensys.net/en/stable/HowTo/GetStarted/Install/ (accessed Jun. 10, 2021).</w:t>
      </w:r>
    </w:p>
    <w:p w14:paraId="21398431"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[47]</w:t>
      </w:r>
      <w:r w:rsidRPr="00110EB4">
        <w:rPr>
          <w:noProof/>
          <w:sz w:val="16"/>
          <w:szCs w:val="24"/>
        </w:rPr>
        <w:tab/>
        <w:t>“Quorum 7-nodes Example.” https://github.com/ConsenSys/quorum-examples/tree/master/examples/7nodes (accessed Jun. 03, 2021).</w:t>
      </w:r>
    </w:p>
    <w:p w14:paraId="36911229"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[48]</w:t>
      </w:r>
      <w:r w:rsidRPr="00110EB4">
        <w:rPr>
          <w:noProof/>
          <w:sz w:val="16"/>
          <w:szCs w:val="24"/>
        </w:rPr>
        <w:tab/>
        <w:t>“ConsenSys/tessera: Tessera - Enterprise Implementation of Quorum’s transaction manager.” https://github.com/ConsenSys/tessera (accessed Jun. 05, 2021).</w:t>
      </w:r>
    </w:p>
    <w:p w14:paraId="767277DF"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[49]</w:t>
      </w:r>
      <w:r w:rsidRPr="00110EB4">
        <w:rPr>
          <w:noProof/>
          <w:sz w:val="16"/>
          <w:szCs w:val="24"/>
        </w:rPr>
        <w:tab/>
        <w:t>“ConsenSys/constellation: Peer-to-peer encrypted message exchange.” https://github.com/ConsenSys/constellation (accessed Jun. 05, 2021).</w:t>
      </w:r>
    </w:p>
    <w:p w14:paraId="206DA312"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[50]</w:t>
      </w:r>
      <w:r w:rsidRPr="00110EB4">
        <w:rPr>
          <w:noProof/>
          <w:sz w:val="16"/>
          <w:szCs w:val="24"/>
        </w:rPr>
        <w:tab/>
        <w:t>“quorum-examples/README.md at master · ConsenSys/quorum-examples.” https://github.com/ConsenSys/quorum-examples/blob/master/README.md (accessed Jun. 10, 2021).</w:t>
      </w:r>
    </w:p>
    <w:p w14:paraId="2915A329"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[51]</w:t>
      </w:r>
      <w:r w:rsidRPr="00110EB4">
        <w:rPr>
          <w:noProof/>
          <w:sz w:val="16"/>
          <w:szCs w:val="24"/>
        </w:rPr>
        <w:tab/>
        <w:t>“Remix - Ethereum IDE.” https://remix.ethereum.org/ (accessed Mar. 08, 2021).</w:t>
      </w:r>
    </w:p>
    <w:p w14:paraId="3E212985"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[52]</w:t>
      </w:r>
      <w:r w:rsidRPr="00110EB4">
        <w:rPr>
          <w:noProof/>
          <w:sz w:val="16"/>
          <w:szCs w:val="24"/>
        </w:rPr>
        <w:tab/>
        <w:t>“Node.js.” https://nodejs.org/en/ (accessed Jun. 10, 2021).</w:t>
      </w:r>
    </w:p>
    <w:p w14:paraId="1942B40D"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[53]</w:t>
      </w:r>
      <w:r w:rsidRPr="00110EB4">
        <w:rPr>
          <w:noProof/>
          <w:sz w:val="16"/>
          <w:szCs w:val="24"/>
        </w:rPr>
        <w:tab/>
        <w:t>“npm.” https://www.npmjs.com/ (accessed Jun. 10, 2021).</w:t>
      </w:r>
    </w:p>
    <w:p w14:paraId="2F021D4E"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[54]</w:t>
      </w:r>
      <w:r w:rsidRPr="00110EB4">
        <w:rPr>
          <w:noProof/>
          <w:sz w:val="16"/>
          <w:szCs w:val="24"/>
        </w:rPr>
        <w:tab/>
        <w:t>“web3 - npm.” https://www.npmjs.com/package/web3 (accessed Jun. 10, 2021).</w:t>
      </w:r>
    </w:p>
    <w:p w14:paraId="7F2B1738"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[55]</w:t>
      </w:r>
      <w:r w:rsidRPr="00110EB4">
        <w:rPr>
          <w:noProof/>
          <w:sz w:val="16"/>
          <w:szCs w:val="24"/>
        </w:rPr>
        <w:tab/>
        <w:t>“xml2js - npm.” https://www.npmjs.com/package/xml2js (accessed Jun. 10, 2021).</w:t>
      </w:r>
    </w:p>
    <w:p w14:paraId="3326B009"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[56]</w:t>
      </w:r>
      <w:r w:rsidRPr="00110EB4">
        <w:rPr>
          <w:noProof/>
          <w:sz w:val="16"/>
          <w:szCs w:val="24"/>
        </w:rPr>
        <w:tab/>
        <w:t>“fs - npm.” https://www.npmjs.com/package/fs (accessed Jun. 10, 2021).</w:t>
      </w:r>
    </w:p>
    <w:p w14:paraId="6E3C2A4D"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[57]</w:t>
      </w:r>
      <w:r w:rsidRPr="00110EB4">
        <w:rPr>
          <w:noProof/>
          <w:sz w:val="16"/>
          <w:szCs w:val="24"/>
        </w:rPr>
        <w:tab/>
        <w:t>“net - npm.” https://www.npmjs.com/package/net (accessed Jun. 10, 2021).</w:t>
      </w:r>
    </w:p>
    <w:p w14:paraId="152FAE6E"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[58]</w:t>
      </w:r>
      <w:r w:rsidRPr="00110EB4">
        <w:rPr>
          <w:noProof/>
          <w:sz w:val="16"/>
          <w:szCs w:val="24"/>
        </w:rPr>
        <w:tab/>
        <w:t>“util - npm.” https://www.npmjs.com/package/util (accessed Jun. 10, 2021).</w:t>
      </w:r>
    </w:p>
    <w:p w14:paraId="61437F83"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[59]</w:t>
      </w:r>
      <w:r w:rsidRPr="00110EB4">
        <w:rPr>
          <w:noProof/>
          <w:sz w:val="16"/>
          <w:szCs w:val="24"/>
        </w:rPr>
        <w:tab/>
        <w:t>“moment - npm.” https://www.npmjs.com/package/moment (accessed Jun. 10, 2021).</w:t>
      </w:r>
    </w:p>
    <w:p w14:paraId="757F9E5A" w14:textId="77777777" w:rsidR="00110EB4" w:rsidRPr="00110EB4" w:rsidRDefault="00110EB4" w:rsidP="00110EB4">
      <w:pPr>
        <w:widowControl w:val="0"/>
        <w:autoSpaceDE w:val="0"/>
        <w:autoSpaceDN w:val="0"/>
        <w:adjustRightInd w:val="0"/>
        <w:ind w:left="640" w:hanging="640"/>
        <w:rPr>
          <w:noProof/>
          <w:sz w:val="16"/>
          <w:szCs w:val="24"/>
        </w:rPr>
      </w:pPr>
      <w:r w:rsidRPr="00110EB4">
        <w:rPr>
          <w:noProof/>
          <w:sz w:val="16"/>
          <w:szCs w:val="24"/>
        </w:rPr>
        <w:t>[60]</w:t>
      </w:r>
      <w:r w:rsidRPr="00110EB4">
        <w:rPr>
          <w:noProof/>
          <w:sz w:val="16"/>
          <w:szCs w:val="24"/>
        </w:rPr>
        <w:tab/>
        <w:t>“cryptr - npm.” https://www.npmjs.com/package/cryptr (accessed Jun. 10, 2021).</w:t>
      </w:r>
    </w:p>
    <w:p w14:paraId="3BEAD3C3" w14:textId="77777777" w:rsidR="00110EB4" w:rsidRPr="00110EB4" w:rsidRDefault="00110EB4" w:rsidP="00110EB4">
      <w:pPr>
        <w:widowControl w:val="0"/>
        <w:autoSpaceDE w:val="0"/>
        <w:autoSpaceDN w:val="0"/>
        <w:adjustRightInd w:val="0"/>
        <w:ind w:left="640" w:hanging="640"/>
        <w:rPr>
          <w:noProof/>
          <w:sz w:val="16"/>
        </w:rPr>
      </w:pPr>
      <w:r w:rsidRPr="00110EB4">
        <w:rPr>
          <w:noProof/>
          <w:sz w:val="16"/>
          <w:szCs w:val="24"/>
        </w:rPr>
        <w:t>[61]</w:t>
      </w:r>
      <w:r w:rsidRPr="00110EB4">
        <w:rPr>
          <w:noProof/>
          <w:sz w:val="16"/>
          <w:szCs w:val="24"/>
        </w:rPr>
        <w:tab/>
        <w:t>“web3.eth.Contract — web3.js 1.0.0 documentation.” https://web3js.readthedocs.io/en/v1.3.4/web3-eth-contract.html (accessed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ssadarat Khurat" w:date="2021-11-05T11:25:00Z" w:initials="AK">
    <w:p w14:paraId="6D08FBCF" w14:textId="4E28335C" w:rsidR="003A5F2F" w:rsidRPr="003A5F2F" w:rsidRDefault="003A5F2F">
      <w:pPr>
        <w:pStyle w:val="CommentText"/>
        <w:rPr>
          <w:rFonts w:cstheme="minorBidi"/>
          <w:szCs w:val="25"/>
          <w:lang w:bidi="th-TH"/>
        </w:rPr>
      </w:pPr>
      <w:r>
        <w:rPr>
          <w:rStyle w:val="CommentReference"/>
        </w:rPr>
        <w:annotationRef/>
      </w:r>
      <w:r>
        <w:rPr>
          <w:rFonts w:cstheme="minorBidi" w:hint="cs"/>
          <w:szCs w:val="25"/>
          <w:cs/>
          <w:lang w:bidi="th-TH"/>
        </w:rPr>
        <w:t>งานของเราจะช่วยเรื่องนี้อย่างไร</w:t>
      </w:r>
      <w:r>
        <w:rPr>
          <w:rFonts w:cstheme="minorBidi"/>
          <w:szCs w:val="25"/>
          <w:lang w:bidi="th-TH"/>
        </w:rPr>
        <w:t>?</w:t>
      </w:r>
    </w:p>
  </w:comment>
  <w:comment w:id="31" w:author="Assadarat Khurat" w:date="2021-11-05T12:01:00Z" w:initials="AK">
    <w:p w14:paraId="3121383A" w14:textId="2ACCC55F" w:rsidR="00E662D1" w:rsidRPr="00E662D1" w:rsidRDefault="00E662D1">
      <w:pPr>
        <w:pStyle w:val="CommentText"/>
        <w:rPr>
          <w:rFonts w:cs="Angsana New"/>
          <w:szCs w:val="25"/>
          <w:lang w:bidi="th-TH"/>
        </w:rPr>
      </w:pPr>
      <w:r>
        <w:rPr>
          <w:rStyle w:val="CommentReference"/>
        </w:rPr>
        <w:annotationRef/>
      </w:r>
      <w:r>
        <w:rPr>
          <w:rFonts w:cs="Angsana New" w:hint="cs"/>
          <w:szCs w:val="25"/>
          <w:cs/>
          <w:lang w:bidi="th-TH"/>
        </w:rPr>
        <w:t>มีการพูดถึงผลเสียที่เกิดแค่จุดนี้ น่าจะขยายความให้เห็นผลเสียชัดเจนขึ้น</w:t>
      </w:r>
      <w:r w:rsidR="00D67728">
        <w:rPr>
          <w:rFonts w:cs="Angsana New" w:hint="cs"/>
          <w:szCs w:val="25"/>
          <w:cs/>
          <w:lang w:bidi="th-TH"/>
        </w:rPr>
        <w:t xml:space="preserve"> </w:t>
      </w:r>
      <w:r w:rsidR="003158AD">
        <w:rPr>
          <w:rFonts w:cs="Angsana New" w:hint="cs"/>
          <w:szCs w:val="25"/>
          <w:cs/>
          <w:lang w:bidi="th-TH"/>
        </w:rPr>
        <w:t xml:space="preserve">โดยเฉพาะปัญหาทางด้าน </w:t>
      </w:r>
      <w:r w:rsidR="003158AD">
        <w:rPr>
          <w:rFonts w:cs="Angsana New"/>
          <w:szCs w:val="25"/>
          <w:lang w:bidi="th-TH"/>
        </w:rPr>
        <w:t xml:space="preserve">security </w:t>
      </w:r>
      <w:r w:rsidR="003158AD">
        <w:rPr>
          <w:rFonts w:cs="Angsana New" w:hint="cs"/>
          <w:szCs w:val="25"/>
          <w:cs/>
          <w:lang w:bidi="th-TH"/>
        </w:rPr>
        <w:t xml:space="preserve">ที่ </w:t>
      </w:r>
      <w:r w:rsidR="003158AD">
        <w:rPr>
          <w:rFonts w:cs="Angsana New"/>
          <w:szCs w:val="25"/>
          <w:lang w:bidi="th-TH"/>
        </w:rPr>
        <w:t xml:space="preserve">blockchain </w:t>
      </w:r>
      <w:r w:rsidR="003158AD">
        <w:rPr>
          <w:rFonts w:cs="Angsana New" w:hint="cs"/>
          <w:szCs w:val="25"/>
          <w:cs/>
          <w:lang w:bidi="th-TH"/>
        </w:rPr>
        <w:t xml:space="preserve">จะมาช่วยได้ </w:t>
      </w:r>
      <w:r w:rsidR="00624E3E">
        <w:rPr>
          <w:rFonts w:cs="Angsana New" w:hint="cs"/>
          <w:szCs w:val="25"/>
          <w:cs/>
          <w:lang w:bidi="th-TH"/>
        </w:rPr>
        <w:t xml:space="preserve">ถ้าเขียนไม่ชัดจะมีคำถามว่า ใช้ </w:t>
      </w:r>
      <w:r w:rsidR="00624E3E">
        <w:rPr>
          <w:rFonts w:cs="Angsana New"/>
          <w:szCs w:val="25"/>
          <w:lang w:bidi="th-TH"/>
        </w:rPr>
        <w:t xml:space="preserve">blockchain </w:t>
      </w:r>
      <w:r w:rsidR="00624E3E">
        <w:rPr>
          <w:rFonts w:cs="Angsana New" w:hint="cs"/>
          <w:szCs w:val="25"/>
          <w:cs/>
          <w:lang w:bidi="th-TH"/>
        </w:rPr>
        <w:t>มาทำไม</w:t>
      </w:r>
      <w:r w:rsidR="003158AD">
        <w:rPr>
          <w:rFonts w:cs="Angsana New"/>
          <w:szCs w:val="25"/>
          <w:cs/>
          <w:lang w:bidi="th-TH"/>
        </w:rPr>
        <w:br/>
      </w:r>
      <w:r w:rsidR="00D67728">
        <w:rPr>
          <w:rFonts w:cs="Angsana New" w:hint="cs"/>
          <w:szCs w:val="25"/>
          <w:cs/>
          <w:lang w:bidi="th-TH"/>
        </w:rPr>
        <w:t>ส่วนที่เหลือเป็นสถิติที่อาจรวบให้กระชับขึ้นได้หากยาวเกินไป</w:t>
      </w:r>
    </w:p>
  </w:comment>
  <w:comment w:id="37" w:author="Assadarat Khurat" w:date="2021-11-05T12:00:00Z" w:initials="AK">
    <w:p w14:paraId="5581926E" w14:textId="382A8906" w:rsidR="0021142A" w:rsidRPr="0021142A" w:rsidRDefault="0021142A">
      <w:pPr>
        <w:pStyle w:val="CommentText"/>
        <w:rPr>
          <w:rFonts w:cstheme="minorBidi"/>
          <w:szCs w:val="25"/>
          <w:cs/>
          <w:lang w:bidi="th-TH"/>
        </w:rPr>
      </w:pPr>
      <w:r>
        <w:rPr>
          <w:rStyle w:val="CommentReference"/>
        </w:rPr>
        <w:annotationRef/>
      </w:r>
      <w:r>
        <w:rPr>
          <w:rFonts w:cstheme="minorBidi" w:hint="cs"/>
          <w:szCs w:val="25"/>
          <w:cs/>
          <w:lang w:bidi="th-TH"/>
        </w:rPr>
        <w:t xml:space="preserve">จำนวนการละเมิด </w:t>
      </w:r>
      <w:r w:rsidR="00D67728">
        <w:rPr>
          <w:rFonts w:cstheme="minorBidi" w:hint="cs"/>
          <w:szCs w:val="25"/>
          <w:cs/>
          <w:lang w:bidi="th-TH"/>
        </w:rPr>
        <w:t>(</w:t>
      </w:r>
      <w:r w:rsidR="00D67728">
        <w:rPr>
          <w:rFonts w:cstheme="minorBidi"/>
          <w:szCs w:val="25"/>
          <w:lang w:bidi="th-TH"/>
        </w:rPr>
        <w:t xml:space="preserve">records breaches) </w:t>
      </w:r>
      <w:r>
        <w:rPr>
          <w:rFonts w:cstheme="minorBidi" w:hint="cs"/>
          <w:szCs w:val="25"/>
          <w:cs/>
          <w:lang w:bidi="th-TH"/>
        </w:rPr>
        <w:t>หรือจำนวนบันทึกที่ถูกละเมิด</w:t>
      </w:r>
      <w:r w:rsidR="00D67728">
        <w:rPr>
          <w:rFonts w:cstheme="minorBidi"/>
          <w:szCs w:val="25"/>
          <w:lang w:bidi="th-TH"/>
        </w:rPr>
        <w:t xml:space="preserve"> (records breached)</w:t>
      </w:r>
    </w:p>
  </w:comment>
  <w:comment w:id="61" w:author="Assadarat Khurat" w:date="2021-11-05T12:05:00Z" w:initials="AK">
    <w:p w14:paraId="0E347AFD" w14:textId="6DE5C8D3" w:rsidR="004C09D6" w:rsidRPr="004C09D6" w:rsidRDefault="004C09D6" w:rsidP="004C09D6">
      <w:pPr>
        <w:pStyle w:val="CommentText"/>
        <w:jc w:val="both"/>
        <w:rPr>
          <w:rFonts w:cstheme="minorBidi"/>
          <w:szCs w:val="25"/>
          <w:cs/>
          <w:lang w:bidi="th-TH"/>
        </w:rPr>
      </w:pPr>
      <w:r>
        <w:rPr>
          <w:rStyle w:val="CommentReference"/>
        </w:rPr>
        <w:annotationRef/>
      </w:r>
      <w:r>
        <w:rPr>
          <w:rFonts w:cstheme="minorBidi" w:hint="cs"/>
          <w:szCs w:val="25"/>
          <w:cs/>
          <w:lang w:bidi="th-TH"/>
        </w:rPr>
        <w:t xml:space="preserve">ใช้คำว่า </w:t>
      </w:r>
      <w:r>
        <w:rPr>
          <w:rFonts w:cstheme="minorBidi"/>
          <w:szCs w:val="25"/>
          <w:lang w:bidi="th-TH"/>
        </w:rPr>
        <w:t xml:space="preserve">To address </w:t>
      </w:r>
      <w:r>
        <w:rPr>
          <w:rFonts w:cstheme="minorBidi" w:hint="cs"/>
          <w:szCs w:val="25"/>
          <w:cs/>
          <w:lang w:bidi="th-TH"/>
        </w:rPr>
        <w:t>ซ้ำหลายที่เกินไป อ่านแล้วมันไม่ค่อย</w:t>
      </w:r>
      <w:r w:rsidR="00282687">
        <w:rPr>
          <w:rFonts w:cstheme="minorBidi" w:hint="cs"/>
          <w:szCs w:val="25"/>
          <w:cs/>
          <w:lang w:bidi="th-TH"/>
        </w:rPr>
        <w:t>ไพเราะ</w:t>
      </w:r>
    </w:p>
  </w:comment>
  <w:comment w:id="80" w:author="Assadarat Khurat" w:date="2021-11-05T15:33:00Z" w:initials="AK">
    <w:p w14:paraId="02A1874A" w14:textId="6E142B0D" w:rsidR="001C72C0" w:rsidRPr="001C72C0" w:rsidRDefault="001C72C0">
      <w:pPr>
        <w:pStyle w:val="CommentText"/>
        <w:rPr>
          <w:rFonts w:cstheme="minorBidi"/>
          <w:szCs w:val="25"/>
          <w:cs/>
          <w:lang w:bidi="th-TH"/>
        </w:rPr>
      </w:pPr>
      <w:r>
        <w:rPr>
          <w:rStyle w:val="CommentReference"/>
        </w:rPr>
        <w:annotationRef/>
      </w:r>
      <w:r>
        <w:t xml:space="preserve">Paragraph </w:t>
      </w:r>
      <w:r>
        <w:rPr>
          <w:rFonts w:cstheme="minorBidi" w:hint="cs"/>
          <w:szCs w:val="25"/>
          <w:cs/>
          <w:lang w:bidi="th-TH"/>
        </w:rPr>
        <w:t>นี้ตัดทิ้งได้ค่ะ</w:t>
      </w:r>
    </w:p>
  </w:comment>
  <w:comment w:id="82" w:author="Assadarat Khurat" w:date="2021-11-05T13:17:00Z" w:initials="AK">
    <w:p w14:paraId="1FF56D31" w14:textId="5F75964D" w:rsidR="00C51902" w:rsidRPr="00C51902" w:rsidRDefault="00C51902">
      <w:pPr>
        <w:pStyle w:val="CommentText"/>
        <w:rPr>
          <w:rFonts w:cs="Angsana New"/>
          <w:szCs w:val="25"/>
          <w:cs/>
          <w:lang w:bidi="th-TH"/>
        </w:rPr>
      </w:pPr>
      <w:r>
        <w:rPr>
          <w:rStyle w:val="CommentReference"/>
        </w:rPr>
        <w:annotationRef/>
      </w:r>
      <w:r>
        <w:rPr>
          <w:rFonts w:cs="Angsana New" w:hint="cs"/>
          <w:szCs w:val="25"/>
          <w:cs/>
          <w:lang w:bidi="th-TH"/>
        </w:rPr>
        <w:t xml:space="preserve">เกริ่นว่ามี </w:t>
      </w:r>
      <w:r>
        <w:rPr>
          <w:rFonts w:cs="Angsana New"/>
          <w:szCs w:val="25"/>
          <w:lang w:bidi="th-TH"/>
        </w:rPr>
        <w:t xml:space="preserve">blockchain platform </w:t>
      </w:r>
      <w:r>
        <w:rPr>
          <w:rFonts w:cs="Angsana New" w:hint="cs"/>
          <w:szCs w:val="25"/>
          <w:cs/>
          <w:lang w:bidi="th-TH"/>
        </w:rPr>
        <w:t xml:space="preserve">อะไรบ้าง และพูดถึง </w:t>
      </w:r>
      <w:r>
        <w:rPr>
          <w:rFonts w:cs="Angsana New"/>
          <w:szCs w:val="25"/>
          <w:lang w:bidi="th-TH"/>
        </w:rPr>
        <w:t xml:space="preserve">Ethereum </w:t>
      </w:r>
      <w:r>
        <w:rPr>
          <w:rFonts w:cs="Angsana New" w:hint="cs"/>
          <w:szCs w:val="25"/>
          <w:cs/>
          <w:lang w:bidi="th-TH"/>
        </w:rPr>
        <w:t>อย่างเดียว</w:t>
      </w:r>
    </w:p>
  </w:comment>
  <w:comment w:id="87" w:author="Assadarat Khurat" w:date="2021-11-05T13:20:00Z" w:initials="AK">
    <w:p w14:paraId="295A2352" w14:textId="0EB1ED2B" w:rsidR="00C51902" w:rsidRPr="00C51902" w:rsidRDefault="00C51902">
      <w:pPr>
        <w:pStyle w:val="CommentText"/>
        <w:rPr>
          <w:rFonts w:cs="Angsana New"/>
          <w:szCs w:val="25"/>
          <w:lang w:bidi="th-TH"/>
        </w:rPr>
      </w:pPr>
      <w:r>
        <w:rPr>
          <w:rStyle w:val="CommentReference"/>
        </w:rPr>
        <w:annotationRef/>
      </w:r>
      <w:r>
        <w:rPr>
          <w:rFonts w:cs="Angsana New" w:hint="cs"/>
          <w:szCs w:val="25"/>
          <w:cs/>
          <w:lang w:bidi="th-TH"/>
        </w:rPr>
        <w:t>สองอันไหน</w:t>
      </w:r>
      <w:r>
        <w:rPr>
          <w:rFonts w:cs="Angsana New"/>
          <w:szCs w:val="25"/>
          <w:lang w:bidi="th-TH"/>
        </w:rPr>
        <w:t>?</w:t>
      </w:r>
    </w:p>
  </w:comment>
  <w:comment w:id="114" w:author="Assadarat Khurat" w:date="2021-11-05T15:33:00Z" w:initials="AK">
    <w:p w14:paraId="39488000" w14:textId="77777777" w:rsidR="00D8688C" w:rsidRPr="001C72C0" w:rsidRDefault="00D8688C" w:rsidP="00D8688C">
      <w:pPr>
        <w:pStyle w:val="CommentText"/>
        <w:rPr>
          <w:rFonts w:cstheme="minorBidi"/>
          <w:szCs w:val="25"/>
          <w:cs/>
          <w:lang w:bidi="th-TH"/>
        </w:rPr>
      </w:pPr>
      <w:r>
        <w:rPr>
          <w:rStyle w:val="CommentReference"/>
        </w:rPr>
        <w:annotationRef/>
      </w:r>
      <w:r>
        <w:t xml:space="preserve">Paragraph </w:t>
      </w:r>
      <w:r>
        <w:rPr>
          <w:rFonts w:cstheme="minorBidi" w:hint="cs"/>
          <w:szCs w:val="25"/>
          <w:cs/>
          <w:lang w:bidi="th-TH"/>
        </w:rPr>
        <w:t>นี้ตัดทิ้งได้ค่ะ</w:t>
      </w:r>
    </w:p>
  </w:comment>
  <w:comment w:id="126" w:author="Assadarat Khurat" w:date="2021-11-05T13:17:00Z" w:initials="AK">
    <w:p w14:paraId="2D63550C" w14:textId="77777777" w:rsidR="00D8688C" w:rsidRPr="00C51902" w:rsidRDefault="00D8688C" w:rsidP="00D8688C">
      <w:pPr>
        <w:pStyle w:val="CommentText"/>
        <w:rPr>
          <w:rFonts w:cs="Angsana New"/>
          <w:szCs w:val="25"/>
          <w:cs/>
          <w:lang w:bidi="th-TH"/>
        </w:rPr>
      </w:pPr>
      <w:r>
        <w:rPr>
          <w:rStyle w:val="CommentReference"/>
        </w:rPr>
        <w:annotationRef/>
      </w:r>
      <w:r>
        <w:rPr>
          <w:rFonts w:cs="Angsana New" w:hint="cs"/>
          <w:szCs w:val="25"/>
          <w:cs/>
          <w:lang w:bidi="th-TH"/>
        </w:rPr>
        <w:t xml:space="preserve">เกริ่นว่ามี </w:t>
      </w:r>
      <w:r>
        <w:rPr>
          <w:rFonts w:cs="Angsana New"/>
          <w:szCs w:val="25"/>
          <w:lang w:bidi="th-TH"/>
        </w:rPr>
        <w:t xml:space="preserve">blockchain platform </w:t>
      </w:r>
      <w:r>
        <w:rPr>
          <w:rFonts w:cs="Angsana New" w:hint="cs"/>
          <w:szCs w:val="25"/>
          <w:cs/>
          <w:lang w:bidi="th-TH"/>
        </w:rPr>
        <w:t xml:space="preserve">อะไรบ้าง และพูดถึง </w:t>
      </w:r>
      <w:r>
        <w:rPr>
          <w:rFonts w:cs="Angsana New"/>
          <w:szCs w:val="25"/>
          <w:lang w:bidi="th-TH"/>
        </w:rPr>
        <w:t xml:space="preserve">Ethereum </w:t>
      </w:r>
      <w:r>
        <w:rPr>
          <w:rFonts w:cs="Angsana New" w:hint="cs"/>
          <w:szCs w:val="25"/>
          <w:cs/>
          <w:lang w:bidi="th-TH"/>
        </w:rPr>
        <w:t>อย่างเดียว</w:t>
      </w:r>
    </w:p>
  </w:comment>
  <w:comment w:id="144" w:author="Pattanasak Mongkolwat" w:date="2021-10-07T15:30:00Z" w:initials="PM">
    <w:p w14:paraId="60B990A0" w14:textId="1B21689A" w:rsidR="00105EDB" w:rsidRDefault="00105EDB">
      <w:pPr>
        <w:pStyle w:val="CommentText"/>
      </w:pPr>
      <w:r>
        <w:rPr>
          <w:rStyle w:val="CommentReference"/>
        </w:rPr>
        <w:annotationRef/>
      </w:r>
      <w:r>
        <w:t>I don’t see important relationship between not having document sharing and information system being hacked.</w:t>
      </w:r>
    </w:p>
  </w:comment>
  <w:comment w:id="145" w:author="Pattanasak Mongkolwat" w:date="2021-10-07T15:32:00Z" w:initials="PM">
    <w:p w14:paraId="56276E37" w14:textId="3BDB6907" w:rsidR="00105EDB" w:rsidRDefault="00105EDB">
      <w:pPr>
        <w:pStyle w:val="CommentText"/>
      </w:pPr>
      <w:r>
        <w:rPr>
          <w:rStyle w:val="CommentReference"/>
        </w:rPr>
        <w:annotationRef/>
      </w:r>
      <w:r>
        <w:t xml:space="preserve">Need a medical doctor to verify this. I don’t understand or know if this is correct (sound). Otherwise, we need to get a simple scenario. </w:t>
      </w:r>
    </w:p>
  </w:comment>
  <w:comment w:id="148" w:author="Pattanasak Mongkolwat" w:date="2021-10-07T16:08:00Z" w:initials="PM">
    <w:p w14:paraId="64C6D0AC" w14:textId="7559365D" w:rsidR="00105EDB" w:rsidRDefault="00105EDB">
      <w:pPr>
        <w:pStyle w:val="CommentText"/>
      </w:pPr>
      <w:r>
        <w:rPr>
          <w:rStyle w:val="CommentReference"/>
        </w:rPr>
        <w:annotationRef/>
      </w:r>
      <w:r>
        <w:t>I don’t see this section.</w:t>
      </w:r>
    </w:p>
  </w:comment>
  <w:comment w:id="149" w:author="Pattanasak Mongkolwat" w:date="2021-10-07T16:09:00Z" w:initials="PM">
    <w:p w14:paraId="6368CC1B" w14:textId="26592640" w:rsidR="00105EDB" w:rsidRPr="00FA0E88" w:rsidRDefault="00105EDB">
      <w:pPr>
        <w:pStyle w:val="CommentText"/>
        <w:rPr>
          <w:rFonts w:cs="Angsana New"/>
          <w:szCs w:val="25"/>
          <w:lang w:bidi="th-TH"/>
        </w:rPr>
      </w:pPr>
      <w:r>
        <w:rPr>
          <w:rStyle w:val="CommentReference"/>
        </w:rPr>
        <w:annotationRef/>
      </w:r>
      <w:r>
        <w:rPr>
          <w:rFonts w:cs="Angsana New"/>
          <w:szCs w:val="25"/>
          <w:lang w:bidi="th-TH"/>
        </w:rPr>
        <w:t>Don’t see it.</w:t>
      </w:r>
    </w:p>
  </w:comment>
  <w:comment w:id="150" w:author="Pattanasak Mongkolwat" w:date="2021-10-07T16:09:00Z" w:initials="PM">
    <w:p w14:paraId="4D06EA18" w14:textId="1D4F8A4A" w:rsidR="00105EDB" w:rsidRDefault="00105EDB">
      <w:pPr>
        <w:pStyle w:val="CommentText"/>
      </w:pPr>
      <w:r>
        <w:rPr>
          <w:rStyle w:val="CommentReference"/>
        </w:rPr>
        <w:annotationRef/>
      </w:r>
    </w:p>
  </w:comment>
  <w:comment w:id="155" w:author="Pattanasak Mongkolwat" w:date="2021-10-07T16:14:00Z" w:initials="PM">
    <w:p w14:paraId="6179F0D0" w14:textId="01D4ED4D" w:rsidR="00105EDB" w:rsidRDefault="00105EDB">
      <w:pPr>
        <w:pStyle w:val="CommentText"/>
      </w:pPr>
      <w:r>
        <w:rPr>
          <w:rStyle w:val="CommentReference"/>
        </w:rPr>
        <w:annotationRef/>
      </w:r>
      <w:r>
        <w:t>Please check</w:t>
      </w:r>
    </w:p>
  </w:comment>
  <w:comment w:id="156" w:author="Pattanasak Mongkolwat" w:date="2021-10-07T16:26:00Z" w:initials="PM">
    <w:p w14:paraId="13390362" w14:textId="58FB0197" w:rsidR="00105EDB" w:rsidRDefault="00105EDB">
      <w:pPr>
        <w:pStyle w:val="CommentText"/>
      </w:pPr>
      <w:r>
        <w:rPr>
          <w:rStyle w:val="CommentReference"/>
        </w:rPr>
        <w:annotationRef/>
      </w:r>
      <w:r>
        <w:t>Who? The developer (You)?</w:t>
      </w:r>
    </w:p>
  </w:comment>
  <w:comment w:id="157" w:author="Pattanasak Mongkolwat" w:date="2021-10-07T16:30:00Z" w:initials="PM">
    <w:p w14:paraId="028FE82F" w14:textId="0F2C6160" w:rsidR="00105EDB" w:rsidRDefault="00105EDB">
      <w:pPr>
        <w:pStyle w:val="CommentText"/>
      </w:pPr>
      <w:r>
        <w:rPr>
          <w:rStyle w:val="CommentReference"/>
        </w:rPr>
        <w:annotationRef/>
      </w:r>
      <w:r>
        <w:t>What is it?</w:t>
      </w:r>
    </w:p>
  </w:comment>
  <w:comment w:id="158" w:author="Pattanasak Mongkolwat" w:date="2021-10-07T16:53:00Z" w:initials="PM">
    <w:p w14:paraId="224B1017" w14:textId="77777777" w:rsidR="00105EDB" w:rsidRDefault="00105EDB">
      <w:pPr>
        <w:pStyle w:val="CommentText"/>
      </w:pPr>
      <w:r>
        <w:rPr>
          <w:rStyle w:val="CommentReference"/>
        </w:rPr>
        <w:annotationRef/>
      </w:r>
      <w:r>
        <w:t>Middleware???</w:t>
      </w:r>
    </w:p>
    <w:p w14:paraId="0C3B2BEC" w14:textId="0C61E2EB" w:rsidR="00105EDB" w:rsidRDefault="00105EDB">
      <w:pPr>
        <w:pStyle w:val="CommentText"/>
      </w:pPr>
    </w:p>
  </w:comment>
  <w:comment w:id="169" w:author="Pattanasak Mongkolwat" w:date="2021-10-07T17:18:00Z" w:initials="PM">
    <w:p w14:paraId="7131933B" w14:textId="4D69A2FA" w:rsidR="00105EDB" w:rsidRDefault="00105EDB">
      <w:pPr>
        <w:pStyle w:val="CommentText"/>
      </w:pPr>
      <w:r>
        <w:rPr>
          <w:rStyle w:val="CommentReference"/>
        </w:rPr>
        <w:annotationRef/>
      </w:r>
      <w:r>
        <w:t xml:space="preserve">No need to have </w:t>
      </w:r>
      <w:r>
        <w:t>this many digits.</w:t>
      </w:r>
    </w:p>
  </w:comment>
  <w:comment w:id="176" w:author="Pattanasak Mongkolwat" w:date="2021-10-07T17:22:00Z" w:initials="PM">
    <w:p w14:paraId="6DBD49CA" w14:textId="09D64B37" w:rsidR="00105EDB" w:rsidRDefault="00105EDB">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08FBCF" w15:done="0"/>
  <w15:commentEx w15:paraId="3121383A" w15:done="1"/>
  <w15:commentEx w15:paraId="5581926E" w15:done="1"/>
  <w15:commentEx w15:paraId="0E347AFD" w15:done="1"/>
  <w15:commentEx w15:paraId="02A1874A" w15:done="0"/>
  <w15:commentEx w15:paraId="1FF56D31" w15:done="0"/>
  <w15:commentEx w15:paraId="295A2352" w15:done="1"/>
  <w15:commentEx w15:paraId="39488000" w15:done="0"/>
  <w15:commentEx w15:paraId="2D63550C" w15:done="0"/>
  <w15:commentEx w15:paraId="60B990A0" w15:done="0"/>
  <w15:commentEx w15:paraId="56276E37" w15:done="0"/>
  <w15:commentEx w15:paraId="64C6D0AC" w15:done="0"/>
  <w15:commentEx w15:paraId="6368CC1B" w15:done="0"/>
  <w15:commentEx w15:paraId="4D06EA18" w15:done="0"/>
  <w15:commentEx w15:paraId="6179F0D0" w15:done="0"/>
  <w15:commentEx w15:paraId="13390362"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F933A" w16cex:dateUtc="2021-11-05T04:25:00Z"/>
  <w16cex:commentExtensible w16cex:durableId="252F9BAB" w16cex:dateUtc="2021-11-05T05:01:00Z"/>
  <w16cex:commentExtensible w16cex:durableId="252F9B61" w16cex:dateUtc="2021-11-05T05:00:00Z"/>
  <w16cex:commentExtensible w16cex:durableId="252F9C94" w16cex:dateUtc="2021-11-05T05:05:00Z"/>
  <w16cex:commentExtensible w16cex:durableId="252FCD56" w16cex:dateUtc="2021-11-05T08:33:00Z"/>
  <w16cex:commentExtensible w16cex:durableId="252FAD7B" w16cex:dateUtc="2021-11-05T06:17:00Z"/>
  <w16cex:commentExtensible w16cex:durableId="252FAE05" w16cex:dateUtc="2021-11-05T06:20:00Z"/>
  <w16cex:commentExtensible w16cex:durableId="25388A8F" w16cex:dateUtc="2021-11-05T08:33:00Z"/>
  <w16cex:commentExtensible w16cex:durableId="25388A8E" w16cex:dateUtc="2021-11-05T06:17:00Z"/>
  <w16cex:commentExtensible w16cex:durableId="25099103" w16cex:dateUtc="2021-10-07T08:30:00Z"/>
  <w16cex:commentExtensible w16cex:durableId="2509918C" w16cex:dateUtc="2021-10-07T08:32:00Z"/>
  <w16cex:commentExtensible w16cex:durableId="250999E6" w16cex:dateUtc="2021-10-07T09:08:00Z"/>
  <w16cex:commentExtensible w16cex:durableId="25099A57" w16cex:dateUtc="2021-10-07T09:09:00Z"/>
  <w16cex:commentExtensible w16cex:durableId="25099A4D" w16cex:dateUtc="2021-10-07T09:09:00Z"/>
  <w16cex:commentExtensible w16cex:durableId="25099B6D" w16cex:dateUtc="2021-10-07T09:14:00Z"/>
  <w16cex:commentExtensible w16cex:durableId="25099E3A" w16cex:dateUtc="2021-10-07T09:26: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08FBCF" w16cid:durableId="252F933A"/>
  <w16cid:commentId w16cid:paraId="3121383A" w16cid:durableId="252F9BAB"/>
  <w16cid:commentId w16cid:paraId="5581926E" w16cid:durableId="252F9B61"/>
  <w16cid:commentId w16cid:paraId="0E347AFD" w16cid:durableId="252F9C94"/>
  <w16cid:commentId w16cid:paraId="02A1874A" w16cid:durableId="252FCD56"/>
  <w16cid:commentId w16cid:paraId="1FF56D31" w16cid:durableId="252FAD7B"/>
  <w16cid:commentId w16cid:paraId="295A2352" w16cid:durableId="252FAE05"/>
  <w16cid:commentId w16cid:paraId="39488000" w16cid:durableId="25388A8F"/>
  <w16cid:commentId w16cid:paraId="2D63550C" w16cid:durableId="25388A8E"/>
  <w16cid:commentId w16cid:paraId="60B990A0" w16cid:durableId="25099103"/>
  <w16cid:commentId w16cid:paraId="56276E37" w16cid:durableId="2509918C"/>
  <w16cid:commentId w16cid:paraId="64C6D0AC" w16cid:durableId="250999E6"/>
  <w16cid:commentId w16cid:paraId="6368CC1B" w16cid:durableId="25099A57"/>
  <w16cid:commentId w16cid:paraId="4D06EA18" w16cid:durableId="25099A4D"/>
  <w16cid:commentId w16cid:paraId="6179F0D0" w16cid:durableId="25099B6D"/>
  <w16cid:commentId w16cid:paraId="13390362" w16cid:durableId="25099E3A"/>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C9193" w14:textId="77777777" w:rsidR="006C604D" w:rsidRDefault="006C604D" w:rsidP="001A3B3D">
      <w:r>
        <w:separator/>
      </w:r>
    </w:p>
  </w:endnote>
  <w:endnote w:type="continuationSeparator" w:id="0">
    <w:p w14:paraId="0556EC40" w14:textId="77777777" w:rsidR="006C604D" w:rsidRDefault="006C604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105EDB" w:rsidRPr="006F6D3D" w:rsidRDefault="00105EDB"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2AC02" w14:textId="77777777" w:rsidR="006C604D" w:rsidRDefault="006C604D" w:rsidP="001A3B3D">
      <w:r>
        <w:separator/>
      </w:r>
    </w:p>
  </w:footnote>
  <w:footnote w:type="continuationSeparator" w:id="0">
    <w:p w14:paraId="22E74E71" w14:textId="77777777" w:rsidR="006C604D" w:rsidRDefault="006C604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nathean Julled">
    <w15:presenceInfo w15:providerId="Windows Live" w15:userId="0e2ce6bcdf9157df"/>
  </w15:person>
  <w15:person w15:author="Assadarat Khurat">
    <w15:presenceInfo w15:providerId="AD" w15:userId="S-1-5-21-768287714-1785177330-3709019132-1001"/>
  </w15:person>
  <w15:person w15:author="Pattanasak Mongkolwat">
    <w15:presenceInfo w15:providerId="None" w15:userId="Pattanasak Mongkol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rwUAek7njywAAAA="/>
  </w:docVars>
  <w:rsids>
    <w:rsidRoot w:val="009303D9"/>
    <w:rsid w:val="00000576"/>
    <w:rsid w:val="00001838"/>
    <w:rsid w:val="00001D3B"/>
    <w:rsid w:val="00002237"/>
    <w:rsid w:val="00002428"/>
    <w:rsid w:val="0000269F"/>
    <w:rsid w:val="00003C52"/>
    <w:rsid w:val="00003D44"/>
    <w:rsid w:val="00004443"/>
    <w:rsid w:val="00004CFA"/>
    <w:rsid w:val="00006F34"/>
    <w:rsid w:val="000070D0"/>
    <w:rsid w:val="000109EF"/>
    <w:rsid w:val="000119A7"/>
    <w:rsid w:val="00011AA5"/>
    <w:rsid w:val="0001316A"/>
    <w:rsid w:val="00013395"/>
    <w:rsid w:val="00013F6D"/>
    <w:rsid w:val="0001422F"/>
    <w:rsid w:val="000144F2"/>
    <w:rsid w:val="00015DE4"/>
    <w:rsid w:val="00016001"/>
    <w:rsid w:val="00016CC8"/>
    <w:rsid w:val="00016E6F"/>
    <w:rsid w:val="00017117"/>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2F3"/>
    <w:rsid w:val="000474F3"/>
    <w:rsid w:val="0004781E"/>
    <w:rsid w:val="000500E9"/>
    <w:rsid w:val="0005100A"/>
    <w:rsid w:val="00051C49"/>
    <w:rsid w:val="0005757E"/>
    <w:rsid w:val="0006080A"/>
    <w:rsid w:val="0006083B"/>
    <w:rsid w:val="000615FA"/>
    <w:rsid w:val="00064D45"/>
    <w:rsid w:val="00066CD8"/>
    <w:rsid w:val="00066E63"/>
    <w:rsid w:val="00067921"/>
    <w:rsid w:val="00071322"/>
    <w:rsid w:val="000713E3"/>
    <w:rsid w:val="0007149B"/>
    <w:rsid w:val="00071AF8"/>
    <w:rsid w:val="000737EF"/>
    <w:rsid w:val="000746A6"/>
    <w:rsid w:val="00075E91"/>
    <w:rsid w:val="00076206"/>
    <w:rsid w:val="00077470"/>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5EDB"/>
    <w:rsid w:val="00106EAF"/>
    <w:rsid w:val="001070A7"/>
    <w:rsid w:val="001107CE"/>
    <w:rsid w:val="00110EB4"/>
    <w:rsid w:val="00110FFD"/>
    <w:rsid w:val="00112B36"/>
    <w:rsid w:val="00112CA9"/>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119C"/>
    <w:rsid w:val="00171535"/>
    <w:rsid w:val="0017315B"/>
    <w:rsid w:val="001756B0"/>
    <w:rsid w:val="00183499"/>
    <w:rsid w:val="00183AB6"/>
    <w:rsid w:val="0018524D"/>
    <w:rsid w:val="00185667"/>
    <w:rsid w:val="001868BF"/>
    <w:rsid w:val="001878BC"/>
    <w:rsid w:val="00190127"/>
    <w:rsid w:val="0019172D"/>
    <w:rsid w:val="00191F70"/>
    <w:rsid w:val="00191F77"/>
    <w:rsid w:val="0019208E"/>
    <w:rsid w:val="00192185"/>
    <w:rsid w:val="00192A3F"/>
    <w:rsid w:val="00193BFC"/>
    <w:rsid w:val="00194180"/>
    <w:rsid w:val="001947B4"/>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6CD"/>
    <w:rsid w:val="001C2407"/>
    <w:rsid w:val="001C6775"/>
    <w:rsid w:val="001C72C0"/>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A19"/>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142A"/>
    <w:rsid w:val="0021269E"/>
    <w:rsid w:val="00212751"/>
    <w:rsid w:val="002127FB"/>
    <w:rsid w:val="00212F8C"/>
    <w:rsid w:val="002141CC"/>
    <w:rsid w:val="002145B3"/>
    <w:rsid w:val="00214ABF"/>
    <w:rsid w:val="00214D6E"/>
    <w:rsid w:val="0021567C"/>
    <w:rsid w:val="0021595C"/>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A9F"/>
    <w:rsid w:val="002820F3"/>
    <w:rsid w:val="00282687"/>
    <w:rsid w:val="00284248"/>
    <w:rsid w:val="0028506C"/>
    <w:rsid w:val="002850E3"/>
    <w:rsid w:val="0028747B"/>
    <w:rsid w:val="0028793C"/>
    <w:rsid w:val="002916E2"/>
    <w:rsid w:val="002919D9"/>
    <w:rsid w:val="00292520"/>
    <w:rsid w:val="00292F74"/>
    <w:rsid w:val="002938C0"/>
    <w:rsid w:val="00294530"/>
    <w:rsid w:val="00295214"/>
    <w:rsid w:val="00295A21"/>
    <w:rsid w:val="002A11D9"/>
    <w:rsid w:val="002A148D"/>
    <w:rsid w:val="002A1A83"/>
    <w:rsid w:val="002A3023"/>
    <w:rsid w:val="002A3089"/>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54"/>
    <w:rsid w:val="002C0AAF"/>
    <w:rsid w:val="002C0FE6"/>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285B"/>
    <w:rsid w:val="002E461B"/>
    <w:rsid w:val="002E4EBC"/>
    <w:rsid w:val="002E56D3"/>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E2F"/>
    <w:rsid w:val="0030529B"/>
    <w:rsid w:val="00306A89"/>
    <w:rsid w:val="00306BE3"/>
    <w:rsid w:val="00306C9A"/>
    <w:rsid w:val="00306ED6"/>
    <w:rsid w:val="00307ED5"/>
    <w:rsid w:val="00307FD6"/>
    <w:rsid w:val="00311134"/>
    <w:rsid w:val="003128C7"/>
    <w:rsid w:val="00313895"/>
    <w:rsid w:val="00314725"/>
    <w:rsid w:val="00314E46"/>
    <w:rsid w:val="00315877"/>
    <w:rsid w:val="003158AD"/>
    <w:rsid w:val="00315BD5"/>
    <w:rsid w:val="00315E3D"/>
    <w:rsid w:val="00316D18"/>
    <w:rsid w:val="003171A6"/>
    <w:rsid w:val="003200E6"/>
    <w:rsid w:val="00321856"/>
    <w:rsid w:val="003218D8"/>
    <w:rsid w:val="00323801"/>
    <w:rsid w:val="00323839"/>
    <w:rsid w:val="003238A1"/>
    <w:rsid w:val="003258B8"/>
    <w:rsid w:val="00325BFE"/>
    <w:rsid w:val="0032719D"/>
    <w:rsid w:val="003313BF"/>
    <w:rsid w:val="00331755"/>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107E"/>
    <w:rsid w:val="00362919"/>
    <w:rsid w:val="00365522"/>
    <w:rsid w:val="0036572F"/>
    <w:rsid w:val="00365D76"/>
    <w:rsid w:val="003668C8"/>
    <w:rsid w:val="003668EE"/>
    <w:rsid w:val="00366D5E"/>
    <w:rsid w:val="003705FD"/>
    <w:rsid w:val="00370A88"/>
    <w:rsid w:val="00370C72"/>
    <w:rsid w:val="00371EC5"/>
    <w:rsid w:val="00371FB9"/>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43D3"/>
    <w:rsid w:val="00387A28"/>
    <w:rsid w:val="003920F8"/>
    <w:rsid w:val="003921E0"/>
    <w:rsid w:val="00392A63"/>
    <w:rsid w:val="00393720"/>
    <w:rsid w:val="00395EA1"/>
    <w:rsid w:val="0039632C"/>
    <w:rsid w:val="00396588"/>
    <w:rsid w:val="003965EC"/>
    <w:rsid w:val="00397242"/>
    <w:rsid w:val="003A0425"/>
    <w:rsid w:val="003A05A4"/>
    <w:rsid w:val="003A19E2"/>
    <w:rsid w:val="003A1BEE"/>
    <w:rsid w:val="003A22C7"/>
    <w:rsid w:val="003A397A"/>
    <w:rsid w:val="003A3E14"/>
    <w:rsid w:val="003A3ED8"/>
    <w:rsid w:val="003A5F2F"/>
    <w:rsid w:val="003A605F"/>
    <w:rsid w:val="003A6118"/>
    <w:rsid w:val="003B06FC"/>
    <w:rsid w:val="003B0812"/>
    <w:rsid w:val="003B0BD8"/>
    <w:rsid w:val="003B0E7A"/>
    <w:rsid w:val="003B1186"/>
    <w:rsid w:val="003B1472"/>
    <w:rsid w:val="003B2B40"/>
    <w:rsid w:val="003B2F6E"/>
    <w:rsid w:val="003B4A7E"/>
    <w:rsid w:val="003B4C53"/>
    <w:rsid w:val="003B4E04"/>
    <w:rsid w:val="003B57C4"/>
    <w:rsid w:val="003C1D01"/>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492"/>
    <w:rsid w:val="003F6DE2"/>
    <w:rsid w:val="0040157C"/>
    <w:rsid w:val="0040443F"/>
    <w:rsid w:val="00405954"/>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5FB"/>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757A"/>
    <w:rsid w:val="004A1602"/>
    <w:rsid w:val="004A450A"/>
    <w:rsid w:val="004A4973"/>
    <w:rsid w:val="004A59CA"/>
    <w:rsid w:val="004A5C75"/>
    <w:rsid w:val="004A70F4"/>
    <w:rsid w:val="004A7987"/>
    <w:rsid w:val="004A7EF0"/>
    <w:rsid w:val="004B1D28"/>
    <w:rsid w:val="004B393C"/>
    <w:rsid w:val="004B3B29"/>
    <w:rsid w:val="004B5674"/>
    <w:rsid w:val="004B7F0D"/>
    <w:rsid w:val="004C09D6"/>
    <w:rsid w:val="004C19C1"/>
    <w:rsid w:val="004C3BAC"/>
    <w:rsid w:val="004C48D7"/>
    <w:rsid w:val="004C4A92"/>
    <w:rsid w:val="004C5EE4"/>
    <w:rsid w:val="004C67F6"/>
    <w:rsid w:val="004C6854"/>
    <w:rsid w:val="004C7765"/>
    <w:rsid w:val="004D1066"/>
    <w:rsid w:val="004D50EC"/>
    <w:rsid w:val="004D555A"/>
    <w:rsid w:val="004D6DB3"/>
    <w:rsid w:val="004D72B5"/>
    <w:rsid w:val="004D7BFE"/>
    <w:rsid w:val="004E076F"/>
    <w:rsid w:val="004E0A89"/>
    <w:rsid w:val="004E10FB"/>
    <w:rsid w:val="004E124F"/>
    <w:rsid w:val="004E139F"/>
    <w:rsid w:val="004E1B4A"/>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42C7"/>
    <w:rsid w:val="00505CE2"/>
    <w:rsid w:val="005061B7"/>
    <w:rsid w:val="0050684C"/>
    <w:rsid w:val="0050728C"/>
    <w:rsid w:val="00510F1B"/>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E5D"/>
    <w:rsid w:val="0053287C"/>
    <w:rsid w:val="00532881"/>
    <w:rsid w:val="00532A94"/>
    <w:rsid w:val="005342F4"/>
    <w:rsid w:val="0053480D"/>
    <w:rsid w:val="00534BCE"/>
    <w:rsid w:val="005366B0"/>
    <w:rsid w:val="00536F4D"/>
    <w:rsid w:val="00537681"/>
    <w:rsid w:val="005376CA"/>
    <w:rsid w:val="00540E73"/>
    <w:rsid w:val="00540EC1"/>
    <w:rsid w:val="005418B9"/>
    <w:rsid w:val="00542DEA"/>
    <w:rsid w:val="00544668"/>
    <w:rsid w:val="005447AD"/>
    <w:rsid w:val="00550F62"/>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03C"/>
    <w:rsid w:val="005A6304"/>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5662"/>
    <w:rsid w:val="005D58E2"/>
    <w:rsid w:val="005D70BE"/>
    <w:rsid w:val="005D729F"/>
    <w:rsid w:val="005E087F"/>
    <w:rsid w:val="005E0E43"/>
    <w:rsid w:val="005E157E"/>
    <w:rsid w:val="005E1F98"/>
    <w:rsid w:val="005E2800"/>
    <w:rsid w:val="005E2F68"/>
    <w:rsid w:val="005E35D0"/>
    <w:rsid w:val="005E475B"/>
    <w:rsid w:val="005E5966"/>
    <w:rsid w:val="005E743A"/>
    <w:rsid w:val="005F075D"/>
    <w:rsid w:val="005F1FAF"/>
    <w:rsid w:val="005F219D"/>
    <w:rsid w:val="005F2B5C"/>
    <w:rsid w:val="005F2CCD"/>
    <w:rsid w:val="005F36FF"/>
    <w:rsid w:val="005F3C27"/>
    <w:rsid w:val="005F4575"/>
    <w:rsid w:val="005F5302"/>
    <w:rsid w:val="005F6466"/>
    <w:rsid w:val="0060008D"/>
    <w:rsid w:val="00601116"/>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7721"/>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209E"/>
    <w:rsid w:val="006540B4"/>
    <w:rsid w:val="00654204"/>
    <w:rsid w:val="00654615"/>
    <w:rsid w:val="0065690B"/>
    <w:rsid w:val="00656EFE"/>
    <w:rsid w:val="00657B02"/>
    <w:rsid w:val="006600FF"/>
    <w:rsid w:val="00660B6F"/>
    <w:rsid w:val="006616B0"/>
    <w:rsid w:val="00661D4C"/>
    <w:rsid w:val="00662B0A"/>
    <w:rsid w:val="00663778"/>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445"/>
    <w:rsid w:val="00691E6B"/>
    <w:rsid w:val="006925CE"/>
    <w:rsid w:val="00692DF9"/>
    <w:rsid w:val="006937D7"/>
    <w:rsid w:val="006954E7"/>
    <w:rsid w:val="00695A3B"/>
    <w:rsid w:val="00695F91"/>
    <w:rsid w:val="00697591"/>
    <w:rsid w:val="006A0C1B"/>
    <w:rsid w:val="006A12BA"/>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26A7"/>
    <w:rsid w:val="006D292D"/>
    <w:rsid w:val="006D496F"/>
    <w:rsid w:val="006D5091"/>
    <w:rsid w:val="006D7539"/>
    <w:rsid w:val="006D7D5F"/>
    <w:rsid w:val="006E2056"/>
    <w:rsid w:val="006E5D50"/>
    <w:rsid w:val="006E61AB"/>
    <w:rsid w:val="006E67BA"/>
    <w:rsid w:val="006F45F6"/>
    <w:rsid w:val="006F4B49"/>
    <w:rsid w:val="006F4FDF"/>
    <w:rsid w:val="006F5B13"/>
    <w:rsid w:val="006F673A"/>
    <w:rsid w:val="006F6D3D"/>
    <w:rsid w:val="00700327"/>
    <w:rsid w:val="007004FB"/>
    <w:rsid w:val="00701449"/>
    <w:rsid w:val="007015CE"/>
    <w:rsid w:val="00702FBB"/>
    <w:rsid w:val="007035BE"/>
    <w:rsid w:val="00703CA4"/>
    <w:rsid w:val="007044E0"/>
    <w:rsid w:val="00705892"/>
    <w:rsid w:val="00705FDE"/>
    <w:rsid w:val="00706AC8"/>
    <w:rsid w:val="00706B5F"/>
    <w:rsid w:val="00707221"/>
    <w:rsid w:val="00710B9C"/>
    <w:rsid w:val="0071138D"/>
    <w:rsid w:val="00712E68"/>
    <w:rsid w:val="007130C9"/>
    <w:rsid w:val="00714444"/>
    <w:rsid w:val="007145FC"/>
    <w:rsid w:val="00714CBB"/>
    <w:rsid w:val="00715745"/>
    <w:rsid w:val="00715BEA"/>
    <w:rsid w:val="0071678E"/>
    <w:rsid w:val="0072117F"/>
    <w:rsid w:val="00721681"/>
    <w:rsid w:val="00721BA3"/>
    <w:rsid w:val="007230F9"/>
    <w:rsid w:val="00724BB1"/>
    <w:rsid w:val="007262FA"/>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135A"/>
    <w:rsid w:val="007524FE"/>
    <w:rsid w:val="00753FC3"/>
    <w:rsid w:val="007555E5"/>
    <w:rsid w:val="0076086D"/>
    <w:rsid w:val="00760F78"/>
    <w:rsid w:val="00762FEE"/>
    <w:rsid w:val="007636CC"/>
    <w:rsid w:val="0076380A"/>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804"/>
    <w:rsid w:val="00794B3A"/>
    <w:rsid w:val="00794C01"/>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42D1"/>
    <w:rsid w:val="007C437D"/>
    <w:rsid w:val="007C5BEE"/>
    <w:rsid w:val="007C69FB"/>
    <w:rsid w:val="007C6A37"/>
    <w:rsid w:val="007D07A8"/>
    <w:rsid w:val="007D1814"/>
    <w:rsid w:val="007D19E3"/>
    <w:rsid w:val="007D3257"/>
    <w:rsid w:val="007D339D"/>
    <w:rsid w:val="007D4A6A"/>
    <w:rsid w:val="007D6232"/>
    <w:rsid w:val="007D7353"/>
    <w:rsid w:val="007E1529"/>
    <w:rsid w:val="007E15AB"/>
    <w:rsid w:val="007E1E70"/>
    <w:rsid w:val="007E2238"/>
    <w:rsid w:val="007E5B8A"/>
    <w:rsid w:val="007F1A70"/>
    <w:rsid w:val="007F1F99"/>
    <w:rsid w:val="007F2DB5"/>
    <w:rsid w:val="007F2EDF"/>
    <w:rsid w:val="007F3D69"/>
    <w:rsid w:val="007F415B"/>
    <w:rsid w:val="007F4747"/>
    <w:rsid w:val="007F5DF4"/>
    <w:rsid w:val="007F768F"/>
    <w:rsid w:val="008016BA"/>
    <w:rsid w:val="00802F51"/>
    <w:rsid w:val="0080336E"/>
    <w:rsid w:val="00803579"/>
    <w:rsid w:val="00805270"/>
    <w:rsid w:val="008053B7"/>
    <w:rsid w:val="008066F8"/>
    <w:rsid w:val="00806A5E"/>
    <w:rsid w:val="008074F4"/>
    <w:rsid w:val="0080791D"/>
    <w:rsid w:val="00807E13"/>
    <w:rsid w:val="00807F26"/>
    <w:rsid w:val="00810047"/>
    <w:rsid w:val="008104AA"/>
    <w:rsid w:val="008125C8"/>
    <w:rsid w:val="008126B5"/>
    <w:rsid w:val="00813E81"/>
    <w:rsid w:val="00813FB9"/>
    <w:rsid w:val="0081463C"/>
    <w:rsid w:val="00815708"/>
    <w:rsid w:val="008157EE"/>
    <w:rsid w:val="00815ACF"/>
    <w:rsid w:val="00816D71"/>
    <w:rsid w:val="00820C00"/>
    <w:rsid w:val="00821414"/>
    <w:rsid w:val="008220EF"/>
    <w:rsid w:val="00822671"/>
    <w:rsid w:val="00823913"/>
    <w:rsid w:val="00825606"/>
    <w:rsid w:val="00825FF1"/>
    <w:rsid w:val="008347FC"/>
    <w:rsid w:val="0083484F"/>
    <w:rsid w:val="0083493C"/>
    <w:rsid w:val="008349E1"/>
    <w:rsid w:val="00836367"/>
    <w:rsid w:val="008416A6"/>
    <w:rsid w:val="008422B8"/>
    <w:rsid w:val="00842735"/>
    <w:rsid w:val="00844789"/>
    <w:rsid w:val="0084491D"/>
    <w:rsid w:val="008466B9"/>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5FA0"/>
    <w:rsid w:val="0087664F"/>
    <w:rsid w:val="00876D7A"/>
    <w:rsid w:val="00876E3E"/>
    <w:rsid w:val="0087779C"/>
    <w:rsid w:val="00880AEA"/>
    <w:rsid w:val="0088106C"/>
    <w:rsid w:val="0088358F"/>
    <w:rsid w:val="00886346"/>
    <w:rsid w:val="00887B40"/>
    <w:rsid w:val="00893C7D"/>
    <w:rsid w:val="00894547"/>
    <w:rsid w:val="00894F7C"/>
    <w:rsid w:val="0089557C"/>
    <w:rsid w:val="00897DB2"/>
    <w:rsid w:val="008A1D9D"/>
    <w:rsid w:val="008A2C7D"/>
    <w:rsid w:val="008A4652"/>
    <w:rsid w:val="008A6B76"/>
    <w:rsid w:val="008A72F6"/>
    <w:rsid w:val="008A7328"/>
    <w:rsid w:val="008B1B6B"/>
    <w:rsid w:val="008B3404"/>
    <w:rsid w:val="008B3A7D"/>
    <w:rsid w:val="008B4086"/>
    <w:rsid w:val="008B5096"/>
    <w:rsid w:val="008B50BF"/>
    <w:rsid w:val="008B5D11"/>
    <w:rsid w:val="008B5E7F"/>
    <w:rsid w:val="008B6524"/>
    <w:rsid w:val="008B75AE"/>
    <w:rsid w:val="008C0F6D"/>
    <w:rsid w:val="008C36B9"/>
    <w:rsid w:val="008C4B23"/>
    <w:rsid w:val="008C621E"/>
    <w:rsid w:val="008C6257"/>
    <w:rsid w:val="008C631F"/>
    <w:rsid w:val="008D16D5"/>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458B"/>
    <w:rsid w:val="0090476A"/>
    <w:rsid w:val="00906D7F"/>
    <w:rsid w:val="00907082"/>
    <w:rsid w:val="00907E5C"/>
    <w:rsid w:val="00911580"/>
    <w:rsid w:val="0091395A"/>
    <w:rsid w:val="00913DE2"/>
    <w:rsid w:val="00915ABA"/>
    <w:rsid w:val="00916486"/>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166E"/>
    <w:rsid w:val="009417BB"/>
    <w:rsid w:val="009426FB"/>
    <w:rsid w:val="00942999"/>
    <w:rsid w:val="0094388C"/>
    <w:rsid w:val="00944A39"/>
    <w:rsid w:val="00944F8F"/>
    <w:rsid w:val="00945E7D"/>
    <w:rsid w:val="00946365"/>
    <w:rsid w:val="00947108"/>
    <w:rsid w:val="009472BB"/>
    <w:rsid w:val="00951272"/>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3ECC"/>
    <w:rsid w:val="00975E48"/>
    <w:rsid w:val="0097683C"/>
    <w:rsid w:val="00976CD3"/>
    <w:rsid w:val="009772F7"/>
    <w:rsid w:val="009773A6"/>
    <w:rsid w:val="00977DC5"/>
    <w:rsid w:val="0098216F"/>
    <w:rsid w:val="00982265"/>
    <w:rsid w:val="009832A2"/>
    <w:rsid w:val="009853EA"/>
    <w:rsid w:val="00985F23"/>
    <w:rsid w:val="009879A5"/>
    <w:rsid w:val="00990EC5"/>
    <w:rsid w:val="00991132"/>
    <w:rsid w:val="009916D8"/>
    <w:rsid w:val="00994948"/>
    <w:rsid w:val="0099533A"/>
    <w:rsid w:val="009A33A8"/>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625"/>
    <w:rsid w:val="009E78D4"/>
    <w:rsid w:val="009E7E19"/>
    <w:rsid w:val="009F0A11"/>
    <w:rsid w:val="009F1D79"/>
    <w:rsid w:val="009F4B0C"/>
    <w:rsid w:val="009F79FE"/>
    <w:rsid w:val="00A01032"/>
    <w:rsid w:val="00A01AED"/>
    <w:rsid w:val="00A02A5F"/>
    <w:rsid w:val="00A02F6C"/>
    <w:rsid w:val="00A04D35"/>
    <w:rsid w:val="00A04E62"/>
    <w:rsid w:val="00A05542"/>
    <w:rsid w:val="00A059B3"/>
    <w:rsid w:val="00A0638E"/>
    <w:rsid w:val="00A07CA2"/>
    <w:rsid w:val="00A11ED4"/>
    <w:rsid w:val="00A12C7A"/>
    <w:rsid w:val="00A12E60"/>
    <w:rsid w:val="00A135B3"/>
    <w:rsid w:val="00A17063"/>
    <w:rsid w:val="00A17610"/>
    <w:rsid w:val="00A17DF3"/>
    <w:rsid w:val="00A17F68"/>
    <w:rsid w:val="00A20C0C"/>
    <w:rsid w:val="00A222FA"/>
    <w:rsid w:val="00A24E06"/>
    <w:rsid w:val="00A264E0"/>
    <w:rsid w:val="00A269D0"/>
    <w:rsid w:val="00A3403F"/>
    <w:rsid w:val="00A350CB"/>
    <w:rsid w:val="00A36029"/>
    <w:rsid w:val="00A36CA9"/>
    <w:rsid w:val="00A37B19"/>
    <w:rsid w:val="00A4082D"/>
    <w:rsid w:val="00A41C5E"/>
    <w:rsid w:val="00A43465"/>
    <w:rsid w:val="00A467AF"/>
    <w:rsid w:val="00A509B0"/>
    <w:rsid w:val="00A51BB7"/>
    <w:rsid w:val="00A52AC9"/>
    <w:rsid w:val="00A5380C"/>
    <w:rsid w:val="00A54292"/>
    <w:rsid w:val="00A54FD8"/>
    <w:rsid w:val="00A55075"/>
    <w:rsid w:val="00A5720A"/>
    <w:rsid w:val="00A57262"/>
    <w:rsid w:val="00A578E5"/>
    <w:rsid w:val="00A57DDC"/>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1C98"/>
    <w:rsid w:val="00AA2788"/>
    <w:rsid w:val="00AA3628"/>
    <w:rsid w:val="00AA40FE"/>
    <w:rsid w:val="00AA4FF9"/>
    <w:rsid w:val="00AB09F9"/>
    <w:rsid w:val="00AB0B81"/>
    <w:rsid w:val="00AB1034"/>
    <w:rsid w:val="00AB106B"/>
    <w:rsid w:val="00AB1124"/>
    <w:rsid w:val="00AB3F8F"/>
    <w:rsid w:val="00AB5B21"/>
    <w:rsid w:val="00AC0865"/>
    <w:rsid w:val="00AC0AA0"/>
    <w:rsid w:val="00AC1532"/>
    <w:rsid w:val="00AC3FE1"/>
    <w:rsid w:val="00AC43BC"/>
    <w:rsid w:val="00AC526F"/>
    <w:rsid w:val="00AD024A"/>
    <w:rsid w:val="00AD143D"/>
    <w:rsid w:val="00AD4550"/>
    <w:rsid w:val="00AD523D"/>
    <w:rsid w:val="00AD6D78"/>
    <w:rsid w:val="00AD711B"/>
    <w:rsid w:val="00AD715F"/>
    <w:rsid w:val="00AD7F13"/>
    <w:rsid w:val="00AE0389"/>
    <w:rsid w:val="00AE0EDC"/>
    <w:rsid w:val="00AE1F74"/>
    <w:rsid w:val="00AE278B"/>
    <w:rsid w:val="00AE2BD3"/>
    <w:rsid w:val="00AE3409"/>
    <w:rsid w:val="00AE394E"/>
    <w:rsid w:val="00AE6141"/>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D58"/>
    <w:rsid w:val="00B051B1"/>
    <w:rsid w:val="00B06165"/>
    <w:rsid w:val="00B07FA9"/>
    <w:rsid w:val="00B11A60"/>
    <w:rsid w:val="00B13259"/>
    <w:rsid w:val="00B1350E"/>
    <w:rsid w:val="00B15EE2"/>
    <w:rsid w:val="00B16258"/>
    <w:rsid w:val="00B210A8"/>
    <w:rsid w:val="00B220A8"/>
    <w:rsid w:val="00B22613"/>
    <w:rsid w:val="00B22B51"/>
    <w:rsid w:val="00B23BEF"/>
    <w:rsid w:val="00B25636"/>
    <w:rsid w:val="00B25ED4"/>
    <w:rsid w:val="00B26CBC"/>
    <w:rsid w:val="00B301AF"/>
    <w:rsid w:val="00B302D8"/>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71AE"/>
    <w:rsid w:val="00B51D63"/>
    <w:rsid w:val="00B5260C"/>
    <w:rsid w:val="00B54C97"/>
    <w:rsid w:val="00B54FBF"/>
    <w:rsid w:val="00B55A1F"/>
    <w:rsid w:val="00B5615C"/>
    <w:rsid w:val="00B57C71"/>
    <w:rsid w:val="00B6065F"/>
    <w:rsid w:val="00B625EE"/>
    <w:rsid w:val="00B6439B"/>
    <w:rsid w:val="00B64A7A"/>
    <w:rsid w:val="00B6606A"/>
    <w:rsid w:val="00B6711F"/>
    <w:rsid w:val="00B70CBF"/>
    <w:rsid w:val="00B7211D"/>
    <w:rsid w:val="00B72828"/>
    <w:rsid w:val="00B74CE8"/>
    <w:rsid w:val="00B768D1"/>
    <w:rsid w:val="00B769D2"/>
    <w:rsid w:val="00B770CB"/>
    <w:rsid w:val="00B82102"/>
    <w:rsid w:val="00B824D2"/>
    <w:rsid w:val="00B83A76"/>
    <w:rsid w:val="00B83C14"/>
    <w:rsid w:val="00B84847"/>
    <w:rsid w:val="00B84C8E"/>
    <w:rsid w:val="00B867F7"/>
    <w:rsid w:val="00B87DE6"/>
    <w:rsid w:val="00B87F6F"/>
    <w:rsid w:val="00B87F8F"/>
    <w:rsid w:val="00B9125E"/>
    <w:rsid w:val="00B920BB"/>
    <w:rsid w:val="00B922FA"/>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C3420"/>
    <w:rsid w:val="00BC3892"/>
    <w:rsid w:val="00BC3B77"/>
    <w:rsid w:val="00BC3C84"/>
    <w:rsid w:val="00BC3FBF"/>
    <w:rsid w:val="00BC63AC"/>
    <w:rsid w:val="00BC76E5"/>
    <w:rsid w:val="00BC7CE6"/>
    <w:rsid w:val="00BD02A9"/>
    <w:rsid w:val="00BD1D73"/>
    <w:rsid w:val="00BD3542"/>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BBA"/>
    <w:rsid w:val="00C067D1"/>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7D2"/>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50017"/>
    <w:rsid w:val="00C513EA"/>
    <w:rsid w:val="00C51902"/>
    <w:rsid w:val="00C54F4D"/>
    <w:rsid w:val="00C550F3"/>
    <w:rsid w:val="00C5589F"/>
    <w:rsid w:val="00C559AA"/>
    <w:rsid w:val="00C56988"/>
    <w:rsid w:val="00C60C9F"/>
    <w:rsid w:val="00C618CB"/>
    <w:rsid w:val="00C6370E"/>
    <w:rsid w:val="00C64B8E"/>
    <w:rsid w:val="00C64F0C"/>
    <w:rsid w:val="00C65810"/>
    <w:rsid w:val="00C66685"/>
    <w:rsid w:val="00C677D2"/>
    <w:rsid w:val="00C67CFF"/>
    <w:rsid w:val="00C67E90"/>
    <w:rsid w:val="00C71015"/>
    <w:rsid w:val="00C7370B"/>
    <w:rsid w:val="00C73CA6"/>
    <w:rsid w:val="00C73CFF"/>
    <w:rsid w:val="00C76061"/>
    <w:rsid w:val="00C80645"/>
    <w:rsid w:val="00C81A79"/>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805"/>
    <w:rsid w:val="00CD7786"/>
    <w:rsid w:val="00CD77F5"/>
    <w:rsid w:val="00CE3015"/>
    <w:rsid w:val="00CE339C"/>
    <w:rsid w:val="00CE3D9D"/>
    <w:rsid w:val="00CE5AF7"/>
    <w:rsid w:val="00CE6F89"/>
    <w:rsid w:val="00CE72E1"/>
    <w:rsid w:val="00CF0870"/>
    <w:rsid w:val="00CF0BCD"/>
    <w:rsid w:val="00CF0D25"/>
    <w:rsid w:val="00CF13A0"/>
    <w:rsid w:val="00CF2CEE"/>
    <w:rsid w:val="00CF3402"/>
    <w:rsid w:val="00CF6161"/>
    <w:rsid w:val="00CF6349"/>
    <w:rsid w:val="00D01146"/>
    <w:rsid w:val="00D02E46"/>
    <w:rsid w:val="00D04ACD"/>
    <w:rsid w:val="00D04BCA"/>
    <w:rsid w:val="00D07D90"/>
    <w:rsid w:val="00D10144"/>
    <w:rsid w:val="00D1070A"/>
    <w:rsid w:val="00D10B39"/>
    <w:rsid w:val="00D11B6E"/>
    <w:rsid w:val="00D11DCC"/>
    <w:rsid w:val="00D12C27"/>
    <w:rsid w:val="00D13F81"/>
    <w:rsid w:val="00D14D84"/>
    <w:rsid w:val="00D16B87"/>
    <w:rsid w:val="00D17419"/>
    <w:rsid w:val="00D20F0D"/>
    <w:rsid w:val="00D2176E"/>
    <w:rsid w:val="00D21A46"/>
    <w:rsid w:val="00D23516"/>
    <w:rsid w:val="00D235CF"/>
    <w:rsid w:val="00D250D5"/>
    <w:rsid w:val="00D25221"/>
    <w:rsid w:val="00D25EB2"/>
    <w:rsid w:val="00D26604"/>
    <w:rsid w:val="00D26E17"/>
    <w:rsid w:val="00D27326"/>
    <w:rsid w:val="00D27446"/>
    <w:rsid w:val="00D27C00"/>
    <w:rsid w:val="00D304C5"/>
    <w:rsid w:val="00D31215"/>
    <w:rsid w:val="00D31324"/>
    <w:rsid w:val="00D32073"/>
    <w:rsid w:val="00D33E24"/>
    <w:rsid w:val="00D33FAA"/>
    <w:rsid w:val="00D353F3"/>
    <w:rsid w:val="00D364D4"/>
    <w:rsid w:val="00D370EE"/>
    <w:rsid w:val="00D404C5"/>
    <w:rsid w:val="00D40E8E"/>
    <w:rsid w:val="00D43571"/>
    <w:rsid w:val="00D4594D"/>
    <w:rsid w:val="00D46FA0"/>
    <w:rsid w:val="00D470F5"/>
    <w:rsid w:val="00D47B0E"/>
    <w:rsid w:val="00D51BB2"/>
    <w:rsid w:val="00D524C2"/>
    <w:rsid w:val="00D52F12"/>
    <w:rsid w:val="00D53D20"/>
    <w:rsid w:val="00D5437D"/>
    <w:rsid w:val="00D559C2"/>
    <w:rsid w:val="00D55C42"/>
    <w:rsid w:val="00D56014"/>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3115"/>
    <w:rsid w:val="00D7522C"/>
    <w:rsid w:val="00D7536F"/>
    <w:rsid w:val="00D76668"/>
    <w:rsid w:val="00D7700F"/>
    <w:rsid w:val="00D8024D"/>
    <w:rsid w:val="00D81326"/>
    <w:rsid w:val="00D818A9"/>
    <w:rsid w:val="00D831DF"/>
    <w:rsid w:val="00D8350E"/>
    <w:rsid w:val="00D837EE"/>
    <w:rsid w:val="00D83E02"/>
    <w:rsid w:val="00D86500"/>
    <w:rsid w:val="00D8688C"/>
    <w:rsid w:val="00D87870"/>
    <w:rsid w:val="00D902C0"/>
    <w:rsid w:val="00D913D1"/>
    <w:rsid w:val="00D91E1D"/>
    <w:rsid w:val="00D929AA"/>
    <w:rsid w:val="00D948D4"/>
    <w:rsid w:val="00D949F2"/>
    <w:rsid w:val="00D95EC4"/>
    <w:rsid w:val="00DA1A96"/>
    <w:rsid w:val="00DA2CD6"/>
    <w:rsid w:val="00DA345D"/>
    <w:rsid w:val="00DA392D"/>
    <w:rsid w:val="00DA4CBC"/>
    <w:rsid w:val="00DA51E6"/>
    <w:rsid w:val="00DA7F60"/>
    <w:rsid w:val="00DB123E"/>
    <w:rsid w:val="00DB19A2"/>
    <w:rsid w:val="00DB262F"/>
    <w:rsid w:val="00DB2C62"/>
    <w:rsid w:val="00DB4EF1"/>
    <w:rsid w:val="00DB5907"/>
    <w:rsid w:val="00DB5F00"/>
    <w:rsid w:val="00DC0888"/>
    <w:rsid w:val="00DC1DB9"/>
    <w:rsid w:val="00DC1E0E"/>
    <w:rsid w:val="00DC2D1F"/>
    <w:rsid w:val="00DC5738"/>
    <w:rsid w:val="00DD27CE"/>
    <w:rsid w:val="00DD3B48"/>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E55"/>
    <w:rsid w:val="00E13247"/>
    <w:rsid w:val="00E132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21D1"/>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F50"/>
    <w:rsid w:val="00E6750F"/>
    <w:rsid w:val="00E70318"/>
    <w:rsid w:val="00E70347"/>
    <w:rsid w:val="00E7226F"/>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3C92"/>
    <w:rsid w:val="00EC47C9"/>
    <w:rsid w:val="00EC4C95"/>
    <w:rsid w:val="00EC566A"/>
    <w:rsid w:val="00EC6173"/>
    <w:rsid w:val="00EC6E92"/>
    <w:rsid w:val="00EC7C2D"/>
    <w:rsid w:val="00EC7FC5"/>
    <w:rsid w:val="00ED0149"/>
    <w:rsid w:val="00ED05B4"/>
    <w:rsid w:val="00ED089D"/>
    <w:rsid w:val="00ED1D48"/>
    <w:rsid w:val="00ED25F1"/>
    <w:rsid w:val="00ED2AA0"/>
    <w:rsid w:val="00ED3398"/>
    <w:rsid w:val="00ED3452"/>
    <w:rsid w:val="00ED3555"/>
    <w:rsid w:val="00ED36B1"/>
    <w:rsid w:val="00ED4370"/>
    <w:rsid w:val="00ED4DD2"/>
    <w:rsid w:val="00ED6AB7"/>
    <w:rsid w:val="00ED7EA5"/>
    <w:rsid w:val="00ED7ED2"/>
    <w:rsid w:val="00EE346E"/>
    <w:rsid w:val="00EE5414"/>
    <w:rsid w:val="00EE5E5C"/>
    <w:rsid w:val="00EE5F5C"/>
    <w:rsid w:val="00EE6026"/>
    <w:rsid w:val="00EE6F67"/>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5211"/>
    <w:rsid w:val="00F152D7"/>
    <w:rsid w:val="00F15B10"/>
    <w:rsid w:val="00F1770D"/>
    <w:rsid w:val="00F17916"/>
    <w:rsid w:val="00F20625"/>
    <w:rsid w:val="00F20C4C"/>
    <w:rsid w:val="00F216F6"/>
    <w:rsid w:val="00F2187C"/>
    <w:rsid w:val="00F221FC"/>
    <w:rsid w:val="00F23C5E"/>
    <w:rsid w:val="00F240C2"/>
    <w:rsid w:val="00F24961"/>
    <w:rsid w:val="00F24C54"/>
    <w:rsid w:val="00F24EDE"/>
    <w:rsid w:val="00F254B2"/>
    <w:rsid w:val="00F266A0"/>
    <w:rsid w:val="00F26E86"/>
    <w:rsid w:val="00F271DE"/>
    <w:rsid w:val="00F2721A"/>
    <w:rsid w:val="00F30244"/>
    <w:rsid w:val="00F3191C"/>
    <w:rsid w:val="00F32863"/>
    <w:rsid w:val="00F36DB2"/>
    <w:rsid w:val="00F36F48"/>
    <w:rsid w:val="00F374B2"/>
    <w:rsid w:val="00F413E0"/>
    <w:rsid w:val="00F42A47"/>
    <w:rsid w:val="00F434A4"/>
    <w:rsid w:val="00F43B3E"/>
    <w:rsid w:val="00F43B82"/>
    <w:rsid w:val="00F44299"/>
    <w:rsid w:val="00F44363"/>
    <w:rsid w:val="00F45699"/>
    <w:rsid w:val="00F45783"/>
    <w:rsid w:val="00F45902"/>
    <w:rsid w:val="00F459BA"/>
    <w:rsid w:val="00F46298"/>
    <w:rsid w:val="00F47450"/>
    <w:rsid w:val="00F47B68"/>
    <w:rsid w:val="00F51213"/>
    <w:rsid w:val="00F5358D"/>
    <w:rsid w:val="00F54D51"/>
    <w:rsid w:val="00F6049A"/>
    <w:rsid w:val="00F627DA"/>
    <w:rsid w:val="00F63B0C"/>
    <w:rsid w:val="00F63D1C"/>
    <w:rsid w:val="00F647B5"/>
    <w:rsid w:val="00F6673D"/>
    <w:rsid w:val="00F67E35"/>
    <w:rsid w:val="00F70936"/>
    <w:rsid w:val="00F70A1B"/>
    <w:rsid w:val="00F711A1"/>
    <w:rsid w:val="00F7184C"/>
    <w:rsid w:val="00F71BFC"/>
    <w:rsid w:val="00F725D2"/>
    <w:rsid w:val="00F7288F"/>
    <w:rsid w:val="00F729F2"/>
    <w:rsid w:val="00F72FD8"/>
    <w:rsid w:val="00F73D05"/>
    <w:rsid w:val="00F750C3"/>
    <w:rsid w:val="00F75BDF"/>
    <w:rsid w:val="00F7752D"/>
    <w:rsid w:val="00F80B8E"/>
    <w:rsid w:val="00F81E9A"/>
    <w:rsid w:val="00F827F1"/>
    <w:rsid w:val="00F836E6"/>
    <w:rsid w:val="00F84569"/>
    <w:rsid w:val="00F847A6"/>
    <w:rsid w:val="00F84920"/>
    <w:rsid w:val="00F900D0"/>
    <w:rsid w:val="00F90D69"/>
    <w:rsid w:val="00F9133C"/>
    <w:rsid w:val="00F9283C"/>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16A1"/>
    <w:rsid w:val="00FC22F5"/>
    <w:rsid w:val="00FC3CDE"/>
    <w:rsid w:val="00FC45D9"/>
    <w:rsid w:val="00FC4856"/>
    <w:rsid w:val="00FC5A96"/>
    <w:rsid w:val="00FC7C45"/>
    <w:rsid w:val="00FC7D79"/>
    <w:rsid w:val="00FD0775"/>
    <w:rsid w:val="00FD07F6"/>
    <w:rsid w:val="00FD1369"/>
    <w:rsid w:val="00FD2F4D"/>
    <w:rsid w:val="00FD373F"/>
    <w:rsid w:val="00FE1168"/>
    <w:rsid w:val="00FE2494"/>
    <w:rsid w:val="00FE2AE2"/>
    <w:rsid w:val="00FE40BA"/>
    <w:rsid w:val="00FE456A"/>
    <w:rsid w:val="00FE50F3"/>
    <w:rsid w:val="00FE7114"/>
    <w:rsid w:val="00FF0356"/>
    <w:rsid w:val="00FF09F4"/>
    <w:rsid w:val="00FF15BC"/>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1E2029-F7EF-4C6D-99E9-465CA3B41F87}">
  <ds:schemaRefs>
    <ds:schemaRef ds:uri="http://schemas.microsoft.com/sharepoint/v3/contenttype/forms"/>
  </ds:schemaRefs>
</ds:datastoreItem>
</file>

<file path=customXml/itemProps3.xml><?xml version="1.0" encoding="utf-8"?>
<ds:datastoreItem xmlns:ds="http://schemas.openxmlformats.org/officeDocument/2006/customXml" ds:itemID="{4811E6D5-D8B4-4573-9D0F-76CC2929C86F}">
  <ds:schemaRefs>
    <ds:schemaRef ds:uri="http://schemas.openxmlformats.org/officeDocument/2006/bibliography"/>
  </ds:schemaRefs>
</ds:datastoreItem>
</file>

<file path=customXml/itemProps4.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17</Pages>
  <Words>26711</Words>
  <Characters>152257</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62</cp:revision>
  <cp:lastPrinted>2020-08-09T07:53:00Z</cp:lastPrinted>
  <dcterms:created xsi:type="dcterms:W3CDTF">2021-11-05T02:51:00Z</dcterms:created>
  <dcterms:modified xsi:type="dcterms:W3CDTF">2021-11-12T08:14:00Z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