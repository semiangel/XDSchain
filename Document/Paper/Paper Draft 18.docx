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35238990"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w:t>
      </w:r>
      <w:ins w:id="0" w:author="Pattanasak Mongkolwat" w:date="2021-11-23T09:32:00Z">
        <w:r w:rsidR="00EC23EF">
          <w:rPr>
            <w:i/>
            <w:iCs/>
            <w:noProof/>
          </w:rPr>
          <w:t>applied</w:t>
        </w:r>
      </w:ins>
      <w:del w:id="1" w:author="Pattanasak Mongkolwat" w:date="2021-11-23T09:32:00Z">
        <w:r w:rsidRPr="00EB4234" w:rsidDel="00EC23EF">
          <w:rPr>
            <w:i/>
            <w:iCs/>
            <w:noProof/>
          </w:rPr>
          <w:delText>used</w:delText>
        </w:r>
      </w:del>
      <w:r w:rsidRPr="00EB4234">
        <w:rPr>
          <w:i/>
          <w:iCs/>
          <w:noProof/>
        </w:rPr>
        <w:t xml:space="preserve"> to </w:t>
      </w:r>
      <w:ins w:id="2" w:author="Pattanasak Mongkolwat" w:date="2021-11-23T10:01:00Z">
        <w:r w:rsidR="00B667AE">
          <w:rPr>
            <w:i/>
            <w:iCs/>
            <w:noProof/>
          </w:rPr>
          <w:t xml:space="preserve">prevent some of </w:t>
        </w:r>
      </w:ins>
      <w:del w:id="3" w:author="Pattanasak Mongkolwat" w:date="2021-11-23T09:30:00Z">
        <w:r w:rsidRPr="00EB4234" w:rsidDel="00EC23EF">
          <w:rPr>
            <w:i/>
            <w:iCs/>
            <w:noProof/>
          </w:rPr>
          <w:delText xml:space="preserve">solve </w:delText>
        </w:r>
      </w:del>
      <w:ins w:id="4" w:author="Pattanasak Mongkolwat" w:date="2021-11-23T10:01:00Z">
        <w:r w:rsidR="00B667AE" w:rsidRPr="00B667AE">
          <w:rPr>
            <w:i/>
            <w:iCs/>
            <w:noProof/>
          </w:rPr>
          <w:t>cyber threat</w:t>
        </w:r>
      </w:ins>
      <w:ins w:id="5" w:author="Pattanasak Mongkolwat" w:date="2021-11-23T09:30:00Z">
        <w:r w:rsidR="00EC23EF">
          <w:rPr>
            <w:i/>
            <w:iCs/>
            <w:noProof/>
          </w:rPr>
          <w:t xml:space="preserve"> </w:t>
        </w:r>
      </w:ins>
      <w:ins w:id="6" w:author="Pattanasak Mongkolwat" w:date="2021-11-23T09:32:00Z">
        <w:r w:rsidR="00EC23EF">
          <w:rPr>
            <w:i/>
            <w:iCs/>
            <w:noProof/>
          </w:rPr>
          <w:t>issues of</w:t>
        </w:r>
      </w:ins>
      <w:ins w:id="7" w:author="Pattanasak Mongkolwat" w:date="2021-11-23T09:30:00Z">
        <w:r w:rsidR="00EC23EF" w:rsidRPr="00EB4234">
          <w:rPr>
            <w:i/>
            <w:iCs/>
            <w:noProof/>
          </w:rPr>
          <w:t xml:space="preserve"> </w:t>
        </w:r>
      </w:ins>
      <w:r w:rsidRPr="00EB4234">
        <w:rPr>
          <w:i/>
          <w:iCs/>
          <w:noProof/>
        </w:rPr>
        <w:t>health information sharing</w:t>
      </w:r>
      <w:del w:id="8" w:author="Pattanasak Mongkolwat" w:date="2021-11-23T09:31:00Z">
        <w:r w:rsidRPr="00EB4234" w:rsidDel="00EC23EF">
          <w:rPr>
            <w:i/>
            <w:iCs/>
            <w:noProof/>
          </w:rPr>
          <w:delText xml:space="preserve"> issues</w:delText>
        </w:r>
      </w:del>
      <w:r w:rsidRPr="00EB4234">
        <w:rPr>
          <w:i/>
          <w:iCs/>
          <w:noProof/>
        </w:rPr>
        <w:t xml:space="preserve">.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74FC7F6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w:t>
      </w:r>
      <w:del w:id="9" w:author="Pattanasak Mongkolwat" w:date="2021-11-23T12:25:00Z">
        <w:r w:rsidRPr="009005FE" w:rsidDel="00857501">
          <w:rPr>
            <w:lang w:val="en-US"/>
          </w:rPr>
          <w:delText>processes</w:delText>
        </w:r>
      </w:del>
      <w:ins w:id="10" w:author="Pattanasak Mongkolwat" w:date="2021-11-23T12:25:00Z">
        <w:r w:rsidR="00857501">
          <w:rPr>
            <w:lang w:val="en-US"/>
          </w:rPr>
          <w:t>procedures</w:t>
        </w:r>
      </w:ins>
      <w:r w:rsidRPr="009005FE">
        <w:rPr>
          <w:lang w:val="en-US"/>
        </w:rPr>
        <w:t xml:space="preserve">,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ins w:id="11" w:author="Pattanasak Mongkolwat" w:date="2021-11-23T12:26:00Z">
        <w:r w:rsidR="007347EE">
          <w:rPr>
            <w:lang w:val="en-US"/>
          </w:rPr>
          <w:t xml:space="preserve">diminishing </w:t>
        </w:r>
      </w:ins>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36E9FF99" w:rsidR="00E9707B" w:rsidRDefault="0028747B" w:rsidP="00814639">
      <w:pPr>
        <w:pStyle w:val="BodyText"/>
        <w:tabs>
          <w:tab w:val="left" w:pos="4680"/>
        </w:tabs>
        <w:spacing w:after="0"/>
        <w:jc w:val="thaiDistribute"/>
        <w:rPr>
          <w:color w:val="FF0000"/>
          <w:lang w:val="en-US"/>
        </w:rPr>
      </w:pPr>
      <w:r>
        <w:rPr>
          <w:lang w:val="en-US"/>
        </w:rPr>
        <w:t>To</w:t>
      </w:r>
      <w:r w:rsidR="00976CD3" w:rsidRPr="00E13247">
        <w:rPr>
          <w:lang w:val="en-US"/>
        </w:rPr>
        <w:t xml:space="preserve"> address these mentioned issues, there are many </w:t>
      </w:r>
      <w:ins w:id="12" w:author="Pattanasak Mongkolwat" w:date="2021-12-05T09:22:00Z">
        <w:r w:rsidR="00D25627">
          <w:rPr>
            <w:lang w:val="en-US"/>
          </w:rPr>
          <w:t xml:space="preserve">medical informatics </w:t>
        </w:r>
      </w:ins>
      <w:r w:rsidR="00976CD3" w:rsidRPr="00E13247">
        <w:rPr>
          <w:lang w:val="en-US"/>
        </w:rPr>
        <w:t xml:space="preserve">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w:t>
      </w:r>
      <w:ins w:id="13" w:author="Pattanasak Mongkolwat" w:date="2021-12-05T10:54:00Z">
        <w:r w:rsidR="003602E5">
          <w:rPr>
            <w:rFonts w:cstheme="minorBidi"/>
            <w:szCs w:val="25"/>
            <w:lang w:bidi="th-TH"/>
          </w:rPr>
          <w:t>Fast Healthcare Interoperability Resources (FHIR)</w:t>
        </w:r>
      </w:ins>
      <w:del w:id="14" w:author="Pattanasak Mongkolwat" w:date="2021-12-05T10:54:00Z">
        <w:r w:rsidR="004E139F" w:rsidDel="003602E5">
          <w:rPr>
            <w:lang w:val="en-US"/>
          </w:rPr>
          <w:delText>FHIR</w:delText>
        </w:r>
      </w:del>
      <w:r w:rsidR="004E139F">
        <w:rPr>
          <w:lang w:val="en-US"/>
        </w:rPr>
        <w:t xml:space="preserve">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B4709">
        <w:rPr>
          <w:lang w:val="en-US"/>
        </w:rPr>
        <w:t xml:space="preserve">, and </w:t>
      </w:r>
      <w:ins w:id="15" w:author="Pattanasak Mongkolwat" w:date="2021-12-05T09:23:00Z">
        <w:r w:rsidR="00D25627" w:rsidRPr="00E13247">
          <w:rPr>
            <w:lang w:val="en-US"/>
          </w:rPr>
          <w:t>Integrating Healthcare Enterprise (IHE)</w:t>
        </w:r>
      </w:ins>
      <w:del w:id="16" w:author="Pattanasak Mongkolwat" w:date="2021-12-05T09:23:00Z">
        <w:r w:rsidR="004B4709" w:rsidDel="00D25627">
          <w:rPr>
            <w:lang w:val="en-US"/>
          </w:rPr>
          <w:delText>IHE</w:delText>
        </w:r>
      </w:del>
      <w:r w:rsidR="004B4709">
        <w:rPr>
          <w:lang w:val="en-US"/>
        </w:rPr>
        <w:t xml:space="preserve"> </w:t>
      </w:r>
      <w:r w:rsidR="004B4709">
        <w:rPr>
          <w:lang w:val="en-US"/>
        </w:rPr>
        <w:fldChar w:fldCharType="begin" w:fldLock="1"/>
      </w:r>
      <w:r w:rsidR="00F938D1">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4B4709">
        <w:rPr>
          <w:lang w:val="en-US"/>
        </w:rPr>
        <w:fldChar w:fldCharType="separate"/>
      </w:r>
      <w:r w:rsidR="004B4709" w:rsidRPr="004B4709">
        <w:rPr>
          <w:noProof/>
          <w:lang w:val="en-US"/>
        </w:rPr>
        <w:t>[14]</w:t>
      </w:r>
      <w:r w:rsidR="004B4709">
        <w:rPr>
          <w:lang w:val="en-US"/>
        </w:rPr>
        <w:fldChar w:fldCharType="end"/>
      </w:r>
      <w:r w:rsidR="004E139F">
        <w:rPr>
          <w:lang w:val="en-US"/>
        </w:rPr>
        <w:t xml:space="preserve"> </w:t>
      </w:r>
      <w:r w:rsidR="00976CD3" w:rsidRPr="00E13247">
        <w:rPr>
          <w:lang w:val="en-US"/>
        </w:rPr>
        <w:t>to standardize</w:t>
      </w:r>
      <w:ins w:id="17" w:author="Pattanasak Mongkolwat" w:date="2021-11-23T12:27:00Z">
        <w:r w:rsidR="00EB24BB">
          <w:rPr>
            <w:lang w:val="en-US"/>
          </w:rPr>
          <w:t xml:space="preserve"> and </w:t>
        </w:r>
      </w:ins>
      <w:ins w:id="18" w:author="Pattanasak Mongkolwat" w:date="2021-11-23T12:28:00Z">
        <w:r w:rsidR="00CA42D5">
          <w:rPr>
            <w:lang w:val="en-US"/>
          </w:rPr>
          <w:t xml:space="preserve">make </w:t>
        </w:r>
      </w:ins>
      <w:ins w:id="19" w:author="Pattanasak Mongkolwat" w:date="2021-11-23T12:27:00Z">
        <w:r w:rsidR="00EB24BB">
          <w:rPr>
            <w:lang w:val="en-US"/>
          </w:rPr>
          <w:t>use</w:t>
        </w:r>
      </w:ins>
      <w:ins w:id="20" w:author="Pattanasak Mongkolwat" w:date="2021-11-23T12:28:00Z">
        <w:r w:rsidR="00CA42D5">
          <w:rPr>
            <w:lang w:val="en-US"/>
          </w:rPr>
          <w:t xml:space="preserve"> of</w:t>
        </w:r>
      </w:ins>
      <w:r w:rsidR="00976CD3" w:rsidRPr="00E13247">
        <w:rPr>
          <w:lang w:val="en-US"/>
        </w:rPr>
        <w:t xml:space="preserve"> healthcare information technology with the goal of allowing healthcare organizations to be able to exchange patients' information with one another. Amongst them, </w:t>
      </w:r>
      <w:del w:id="21" w:author="Pattanasak Mongkolwat" w:date="2021-12-05T09:24:00Z">
        <w:r w:rsidR="00976CD3" w:rsidRPr="00E13247" w:rsidDel="00D25627">
          <w:rPr>
            <w:lang w:val="en-US"/>
          </w:rPr>
          <w:delText>the</w:delText>
        </w:r>
      </w:del>
      <w:del w:id="22" w:author="Pattanasak Mongkolwat" w:date="2021-12-05T09:23:00Z">
        <w:r w:rsidR="00976CD3" w:rsidRPr="00E13247" w:rsidDel="00D25627">
          <w:rPr>
            <w:lang w:val="en-US"/>
          </w:rPr>
          <w:delText xml:space="preserve"> Integrating Healthcare Enterprise (</w:delText>
        </w:r>
      </w:del>
      <w:r w:rsidR="00976CD3" w:rsidRPr="00E13247">
        <w:rPr>
          <w:lang w:val="en-US"/>
        </w:rPr>
        <w:t>IHE</w:t>
      </w:r>
      <w:del w:id="23" w:author="Pattanasak Mongkolwat" w:date="2021-12-05T09:23:00Z">
        <w:r w:rsidR="00976CD3" w:rsidRPr="00E13247" w:rsidDel="00D25627">
          <w:rPr>
            <w:lang w:val="en-US"/>
          </w:rPr>
          <w:delText xml:space="preserve">) </w:delText>
        </w:r>
        <w:r w:rsidR="00550F62" w:rsidDel="00D25627">
          <w:rPr>
            <w:lang w:val="en-US"/>
          </w:rPr>
          <w:fldChar w:fldCharType="begin" w:fldLock="1"/>
        </w:r>
        <w:r w:rsidR="007B76AB" w:rsidDel="00D25627">
          <w:rPr>
            <w:lang w:val="en-US"/>
          </w:rPr>
          <w:del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delInstrText>
        </w:r>
        <w:r w:rsidR="00550F62" w:rsidDel="00D25627">
          <w:rPr>
            <w:lang w:val="en-US"/>
          </w:rPr>
          <w:fldChar w:fldCharType="separate"/>
        </w:r>
        <w:r w:rsidR="00550F62" w:rsidRPr="00550F62" w:rsidDel="00D25627">
          <w:rPr>
            <w:noProof/>
            <w:lang w:val="en-US"/>
          </w:rPr>
          <w:delText>[14]</w:delText>
        </w:r>
        <w:r w:rsidR="00550F62" w:rsidDel="00D25627">
          <w:rPr>
            <w:lang w:val="en-US"/>
          </w:rPr>
          <w:fldChar w:fldCharType="end"/>
        </w:r>
      </w:del>
      <w:r>
        <w:rPr>
          <w:lang w:val="en-US"/>
        </w:rPr>
        <w:t xml:space="preserve"> </w:t>
      </w:r>
      <w:del w:id="24" w:author="Pattanasak Mongkolwat" w:date="2021-12-05T09:32:00Z">
        <w:r w:rsidR="00976CD3" w:rsidRPr="00E13247" w:rsidDel="00B90AAF">
          <w:rPr>
            <w:lang w:val="en-US"/>
          </w:rPr>
          <w:delText xml:space="preserve">is an initiative that </w:delText>
        </w:r>
      </w:del>
      <w:r w:rsidR="00976CD3" w:rsidRPr="00E13247">
        <w:rPr>
          <w:lang w:val="en-US"/>
        </w:rPr>
        <w:t xml:space="preserve">provides </w:t>
      </w:r>
      <w:ins w:id="25" w:author="Pattanasak Mongkolwat" w:date="2021-12-05T09:47:00Z">
        <w:r w:rsidR="00830519" w:rsidRPr="00830519">
          <w:rPr>
            <w:lang w:val="en-US"/>
          </w:rPr>
          <w:t>precise</w:t>
        </w:r>
        <w:r w:rsidR="00830519">
          <w:rPr>
            <w:lang w:val="en-US"/>
          </w:rPr>
          <w:t xml:space="preserve"> requirements and </w:t>
        </w:r>
      </w:ins>
      <w:del w:id="26" w:author="Pattanasak Mongkolwat" w:date="2021-12-05T09:33:00Z">
        <w:r w:rsidR="00976CD3" w:rsidRPr="00E13247" w:rsidDel="002933D0">
          <w:rPr>
            <w:lang w:val="en-US"/>
          </w:rPr>
          <w:delText xml:space="preserve">a standardized </w:delText>
        </w:r>
      </w:del>
      <w:ins w:id="27" w:author="Pattanasak Mongkolwat" w:date="2021-12-05T09:33:00Z">
        <w:r w:rsidR="002933D0">
          <w:rPr>
            <w:lang w:val="en-US"/>
          </w:rPr>
          <w:t>specifie</w:t>
        </w:r>
      </w:ins>
      <w:ins w:id="28" w:author="Pattanasak Mongkolwat" w:date="2021-12-05T09:56:00Z">
        <w:r w:rsidR="00DD248E">
          <w:rPr>
            <w:lang w:val="en-US"/>
          </w:rPr>
          <w:t>s</w:t>
        </w:r>
      </w:ins>
      <w:ins w:id="29" w:author="Pattanasak Mongkolwat" w:date="2021-12-05T09:33:00Z">
        <w:r w:rsidR="002933D0" w:rsidRPr="00E13247">
          <w:rPr>
            <w:lang w:val="en-US"/>
          </w:rPr>
          <w:t xml:space="preserve"> </w:t>
        </w:r>
      </w:ins>
      <w:ins w:id="30" w:author="Pattanasak Mongkolwat" w:date="2021-12-05T09:54:00Z">
        <w:r w:rsidR="00DD248E">
          <w:rPr>
            <w:lang w:val="en-US"/>
          </w:rPr>
          <w:t>integration profile</w:t>
        </w:r>
      </w:ins>
      <w:del w:id="31" w:author="Pattanasak Mongkolwat" w:date="2021-12-05T09:54:00Z">
        <w:r w:rsidR="00976CD3" w:rsidRPr="00E13247" w:rsidDel="00DD248E">
          <w:rPr>
            <w:lang w:val="en-US"/>
          </w:rPr>
          <w:delText>framework</w:delText>
        </w:r>
      </w:del>
      <w:ins w:id="32" w:author="Pattanasak Mongkolwat" w:date="2021-12-05T09:49:00Z">
        <w:r w:rsidR="00830519">
          <w:rPr>
            <w:lang w:val="en-US"/>
          </w:rPr>
          <w:t>s,</w:t>
        </w:r>
      </w:ins>
      <w:r w:rsidR="00976CD3" w:rsidRPr="00E13247">
        <w:rPr>
          <w:lang w:val="en-US"/>
        </w:rPr>
        <w:t xml:space="preserve"> </w:t>
      </w:r>
      <w:del w:id="33" w:author="Pattanasak Mongkolwat" w:date="2021-12-05T09:49:00Z">
        <w:r w:rsidR="00976CD3" w:rsidRPr="00E13247" w:rsidDel="00830519">
          <w:rPr>
            <w:lang w:val="en-US"/>
          </w:rPr>
          <w:delText xml:space="preserve">that emphasizes </w:delText>
        </w:r>
      </w:del>
      <w:r w:rsidR="00976CD3" w:rsidRPr="00E13247">
        <w:rPr>
          <w:lang w:val="en-US"/>
        </w:rPr>
        <w:t xml:space="preserve">enabling interoperability between each </w:t>
      </w:r>
      <w:del w:id="34" w:author="Pattanasak Mongkolwat" w:date="2021-12-05T09:59:00Z">
        <w:r w:rsidR="00976CD3" w:rsidRPr="00E13247" w:rsidDel="00E66669">
          <w:rPr>
            <w:lang w:val="en-US"/>
          </w:rPr>
          <w:delText xml:space="preserve">unit </w:delText>
        </w:r>
      </w:del>
      <w:ins w:id="35" w:author="Pattanasak Mongkolwat" w:date="2021-12-05T09:59:00Z">
        <w:r w:rsidR="00E66669">
          <w:rPr>
            <w:lang w:val="en-US"/>
          </w:rPr>
          <w:t>system</w:t>
        </w:r>
        <w:r w:rsidR="00E66669" w:rsidRPr="00E13247">
          <w:rPr>
            <w:lang w:val="en-US"/>
          </w:rPr>
          <w:t xml:space="preserve"> </w:t>
        </w:r>
      </w:ins>
      <w:r w:rsidR="00976CD3" w:rsidRPr="00E13247">
        <w:rPr>
          <w:lang w:val="en-US"/>
        </w:rPr>
        <w:t>of healthcare services</w:t>
      </w:r>
      <w:del w:id="36" w:author="Pattanasak Mongkolwat" w:date="2021-12-05T10:23:00Z">
        <w:r w:rsidR="00976CD3" w:rsidRPr="00E13247" w:rsidDel="00C071FC">
          <w:rPr>
            <w:lang w:val="en-US"/>
          </w:rPr>
          <w:delText xml:space="preserve"> workflow</w:delText>
        </w:r>
      </w:del>
      <w:r w:rsidR="00976CD3" w:rsidRPr="00E13247">
        <w:rPr>
          <w:lang w:val="en-US"/>
        </w:rPr>
        <w:t>. To address the issue of health information sharing between multiple organizations, IHE has provided the Cross-Enterprise Document Sharing Profile</w:t>
      </w:r>
      <w:r w:rsidR="00C5705C">
        <w:rPr>
          <w:lang w:val="en-US"/>
        </w:rPr>
        <w:t xml:space="preserve"> (</w:t>
      </w:r>
      <w:proofErr w:type="spellStart"/>
      <w:r w:rsidR="00C5705C">
        <w:rPr>
          <w:lang w:val="en-US"/>
        </w:rPr>
        <w:t>XDS.b</w:t>
      </w:r>
      <w:proofErr w:type="spellEnd"/>
      <w:r w:rsidR="00C5705C">
        <w:rPr>
          <w:lang w:val="en-US"/>
        </w:rPr>
        <w:t xml:space="preserve">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r w:rsidR="001950D1">
        <w:rPr>
          <w:lang w:val="en-US"/>
        </w:rPr>
        <w:t>is</w:t>
      </w:r>
      <w:r w:rsidR="00976CD3" w:rsidRPr="00E13247">
        <w:rPr>
          <w:lang w:val="en-US"/>
        </w:rPr>
        <w:t xml:space="preserve"> </w:t>
      </w:r>
      <w:r w:rsidR="001950D1">
        <w:rPr>
          <w:lang w:val="en-US"/>
        </w:rPr>
        <w:t>p</w:t>
      </w:r>
      <w:r w:rsidR="00976CD3" w:rsidRPr="00E13247">
        <w:rPr>
          <w:lang w:val="en-US"/>
        </w:rPr>
        <w:t xml:space="preserve">rofile offers a detailed framework for software developers and system architects about how different enterprises share their health documents with each other. The </w:t>
      </w:r>
      <w:r w:rsidR="001950D1">
        <w:rPr>
          <w:lang w:val="en-US"/>
        </w:rPr>
        <w:t>p</w:t>
      </w:r>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38FA14CE"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interrupted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r w:rsidR="00305576">
        <w:rPr>
          <w:rFonts w:cs="Angsana New"/>
          <w:szCs w:val="25"/>
          <w:lang w:bidi="th-TH"/>
        </w:rPr>
        <w:t>In addition, t</w:t>
      </w:r>
      <w:r w:rsidR="00753FC3" w:rsidRPr="00E13247">
        <w:rPr>
          <w:rFonts w:cs="Angsana New"/>
          <w:szCs w:val="25"/>
          <w:lang w:bidi="th-TH"/>
        </w:rPr>
        <w:t xml:space="preserve">he number of </w:t>
      </w:r>
      <w:r w:rsidR="006C73BE">
        <w:rPr>
          <w:rFonts w:cs="Angsana New"/>
          <w:szCs w:val="25"/>
          <w:lang w:bidi="th-TH"/>
        </w:rPr>
        <w:t>data</w:t>
      </w:r>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has been increasing every year from </w:t>
      </w:r>
      <w:commentRangeStart w:id="37"/>
      <w:r w:rsidR="00753FC3" w:rsidRPr="00E13247">
        <w:rPr>
          <w:rFonts w:cs="Angsana New"/>
          <w:szCs w:val="25"/>
          <w:lang w:bidi="th-TH"/>
        </w:rPr>
        <w:t xml:space="preserve">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commentRangeEnd w:id="37"/>
      <w:r w:rsidR="004B00EE">
        <w:rPr>
          <w:rStyle w:val="CommentReference"/>
        </w:rPr>
        <w:commentReference w:id="37"/>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r w:rsidR="004338AF">
        <w:rPr>
          <w:rFonts w:cs="Angsana New"/>
          <w:spacing w:val="-1"/>
          <w:szCs w:val="25"/>
          <w:lang w:eastAsia="x-none" w:bidi="th-TH"/>
        </w:rPr>
        <w:t>requiring accurate data.</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del w:id="38" w:author="Pattanasak Mongkolwat" w:date="2021-11-23T12:33:00Z">
        <w:r w:rsidR="00F2721A" w:rsidRPr="002E6116" w:rsidDel="00B83438">
          <w:rPr>
            <w:rFonts w:cs="Angsana New"/>
            <w:szCs w:val="25"/>
            <w:lang w:bidi="th-TH"/>
          </w:rPr>
          <w:delText>all of</w:delText>
        </w:r>
      </w:del>
      <w:ins w:id="39" w:author="Pattanasak Mongkolwat" w:date="2021-11-23T12:33:00Z">
        <w:r w:rsidR="00B83438" w:rsidRPr="002E6116">
          <w:rPr>
            <w:rFonts w:cs="Angsana New"/>
            <w:szCs w:val="25"/>
            <w:lang w:bidi="th-TH"/>
          </w:rPr>
          <w:t>all</w:t>
        </w:r>
      </w:ins>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073DF9" w:rsidRPr="00073DF9">
        <w:rPr>
          <w:rFonts w:cs="Angsana New"/>
          <w:szCs w:val="25"/>
          <w:lang w:bidi="th-TH"/>
        </w:rPr>
        <w:t>Thus,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246FAFB9" w:rsidR="003158AD" w:rsidRDefault="0012630D" w:rsidP="00814639">
      <w:pPr>
        <w:pStyle w:val="BodyText"/>
        <w:spacing w:after="0"/>
        <w:rPr>
          <w:rFonts w:cs="Angsana New"/>
          <w:szCs w:val="25"/>
          <w:lang w:val="en-US" w:bidi="th-TH"/>
        </w:rPr>
      </w:pPr>
      <w:r w:rsidRPr="0012630D">
        <w:rPr>
          <w:rFonts w:cs="Angsana New"/>
          <w:szCs w:val="25"/>
          <w:lang w:val="en-US" w:bidi="th-TH"/>
        </w:rPr>
        <w:t xml:space="preserve">To </w:t>
      </w:r>
      <w:r w:rsidR="00282687">
        <w:rPr>
          <w:rFonts w:cs="Angsana New"/>
          <w:szCs w:val="25"/>
          <w:lang w:val="en-US" w:bidi="th-TH"/>
        </w:rPr>
        <w:t>solve</w:t>
      </w:r>
      <w:r w:rsidR="00282687" w:rsidRPr="0012630D">
        <w:rPr>
          <w:rFonts w:cs="Angsana New"/>
          <w:szCs w:val="25"/>
          <w:lang w:val="en-US" w:bidi="th-TH"/>
        </w:rPr>
        <w:t xml:space="preserve"> </w:t>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That means if one system amongst the decentralized network goes down, the connected system will remain</w:t>
      </w:r>
      <w:ins w:id="40" w:author="Pattanasak Mongkolwat" w:date="2021-11-23T12:35:00Z">
        <w:r w:rsidR="00F4511C">
          <w:rPr>
            <w:rFonts w:cs="Angsana New"/>
            <w:szCs w:val="25"/>
            <w:lang w:val="en-US" w:bidi="th-TH"/>
          </w:rPr>
          <w:t xml:space="preserve"> in operation</w:t>
        </w:r>
      </w:ins>
      <w:r w:rsidR="008466B9" w:rsidRPr="008466B9">
        <w:rPr>
          <w:rFonts w:cs="Angsana New"/>
          <w:szCs w:val="25"/>
          <w:lang w:val="en-US" w:bidi="th-TH"/>
        </w:rPr>
        <w:t xml:space="preserve"> and withstand the failure. </w:t>
      </w:r>
      <w:del w:id="41" w:author="Pattanasak Mongkolwat" w:date="2021-11-23T12:34:00Z">
        <w:r w:rsidR="008466B9" w:rsidRPr="008466B9" w:rsidDel="001F4D2F">
          <w:rPr>
            <w:rFonts w:cs="Angsana New"/>
            <w:szCs w:val="25"/>
            <w:lang w:val="en-US" w:bidi="th-TH"/>
          </w:rPr>
          <w:delText>In order to</w:delText>
        </w:r>
      </w:del>
      <w:ins w:id="42" w:author="Pattanasak Mongkolwat" w:date="2021-11-23T12:34:00Z">
        <w:r w:rsidR="001F4D2F" w:rsidRPr="008466B9">
          <w:rPr>
            <w:rFonts w:cs="Angsana New"/>
            <w:szCs w:val="25"/>
            <w:lang w:val="en-US" w:bidi="th-TH"/>
          </w:rPr>
          <w:t>To</w:t>
        </w:r>
      </w:ins>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43" w:name="_Hlk87590889"/>
      <w:r w:rsidR="003A1BEE" w:rsidRPr="00D130B0">
        <w:rPr>
          <w:rFonts w:cs="Angsana New"/>
          <w:noProof/>
          <w:szCs w:val="25"/>
          <w:lang w:val="en-US" w:bidi="th-TH"/>
        </w:rPr>
        <w:t>–</w:t>
      </w:r>
      <w:bookmarkEnd w:id="43"/>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p>
    <w:p w14:paraId="24D0DE35" w14:textId="4853E1E9" w:rsidR="000E73B3" w:rsidRDefault="00185000" w:rsidP="00814639">
      <w:pPr>
        <w:pStyle w:val="BodyText"/>
        <w:spacing w:after="0"/>
        <w:rPr>
          <w:rFonts w:cstheme="minorBidi"/>
          <w:szCs w:val="25"/>
          <w:lang w:val="en-US" w:bidi="th-TH"/>
        </w:rPr>
      </w:pPr>
      <w:r>
        <w:rPr>
          <w:lang w:val="en-US"/>
        </w:rPr>
        <w:t xml:space="preserve">Some research work </w:t>
      </w:r>
      <w:r>
        <w:rPr>
          <w:lang w:val="en-US"/>
        </w:rPr>
        <w:fldChar w:fldCharType="begin" w:fldLock="1"/>
      </w:r>
      <w:r w:rsidR="00CD692C">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manualFormatting":"[28-30]","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r w:rsidR="00D96593">
        <w:rPr>
          <w:rFonts w:cstheme="minorBidi"/>
          <w:noProof/>
          <w:szCs w:val="25"/>
          <w:lang w:val="en-US" w:bidi="th-TH"/>
        </w:rPr>
        <w:t>-</w:t>
      </w:r>
      <w:r w:rsidR="00795B27">
        <w:rPr>
          <w:rFonts w:cstheme="minorBidi"/>
          <w:noProof/>
          <w:szCs w:val="25"/>
          <w:lang w:val="en-US" w:bidi="th-TH"/>
        </w:rPr>
        <w:t>30</w:t>
      </w:r>
      <w:r w:rsidRPr="007B76AB">
        <w:rPr>
          <w:noProof/>
          <w:lang w:val="en-US"/>
        </w:rPr>
        <w:t>]</w:t>
      </w:r>
      <w:r>
        <w:rPr>
          <w:lang w:val="en-US"/>
        </w:rPr>
        <w:fldChar w:fldCharType="end"/>
      </w:r>
      <w:r>
        <w:rPr>
          <w:lang w:val="en-US"/>
        </w:rPr>
        <w:t xml:space="preserve"> proposed to use Blockchain to </w:t>
      </w:r>
      <w:r w:rsidR="004124E5" w:rsidRPr="004124E5">
        <w:rPr>
          <w:lang w:val="en-US"/>
        </w:rPr>
        <w:t>address issues regarding health information sharing between different enterprises</w:t>
      </w:r>
      <w:del w:id="44" w:author="Pattanasak Mongkolwat" w:date="2021-12-05T10:27:00Z">
        <w:r w:rsidR="004124E5" w:rsidRPr="004124E5" w:rsidDel="00C071FC">
          <w:rPr>
            <w:lang w:val="en-US"/>
          </w:rPr>
          <w:delText xml:space="preserve"> </w:delText>
        </w:r>
      </w:del>
      <w:r w:rsidR="004124E5" w:rsidRPr="004124E5">
        <w:rPr>
          <w:lang w:val="en-US"/>
        </w:rPr>
        <w:t xml:space="preserve">. </w:t>
      </w:r>
      <w:r w:rsidR="00795B27">
        <w:rPr>
          <w:lang w:val="en-US"/>
        </w:rPr>
        <w:t xml:space="preserve">The first two </w:t>
      </w:r>
      <w:r w:rsidR="00972599">
        <w:rPr>
          <w:lang w:val="en-US"/>
        </w:rPr>
        <w:t>work</w:t>
      </w:r>
      <w:ins w:id="45" w:author="Pattanasak Mongkolwat" w:date="2021-11-23T12:36:00Z">
        <w:r w:rsidR="00877A89">
          <w:rPr>
            <w:lang w:val="en-US"/>
          </w:rPr>
          <w:t>s</w:t>
        </w:r>
      </w:ins>
      <w:r w:rsidR="00972599">
        <w:rPr>
          <w:lang w:val="en-US"/>
        </w:rPr>
        <w:t xml:space="preserve"> </w:t>
      </w:r>
      <w:r w:rsidR="004124E5" w:rsidRPr="00314725">
        <w:rPr>
          <w:lang w:val="en-US"/>
        </w:rPr>
        <w:t>introduce</w:t>
      </w:r>
      <w:r w:rsidR="004124E5" w:rsidRPr="004124E5">
        <w:rPr>
          <w:lang w:val="en-US"/>
        </w:rPr>
        <w:t xml:space="preserve"> an effective way to utilize Blockchain technology for information sharing in a healthcare enterprise environment. </w:t>
      </w:r>
      <w:r w:rsidR="008D2BD3" w:rsidRPr="008D2BD3">
        <w:rPr>
          <w:lang w:val="en-US"/>
        </w:rPr>
        <w:t>They have given a demonstration of how the decentralization offered by Blockchain can resolve trust issues where each enterprise requires "trust" before beginning to share their information with others.</w:t>
      </w:r>
      <w:r w:rsidR="004124E5" w:rsidRPr="004124E5">
        <w:rPr>
          <w:lang w:val="en-US"/>
        </w:rPr>
        <w:t xml:space="preserve"> </w:t>
      </w:r>
      <w:r w:rsidR="00972599">
        <w:rPr>
          <w:lang w:val="en-US"/>
        </w:rPr>
        <w:t xml:space="preserve">The last </w:t>
      </w:r>
      <w:r w:rsidR="004124E5" w:rsidRPr="004124E5">
        <w:rPr>
          <w:lang w:val="en-US"/>
        </w:rPr>
        <w:t xml:space="preserve">work proposed by </w:t>
      </w:r>
      <w:del w:id="46" w:author="Pattanasak Mongkolwat" w:date="2021-12-05T10:30:00Z">
        <w:r w:rsidR="004124E5" w:rsidRPr="004124E5" w:rsidDel="008436C9">
          <w:rPr>
            <w:lang w:val="en-US"/>
          </w:rPr>
          <w:delText xml:space="preserve">Sudeep </w:delText>
        </w:r>
      </w:del>
      <w:r w:rsidR="004124E5" w:rsidRPr="004124E5">
        <w:rPr>
          <w:lang w:val="en-US"/>
        </w:rPr>
        <w:t>Tanwar et</w:t>
      </w:r>
      <w:ins w:id="47" w:author="Pattanasak Mongkolwat" w:date="2021-12-05T10:30:00Z">
        <w:r w:rsidR="008436C9">
          <w:rPr>
            <w:lang w:val="en-US"/>
          </w:rPr>
          <w:t xml:space="preserve"> </w:t>
        </w:r>
      </w:ins>
      <w:del w:id="48" w:author="Pattanasak Mongkolwat" w:date="2021-12-05T10:30:00Z">
        <w:r w:rsidR="004124E5" w:rsidRPr="004124E5" w:rsidDel="008436C9">
          <w:rPr>
            <w:lang w:val="en-US"/>
          </w:rPr>
          <w:delText>.</w:delText>
        </w:r>
      </w:del>
      <w:r w:rsidR="004124E5" w:rsidRPr="004124E5">
        <w:rPr>
          <w:lang w:val="en-US"/>
        </w:rPr>
        <w:t>al.</w:t>
      </w:r>
      <w:ins w:id="49" w:author="Pattanasak Mongkolwat" w:date="2021-12-05T10:44:00Z">
        <w:r w:rsidR="00045C46">
          <w:rPr>
            <w:lang w:val="en-US"/>
          </w:rPr>
          <w:t xml:space="preserve"> </w:t>
        </w:r>
      </w:ins>
      <w:ins w:id="50" w:author="Pattanasak Mongkolwat" w:date="2021-12-05T10:49:00Z">
        <w:r w:rsidR="00107FBB">
          <w:rPr>
            <w:lang w:val="en-US"/>
          </w:rPr>
          <w:t>(</w:t>
        </w:r>
      </w:ins>
      <w:ins w:id="51" w:author="Pattanasak Mongkolwat" w:date="2021-12-05T10:44:00Z">
        <w:r w:rsidR="00045C46">
          <w:rPr>
            <w:lang w:val="en-US"/>
          </w:rPr>
          <w:t>2020</w:t>
        </w:r>
      </w:ins>
      <w:ins w:id="52" w:author="Pattanasak Mongkolwat" w:date="2021-12-05T10:49:00Z">
        <w:r w:rsidR="00107FBB">
          <w:rPr>
            <w:lang w:val="en-US"/>
          </w:rPr>
          <w:t>)</w:t>
        </w:r>
      </w:ins>
      <w:r w:rsidR="004124E5">
        <w:rPr>
          <w:lang w:val="en-US"/>
        </w:rPr>
        <w:t xml:space="preserve"> </w:t>
      </w:r>
      <w:r w:rsidR="004124E5">
        <w:rPr>
          <w:lang w:val="en-US"/>
        </w:rPr>
        <w:fldChar w:fldCharType="begin" w:fldLock="1"/>
      </w:r>
      <w:r w:rsidR="00227158">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[29]","plainTextFormattedCitation":"[29]","previouslyFormattedCitation":"[29]"},"properties":{"noteIndex":0},"schema":"https://github.com/citation-style-language/schema/raw/master/csl-citation.json"}</w:instrText>
      </w:r>
      <w:r w:rsidR="004124E5">
        <w:rPr>
          <w:lang w:val="en-US"/>
        </w:rPr>
        <w:fldChar w:fldCharType="separate"/>
      </w:r>
      <w:r w:rsidR="007B338D" w:rsidRPr="007B338D">
        <w:rPr>
          <w:noProof/>
          <w:lang w:val="en-US"/>
        </w:rPr>
        <w:t>[29]</w:t>
      </w:r>
      <w:r w:rsidR="004124E5">
        <w:rPr>
          <w:lang w:val="en-US"/>
        </w:rPr>
        <w:fldChar w:fldCharType="end"/>
      </w:r>
      <w:r w:rsidR="004124E5" w:rsidRPr="004124E5">
        <w:rPr>
          <w:lang w:val="en-US"/>
        </w:rPr>
        <w:t xml:space="preserve"> </w:t>
      </w:r>
      <w:r w:rsidR="00A116AA" w:rsidRPr="00A116AA">
        <w:rPr>
          <w:lang w:val="en-US"/>
        </w:rPr>
        <w:t>surveyed all the proposed healthcare blockchain concepts and summarizes the situation in the field of research. They also proposed the concept of using blockchain to act as an access control system for health information. Their contributions mark a current point of progression for research that wants to use Blockchain for healthcare information.</w:t>
      </w:r>
      <w:r w:rsidR="00FC0FE5">
        <w:rPr>
          <w:lang w:val="en-US"/>
        </w:rPr>
        <w:t xml:space="preserve"> </w:t>
      </w:r>
      <w:r w:rsidR="00E129CF" w:rsidRPr="00E129CF">
        <w:rPr>
          <w:lang w:val="en-US"/>
        </w:rPr>
        <w:t xml:space="preserve">In this work, we propose an </w:t>
      </w:r>
      <w:r w:rsidR="00E129CF" w:rsidRPr="00E129CF">
        <w:rPr>
          <w:lang w:val="en-US"/>
        </w:rPr>
        <w:lastRenderedPageBreak/>
        <w:t xml:space="preserve">implementation that combines the IHE </w:t>
      </w:r>
      <w:proofErr w:type="spellStart"/>
      <w:r w:rsidR="00E129CF" w:rsidRPr="00E129CF">
        <w:rPr>
          <w:lang w:val="en-US"/>
        </w:rPr>
        <w:t>XDS.b</w:t>
      </w:r>
      <w:proofErr w:type="spellEnd"/>
      <w:r w:rsidR="00E129CF" w:rsidRPr="00E129CF">
        <w:rPr>
          <w:lang w:val="en-US"/>
        </w:rPr>
        <w:t xml:space="preserve"> profile with Blockchain technology. Enable cross-enterprise health document sharing that can sustain SPOF problems and </w:t>
      </w:r>
      <w:ins w:id="53" w:author="Pattanasak Mongkolwat" w:date="2021-12-05T10:46:00Z">
        <w:r w:rsidR="00107FBB" w:rsidRPr="00107FBB">
          <w:rPr>
            <w:lang w:val="en-US"/>
          </w:rPr>
          <w:t>strengthen</w:t>
        </w:r>
      </w:ins>
      <w:del w:id="54" w:author="Pattanasak Mongkolwat" w:date="2021-12-05T10:42:00Z">
        <w:r w:rsidR="00E129CF" w:rsidRPr="00E129CF" w:rsidDel="00045C46">
          <w:rPr>
            <w:lang w:val="en-US"/>
          </w:rPr>
          <w:delText xml:space="preserve">appreciate </w:delText>
        </w:r>
      </w:del>
      <w:ins w:id="55" w:author="Pattanasak Mongkolwat" w:date="2021-12-05T10:42:00Z">
        <w:r w:rsidR="00045C46" w:rsidRPr="00E129CF">
          <w:rPr>
            <w:lang w:val="en-US"/>
          </w:rPr>
          <w:t xml:space="preserve"> </w:t>
        </w:r>
      </w:ins>
      <w:r w:rsidR="00E129CF" w:rsidRPr="00E129CF">
        <w:rPr>
          <w:lang w:val="en-US"/>
        </w:rPr>
        <w:t>the sharing of health information among healthcare enterprises without the need for a new information interoperability standard.</w:t>
      </w:r>
    </w:p>
    <w:p w14:paraId="3DAFA502" w14:textId="549E2539"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r w:rsidR="00D305BE">
        <w:rPr>
          <w:rFonts w:cstheme="minorBidi"/>
          <w:szCs w:val="25"/>
          <w:lang w:val="en-US" w:bidi="th-TH"/>
        </w:rPr>
        <w:t>S</w:t>
      </w:r>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r w:rsidR="00D305BE">
        <w:rPr>
          <w:rFonts w:cstheme="minorBidi"/>
          <w:szCs w:val="25"/>
          <w:lang w:val="en-US" w:bidi="th-TH"/>
        </w:rPr>
        <w:t>S</w:t>
      </w:r>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r w:rsidR="00D305BE">
        <w:rPr>
          <w:rFonts w:cstheme="minorBidi"/>
          <w:szCs w:val="25"/>
          <w:lang w:val="en-US" w:bidi="th-TH"/>
        </w:rPr>
        <w:t>S</w:t>
      </w:r>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r w:rsidR="00D305BE">
        <w:rPr>
          <w:rFonts w:cstheme="minorBidi"/>
          <w:szCs w:val="25"/>
          <w:lang w:val="en-US" w:bidi="th-TH"/>
        </w:rPr>
        <w:t>S</w:t>
      </w:r>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r w:rsidR="00D305BE">
        <w:rPr>
          <w:rFonts w:cstheme="minorBidi"/>
          <w:szCs w:val="25"/>
          <w:lang w:val="en-US" w:bidi="th-TH"/>
        </w:rPr>
        <w:t>S</w:t>
      </w:r>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36FE5DC6" w:rsidR="00972012" w:rsidRPr="00710B9C" w:rsidRDefault="0008666B" w:rsidP="00710B9C">
      <w:pPr>
        <w:jc w:val="both"/>
        <w:rPr>
          <w:lang w:bidi="th-TH"/>
        </w:rPr>
      </w:pPr>
      <w:r>
        <w:t xml:space="preserve">      </w:t>
      </w:r>
      <w:del w:id="56" w:author="Pattanasak Mongkolwat" w:date="2021-11-23T12:52:00Z">
        <w:r w:rsidDel="00461DA9">
          <w:delText>There are several related works proposed about the concept of implementing</w:delText>
        </w:r>
      </w:del>
      <w:ins w:id="57" w:author="Petnathean Julled" w:date="2022-01-01T11:01:00Z">
        <w:r w:rsidR="0012340C" w:rsidRPr="0012340C">
          <w:t xml:space="preserve"> Many important Blockchain technologies used for health information exchange provide general guidelines for the design and implementation of our system. The major influences came from the works described as follows.</w:t>
        </w:r>
      </w:ins>
      <w:ins w:id="58" w:author="Pattanasak Mongkolwat" w:date="2021-11-23T12:52:00Z">
        <w:del w:id="59" w:author="Petnathean Julled" w:date="2022-01-01T11:01:00Z">
          <w:r w:rsidR="00461DA9" w:rsidDel="0012340C">
            <w:delText>Many important</w:delText>
          </w:r>
        </w:del>
      </w:ins>
      <w:del w:id="60" w:author="Petnathean Julled" w:date="2022-01-01T11:01:00Z">
        <w:r w:rsidDel="0012340C">
          <w:delText xml:space="preserve"> Blockchain technolog</w:delText>
        </w:r>
      </w:del>
      <w:ins w:id="61" w:author="Pattanasak Mongkolwat" w:date="2021-11-23T12:54:00Z">
        <w:del w:id="62" w:author="Petnathean Julled" w:date="2022-01-01T11:01:00Z">
          <w:r w:rsidR="00B96811" w:rsidDel="0012340C">
            <w:delText>ies</w:delText>
          </w:r>
        </w:del>
      </w:ins>
      <w:del w:id="63" w:author="Petnathean Julled" w:date="2022-01-01T11:01:00Z">
        <w:r w:rsidDel="0012340C">
          <w:delText>y</w:delText>
        </w:r>
      </w:del>
      <w:ins w:id="64" w:author="Pattanasak Mongkolwat" w:date="2021-11-23T12:52:00Z">
        <w:del w:id="65" w:author="Petnathean Julled" w:date="2022-01-01T11:01:00Z">
          <w:r w:rsidR="00461DA9" w:rsidDel="0012340C">
            <w:delText xml:space="preserve"> used for health information exchange</w:delText>
          </w:r>
        </w:del>
      </w:ins>
      <w:del w:id="66" w:author="Petnathean Julled" w:date="2022-01-01T11:01:00Z">
        <w:r w:rsidR="008D0218" w:rsidDel="0012340C">
          <w:delText xml:space="preserve"> </w:delText>
        </w:r>
      </w:del>
      <w:del w:id="67" w:author="Petnathean Julled" w:date="2022-01-01T11:00:00Z">
        <w:r w:rsidR="008D0218" w:rsidDel="00EB3D96">
          <w:delText>described in</w:delText>
        </w:r>
      </w:del>
      <w:ins w:id="68" w:author="Pattanasak Mongkolwat" w:date="2021-11-23T12:53:00Z">
        <w:del w:id="69" w:author="Petnathean Julled" w:date="2022-01-01T11:00:00Z">
          <w:r w:rsidR="00E54F03" w:rsidDel="00EB3D96">
            <w:delText xml:space="preserve"> [</w:delText>
          </w:r>
        </w:del>
      </w:ins>
      <w:commentRangeStart w:id="70"/>
      <w:ins w:id="71" w:author="Pattanasak Mongkolwat" w:date="2021-11-23T12:57:00Z">
        <w:del w:id="72" w:author="Petnathean Julled" w:date="2022-01-01T11:00:00Z">
          <w:r w:rsidR="00126D8F" w:rsidRPr="00107FBB" w:rsidDel="00EB3D96">
            <w:rPr>
              <w:highlight w:val="yellow"/>
              <w:rPrChange w:id="73" w:author="Pattanasak Mongkolwat" w:date="2021-12-05T10:47:00Z">
                <w:rPr/>
              </w:rPrChange>
            </w:rPr>
            <w:delText>Esmaeilzadeh</w:delText>
          </w:r>
        </w:del>
      </w:ins>
      <w:commentRangeEnd w:id="70"/>
      <w:ins w:id="74" w:author="Pattanasak Mongkolwat" w:date="2021-12-05T10:48:00Z">
        <w:del w:id="75" w:author="Petnathean Julled" w:date="2022-01-01T11:00:00Z">
          <w:r w:rsidR="00107FBB" w:rsidDel="00EB3D96">
            <w:rPr>
              <w:rStyle w:val="CommentReference"/>
            </w:rPr>
            <w:commentReference w:id="70"/>
          </w:r>
        </w:del>
      </w:ins>
      <w:ins w:id="76" w:author="Pattanasak Mongkolwat" w:date="2021-11-23T13:27:00Z">
        <w:del w:id="77" w:author="Petnathean Julled" w:date="2022-01-01T11:00:00Z">
          <w:r w:rsidR="00855205" w:rsidRPr="00107FBB" w:rsidDel="00EB3D96">
            <w:rPr>
              <w:highlight w:val="yellow"/>
              <w:rPrChange w:id="78" w:author="Pattanasak Mongkolwat" w:date="2021-12-05T10:47:00Z">
                <w:rPr/>
              </w:rPrChange>
            </w:rPr>
            <w:delText>, Purohit</w:delText>
          </w:r>
        </w:del>
      </w:ins>
      <w:ins w:id="79" w:author="Pattanasak Mongkolwat" w:date="2021-11-23T12:53:00Z">
        <w:del w:id="80" w:author="Petnathean Julled" w:date="2022-01-01T11:00:00Z">
          <w:r w:rsidR="00E54F03" w:rsidRPr="00107FBB" w:rsidDel="00EB3D96">
            <w:rPr>
              <w:highlight w:val="yellow"/>
              <w:rPrChange w:id="81" w:author="Pattanasak Mongkolwat" w:date="2021-12-05T10:47:00Z">
                <w:rPr/>
              </w:rPrChange>
            </w:rPr>
            <w:delText>]</w:delText>
          </w:r>
        </w:del>
      </w:ins>
      <w:del w:id="82" w:author="Petnathean Julled" w:date="2022-01-01T11:00:00Z">
        <w:r w:rsidR="008D0218" w:rsidDel="00EB3D96">
          <w:delText xml:space="preserve"> </w:delText>
        </w:r>
      </w:del>
      <w:ins w:id="83" w:author="Pattanasak Mongkolwat" w:date="2021-11-23T12:53:00Z">
        <w:del w:id="84" w:author="Petnathean Julled" w:date="2022-01-01T11:00:00Z">
          <w:r w:rsidR="00CF5C5B" w:rsidDel="00EB3D96">
            <w:delText xml:space="preserve"> </w:delText>
          </w:r>
        </w:del>
      </w:ins>
      <w:ins w:id="85" w:author="Pattanasak Mongkolwat" w:date="2021-11-23T12:55:00Z">
        <w:del w:id="86" w:author="Petnathean Julled" w:date="2022-01-01T11:01:00Z">
          <w:r w:rsidR="00D37B60" w:rsidDel="0012340C">
            <w:delText xml:space="preserve">provide general guidelines </w:delText>
          </w:r>
          <w:r w:rsidR="00761AC1" w:rsidDel="0012340C">
            <w:delText xml:space="preserve">to </w:delText>
          </w:r>
          <w:r w:rsidR="00D37B60" w:rsidDel="0012340C">
            <w:delText>design</w:delText>
          </w:r>
          <w:r w:rsidR="00761AC1" w:rsidDel="0012340C">
            <w:delText xml:space="preserve"> and implement </w:delText>
          </w:r>
        </w:del>
      </w:ins>
      <w:ins w:id="87" w:author="Pattanasak Mongkolwat" w:date="2021-11-23T13:03:00Z">
        <w:del w:id="88" w:author="Petnathean Julled" w:date="2022-01-01T11:01:00Z">
          <w:r w:rsidR="00730F8C" w:rsidDel="0012340C">
            <w:delText>of our</w:delText>
          </w:r>
        </w:del>
      </w:ins>
      <w:ins w:id="89" w:author="Pattanasak Mongkolwat" w:date="2021-11-23T12:56:00Z">
        <w:del w:id="90" w:author="Petnathean Julled" w:date="2022-01-01T11:01:00Z">
          <w:r w:rsidR="00761AC1" w:rsidDel="0012340C">
            <w:delText xml:space="preserve"> system</w:delText>
          </w:r>
        </w:del>
      </w:ins>
      <w:del w:id="91" w:author="Petnathean Julled" w:date="2022-01-01T11:01:00Z">
        <w:r w:rsidR="008D0218" w:rsidDel="0012340C">
          <w:delText>the following subsections.</w:delText>
        </w:r>
      </w:del>
      <w:ins w:id="92" w:author="Pattanasak Mongkolwat" w:date="2021-11-23T12:56:00Z">
        <w:del w:id="93" w:author="Petnathean Julled" w:date="2022-01-01T11:01:00Z">
          <w:r w:rsidR="00761AC1" w:rsidDel="0012340C">
            <w:delText xml:space="preserve"> </w:delText>
          </w:r>
        </w:del>
      </w:ins>
      <w:ins w:id="94" w:author="Pattanasak Mongkolwat" w:date="2021-11-23T12:57:00Z">
        <w:del w:id="95" w:author="Petnathean Julled" w:date="2022-01-01T11:01:00Z">
          <w:r w:rsidR="00FD6FF2" w:rsidDel="0012340C">
            <w:delText>The major influences were coming from</w:delText>
          </w:r>
          <w:r w:rsidR="005C5C5D" w:rsidDel="0012340C">
            <w:delText xml:space="preserve"> the </w:delText>
          </w:r>
        </w:del>
      </w:ins>
      <w:ins w:id="96" w:author="Pattanasak Mongkolwat" w:date="2021-11-23T13:03:00Z">
        <w:del w:id="97" w:author="Petnathean Julled" w:date="2022-01-01T11:01:00Z">
          <w:r w:rsidR="00807016" w:rsidDel="0012340C">
            <w:delText>works descr</w:delText>
          </w:r>
        </w:del>
      </w:ins>
      <w:ins w:id="98" w:author="Pattanasak Mongkolwat" w:date="2021-11-23T13:04:00Z">
        <w:del w:id="99" w:author="Petnathean Julled" w:date="2022-01-01T11:01:00Z">
          <w:r w:rsidR="00807016" w:rsidDel="0012340C">
            <w:delText>ibed as follows</w:delText>
          </w:r>
        </w:del>
      </w:ins>
      <w:ins w:id="100" w:author="Pattanasak Mongkolwat" w:date="2021-11-23T12:57:00Z">
        <w:del w:id="101" w:author="Petnathean Julled" w:date="2022-01-01T11:01:00Z">
          <w:r w:rsidR="005C5C5D" w:rsidDel="0012340C">
            <w:delText>.</w:delText>
          </w:r>
        </w:del>
      </w:ins>
    </w:p>
    <w:p w14:paraId="290229D7" w14:textId="104228FC" w:rsidR="0084491D" w:rsidRPr="00710B9C" w:rsidRDefault="0084491D" w:rsidP="00814639">
      <w:pPr>
        <w:pStyle w:val="Heading2"/>
        <w:spacing w:after="0"/>
        <w:rPr>
          <w:rFonts w:cs="Angsana New"/>
          <w:color w:val="FF0000"/>
          <w:szCs w:val="25"/>
          <w:lang w:bidi="th-TH"/>
        </w:rPr>
      </w:pPr>
      <w:r>
        <w:rPr>
          <w:rFonts w:cs="Angsana New"/>
          <w:szCs w:val="25"/>
          <w:lang w:bidi="th-TH"/>
        </w:rPr>
        <w:t xml:space="preserve">A Blockchain-Based Approach to Health Information Exchange Networks </w:t>
      </w:r>
    </w:p>
    <w:p w14:paraId="75535101" w14:textId="36005999" w:rsidR="00972599" w:rsidRDefault="00A66C53" w:rsidP="00F665BB">
      <w:pPr>
        <w:ind w:firstLine="270"/>
        <w:jc w:val="both"/>
        <w:rPr>
          <w:rFonts w:cstheme="minorBidi"/>
          <w:szCs w:val="25"/>
          <w:lang w:bidi="th-TH"/>
        </w:rPr>
      </w:pPr>
      <w:del w:id="102" w:author="Pattanasak Mongkolwat" w:date="2021-12-05T10:54:00Z">
        <w:r w:rsidDel="00806113">
          <w:delText xml:space="preserve">Kevin </w:delText>
        </w:r>
      </w:del>
      <w:r>
        <w:t xml:space="preserve">Peterson et </w:t>
      </w:r>
      <w:r w:rsidR="00D57C22">
        <w:t>al</w:t>
      </w:r>
      <w:r>
        <w:t>.</w:t>
      </w:r>
      <w:ins w:id="103" w:author="Pattanasak Mongkolwat" w:date="2021-12-05T10:54:00Z">
        <w:r w:rsidR="00806113">
          <w:t xml:space="preserve"> (2015)</w:t>
        </w:r>
      </w:ins>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Pr="00A64CFD">
        <w:t xml:space="preserve"> </w:t>
      </w:r>
      <w:r>
        <w:t xml:space="preserve">from </w:t>
      </w:r>
      <w:r w:rsidR="00F24C54">
        <w:rPr>
          <w:rFonts w:cstheme="minorBidi"/>
          <w:szCs w:val="25"/>
          <w:lang w:bidi="th-TH"/>
        </w:rPr>
        <w:t xml:space="preserve">Mayo Clinic proposed the concept using Blockchain as a medium for health information exchange network. The work utilizes </w:t>
      </w:r>
      <w:del w:id="104" w:author="Pattanasak Mongkolwat" w:date="2021-12-05T10:54:00Z">
        <w:r w:rsidR="00F24C54" w:rsidDel="003602E5">
          <w:rPr>
            <w:rFonts w:cstheme="minorBidi"/>
            <w:szCs w:val="25"/>
            <w:lang w:bidi="th-TH"/>
          </w:rPr>
          <w:delText>Fast Healthcare Interoperability Resources (</w:delText>
        </w:r>
      </w:del>
      <w:r w:rsidR="00F24C54">
        <w:rPr>
          <w:rFonts w:cstheme="minorBidi"/>
          <w:szCs w:val="25"/>
          <w:lang w:bidi="th-TH"/>
        </w:rPr>
        <w:t>FHIR</w:t>
      </w:r>
      <w:del w:id="105" w:author="Pattanasak Mongkolwat" w:date="2021-12-05T10:54:00Z">
        <w:r w:rsidR="00F24C54" w:rsidDel="003602E5">
          <w:rPr>
            <w:rFonts w:cstheme="minorBidi"/>
            <w:szCs w:val="25"/>
            <w:lang w:bidi="th-TH"/>
          </w:rPr>
          <w:delText>)</w:delText>
        </w:r>
      </w:del>
      <w:r w:rsidR="00F24C54">
        <w:rPr>
          <w:rFonts w:cstheme="minorBidi"/>
          <w:szCs w:val="25"/>
          <w:lang w:bidi="th-TH"/>
        </w:rPr>
        <w:t xml:space="preserve">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r w:rsidR="00CF1D6C">
        <w:rPr>
          <w:rFonts w:cstheme="minorBidi"/>
          <w:szCs w:val="25"/>
          <w:lang w:bidi="th-TH"/>
        </w:rPr>
        <w:t>ing</w:t>
      </w:r>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A57FDE" w:rsidRPr="00A57FDE">
        <w:rPr>
          <w:rFonts w:cstheme="minorBidi"/>
          <w:szCs w:val="25"/>
          <w:lang w:bidi="th-TH"/>
        </w:rPr>
        <w:t>They also suggest several conceptual ideas that would enable blockchain technology to have a more meaningful way to contribute to the healthcare environment.</w:t>
      </w:r>
      <w:r w:rsidR="0017360F" w:rsidRPr="0017360F">
        <w:rPr>
          <w:rFonts w:cstheme="minorBidi"/>
          <w:szCs w:val="25"/>
          <w:lang w:bidi="th-TH"/>
        </w:rPr>
        <w:t xml:space="preserve"> Especially, the idea of "Proof of Interoperability", as opposed to current consensus mechanisms like Proof of Work, which </w:t>
      </w:r>
      <w:del w:id="106" w:author="Pattanasak Mongkolwat" w:date="2021-12-05T11:00:00Z">
        <w:r w:rsidR="0017360F" w:rsidRPr="0017360F" w:rsidDel="004960D2">
          <w:rPr>
            <w:rFonts w:cstheme="minorBidi"/>
            <w:szCs w:val="25"/>
            <w:lang w:bidi="th-TH"/>
          </w:rPr>
          <w:delText xml:space="preserve">are </w:delText>
        </w:r>
      </w:del>
      <w:ins w:id="107" w:author="Pattanasak Mongkolwat" w:date="2021-12-05T11:00:00Z">
        <w:r w:rsidR="004960D2">
          <w:rPr>
            <w:rFonts w:cstheme="minorBidi"/>
            <w:szCs w:val="25"/>
            <w:lang w:bidi="th-TH"/>
          </w:rPr>
          <w:t>is</w:t>
        </w:r>
        <w:r w:rsidR="004960D2" w:rsidRPr="0017360F">
          <w:rPr>
            <w:rFonts w:cstheme="minorBidi"/>
            <w:szCs w:val="25"/>
            <w:lang w:bidi="th-TH"/>
          </w:rPr>
          <w:t xml:space="preserve"> </w:t>
        </w:r>
      </w:ins>
      <w:r w:rsidR="0017360F" w:rsidRPr="0017360F">
        <w:rPr>
          <w:rFonts w:cstheme="minorBidi"/>
          <w:szCs w:val="25"/>
          <w:lang w:bidi="th-TH"/>
        </w:rPr>
        <w:t>cost</w:t>
      </w:r>
      <w:ins w:id="108" w:author="Pattanasak Mongkolwat" w:date="2021-12-05T11:01:00Z">
        <w:r w:rsidR="004960D2">
          <w:rPr>
            <w:rFonts w:cstheme="minorBidi"/>
            <w:szCs w:val="25"/>
            <w:lang w:bidi="th-TH"/>
          </w:rPr>
          <w:t xml:space="preserve"> </w:t>
        </w:r>
      </w:ins>
      <w:del w:id="109" w:author="Pattanasak Mongkolwat" w:date="2021-12-05T11:01:00Z">
        <w:r w:rsidR="0017360F" w:rsidRPr="0017360F" w:rsidDel="004960D2">
          <w:rPr>
            <w:rFonts w:cstheme="minorBidi"/>
            <w:szCs w:val="25"/>
            <w:lang w:bidi="th-TH"/>
          </w:rPr>
          <w:delText>-</w:delText>
        </w:r>
      </w:del>
      <w:r w:rsidR="0017360F" w:rsidRPr="0017360F">
        <w:rPr>
          <w:rFonts w:cstheme="minorBidi"/>
          <w:szCs w:val="25"/>
          <w:lang w:bidi="th-TH"/>
        </w:rPr>
        <w:t>inefficient.</w:t>
      </w:r>
      <w:r>
        <w:rPr>
          <w:rFonts w:cstheme="minorBidi"/>
          <w:szCs w:val="25"/>
          <w:lang w:bidi="th-TH"/>
        </w:rPr>
        <w:t xml:space="preserve"> </w:t>
      </w:r>
      <w:r w:rsidR="00AA1F3A" w:rsidRPr="00AA1F3A">
        <w:rPr>
          <w:rFonts w:cstheme="minorBidi"/>
          <w:szCs w:val="25"/>
          <w:lang w:bidi="th-TH"/>
        </w:rPr>
        <w:t>Moreover, the proposed concept of "Secure Index" and using FHIR Profile for data discovery in the blockchain network also pave the way for the following research to avoid publishing healthcare information directly into the blockchain while making health information sharing possible.</w:t>
      </w:r>
      <w:r w:rsidR="007D3EA3">
        <w:rPr>
          <w:rFonts w:cstheme="minorBidi"/>
          <w:szCs w:val="25"/>
          <w:lang w:bidi="th-TH"/>
        </w:rPr>
        <w:t xml:space="preserve"> </w:t>
      </w:r>
      <w:r w:rsidR="007D3EA3" w:rsidRPr="007D3EA3">
        <w:rPr>
          <w:rFonts w:cstheme="minorBidi"/>
          <w:szCs w:val="25"/>
          <w:lang w:bidi="th-TH"/>
        </w:rPr>
        <w:t>This reduces the risk of Blockchain being used for health information sharing backfiring due to its persistence.</w:t>
      </w:r>
      <w:r w:rsidR="00AA1F3A">
        <w:rPr>
          <w:rFonts w:cstheme="minorBidi"/>
          <w:szCs w:val="25"/>
          <w:lang w:bidi="th-TH"/>
        </w:rPr>
        <w:t xml:space="preserve"> </w:t>
      </w:r>
      <w:r w:rsidR="00BE4BCB" w:rsidRPr="000071C5">
        <w:rPr>
          <w:rFonts w:cstheme="minorBidi"/>
          <w:szCs w:val="25"/>
          <w:lang w:bidi="th-TH"/>
        </w:rPr>
        <w:t>However, the work did not</w:t>
      </w:r>
      <w:r w:rsidR="00844FB0">
        <w:rPr>
          <w:rFonts w:cstheme="minorBidi"/>
          <w:szCs w:val="25"/>
          <w:lang w:bidi="th-TH"/>
        </w:rPr>
        <w:t xml:space="preserve"> directly</w:t>
      </w:r>
      <w:r w:rsidR="00BE4BCB" w:rsidRPr="000071C5">
        <w:rPr>
          <w:rFonts w:cstheme="minorBidi"/>
          <w:szCs w:val="25"/>
          <w:lang w:bidi="th-TH"/>
        </w:rPr>
        <w:t xml:space="preserve"> mention about how Blockchain technology can be beneficial for health information sharing in term of cybersecurity.</w:t>
      </w:r>
      <w:r w:rsidR="00ED3398">
        <w:rPr>
          <w:rFonts w:cstheme="minorBidi"/>
          <w:szCs w:val="25"/>
          <w:lang w:bidi="th-TH"/>
        </w:rPr>
        <w:t xml:space="preserve"> </w:t>
      </w:r>
    </w:p>
    <w:p w14:paraId="4595451B" w14:textId="2A562551" w:rsidR="0084491D" w:rsidRPr="00F24C54" w:rsidRDefault="0090324D" w:rsidP="00A540DB">
      <w:pPr>
        <w:ind w:firstLine="284"/>
        <w:jc w:val="both"/>
        <w:rPr>
          <w:rFonts w:cstheme="minorBidi"/>
          <w:szCs w:val="25"/>
          <w:lang w:bidi="th-TH"/>
        </w:rPr>
      </w:pPr>
      <w:r w:rsidRPr="0090324D">
        <w:rPr>
          <w:rFonts w:cstheme="minorBidi"/>
          <w:szCs w:val="25"/>
          <w:lang w:bidi="th-TH"/>
        </w:rPr>
        <w:t>From this work, we adopted the idea of using Blockchain as a medium for health information exchange networks. Additionally, several suggestions provided in the work also act as guidelines for our Blockchain design, which enables compatibility with the healthcare information environment.</w:t>
      </w:r>
      <w:r w:rsidR="00D1070A">
        <w:rPr>
          <w:rFonts w:cstheme="minorBidi"/>
          <w:szCs w:val="25"/>
          <w:lang w:bidi="th-TH"/>
        </w:rPr>
        <w:t xml:space="preserve"> </w:t>
      </w:r>
    </w:p>
    <w:p w14:paraId="530BE842" w14:textId="5B2A70FB" w:rsidR="0084491D" w:rsidRDefault="0023645E" w:rsidP="00814639">
      <w:pPr>
        <w:pStyle w:val="Heading2"/>
        <w:spacing w:after="0"/>
      </w:pPr>
      <w:r>
        <w:t>“MedRec” prototype for electronic health records and medical research data</w:t>
      </w:r>
      <w:r w:rsidR="00224898">
        <w:t xml:space="preserve"> </w:t>
      </w:r>
    </w:p>
    <w:p w14:paraId="3E88AF03" w14:textId="132E9144" w:rsidR="00972599" w:rsidRDefault="00F434A4" w:rsidP="00F665BB">
      <w:pPr>
        <w:ind w:firstLine="270"/>
        <w:jc w:val="both"/>
      </w:pPr>
      <w:proofErr w:type="spellStart"/>
      <w:r>
        <w:t>MedRec</w:t>
      </w:r>
      <w:proofErr w:type="spellEnd"/>
      <w:r>
        <w:t xml:space="preserve"> </w:t>
      </w:r>
      <w:r w:rsidR="00CD692C">
        <w:fldChar w:fldCharType="begin" w:fldLock="1"/>
      </w:r>
      <w:r w:rsidR="00227158">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[30]","plainTextFormattedCitation":"[30]","previouslyFormattedCitation":"[30]"},"properties":{"noteIndex":0},"schema":"https://github.com/citation-style-language/schema/raw/master/csl-citation.json"}</w:instrText>
      </w:r>
      <w:r w:rsidR="00CD692C">
        <w:fldChar w:fldCharType="separate"/>
      </w:r>
      <w:r w:rsidR="007B338D" w:rsidRPr="007B338D">
        <w:rPr>
          <w:noProof/>
        </w:rPr>
        <w:t>[30]</w:t>
      </w:r>
      <w:r w:rsidR="00CD692C">
        <w:fldChar w:fldCharType="end"/>
      </w:r>
      <w:r w:rsidR="00D63428">
        <w:t xml:space="preserve"> </w:t>
      </w:r>
      <w:r w:rsidR="004E1D55" w:rsidRPr="004E1D55">
        <w:t xml:space="preserve">was proposed as a prototype for electronic health records by utilizing Ethereum’s </w:t>
      </w:r>
      <w:del w:id="110" w:author="Petnathean Julled" w:date="2022-01-23T11:21:00Z">
        <w:r w:rsidR="004E1D55" w:rsidRPr="004E1D55" w:rsidDel="003673FF">
          <w:delText>smartcontract</w:delText>
        </w:r>
      </w:del>
      <w:ins w:id="111" w:author="Petnathean Julled" w:date="2022-01-23T11:21:00Z">
        <w:r w:rsidR="003673FF">
          <w:t>smart contract</w:t>
        </w:r>
      </w:ins>
      <w:r w:rsidR="004E1D55" w:rsidRPr="004E1D55">
        <w:t xml:space="preserve"> to store metadata about the record ownership, permissions, and data integrity representing existing medical records that are kept in individual nodes on the network. </w:t>
      </w:r>
      <w:ins w:id="112" w:author="Petnathean Julled" w:date="2022-01-22T10:05:00Z">
        <w:r w:rsidR="0009670F" w:rsidRPr="0009670F">
          <w:t>The concept helps reduce barriers to effective data sharing by addressing interoperability issues caused by economic incentives that encourage "health information blocking," which is a practice in health IT that interferes with access, exchange, or use of electronic health information</w:t>
        </w:r>
        <w:r w:rsidR="0009670F">
          <w:t xml:space="preserve"> </w:t>
        </w:r>
      </w:ins>
      <w:del w:id="113" w:author="Petnathean Julled" w:date="2022-01-22T10:05:00Z">
        <w:r w:rsidR="004E1D55" w:rsidRPr="004E1D55" w:rsidDel="0009670F">
          <w:delText xml:space="preserve">The concept helps reduce barriers to effective data sharing by addressing interoperability issues caused by economic incentives that encourage </w:delText>
        </w:r>
        <w:commentRangeStart w:id="114"/>
        <w:r w:rsidR="004E1D55" w:rsidRPr="004E1D55" w:rsidDel="0009670F">
          <w:delText>"health information blocking"</w:delText>
        </w:r>
        <w:r w:rsidR="00916486" w:rsidDel="0009670F">
          <w:delText xml:space="preserve"> </w:delText>
        </w:r>
        <w:commentRangeEnd w:id="114"/>
        <w:r w:rsidR="0040290A" w:rsidDel="0009670F">
          <w:rPr>
            <w:rStyle w:val="CommentReference"/>
          </w:rPr>
          <w:commentReference w:id="114"/>
        </w:r>
      </w:del>
      <w:r w:rsidR="00DF352E">
        <w:fldChar w:fldCharType="begin" w:fldLock="1"/>
      </w:r>
      <w:r w:rsidR="00227158">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[31]","plainTextFormattedCitation":"[31]","previouslyFormattedCitation":"[31]"},"properties":{"noteIndex":0},"schema":"https://github.com/citation-style-language/schema/raw/master/csl-citation.json"}</w:instrText>
      </w:r>
      <w:r w:rsidR="00DF352E">
        <w:fldChar w:fldCharType="separate"/>
      </w:r>
      <w:r w:rsidR="007B338D" w:rsidRPr="007B338D">
        <w:rPr>
          <w:noProof/>
        </w:rPr>
        <w:t>[31]</w:t>
      </w:r>
      <w:r w:rsidR="00DF352E">
        <w:fldChar w:fldCharType="end"/>
      </w:r>
      <w:r w:rsidR="004F515D">
        <w:t>.</w:t>
      </w:r>
      <w:r w:rsidR="005E1F98">
        <w:t xml:space="preserve"> </w:t>
      </w:r>
      <w:r w:rsidR="006D0B54" w:rsidRPr="006D0B54">
        <w:t xml:space="preserve">At the same time, their </w:t>
      </w:r>
      <w:r w:rsidR="006D0B54" w:rsidRPr="006D0B54">
        <w:t>proposal also benefits as the source of medical research data by providing anonymized healthcare data to research institutions in the form of a Blockchain participation reward. Their Blockchain implementation focuses on addressing four major issues for health information exchange, including fragmented data, which also slows access to medical data, system interoperability, patient agency, and improved data quality and quantity for medical research.</w:t>
      </w:r>
      <w:r w:rsidR="00FF09F4">
        <w:t xml:space="preserve"> </w:t>
      </w:r>
      <w:r w:rsidR="00016C54" w:rsidRPr="00016C54">
        <w:t xml:space="preserve">Additionally, as </w:t>
      </w:r>
      <w:proofErr w:type="spellStart"/>
      <w:r w:rsidR="00016C54" w:rsidRPr="00016C54">
        <w:t>MedRec</w:t>
      </w:r>
      <w:proofErr w:type="spellEnd"/>
      <w:r w:rsidR="00016C54" w:rsidRPr="00016C54">
        <w:t xml:space="preserve"> was built on the work of </w:t>
      </w:r>
      <w:proofErr w:type="spellStart"/>
      <w:r w:rsidR="00016C54" w:rsidRPr="00016C54">
        <w:t>Zyskind</w:t>
      </w:r>
      <w:proofErr w:type="spellEnd"/>
      <w:r w:rsidR="00016C54" w:rsidRPr="00016C54">
        <w:t xml:space="preserve"> et al.</w:t>
      </w:r>
      <w:ins w:id="115" w:author="Pattanasak Mongkolwat" w:date="2021-12-05T10:49:00Z">
        <w:r w:rsidR="00107FBB">
          <w:t xml:space="preserve"> (2015)</w:t>
        </w:r>
      </w:ins>
      <w:r w:rsidR="00016C54">
        <w:t xml:space="preserve"> </w:t>
      </w:r>
      <w:r w:rsidR="006B618D">
        <w:fldChar w:fldCharType="begin" w:fldLock="1"/>
      </w:r>
      <w:r w:rsidR="00227158">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[32]","plainTextFormattedCitation":"[32]","previouslyFormattedCitation":"[32]"},"properties":{"noteIndex":0},"schema":"https://github.com/citation-style-language/schema/raw/master/csl-citation.json"}</w:instrText>
      </w:r>
      <w:r w:rsidR="006B618D">
        <w:fldChar w:fldCharType="separate"/>
      </w:r>
      <w:r w:rsidR="007B338D" w:rsidRPr="007B338D">
        <w:rPr>
          <w:noProof/>
        </w:rPr>
        <w:t>[32]</w:t>
      </w:r>
      <w:r w:rsidR="006B618D">
        <w:fldChar w:fldCharType="end"/>
      </w:r>
      <w:r w:rsidR="00016C54" w:rsidRPr="00016C54">
        <w:t>, they utilized some cryptographical characteristics of Blockchain to provide an accessible "bread crumb trail" that allows data users to trace back medical history to improve operational efficiency. </w:t>
      </w:r>
    </w:p>
    <w:p w14:paraId="7E94AEC8" w14:textId="76C611E0" w:rsidR="0084491D" w:rsidRDefault="004C2902" w:rsidP="00A540DB">
      <w:pPr>
        <w:ind w:firstLine="284"/>
        <w:jc w:val="both"/>
      </w:pPr>
      <w:r w:rsidRPr="004C2902">
        <w:t xml:space="preserve">From </w:t>
      </w:r>
      <w:proofErr w:type="spellStart"/>
      <w:r w:rsidRPr="004C2902">
        <w:t>MedRec</w:t>
      </w:r>
      <w:proofErr w:type="spellEnd"/>
      <w:r w:rsidRPr="004C2902">
        <w:t xml:space="preserve">, we adopt the concept of using Ethereum’s </w:t>
      </w:r>
      <w:del w:id="116" w:author="Petnathean Julled" w:date="2022-01-23T11:22:00Z">
        <w:r w:rsidRPr="004C2902" w:rsidDel="003673FF">
          <w:delText>smartcontract</w:delText>
        </w:r>
      </w:del>
      <w:ins w:id="117" w:author="Petnathean Julled" w:date="2022-01-23T11:22:00Z">
        <w:r w:rsidR="003673FF">
          <w:t>smart contract</w:t>
        </w:r>
      </w:ins>
      <w:r w:rsidRPr="004C2902">
        <w:t xml:space="preserve"> to add a mechanism to the Blockchain, enabling its usage with healthcare information. </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35C2890A" w:rsidR="00E567D2" w:rsidRPr="00716F8D" w:rsidRDefault="00794584" w:rsidP="003C3493">
      <w:pPr>
        <w:ind w:firstLine="270"/>
        <w:jc w:val="both"/>
      </w:pPr>
      <w:del w:id="118" w:author="Pattanasak Mongkolwat" w:date="2021-12-05T10:52:00Z">
        <w:r w:rsidRPr="00794584" w:rsidDel="00806113">
          <w:delText xml:space="preserve">Sudeep </w:delText>
        </w:r>
      </w:del>
      <w:r w:rsidRPr="00794584">
        <w:t>Tanwar et al.</w:t>
      </w:r>
      <w:ins w:id="119" w:author="Pattanasak Mongkolwat" w:date="2021-12-05T10:52:00Z">
        <w:r w:rsidR="00806113">
          <w:t xml:space="preserve"> (2020)</w:t>
        </w:r>
      </w:ins>
      <w:r w:rsidRPr="00794584">
        <w:t xml:space="preserve"> </w:t>
      </w:r>
      <w:r w:rsidR="005133A5">
        <w:fldChar w:fldCharType="begin" w:fldLock="1"/>
      </w:r>
      <w:r w:rsidR="00227158">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[29]","plainTextFormattedCitation":"[29]","previouslyFormattedCitation":"[29]"},"properties":{"noteIndex":0},"schema":"https://github.com/citation-style-language/schema/raw/master/csl-citation.json"}</w:instrText>
      </w:r>
      <w:r w:rsidR="005133A5">
        <w:fldChar w:fldCharType="separate"/>
      </w:r>
      <w:r w:rsidR="007B338D" w:rsidRPr="007B338D">
        <w:rPr>
          <w:noProof/>
        </w:rPr>
        <w:t>[29]</w:t>
      </w:r>
      <w:r w:rsidR="005133A5">
        <w:fldChar w:fldCharType="end"/>
      </w:r>
      <w:r w:rsidR="00315564" w:rsidRPr="00315564">
        <w:t xml:space="preserve"> surveyed proposed healthcare blockchain concepts from 2016 to 2019 that would benefit the healthcare industry by enhancing the capabilities of electronic health records.</w:t>
      </w:r>
      <w:r w:rsidR="009417BB" w:rsidRPr="009417BB">
        <w:t xml:space="preserve"> </w:t>
      </w:r>
      <w:r w:rsidR="00AD747E" w:rsidRPr="00AD747E">
        <w:t>The work has effectively explained the overall concept of incorporating Blockchain technology into electronic health records that have evolved over time.</w:t>
      </w:r>
      <w:r w:rsidR="009417BB" w:rsidRPr="009417BB">
        <w:t xml:space="preserve"> </w:t>
      </w:r>
      <w:r w:rsidR="006E1E65" w:rsidRPr="006E1E65">
        <w:t>They also proposed a blockchain-based access control system for electronic health records by using IBM Hyperledger fabric as a medium for health information exchange within organizations.</w:t>
      </w:r>
      <w:r w:rsidR="009417BB" w:rsidRPr="009417BB">
        <w:t xml:space="preserve"> </w:t>
      </w:r>
      <w:proofErr w:type="gramStart"/>
      <w:r w:rsidR="009417BB" w:rsidRPr="009417BB">
        <w:t>Similar to</w:t>
      </w:r>
      <w:proofErr w:type="gramEnd"/>
      <w:r w:rsidR="009417BB" w:rsidRPr="009417BB">
        <w:t xml:space="preserve">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del w:id="120" w:author="Petnathean Julled" w:date="2022-01-23T11:22:00Z">
        <w:r w:rsidR="009417BB" w:rsidRPr="009417BB" w:rsidDel="003673FF">
          <w:delText>smartcontract</w:delText>
        </w:r>
      </w:del>
      <w:ins w:id="121" w:author="Petnathean Julled" w:date="2022-01-23T11:22:00Z">
        <w:r w:rsidR="003673FF">
          <w:t>smart contract</w:t>
        </w:r>
      </w:ins>
      <w:r w:rsidR="009417BB" w:rsidRPr="009417BB">
        <w:t xml:space="preserve">s for the possibility of </w:t>
      </w:r>
      <w:r w:rsidR="009417BB" w:rsidRPr="00716F8D">
        <w:t>healthcare blockchain.</w:t>
      </w:r>
      <w:del w:id="122" w:author="Pattanasak Mongkolwat" w:date="2021-12-05T11:15:00Z">
        <w:r w:rsidR="009417BB" w:rsidRPr="00716F8D" w:rsidDel="00DA5976">
          <w:delText xml:space="preserve"> </w:delText>
        </w:r>
        <w:r w:rsidR="00B72828" w:rsidRPr="00716F8D" w:rsidDel="00DA5976">
          <w:fldChar w:fldCharType="begin" w:fldLock="1"/>
        </w:r>
        <w:r w:rsidR="00F938D1" w:rsidRPr="00716F8D" w:rsidDel="00DA5976">
          <w:del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delInstrText>
        </w:r>
        <w:r w:rsidR="00B72828" w:rsidRPr="00716F8D" w:rsidDel="00DA5976">
          <w:fldChar w:fldCharType="separate"/>
        </w:r>
        <w:r w:rsidR="00F938D1" w:rsidRPr="00716F8D" w:rsidDel="00DA5976">
          <w:rPr>
            <w:noProof/>
          </w:rPr>
          <w:delText>[30]</w:delText>
        </w:r>
        <w:r w:rsidR="00B72828" w:rsidRPr="00716F8D" w:rsidDel="00DA5976">
          <w:fldChar w:fldCharType="end"/>
        </w:r>
        <w:r w:rsidR="00E567D2" w:rsidRPr="00716F8D" w:rsidDel="00DA5976">
          <w:delText>.</w:delText>
        </w:r>
      </w:del>
    </w:p>
    <w:p w14:paraId="54524F9C" w14:textId="462CC33A" w:rsidR="00716F8D" w:rsidRPr="00F665BB" w:rsidRDefault="00716F8D" w:rsidP="00507BF0">
      <w:pPr>
        <w:ind w:firstLine="270"/>
        <w:jc w:val="both"/>
        <w:rPr>
          <w:rFonts w:cs="Angsana New"/>
          <w:szCs w:val="25"/>
          <w:lang w:bidi="th-TH"/>
        </w:rPr>
      </w:pPr>
      <w:r w:rsidRPr="00507BF0">
        <w:rPr>
          <w:rFonts w:cs="Angsana New"/>
          <w:szCs w:val="25"/>
          <w:lang w:bidi="th-TH"/>
        </w:rPr>
        <w:t>The work rounds up the proposed healthcare information-based blockchain concepts and sets a current reference point for the following research in the same field.</w:t>
      </w:r>
    </w:p>
    <w:p w14:paraId="675D6717" w14:textId="386F6CF1" w:rsidR="0016198E" w:rsidRDefault="0016198E" w:rsidP="006B6B66">
      <w:pPr>
        <w:pStyle w:val="Heading1"/>
      </w:pPr>
      <w:r>
        <w:t>BACKGROUND KNOWLEDGE</w:t>
      </w:r>
    </w:p>
    <w:p w14:paraId="1687F1B4" w14:textId="3A955E4A" w:rsidR="00233150" w:rsidRPr="000070D0" w:rsidRDefault="00724BB1" w:rsidP="00F665BB">
      <w:pPr>
        <w:ind w:firstLine="270"/>
        <w:jc w:val="both"/>
        <w:rPr>
          <w:lang w:bidi="th-TH"/>
        </w:rPr>
      </w:pP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del w:id="123" w:author="Petnathean Julled" w:date="2022-01-23T11:22:00Z">
        <w:r w:rsidR="00F84569" w:rsidRPr="000070D0" w:rsidDel="003673FF">
          <w:rPr>
            <w:rFonts w:cstheme="minorBidi"/>
            <w:szCs w:val="25"/>
            <w:lang w:bidi="th-TH"/>
          </w:rPr>
          <w:delText>smartcontract</w:delText>
        </w:r>
      </w:del>
      <w:ins w:id="124" w:author="Petnathean Julled" w:date="2022-01-23T11:22:00Z">
        <w:r w:rsidR="003673FF">
          <w:rPr>
            <w:rFonts w:cstheme="minorBidi"/>
            <w:szCs w:val="25"/>
            <w:lang w:bidi="th-TH"/>
          </w:rPr>
          <w:t>smart contract</w:t>
        </w:r>
      </w:ins>
      <w:r w:rsidR="00F84569" w:rsidRPr="000070D0">
        <w:rPr>
          <w:rFonts w:cstheme="minorBidi"/>
          <w:szCs w:val="25"/>
          <w:lang w:bidi="th-TH"/>
        </w:rPr>
        <w:t xml:space="preserve"> which we adopt for the implementation of this work. It is recommended for the reader to at least understand the concept of Blockchain </w:t>
      </w:r>
      <w:del w:id="125" w:author="Petnathean Julled" w:date="2022-01-23T11:22:00Z">
        <w:r w:rsidR="00F84569" w:rsidRPr="000070D0" w:rsidDel="003673FF">
          <w:rPr>
            <w:rFonts w:cstheme="minorBidi"/>
            <w:szCs w:val="25"/>
            <w:lang w:bidi="th-TH"/>
          </w:rPr>
          <w:delText>smartcontract</w:delText>
        </w:r>
      </w:del>
      <w:ins w:id="126" w:author="Petnathean Julled" w:date="2022-01-23T11:22:00Z">
        <w:r w:rsidR="003673FF">
          <w:rPr>
            <w:rFonts w:cstheme="minorBidi"/>
            <w:szCs w:val="25"/>
            <w:lang w:bidi="th-TH"/>
          </w:rPr>
          <w:t>smart contract</w:t>
        </w:r>
      </w:ins>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53AC162E"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w:t>
      </w:r>
      <w:r w:rsidRPr="00BA4BDE">
        <w:lastRenderedPageBreak/>
        <w:t>This become</w:t>
      </w:r>
      <w:r w:rsidR="00183AB6">
        <w:t>s</w:t>
      </w:r>
      <w:r w:rsidR="008E4614">
        <w:t xml:space="preserve"> a</w:t>
      </w:r>
      <w:r w:rsidRPr="00BA4BDE">
        <w:t xml:space="preserve"> new challenge for healthcare enterprise to </w:t>
      </w:r>
      <w:r w:rsidR="00C356CD">
        <w:rPr>
          <w:rFonts w:cstheme="minorBidi"/>
          <w:noProof/>
          <w:szCs w:val="25"/>
          <w:lang w:bidi="th-TH"/>
        </w:rPr>
        <mc:AlternateContent>
          <mc:Choice Requires="wpg">
            <w:drawing>
              <wp:anchor distT="0" distB="0" distL="114300" distR="114300" simplePos="0" relativeHeight="251609088" behindDoc="0" locked="0" layoutInCell="1" allowOverlap="1" wp14:anchorId="3C9FBDD2" wp14:editId="0BDBC5C5">
                <wp:simplePos x="0" y="0"/>
                <wp:positionH relativeFrom="margin">
                  <wp:align>center</wp:align>
                </wp:positionH>
                <wp:positionV relativeFrom="paragraph">
                  <wp:posOffset>828</wp:posOffset>
                </wp:positionV>
                <wp:extent cx="4535805" cy="28321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4535805" cy="2832100"/>
                          <a:chOff x="28575" y="0"/>
                          <a:chExt cx="4543425" cy="2877820"/>
                        </a:xfrm>
                      </wpg:grpSpPr>
                      <pic:pic xmlns:pic="http://schemas.openxmlformats.org/drawingml/2006/picture">
                        <pic:nvPicPr>
                          <pic:cNvPr id="1" name="Picture 1"/>
                          <pic:cNvPicPr>
                            <a:picLocks noChangeAspect="1"/>
                          </pic:cNvPicPr>
                        </pic:nvPicPr>
                        <pic:blipFill>
                          <a:blip r:embed="rId16"/>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127"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27"/>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05pt;width:357.15pt;height:223pt;z-index:251609088;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7"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128"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28"/>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r w:rsidRPr="00BA4BDE">
        <w:t>further enhance their medical service efficiency by sharing health information with other systems within healthcare industry</w:t>
      </w:r>
      <w:r w:rsidR="00E22D96">
        <w:t>.</w:t>
      </w:r>
    </w:p>
    <w:p w14:paraId="1B336C6F" w14:textId="42F532D6" w:rsidR="00341727" w:rsidRDefault="00C975F5" w:rsidP="00C975F5">
      <w:pPr>
        <w:jc w:val="both"/>
        <w:rPr>
          <w:rFonts w:cstheme="minorBidi"/>
          <w:szCs w:val="25"/>
          <w:lang w:bidi="th-TH"/>
        </w:rPr>
      </w:pPr>
      <w:r>
        <w:t xml:space="preserve">      </w:t>
      </w:r>
      <w:r w:rsidRPr="004906FE">
        <w:t>IHE is</w:t>
      </w:r>
      <w:r w:rsidR="00BB16FA">
        <w:t xml:space="preserve"> significant</w:t>
      </w:r>
      <w:r w:rsidRPr="004906FE">
        <w:t xml:space="preserve"> initiative by healthcare</w:t>
      </w:r>
      <w:r w:rsidR="000373A3">
        <w:t xml:space="preserve"> </w:t>
      </w:r>
      <w:r w:rsidR="000373A3" w:rsidRPr="004906FE">
        <w:t>professionals</w:t>
      </w:r>
      <w:r w:rsidR="001048D8">
        <w:t>, organizations, and</w:t>
      </w:r>
      <w:r w:rsidRPr="004906FE">
        <w:t xml:space="preserve"> industry to </w:t>
      </w:r>
      <w:r w:rsidR="00FA53C7">
        <w:t>enhance</w:t>
      </w:r>
      <w:r w:rsidR="00FA53C7" w:rsidRPr="004906FE">
        <w:t xml:space="preserve"> </w:t>
      </w:r>
      <w:r w:rsidRPr="004906FE">
        <w:t xml:space="preserve">the way </w:t>
      </w:r>
      <w:r>
        <w:t>health information</w:t>
      </w:r>
      <w:r w:rsidRPr="004906FE">
        <w:t xml:space="preserve"> systems in healthcare</w:t>
      </w:r>
      <w:r w:rsidR="008E4614">
        <w:t xml:space="preserve"> integrate and</w:t>
      </w:r>
      <w:r w:rsidRPr="004906FE">
        <w:t xml:space="preserve"> share information. </w:t>
      </w:r>
      <w:r w:rsidR="00FC04B4">
        <w:t>It</w:t>
      </w:r>
      <w:r w:rsidR="00FC04B4" w:rsidRPr="004906FE">
        <w:t xml:space="preserve"> </w:t>
      </w:r>
      <w:r w:rsidRPr="004906FE">
        <w:t xml:space="preserve">promotes the coordinated use of established standards such as </w:t>
      </w:r>
      <w:r w:rsidR="00790641">
        <w:t xml:space="preserve">information technology standards, </w:t>
      </w:r>
      <w:r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Pr="004906FE" w:rsidDel="00787F49">
        <w:t xml:space="preserve"> </w:t>
      </w:r>
      <w:r w:rsidRPr="004906FE">
        <w:t xml:space="preserve">to address specific clinical needs in support of </w:t>
      </w:r>
      <w:r w:rsidR="0065209E">
        <w:t xml:space="preserve">information system integrations and </w:t>
      </w:r>
      <w:r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Pr="004906FE">
        <w:t xml:space="preserve">ystems developed in accordance with IHE </w:t>
      </w:r>
      <w:r w:rsidR="0064778D">
        <w:t xml:space="preserve">integrate and </w:t>
      </w:r>
      <w:r w:rsidR="00624021">
        <w:t>exchange information</w:t>
      </w:r>
      <w:r w:rsidR="00624021" w:rsidRPr="004906FE">
        <w:t xml:space="preserve"> </w:t>
      </w:r>
      <w:r w:rsidRPr="004906FE">
        <w:t xml:space="preserve">with one another better, are easier to implement, and enable </w:t>
      </w:r>
      <w:r w:rsidR="0064778D">
        <w:t>health</w:t>
      </w:r>
      <w:r w:rsidRPr="004906FE">
        <w:t xml:space="preserve">care providers to use information more effectively. </w:t>
      </w:r>
      <w:r>
        <w:t xml:space="preserve">An </w:t>
      </w:r>
      <w:r w:rsidRPr="004906FE">
        <w:t xml:space="preserve">IHE </w:t>
      </w:r>
      <w:r>
        <w:t xml:space="preserve">profile </w:t>
      </w:r>
      <w:r w:rsidRPr="004906FE">
        <w:t>provid</w:t>
      </w:r>
      <w:r>
        <w:t>es</w:t>
      </w:r>
      <w:r w:rsidRPr="004906FE">
        <w:t xml:space="preserve"> </w:t>
      </w:r>
      <w:r>
        <w:t xml:space="preserve">use of existing standards, </w:t>
      </w:r>
      <w:r w:rsidRPr="004906FE">
        <w:t xml:space="preserve">specifications, tools, and services for interoperability. </w:t>
      </w:r>
      <w:r w:rsidR="00B25ED4" w:rsidRPr="004906FE">
        <w:t>I</w:t>
      </w:r>
      <w:r w:rsidR="00B25ED4">
        <w:t>t</w:t>
      </w:r>
      <w:r w:rsidR="00B25ED4" w:rsidRPr="004906FE">
        <w:t xml:space="preserve"> </w:t>
      </w:r>
      <w:r w:rsidRPr="004906FE">
        <w:t xml:space="preserve">also engages </w:t>
      </w:r>
      <w:r w:rsidR="00F70A1B">
        <w:t xml:space="preserve">healthcare institutions, </w:t>
      </w:r>
      <w:r w:rsidRPr="004906FE">
        <w:t>clinicians, health authorities, industr</w:t>
      </w:r>
      <w:r>
        <w:t>ies</w:t>
      </w:r>
      <w:r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Pr="004906FE">
        <w:t>. IHE provide</w:t>
      </w:r>
      <w:r>
        <w:t>s</w:t>
      </w:r>
      <w:r w:rsidRPr="004906FE">
        <w:t xml:space="preserve"> convenient and reliable way of specifying a level of compliance to standards </w:t>
      </w:r>
      <w:r>
        <w:t>enough</w:t>
      </w:r>
      <w:r w:rsidRPr="004906FE">
        <w:t xml:space="preserve"> to </w:t>
      </w:r>
      <w:r>
        <w:t>successfully reach efficient</w:t>
      </w:r>
      <w:r w:rsidRPr="004906FE">
        <w:t xml:space="preserve"> interoperability.</w:t>
      </w:r>
      <w:r w:rsidR="005D329C">
        <w:rPr>
          <w:rFonts w:cstheme="minorBidi" w:hint="cs"/>
          <w:szCs w:val="25"/>
          <w:cs/>
          <w:lang w:bidi="th-TH"/>
        </w:rPr>
        <w:t xml:space="preserve"> </w:t>
      </w:r>
    </w:p>
    <w:p w14:paraId="7F81AF6A" w14:textId="21AD3688" w:rsidR="00A467AF" w:rsidRDefault="00341727" w:rsidP="00CE6B77">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p>
    <w:p w14:paraId="023A98AF" w14:textId="482C5D7D"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w:t>
      </w:r>
      <w:r w:rsidR="003A3ABA">
        <w:rPr>
          <w:rFonts w:cs="Angsana New"/>
          <w:szCs w:val="25"/>
          <w:lang w:bidi="th-TH"/>
        </w:rPr>
        <w:t xml:space="preserve">logically </w:t>
      </w:r>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p>
    <w:p w14:paraId="15370DD6" w14:textId="7D97F9B0" w:rsidR="004D44BA" w:rsidRDefault="004D44BA" w:rsidP="00D04BCA">
      <w:pPr>
        <w:jc w:val="both"/>
      </w:pPr>
    </w:p>
    <w:p w14:paraId="4A52CB40" w14:textId="77777777" w:rsidR="00DA6D79" w:rsidRDefault="00DA6D79" w:rsidP="00D04BCA">
      <w:pPr>
        <w:jc w:val="both"/>
      </w:pPr>
    </w:p>
    <w:p w14:paraId="571FBE6D" w14:textId="16AC2D1E" w:rsidR="00B6711F" w:rsidRDefault="00B6711F" w:rsidP="000070D0">
      <w:pPr>
        <w:pStyle w:val="Caption"/>
        <w:keepNext/>
        <w:spacing w:after="0"/>
        <w:rPr>
          <w:ins w:id="129" w:author="Pattanasak Mongkolwat" w:date="2021-12-05T11:31:00Z"/>
          <w:color w:val="auto"/>
        </w:rPr>
      </w:pPr>
      <w:bookmarkStart w:id="130" w:name="_Ref86984959"/>
      <w:commentRangeStart w:id="131"/>
      <w:commentRangeStart w:id="132"/>
      <w:r w:rsidRPr="000070D0">
        <w:rPr>
          <w:color w:val="auto"/>
        </w:rPr>
        <w:t>Table</w:t>
      </w:r>
      <w:commentRangeEnd w:id="131"/>
      <w:r w:rsidR="0082352D">
        <w:rPr>
          <w:rStyle w:val="CommentReference"/>
          <w:i w:val="0"/>
          <w:iCs w:val="0"/>
          <w:color w:val="auto"/>
        </w:rPr>
        <w:commentReference w:id="131"/>
      </w:r>
      <w:commentRangeEnd w:id="132"/>
      <w:r w:rsidR="00481E77">
        <w:rPr>
          <w:rStyle w:val="CommentReference"/>
          <w:i w:val="0"/>
          <w:iCs w:val="0"/>
          <w:color w:val="auto"/>
        </w:rPr>
        <w:commentReference w:id="132"/>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AF7845">
        <w:rPr>
          <w:noProof/>
          <w:color w:val="auto"/>
        </w:rPr>
        <w:t>1</w:t>
      </w:r>
      <w:r w:rsidRPr="000070D0">
        <w:rPr>
          <w:color w:val="auto"/>
        </w:rPr>
        <w:fldChar w:fldCharType="end"/>
      </w:r>
      <w:bookmarkEnd w:id="130"/>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p w14:paraId="56A08A1F" w14:textId="77777777" w:rsidR="00824C67" w:rsidRPr="00824C67" w:rsidRDefault="00824C67">
      <w:pPr>
        <w:pPrChange w:id="133" w:author="Pattanasak Mongkolwat" w:date="2021-12-05T11:31:00Z">
          <w:pPr>
            <w:pStyle w:val="Caption"/>
            <w:keepNext/>
            <w:spacing w:after="0"/>
          </w:pPr>
        </w:pPrChange>
      </w:pPr>
    </w:p>
    <w:tbl>
      <w:tblPr>
        <w:tblStyle w:val="TableGrid"/>
        <w:tblW w:w="0" w:type="auto"/>
        <w:tblLook w:val="04A0" w:firstRow="1" w:lastRow="0" w:firstColumn="1" w:lastColumn="0" w:noHBand="0" w:noVBand="1"/>
      </w:tblPr>
      <w:tblGrid>
        <w:gridCol w:w="1580"/>
        <w:gridCol w:w="3276"/>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5868F9D" w:rsidR="00E8197F" w:rsidRDefault="00E8348F" w:rsidP="00E8197F">
            <w:pPr>
              <w:jc w:val="left"/>
              <w:rPr>
                <w:sz w:val="16"/>
                <w:szCs w:val="16"/>
              </w:rPr>
            </w:pPr>
            <w:r>
              <w:rPr>
                <w:sz w:val="16"/>
                <w:szCs w:val="16"/>
              </w:rPr>
              <w:t xml:space="preserve">- </w:t>
            </w:r>
            <w:r w:rsidR="00455353">
              <w:rPr>
                <w:sz w:val="16"/>
                <w:szCs w:val="16"/>
              </w:rPr>
              <w:t>Create/Generate health document</w:t>
            </w:r>
            <w:ins w:id="134" w:author="Pattanasak Mongkolwat" w:date="2021-12-05T11:44:00Z">
              <w:r w:rsidR="00344782">
                <w:rPr>
                  <w:sz w:val="16"/>
                  <w:szCs w:val="16"/>
                </w:rPr>
                <w:t>,</w:t>
              </w:r>
            </w:ins>
            <w:del w:id="135" w:author="Pattanasak Mongkolwat" w:date="2021-12-05T11:44:00Z">
              <w:r w:rsidDel="00344782">
                <w:rPr>
                  <w:sz w:val="16"/>
                  <w:szCs w:val="16"/>
                </w:rPr>
                <w:delText>.</w:delText>
              </w:r>
            </w:del>
            <w:ins w:id="136" w:author="Pattanasak Mongkolwat" w:date="2021-12-05T11:31:00Z">
              <w:r w:rsidR="008938C0">
                <w:rPr>
                  <w:sz w:val="16"/>
                  <w:szCs w:val="16"/>
                </w:rPr>
                <w:t xml:space="preserve"> </w:t>
              </w:r>
            </w:ins>
            <w:del w:id="137" w:author="Pattanasak Mongkolwat" w:date="2021-12-05T11:31:00Z">
              <w:r w:rsidR="00455353" w:rsidDel="008938C0">
                <w:rPr>
                  <w:sz w:val="16"/>
                  <w:szCs w:val="16"/>
                </w:rPr>
                <w:br/>
              </w:r>
            </w:del>
            <w:r w:rsidR="00455353">
              <w:rPr>
                <w:sz w:val="16"/>
                <w:szCs w:val="16"/>
              </w:rPr>
              <w:t xml:space="preserve">i.e., </w:t>
            </w:r>
            <w:ins w:id="138" w:author="Pattanasak Mongkolwat" w:date="2021-12-05T11:32:00Z">
              <w:r w:rsidR="008938C0" w:rsidRPr="008938C0">
                <w:rPr>
                  <w:sz w:val="16"/>
                  <w:szCs w:val="16"/>
                </w:rPr>
                <w:t xml:space="preserve">Computerized physician order entry </w:t>
              </w:r>
              <w:r w:rsidR="008938C0">
                <w:rPr>
                  <w:sz w:val="16"/>
                  <w:szCs w:val="16"/>
                </w:rPr>
                <w:t>(</w:t>
              </w:r>
            </w:ins>
            <w:ins w:id="139" w:author="Pattanasak Mongkolwat" w:date="2021-12-05T11:31:00Z">
              <w:r w:rsidR="008938C0">
                <w:rPr>
                  <w:sz w:val="16"/>
                  <w:szCs w:val="16"/>
                </w:rPr>
                <w:t>CPOE</w:t>
              </w:r>
            </w:ins>
            <w:ins w:id="140" w:author="Pattanasak Mongkolwat" w:date="2021-12-05T11:32:00Z">
              <w:r w:rsidR="008938C0">
                <w:rPr>
                  <w:sz w:val="16"/>
                  <w:szCs w:val="16"/>
                </w:rPr>
                <w:t>)</w:t>
              </w:r>
            </w:ins>
            <w:del w:id="141" w:author="Pattanasak Mongkolwat" w:date="2021-12-05T11:31:00Z">
              <w:r w:rsidR="00455353" w:rsidDel="008938C0">
                <w:rPr>
                  <w:sz w:val="16"/>
                  <w:szCs w:val="16"/>
                </w:rPr>
                <w:delText xml:space="preserve">Physician </w:delText>
              </w:r>
              <w:r w:rsidR="00875FA0" w:rsidDel="008938C0">
                <w:rPr>
                  <w:sz w:val="16"/>
                  <w:szCs w:val="16"/>
                </w:rPr>
                <w:delText>S</w:delText>
              </w:r>
              <w:r w:rsidR="00455353" w:rsidDel="008938C0">
                <w:rPr>
                  <w:sz w:val="16"/>
                  <w:szCs w:val="16"/>
                </w:rPr>
                <w:delText>tation</w:delText>
              </w:r>
            </w:del>
            <w:del w:id="142" w:author="Pattanasak Mongkolwat" w:date="2021-12-05T11:32:00Z">
              <w:r w:rsidR="00875FA0" w:rsidDel="00317DE9">
                <w:rPr>
                  <w:sz w:val="16"/>
                  <w:szCs w:val="16"/>
                </w:rPr>
                <w:delText xml:space="preserve"> (input)</w:delText>
              </w:r>
            </w:del>
            <w:r w:rsidR="00455353">
              <w:rPr>
                <w:sz w:val="16"/>
                <w:szCs w:val="16"/>
              </w:rPr>
              <w:t xml:space="preserve"> or X-ray </w:t>
            </w:r>
            <w:del w:id="143" w:author="Pattanasak Mongkolwat" w:date="2021-12-05T11:32:00Z">
              <w:r w:rsidR="00455353" w:rsidDel="00317DE9">
                <w:rPr>
                  <w:sz w:val="16"/>
                  <w:szCs w:val="16"/>
                </w:rPr>
                <w:delText>Scanner</w:delText>
              </w:r>
            </w:del>
            <w:ins w:id="144" w:author="Pattanasak Mongkolwat" w:date="2021-12-05T11:32:00Z">
              <w:r w:rsidR="00317DE9">
                <w:rPr>
                  <w:sz w:val="16"/>
                  <w:szCs w:val="16"/>
                </w:rPr>
                <w:t>modality</w:t>
              </w:r>
            </w:ins>
            <w:r>
              <w:rPr>
                <w:sz w:val="16"/>
                <w:szCs w:val="16"/>
              </w:rPr>
              <w:t>.</w:t>
            </w:r>
          </w:p>
          <w:p w14:paraId="75E6CD24" w14:textId="740DD049" w:rsidR="00E8348F" w:rsidDel="00646A07" w:rsidRDefault="00E8348F" w:rsidP="00E8197F">
            <w:pPr>
              <w:jc w:val="left"/>
              <w:rPr>
                <w:del w:id="145" w:author="Pattanasak Mongkolwat" w:date="2021-12-05T11:37:00Z"/>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ins w:id="146" w:author="Pattanasak Mongkolwat" w:date="2021-12-05T11:44:00Z">
              <w:r w:rsidR="00344782">
                <w:rPr>
                  <w:sz w:val="16"/>
                  <w:szCs w:val="16"/>
                </w:rPr>
                <w:t>,</w:t>
              </w:r>
            </w:ins>
            <w:del w:id="147" w:author="Pattanasak Mongkolwat" w:date="2021-12-05T11:44:00Z">
              <w:r w:rsidRPr="00E8348F" w:rsidDel="00344782">
                <w:rPr>
                  <w:sz w:val="16"/>
                  <w:szCs w:val="16"/>
                </w:rPr>
                <w:delText>.</w:delText>
              </w:r>
            </w:del>
            <w:ins w:id="148" w:author="Pattanasak Mongkolwat" w:date="2021-12-05T11:37:00Z">
              <w:r w:rsidR="00646A07">
                <w:rPr>
                  <w:sz w:val="16"/>
                  <w:szCs w:val="16"/>
                </w:rPr>
                <w:t xml:space="preserve"> </w:t>
              </w:r>
            </w:ins>
          </w:p>
          <w:p w14:paraId="4405A89E" w14:textId="68E0F833" w:rsidR="00E8348F" w:rsidRPr="000070D0" w:rsidRDefault="00E8348F" w:rsidP="000070D0">
            <w:pPr>
              <w:jc w:val="left"/>
              <w:rPr>
                <w:sz w:val="16"/>
                <w:szCs w:val="16"/>
              </w:rPr>
            </w:pPr>
            <w:del w:id="149" w:author="Pattanasak Mongkolwat" w:date="2021-12-05T11:50:00Z">
              <w:r w:rsidDel="00226107">
                <w:rPr>
                  <w:sz w:val="16"/>
                  <w:szCs w:val="16"/>
                </w:rPr>
                <w:delText>i.</w:delText>
              </w:r>
            </w:del>
            <w:r>
              <w:rPr>
                <w:sz w:val="16"/>
                <w:szCs w:val="16"/>
              </w:rPr>
              <w:t>e.</w:t>
            </w:r>
            <w:ins w:id="150" w:author="Pattanasak Mongkolwat" w:date="2021-12-05T11:50:00Z">
              <w:r w:rsidR="00226107">
                <w:rPr>
                  <w:sz w:val="16"/>
                  <w:szCs w:val="16"/>
                </w:rPr>
                <w:t>g.,</w:t>
              </w:r>
            </w:ins>
            <w:del w:id="151" w:author="Pattanasak Mongkolwat" w:date="2021-12-05T11:49:00Z">
              <w:r w:rsidDel="00344782">
                <w:rPr>
                  <w:sz w:val="16"/>
                  <w:szCs w:val="16"/>
                </w:rPr>
                <w:delText>,</w:delText>
              </w:r>
            </w:del>
            <w:r>
              <w:rPr>
                <w:sz w:val="16"/>
                <w:szCs w:val="16"/>
              </w:rPr>
              <w:t xml:space="preserve"> </w:t>
            </w:r>
            <w:ins w:id="152" w:author="Pattanasak Mongkolwat" w:date="2021-12-05T11:49:00Z">
              <w:r w:rsidR="00344782">
                <w:rPr>
                  <w:sz w:val="16"/>
                  <w:szCs w:val="16"/>
                </w:rPr>
                <w:t>a</w:t>
              </w:r>
            </w:ins>
            <w:del w:id="153" w:author="Pattanasak Mongkolwat" w:date="2021-12-05T11:49:00Z">
              <w:r w:rsidRPr="00E8348F" w:rsidDel="00344782">
                <w:rPr>
                  <w:sz w:val="16"/>
                  <w:szCs w:val="16"/>
                </w:rPr>
                <w:delText>A</w:delText>
              </w:r>
            </w:del>
            <w:r w:rsidRPr="00E8348F">
              <w:rPr>
                <w:sz w:val="16"/>
                <w:szCs w:val="16"/>
              </w:rPr>
              <w:t xml:space="preserve">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D67CFE9" w:rsidR="00E8197F" w:rsidRPr="000070D0" w:rsidRDefault="007524FE" w:rsidP="000070D0">
            <w:pPr>
              <w:jc w:val="left"/>
              <w:rPr>
                <w:rFonts w:cstheme="minorBidi"/>
                <w:sz w:val="16"/>
                <w:lang w:bidi="th-TH"/>
              </w:rPr>
            </w:pPr>
            <w:r>
              <w:rPr>
                <w:sz w:val="16"/>
                <w:szCs w:val="16"/>
              </w:rPr>
              <w:t>Store health document generated from Source</w:t>
            </w:r>
            <w:ins w:id="154" w:author="Pattanasak Mongkolwat" w:date="2021-12-05T11:47:00Z">
              <w:r w:rsidR="00344782">
                <w:rPr>
                  <w:sz w:val="16"/>
                  <w:szCs w:val="16"/>
                </w:rPr>
                <w:t>,</w:t>
              </w:r>
            </w:ins>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5CA10FF"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ins w:id="155" w:author="Pattanasak Mongkolwat" w:date="2021-12-05T11:47:00Z">
              <w:r w:rsidR="00344782">
                <w:rPr>
                  <w:sz w:val="16"/>
                  <w:szCs w:val="16"/>
                </w:rPr>
                <w:t>,</w:t>
              </w:r>
            </w:ins>
            <w:del w:id="156" w:author="Pattanasak Mongkolwat" w:date="2021-12-05T11:47:00Z">
              <w:r w:rsidR="008E0267" w:rsidDel="00344782">
                <w:rPr>
                  <w:sz w:val="16"/>
                  <w:szCs w:val="16"/>
                </w:rPr>
                <w:delText>.</w:delText>
              </w:r>
            </w:del>
            <w:ins w:id="157" w:author="Pattanasak Mongkolwat" w:date="2021-12-05T11:47:00Z">
              <w:r w:rsidR="00344782">
                <w:rPr>
                  <w:sz w:val="16"/>
                  <w:szCs w:val="16"/>
                </w:rPr>
                <w:t xml:space="preserve"> </w:t>
              </w:r>
            </w:ins>
            <w:del w:id="158" w:author="Pattanasak Mongkolwat" w:date="2021-12-05T11:47:00Z">
              <w:r w:rsidR="00875FA0" w:rsidDel="00344782">
                <w:rPr>
                  <w:sz w:val="16"/>
                  <w:szCs w:val="16"/>
                </w:rPr>
                <w:br/>
              </w:r>
            </w:del>
            <w:proofErr w:type="gramStart"/>
            <w:ins w:id="159" w:author="Pattanasak Mongkolwat" w:date="2021-12-05T11:50:00Z">
              <w:r w:rsidR="00226107">
                <w:rPr>
                  <w:sz w:val="16"/>
                  <w:szCs w:val="16"/>
                </w:rPr>
                <w:t>e.g</w:t>
              </w:r>
            </w:ins>
            <w:proofErr w:type="gramEnd"/>
            <w:del w:id="160" w:author="Pattanasak Mongkolwat" w:date="2021-12-05T11:50:00Z">
              <w:r w:rsidR="00875FA0" w:rsidDel="00226107">
                <w:rPr>
                  <w:sz w:val="16"/>
                  <w:szCs w:val="16"/>
                </w:rPr>
                <w:delText>i.e</w:delText>
              </w:r>
            </w:del>
            <w:r w:rsidR="00875FA0">
              <w:rPr>
                <w:sz w:val="16"/>
                <w:szCs w:val="16"/>
              </w:rPr>
              <w:t xml:space="preserve">., </w:t>
            </w:r>
            <w:ins w:id="161" w:author="Pattanasak Mongkolwat" w:date="2021-12-05T11:47:00Z">
              <w:r w:rsidR="00344782">
                <w:rPr>
                  <w:sz w:val="16"/>
                  <w:szCs w:val="16"/>
                </w:rPr>
                <w:t>CPOE</w:t>
              </w:r>
              <w:r w:rsidR="00344782" w:rsidDel="00344782">
                <w:rPr>
                  <w:sz w:val="16"/>
                  <w:szCs w:val="16"/>
                </w:rPr>
                <w:t xml:space="preserve"> </w:t>
              </w:r>
            </w:ins>
            <w:del w:id="162" w:author="Pattanasak Mongkolwat" w:date="2021-12-05T11:47:00Z">
              <w:r w:rsidR="00875FA0" w:rsidDel="00344782">
                <w:rPr>
                  <w:sz w:val="16"/>
                  <w:szCs w:val="16"/>
                </w:rPr>
                <w:delText xml:space="preserve">Physician Station (output) </w:delText>
              </w:r>
            </w:del>
            <w:r w:rsidR="00875FA0">
              <w:rPr>
                <w:sz w:val="16"/>
                <w:szCs w:val="16"/>
              </w:rPr>
              <w:t xml:space="preserve">or </w:t>
            </w:r>
            <w:ins w:id="163" w:author="Pattanasak Mongkolwat" w:date="2021-12-05T11:47:00Z">
              <w:r w:rsidR="00344782">
                <w:rPr>
                  <w:sz w:val="16"/>
                  <w:szCs w:val="16"/>
                </w:rPr>
                <w:t>d</w:t>
              </w:r>
            </w:ins>
            <w:del w:id="164" w:author="Pattanasak Mongkolwat" w:date="2021-12-05T11:47:00Z">
              <w:r w:rsidR="00875FA0" w:rsidDel="00344782">
                <w:rPr>
                  <w:sz w:val="16"/>
                  <w:szCs w:val="16"/>
                </w:rPr>
                <w:delText>D</w:delText>
              </w:r>
            </w:del>
            <w:r w:rsidR="00875FA0">
              <w:rPr>
                <w:sz w:val="16"/>
                <w:szCs w:val="16"/>
              </w:rPr>
              <w:t xml:space="preserve">ata </w:t>
            </w:r>
            <w:ins w:id="165" w:author="Pattanasak Mongkolwat" w:date="2021-12-05T11:47:00Z">
              <w:r w:rsidR="00344782">
                <w:rPr>
                  <w:sz w:val="16"/>
                  <w:szCs w:val="16"/>
                </w:rPr>
                <w:t>a</w:t>
              </w:r>
            </w:ins>
            <w:del w:id="166" w:author="Pattanasak Mongkolwat" w:date="2021-12-05T11:47:00Z">
              <w:r w:rsidR="00875FA0" w:rsidDel="00344782">
                <w:rPr>
                  <w:sz w:val="16"/>
                  <w:szCs w:val="16"/>
                </w:rPr>
                <w:delText>A</w:delText>
              </w:r>
            </w:del>
            <w:r w:rsidR="00875FA0">
              <w:rPr>
                <w:sz w:val="16"/>
                <w:szCs w:val="16"/>
              </w:rPr>
              <w:t>nalytic</w:t>
            </w:r>
            <w:ins w:id="167" w:author="Pattanasak Mongkolwat" w:date="2021-12-05T11:48:00Z">
              <w:r w:rsidR="00344782">
                <w:rPr>
                  <w:sz w:val="16"/>
                  <w:szCs w:val="16"/>
                </w:rPr>
                <w:t xml:space="preserve"> programs.</w:t>
              </w:r>
            </w:ins>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032237B9"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del w:id="168" w:author="Pattanasak Mongkolwat" w:date="2021-12-05T11:48:00Z">
              <w:r w:rsidDel="00344782">
                <w:rPr>
                  <w:sz w:val="16"/>
                  <w:szCs w:val="16"/>
                </w:rPr>
                <w:delText>.</w:delText>
              </w:r>
            </w:del>
            <w:ins w:id="169" w:author="Pattanasak Mongkolwat" w:date="2021-12-05T11:51:00Z">
              <w:r w:rsidR="00226107">
                <w:rPr>
                  <w:sz w:val="16"/>
                  <w:szCs w:val="16"/>
                </w:rPr>
                <w:t>,</w:t>
              </w:r>
            </w:ins>
            <w:ins w:id="170" w:author="Pattanasak Mongkolwat" w:date="2021-12-05T11:48:00Z">
              <w:r w:rsidR="00344782">
                <w:rPr>
                  <w:sz w:val="16"/>
                  <w:szCs w:val="16"/>
                </w:rPr>
                <w:t xml:space="preserve"> </w:t>
              </w:r>
            </w:ins>
            <w:del w:id="171" w:author="Pattanasak Mongkolwat" w:date="2021-12-05T11:48:00Z">
              <w:r w:rsidDel="00344782">
                <w:rPr>
                  <w:sz w:val="16"/>
                  <w:szCs w:val="16"/>
                </w:rPr>
                <w:br/>
              </w:r>
            </w:del>
            <w:proofErr w:type="gramStart"/>
            <w:ins w:id="172" w:author="Pattanasak Mongkolwat" w:date="2021-12-05T11:50:00Z">
              <w:r w:rsidR="00226107">
                <w:rPr>
                  <w:sz w:val="16"/>
                  <w:szCs w:val="16"/>
                </w:rPr>
                <w:t>e.g</w:t>
              </w:r>
            </w:ins>
            <w:proofErr w:type="gramEnd"/>
            <w:del w:id="173" w:author="Pattanasak Mongkolwat" w:date="2021-12-05T11:50:00Z">
              <w:r w:rsidDel="00226107">
                <w:rPr>
                  <w:sz w:val="16"/>
                  <w:szCs w:val="16"/>
                </w:rPr>
                <w:delText>i.e</w:delText>
              </w:r>
            </w:del>
            <w:r>
              <w:rPr>
                <w:sz w:val="16"/>
                <w:szCs w:val="16"/>
              </w:rPr>
              <w:t>.</w:t>
            </w:r>
            <w:ins w:id="174" w:author="Pattanasak Mongkolwat" w:date="2021-12-05T11:50:00Z">
              <w:r w:rsidR="00226107">
                <w:rPr>
                  <w:sz w:val="16"/>
                  <w:szCs w:val="16"/>
                </w:rPr>
                <w:t>,</w:t>
              </w:r>
            </w:ins>
            <w:del w:id="175" w:author="Pattanasak Mongkolwat" w:date="2021-12-05T11:48:00Z">
              <w:r w:rsidDel="00344782">
                <w:rPr>
                  <w:sz w:val="16"/>
                  <w:szCs w:val="16"/>
                </w:rPr>
                <w:delText>,</w:delText>
              </w:r>
            </w:del>
            <w:r>
              <w:rPr>
                <w:sz w:val="16"/>
                <w:szCs w:val="16"/>
              </w:rPr>
              <w:t xml:space="preserve"> </w:t>
            </w:r>
            <w:ins w:id="176" w:author="Pattanasak Mongkolwat" w:date="2021-12-05T11:48:00Z">
              <w:r w:rsidR="00344782">
                <w:rPr>
                  <w:sz w:val="16"/>
                  <w:szCs w:val="16"/>
                </w:rPr>
                <w:t>b</w:t>
              </w:r>
            </w:ins>
            <w:del w:id="177" w:author="Pattanasak Mongkolwat" w:date="2021-12-05T11:48:00Z">
              <w:r w:rsidDel="00344782">
                <w:rPr>
                  <w:sz w:val="16"/>
                  <w:szCs w:val="16"/>
                </w:rPr>
                <w:delText>B</w:delText>
              </w:r>
            </w:del>
            <w:r>
              <w:rPr>
                <w:sz w:val="16"/>
                <w:szCs w:val="16"/>
              </w:rPr>
              <w:t>edside monitoring</w:t>
            </w:r>
            <w:del w:id="178" w:author="Pattanasak Mongkolwat" w:date="2021-12-05T11:53:00Z">
              <w:r w:rsidR="00FC5A96" w:rsidDel="00F75185">
                <w:rPr>
                  <w:sz w:val="16"/>
                  <w:szCs w:val="16"/>
                </w:rPr>
                <w:delText xml:space="preserve">, </w:delText>
              </w:r>
            </w:del>
            <w:del w:id="179" w:author="Pattanasak Mongkolwat" w:date="2021-12-05T11:48:00Z">
              <w:r w:rsidR="00FC5A96" w:rsidDel="00344782">
                <w:rPr>
                  <w:sz w:val="16"/>
                  <w:szCs w:val="16"/>
                </w:rPr>
                <w:delText>P</w:delText>
              </w:r>
            </w:del>
            <w:del w:id="180" w:author="Pattanasak Mongkolwat" w:date="2021-12-05T11:53:00Z">
              <w:r w:rsidR="00FC5A96" w:rsidDel="00F75185">
                <w:rPr>
                  <w:sz w:val="16"/>
                  <w:szCs w:val="16"/>
                </w:rPr>
                <w:delText>atient</w:delText>
              </w:r>
            </w:del>
            <w:ins w:id="181" w:author="Pattanasak Mongkolwat" w:date="2021-12-05T11:53:00Z">
              <w:r w:rsidR="00F75185">
                <w:rPr>
                  <w:sz w:val="16"/>
                  <w:szCs w:val="16"/>
                </w:rPr>
                <w:t xml:space="preserve"> and</w:t>
              </w:r>
            </w:ins>
            <w:r w:rsidR="00FC5A96">
              <w:rPr>
                <w:sz w:val="16"/>
                <w:szCs w:val="16"/>
              </w:rPr>
              <w:t xml:space="preserve"> vital</w:t>
            </w:r>
            <w:ins w:id="182" w:author="Pattanasak Mongkolwat" w:date="2021-12-05T11:48:00Z">
              <w:r w:rsidR="00344782">
                <w:rPr>
                  <w:sz w:val="16"/>
                  <w:szCs w:val="16"/>
                </w:rPr>
                <w:t xml:space="preserve"> </w:t>
              </w:r>
            </w:ins>
            <w:del w:id="183" w:author="Pattanasak Mongkolwat" w:date="2021-12-05T11:48:00Z">
              <w:r w:rsidR="00FC5A96" w:rsidDel="00344782">
                <w:rPr>
                  <w:sz w:val="16"/>
                  <w:szCs w:val="16"/>
                </w:rPr>
                <w:delText>-</w:delText>
              </w:r>
            </w:del>
            <w:r w:rsidR="00FC5A96">
              <w:rPr>
                <w:sz w:val="16"/>
                <w:szCs w:val="16"/>
              </w:rPr>
              <w:t>sign</w:t>
            </w:r>
            <w:ins w:id="184" w:author="Pattanasak Mongkolwat" w:date="2021-12-05T11:48:00Z">
              <w:r w:rsidR="00344782">
                <w:rPr>
                  <w:sz w:val="16"/>
                  <w:szCs w:val="16"/>
                </w:rPr>
                <w:t xml:space="preserve"> monitoring device</w:t>
              </w:r>
            </w:ins>
            <w:ins w:id="185" w:author="Pattanasak Mongkolwat" w:date="2021-12-05T11:53:00Z">
              <w:r w:rsidR="00F75185">
                <w:rPr>
                  <w:sz w:val="16"/>
                  <w:szCs w:val="16"/>
                </w:rPr>
                <w:t>s</w:t>
              </w:r>
            </w:ins>
            <w:ins w:id="186" w:author="Pattanasak Mongkolwat" w:date="2021-12-05T11:48:00Z">
              <w:r w:rsidR="00344782">
                <w:rPr>
                  <w:sz w:val="16"/>
                  <w:szCs w:val="16"/>
                </w:rPr>
                <w:t>.</w:t>
              </w:r>
            </w:ins>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730FAE51" w:rsidR="00455353" w:rsidRPr="00455353" w:rsidRDefault="00E12E55" w:rsidP="00E8197F">
            <w:pPr>
              <w:jc w:val="left"/>
              <w:rPr>
                <w:sz w:val="16"/>
                <w:szCs w:val="16"/>
              </w:rPr>
            </w:pPr>
            <w:r w:rsidRPr="00E12E55">
              <w:rPr>
                <w:sz w:val="16"/>
                <w:szCs w:val="16"/>
              </w:rPr>
              <w:t>Coordinate patient identities as defined by each XDS affinity domain member</w:t>
            </w:r>
            <w:ins w:id="187" w:author="Pattanasak Mongkolwat" w:date="2021-12-05T11:51:00Z">
              <w:r w:rsidR="00226107">
                <w:rPr>
                  <w:sz w:val="16"/>
                  <w:szCs w:val="16"/>
                </w:rPr>
                <w:t xml:space="preserve">, </w:t>
              </w:r>
              <w:proofErr w:type="gramStart"/>
              <w:r w:rsidR="00226107">
                <w:rPr>
                  <w:sz w:val="16"/>
                  <w:szCs w:val="16"/>
                </w:rPr>
                <w:t>e.g.</w:t>
              </w:r>
            </w:ins>
            <w:proofErr w:type="gramEnd"/>
            <w:del w:id="188" w:author="Pattanasak Mongkolwat" w:date="2021-12-05T11:51:00Z">
              <w:r w:rsidRPr="00E12E55" w:rsidDel="00226107">
                <w:rPr>
                  <w:sz w:val="16"/>
                  <w:szCs w:val="16"/>
                </w:rPr>
                <w:delText>.</w:delText>
              </w:r>
              <w:r w:rsidR="00E13283" w:rsidDel="00226107">
                <w:rPr>
                  <w:sz w:val="16"/>
                  <w:szCs w:val="16"/>
                </w:rPr>
                <w:br/>
                <w:delText>i.e.</w:delText>
              </w:r>
            </w:del>
            <w:r w:rsidR="00E13283">
              <w:rPr>
                <w:sz w:val="16"/>
                <w:szCs w:val="16"/>
              </w:rPr>
              <w:t>,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0FB86233"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2F9BF081" w14:textId="169B058C" w:rsidR="00613662" w:rsidRDefault="00613662" w:rsidP="00D04BCA">
      <w:pPr>
        <w:jc w:val="both"/>
      </w:pPr>
    </w:p>
    <w:p w14:paraId="6CF05043" w14:textId="77777777" w:rsidR="00613662" w:rsidRDefault="00613662" w:rsidP="00D04BCA">
      <w:pPr>
        <w:jc w:val="both"/>
      </w:pPr>
    </w:p>
    <w:p w14:paraId="4AAE7B52" w14:textId="57B88E77" w:rsidR="00013395" w:rsidRPr="00DD27CE" w:rsidRDefault="00013395" w:rsidP="000070D0">
      <w:pPr>
        <w:pStyle w:val="Caption"/>
        <w:keepNext/>
        <w:spacing w:before="240" w:after="0"/>
      </w:pPr>
      <w:bookmarkStart w:id="189" w:name="_Ref86988318"/>
      <w:commentRangeStart w:id="190"/>
      <w:r w:rsidRPr="000070D0">
        <w:rPr>
          <w:color w:val="auto"/>
        </w:rPr>
        <w:lastRenderedPageBreak/>
        <w:t>Table</w:t>
      </w:r>
      <w:commentRangeEnd w:id="190"/>
      <w:r w:rsidR="00D76E2D">
        <w:rPr>
          <w:rStyle w:val="CommentReference"/>
          <w:i w:val="0"/>
          <w:iCs w:val="0"/>
          <w:color w:val="auto"/>
        </w:rPr>
        <w:commentReference w:id="190"/>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AF7845">
        <w:rPr>
          <w:noProof/>
          <w:color w:val="auto"/>
        </w:rPr>
        <w:t>2</w:t>
      </w:r>
      <w:r w:rsidRPr="000070D0">
        <w:rPr>
          <w:color w:val="auto"/>
        </w:rPr>
        <w:fldChar w:fldCharType="end"/>
      </w:r>
      <w:bookmarkEnd w:id="189"/>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332EA43D" w:rsidR="006F7E75" w:rsidRDefault="007F2DB5" w:rsidP="00D04BCA">
      <w:pPr>
        <w:jc w:val="both"/>
      </w:pPr>
      <w:r>
        <w:t xml:space="preserve">      </w:t>
      </w:r>
      <w:r w:rsidRPr="007F2DB5">
        <w:t xml:space="preserve">The main process of </w:t>
      </w:r>
      <w:proofErr w:type="spellStart"/>
      <w:r w:rsidRPr="007F2DB5">
        <w:t>XDS.b</w:t>
      </w:r>
      <w:proofErr w:type="spellEnd"/>
      <w:r w:rsidRPr="007F2DB5">
        <w:t xml:space="preserve"> Profile compose</w:t>
      </w:r>
      <w:r w:rsidR="003A3ABA">
        <w:rPr>
          <w:rFonts w:cs="Angsana New"/>
          <w:szCs w:val="25"/>
          <w:lang w:bidi="th-TH"/>
        </w:rPr>
        <w:t>s</w:t>
      </w:r>
      <w:r w:rsidRPr="007F2DB5">
        <w:t xml:space="preserve"> of two main functions: document regist</w:t>
      </w:r>
      <w:r w:rsidR="00D04ACD">
        <w:t>ration</w:t>
      </w:r>
      <w:r w:rsidRPr="007F2DB5">
        <w:t xml:space="preserve"> and document query. For explanation, we </w:t>
      </w:r>
      <w:del w:id="191" w:author="Pattanasak Mongkolwat" w:date="2021-12-05T11:56:00Z">
        <w:r w:rsidRPr="007F2DB5" w:rsidDel="00D76E2D">
          <w:delText>take a look</w:delText>
        </w:r>
      </w:del>
      <w:ins w:id="192" w:author="Pattanasak Mongkolwat" w:date="2021-12-05T11:56:00Z">
        <w:r w:rsidR="00D76E2D" w:rsidRPr="007F2DB5">
          <w:t>look</w:t>
        </w:r>
      </w:ins>
      <w:r w:rsidRPr="007F2DB5">
        <w:t xml:space="preserve"> at the common workflow of </w:t>
      </w:r>
      <w:proofErr w:type="spellStart"/>
      <w:r w:rsidRPr="007F2DB5">
        <w:t>XDS.b</w:t>
      </w:r>
      <w:proofErr w:type="spellEnd"/>
      <w:r w:rsidRPr="007F2DB5">
        <w:t xml:space="preserve"> where a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49E52162" w:rsidR="003B4A7E" w:rsidRDefault="008B4086" w:rsidP="00A540DB">
      <w:pPr>
        <w:ind w:firstLine="284"/>
        <w:jc w:val="both"/>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6F7E75">
        <w:rPr>
          <w:rFonts w:cs="Angsana New"/>
          <w:szCs w:val="25"/>
          <w:lang w:bidi="th-TH"/>
        </w:rPr>
        <w:t>T</w:t>
      </w:r>
      <w:r w:rsidR="00D73115" w:rsidRPr="00D73115">
        <w:t>he document can now be discovered by all members of the XDS affinity domain and is ready for document query.</w:t>
      </w:r>
    </w:p>
    <w:p w14:paraId="2674B272" w14:textId="3A009175" w:rsidR="001F1A19" w:rsidRDefault="001F1A19" w:rsidP="00D04BCA">
      <w:pPr>
        <w:jc w:val="both"/>
      </w:pPr>
      <w:r>
        <w:t xml:space="preserve">      </w:t>
      </w:r>
      <w:r w:rsidRPr="001F1A19">
        <w:t xml:space="preserve">A document query begins after the health document user </w:t>
      </w:r>
      <w:r w:rsidR="006F7E75" w:rsidRPr="001F1A19">
        <w:t>needs</w:t>
      </w:r>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r w:rsidR="006F7E75">
        <w:t>, etc</w:t>
      </w:r>
      <w:r w:rsidRPr="001F1A19">
        <w:t xml:space="preserve">. </w:t>
      </w:r>
      <w:del w:id="193" w:author="Pattanasak Mongkolwat" w:date="2021-12-05T11:59:00Z">
        <w:r w:rsidRPr="001F1A19" w:rsidDel="007F5C28">
          <w:delText>All of</w:delText>
        </w:r>
      </w:del>
      <w:ins w:id="194" w:author="Pattanasak Mongkolwat" w:date="2021-12-05T11:59:00Z">
        <w:r w:rsidR="007F5C28" w:rsidRPr="001F1A19">
          <w:t>All</w:t>
        </w:r>
      </w:ins>
      <w:r w:rsidRPr="001F1A19">
        <w:t xml:space="preserve"> these keywords must </w:t>
      </w:r>
      <w:r w:rsidR="006F7E75">
        <w:t>match</w:t>
      </w:r>
      <w:r w:rsidRPr="001F1A19">
        <w:t xml:space="preserve"> </w:t>
      </w:r>
      <w:r w:rsidR="006F7E75">
        <w:t xml:space="preserve">with </w:t>
      </w:r>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w:t>
      </w:r>
      <w:r w:rsidR="00AD024A" w:rsidRPr="00AD024A">
        <w:t>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4B1991" w:rsidRDefault="00C54F4D" w:rsidP="00C54F4D">
      <w:pPr>
        <w:pStyle w:val="Heading2"/>
        <w:jc w:val="both"/>
      </w:pPr>
      <w:commentRangeStart w:id="195"/>
      <w:commentRangeStart w:id="196"/>
      <w:r w:rsidRPr="004B1991">
        <w:t>Blockchain Technology</w:t>
      </w:r>
      <w:commentRangeEnd w:id="195"/>
      <w:r w:rsidR="00F72C26" w:rsidRPr="004B1991">
        <w:rPr>
          <w:rStyle w:val="CommentReference"/>
          <w:i w:val="0"/>
          <w:iCs w:val="0"/>
          <w:noProof w:val="0"/>
        </w:rPr>
        <w:commentReference w:id="195"/>
      </w:r>
      <w:commentRangeEnd w:id="196"/>
      <w:r w:rsidR="00651254" w:rsidRPr="004B1991">
        <w:rPr>
          <w:rStyle w:val="CommentReference"/>
          <w:i w:val="0"/>
          <w:iCs w:val="0"/>
          <w:noProof w:val="0"/>
        </w:rPr>
        <w:commentReference w:id="196"/>
      </w:r>
    </w:p>
    <w:p w14:paraId="16799461" w14:textId="1D4A4A4C" w:rsidR="00A241C2" w:rsidRDefault="005E5966" w:rsidP="001C7305">
      <w:pPr>
        <w:pStyle w:val="BodyText"/>
        <w:spacing w:after="0"/>
        <w:jc w:val="thaiDistribute"/>
        <w:rPr>
          <w:ins w:id="197" w:author="Petnathean Julled" w:date="2022-01-24T01:03:00Z"/>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227158">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008E160E">
        <w:rPr>
          <w:rFonts w:cstheme="minorBidi"/>
          <w:szCs w:val="25"/>
          <w:lang w:val="en-US" w:bidi="th-TH"/>
        </w:rPr>
        <w:fldChar w:fldCharType="separate"/>
      </w:r>
      <w:r w:rsidR="007B338D" w:rsidRPr="007B338D">
        <w:rPr>
          <w:rFonts w:cstheme="minorBidi"/>
          <w:noProof/>
          <w:szCs w:val="25"/>
          <w:lang w:val="en-US" w:bidi="th-TH"/>
        </w:rPr>
        <w:t>[33]</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0AD2FADA" w14:textId="2AA5A630" w:rsidR="000A6958" w:rsidDel="000A6958" w:rsidRDefault="000A6958" w:rsidP="000A6958">
      <w:pPr>
        <w:pStyle w:val="BodyText"/>
        <w:spacing w:after="0"/>
        <w:jc w:val="thaiDistribute"/>
        <w:rPr>
          <w:del w:id="198" w:author="Petnathean Julled" w:date="2022-01-24T01:04:00Z"/>
          <w:moveTo w:id="199" w:author="Petnathean Julled" w:date="2022-01-24T01:03:00Z"/>
          <w:rFonts w:cstheme="minorBidi"/>
          <w:szCs w:val="25"/>
          <w:lang w:val="en-US" w:bidi="th-TH"/>
        </w:rPr>
        <w:pPrChange w:id="200" w:author="Petnathean Julled" w:date="2022-01-24T01:04:00Z">
          <w:pPr>
            <w:pStyle w:val="BodyText"/>
            <w:jc w:val="thaiDistribute"/>
          </w:pPr>
        </w:pPrChange>
      </w:pPr>
      <w:moveToRangeStart w:id="201" w:author="Petnathean Julled" w:date="2022-01-24T01:03:00Z" w:name="move93878655"/>
      <w:commentRangeStart w:id="202"/>
      <w:moveTo w:id="203" w:author="Petnathean Julled" w:date="2022-01-24T01:03:00Z">
        <w:r w:rsidRPr="000A7CC7">
          <w:rPr>
            <w:rFonts w:cstheme="minorBidi"/>
            <w:szCs w:val="25"/>
            <w:lang w:val="en-US" w:bidi="th-TH"/>
            <w:rPrChange w:id="204" w:author="Petnathean Julled" w:date="2022-01-24T01:08:00Z">
              <w:rPr>
                <w:rFonts w:cstheme="minorBidi"/>
                <w:szCs w:val="25"/>
                <w:highlight w:val="yellow"/>
                <w:lang w:val="en-US" w:bidi="th-TH"/>
              </w:rPr>
            </w:rPrChange>
          </w:rPr>
          <w:t xml:space="preserve">According to </w:t>
        </w:r>
        <w:commentRangeStart w:id="205"/>
        <w:r w:rsidRPr="000A7CC7">
          <w:rPr>
            <w:rFonts w:cstheme="minorBidi"/>
            <w:szCs w:val="25"/>
            <w:lang w:bidi="th-TH"/>
            <w:rPrChange w:id="206" w:author="Petnathean Julled" w:date="2022-01-24T01:08:00Z">
              <w:rPr>
                <w:rFonts w:cstheme="minorBidi"/>
                <w:szCs w:val="25"/>
                <w:highlight w:val="yellow"/>
                <w:lang w:bidi="th-TH"/>
              </w:rPr>
            </w:rPrChange>
          </w:rPr>
          <w:fldChar w:fldCharType="begin" w:fldLock="1"/>
        </w:r>
        <w:r w:rsidRPr="000A7CC7">
          <w:rPr>
            <w:rFonts w:cstheme="minorBidi"/>
            <w:szCs w:val="25"/>
            <w:lang w:val="en-US" w:bidi="th-TH"/>
            <w:rPrChange w:id="207" w:author="Petnathean Julled" w:date="2022-01-24T01:08:00Z">
              <w:rPr>
                <w:rFonts w:cstheme="minorBidi"/>
                <w:szCs w:val="25"/>
                <w:highlight w:val="yellow"/>
                <w:lang w:val="en-US" w:bidi="th-TH"/>
              </w:rPr>
            </w:rPrChange>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Pr="000A7CC7">
          <w:rPr>
            <w:rFonts w:cstheme="minorBidi"/>
            <w:szCs w:val="25"/>
            <w:lang w:bidi="th-TH"/>
            <w:rPrChange w:id="208" w:author="Petnathean Julled" w:date="2022-01-24T01:08:00Z">
              <w:rPr>
                <w:rFonts w:cstheme="minorBidi"/>
                <w:szCs w:val="25"/>
                <w:highlight w:val="yellow"/>
                <w:lang w:bidi="th-TH"/>
              </w:rPr>
            </w:rPrChange>
          </w:rPr>
          <w:fldChar w:fldCharType="separate"/>
        </w:r>
        <w:r w:rsidRPr="000A7CC7">
          <w:rPr>
            <w:rFonts w:cstheme="minorBidi"/>
            <w:noProof/>
            <w:szCs w:val="25"/>
            <w:lang w:val="en-US" w:bidi="th-TH"/>
            <w:rPrChange w:id="209" w:author="Petnathean Julled" w:date="2022-01-24T01:08:00Z">
              <w:rPr>
                <w:rFonts w:cstheme="minorBidi"/>
                <w:noProof/>
                <w:szCs w:val="25"/>
                <w:highlight w:val="yellow"/>
                <w:lang w:val="en-US" w:bidi="th-TH"/>
              </w:rPr>
            </w:rPrChange>
          </w:rPr>
          <w:t>[33]</w:t>
        </w:r>
        <w:r w:rsidRPr="000A7CC7">
          <w:rPr>
            <w:rFonts w:cstheme="minorBidi"/>
            <w:szCs w:val="25"/>
            <w:lang w:bidi="th-TH"/>
            <w:rPrChange w:id="210" w:author="Petnathean Julled" w:date="2022-01-24T01:08:00Z">
              <w:rPr>
                <w:rFonts w:cstheme="minorBidi"/>
                <w:szCs w:val="25"/>
                <w:highlight w:val="yellow"/>
                <w:lang w:bidi="th-TH"/>
              </w:rPr>
            </w:rPrChange>
          </w:rPr>
          <w:fldChar w:fldCharType="end"/>
        </w:r>
        <w:commentRangeEnd w:id="205"/>
        <w:r w:rsidRPr="000A7CC7">
          <w:rPr>
            <w:rStyle w:val="CommentReference"/>
            <w:spacing w:val="0"/>
            <w:lang w:val="en-US" w:eastAsia="en-US"/>
            <w:rPrChange w:id="211" w:author="Petnathean Julled" w:date="2022-01-24T01:08:00Z">
              <w:rPr>
                <w:rStyle w:val="CommentReference"/>
                <w:spacing w:val="0"/>
                <w:highlight w:val="yellow"/>
                <w:lang w:val="en-US" w:eastAsia="en-US"/>
              </w:rPr>
            </w:rPrChange>
          </w:rPr>
          <w:commentReference w:id="205"/>
        </w:r>
        <w:r w:rsidRPr="000A7CC7">
          <w:rPr>
            <w:rFonts w:cstheme="minorBidi"/>
            <w:szCs w:val="25"/>
            <w:lang w:val="en-US" w:bidi="th-TH"/>
            <w:rPrChange w:id="212" w:author="Petnathean Julled" w:date="2022-01-24T01:08:00Z">
              <w:rPr>
                <w:rFonts w:cstheme="minorBidi"/>
                <w:szCs w:val="25"/>
                <w:highlight w:val="yellow"/>
                <w:lang w:val="en-US" w:bidi="th-TH"/>
              </w:rPr>
            </w:rPrChange>
          </w:rPr>
          <w:t xml:space="preserve">, </w:t>
        </w:r>
      </w:moveTo>
      <w:ins w:id="213" w:author="Petnathean Julled" w:date="2022-01-24T01:10:00Z">
        <w:r w:rsidR="000A7CC7" w:rsidRPr="000A7CC7">
          <w:rPr>
            <w:rFonts w:cstheme="minorBidi"/>
            <w:szCs w:val="25"/>
            <w:lang w:val="en-US" w:bidi="th-TH"/>
          </w:rPr>
          <w:t>A blockchain can be categorized into two main types: "public" (or "permissionless") chain and "permissioned" chain based on its permission model, which determines who (participating blockchain nodes and blockchain network population) can maintain the blockchain ledger (i.e., publish a block).</w:t>
        </w:r>
      </w:ins>
      <w:moveTo w:id="214" w:author="Petnathean Julled" w:date="2022-01-24T01:03:00Z">
        <w:del w:id="215" w:author="Petnathean Julled" w:date="2022-01-24T01:10:00Z">
          <w:r w:rsidRPr="000A7CC7" w:rsidDel="000A7CC7">
            <w:rPr>
              <w:rFonts w:cstheme="minorBidi"/>
              <w:szCs w:val="25"/>
              <w:lang w:val="en-US" w:bidi="th-TH"/>
              <w:rPrChange w:id="216" w:author="Petnathean Julled" w:date="2022-01-24T01:08:00Z">
                <w:rPr>
                  <w:rFonts w:cstheme="minorBidi"/>
                  <w:szCs w:val="25"/>
                  <w:highlight w:val="yellow"/>
                  <w:lang w:val="en-US" w:bidi="th-TH"/>
                </w:rPr>
              </w:rPrChange>
            </w:rPr>
            <w:delText>Blockchain can be categorized into two main types that are xxxxx based on its permission model which determines who can maintain blockchain ledger (i.e. publish block).</w:delText>
          </w:r>
        </w:del>
        <w:r w:rsidRPr="000A7CC7">
          <w:rPr>
            <w:rFonts w:cstheme="minorBidi"/>
            <w:szCs w:val="25"/>
            <w:lang w:val="en-US" w:bidi="th-TH"/>
            <w:rPrChange w:id="217" w:author="Petnathean Julled" w:date="2022-01-24T01:08:00Z">
              <w:rPr>
                <w:rFonts w:cstheme="minorBidi"/>
                <w:szCs w:val="25"/>
                <w:highlight w:val="yellow"/>
                <w:lang w:val="en-US" w:bidi="th-TH"/>
              </w:rPr>
            </w:rPrChange>
          </w:rPr>
          <w:t xml:space="preserve"> Permissionless blockchain networks provide simplicity in scalability of the network by allowing anyone in the network to maintain blockchain ledger. At the same time, permissioned chain allows only selected members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sidRPr="000A7CC7">
          <w:rPr>
            <w:rFonts w:cstheme="minorBidi"/>
            <w:szCs w:val="25"/>
            <w:lang w:bidi="th-TH"/>
            <w:rPrChange w:id="218" w:author="Petnathean Julled" w:date="2022-01-24T01:08:00Z">
              <w:rPr>
                <w:rFonts w:cstheme="minorBidi"/>
                <w:szCs w:val="25"/>
                <w:highlight w:val="yellow"/>
                <w:lang w:bidi="th-TH"/>
              </w:rPr>
            </w:rPrChange>
          </w:rPr>
          <w:fldChar w:fldCharType="begin" w:fldLock="1"/>
        </w:r>
        <w:r w:rsidRPr="000A7CC7">
          <w:rPr>
            <w:rFonts w:cstheme="minorBidi"/>
            <w:szCs w:val="25"/>
            <w:lang w:val="en-US" w:bidi="th-TH"/>
            <w:rPrChange w:id="219" w:author="Petnathean Julled" w:date="2022-01-24T01:08:00Z">
              <w:rPr>
                <w:rFonts w:cstheme="minorBidi"/>
                <w:szCs w:val="25"/>
                <w:highlight w:val="yellow"/>
                <w:lang w:val="en-US" w:bidi="th-TH"/>
              </w:rPr>
            </w:rPrChange>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[35]","plainTextFormattedCitation":"[35]","previouslyFormattedCitation":"[35]"},"properties":{"noteIndex":0},"schema":"https://github.com/citation-style-language/schema/raw/master/csl-citation.json"}</w:instrText>
        </w:r>
        <w:r w:rsidRPr="000A7CC7">
          <w:rPr>
            <w:rFonts w:cstheme="minorBidi"/>
            <w:szCs w:val="25"/>
            <w:lang w:bidi="th-TH"/>
            <w:rPrChange w:id="220" w:author="Petnathean Julled" w:date="2022-01-24T01:08:00Z">
              <w:rPr>
                <w:rFonts w:cstheme="minorBidi"/>
                <w:szCs w:val="25"/>
                <w:highlight w:val="yellow"/>
                <w:lang w:bidi="th-TH"/>
              </w:rPr>
            </w:rPrChange>
          </w:rPr>
          <w:fldChar w:fldCharType="separate"/>
        </w:r>
        <w:r w:rsidRPr="000A7CC7">
          <w:rPr>
            <w:rFonts w:cstheme="minorBidi"/>
            <w:noProof/>
            <w:szCs w:val="25"/>
            <w:lang w:val="en-US" w:bidi="th-TH"/>
            <w:rPrChange w:id="221" w:author="Petnathean Julled" w:date="2022-01-24T01:08:00Z">
              <w:rPr>
                <w:rFonts w:cstheme="minorBidi"/>
                <w:noProof/>
                <w:szCs w:val="25"/>
                <w:highlight w:val="yellow"/>
                <w:lang w:val="en-US" w:bidi="th-TH"/>
              </w:rPr>
            </w:rPrChange>
          </w:rPr>
          <w:t>[35]</w:t>
        </w:r>
        <w:r w:rsidRPr="000A7CC7">
          <w:rPr>
            <w:rFonts w:cstheme="minorBidi"/>
            <w:szCs w:val="25"/>
            <w:lang w:bidi="th-TH"/>
            <w:rPrChange w:id="222" w:author="Petnathean Julled" w:date="2022-01-24T01:08:00Z">
              <w:rPr>
                <w:rFonts w:cstheme="minorBidi"/>
                <w:szCs w:val="25"/>
                <w:highlight w:val="yellow"/>
                <w:lang w:bidi="th-TH"/>
              </w:rPr>
            </w:rPrChange>
          </w:rPr>
          <w:fldChar w:fldCharType="end"/>
        </w:r>
        <w:r w:rsidRPr="000A7CC7">
          <w:rPr>
            <w:rFonts w:cstheme="minorBidi"/>
            <w:szCs w:val="25"/>
            <w:lang w:val="en-US" w:bidi="th-TH"/>
            <w:rPrChange w:id="223" w:author="Petnathean Julled" w:date="2022-01-24T01:08:00Z">
              <w:rPr>
                <w:rFonts w:cstheme="minorBidi"/>
                <w:szCs w:val="25"/>
                <w:highlight w:val="yellow"/>
                <w:lang w:val="en-US" w:bidi="th-TH"/>
              </w:rPr>
            </w:rPrChange>
          </w:rPr>
          <w:t xml:space="preserve">. </w:t>
        </w:r>
        <w:commentRangeEnd w:id="202"/>
        <w:r w:rsidRPr="000A7CC7">
          <w:rPr>
            <w:rStyle w:val="CommentReference"/>
            <w:spacing w:val="0"/>
            <w:lang w:val="en-US" w:eastAsia="en-US"/>
            <w:rPrChange w:id="224" w:author="Petnathean Julled" w:date="2022-01-24T01:08:00Z">
              <w:rPr>
                <w:rStyle w:val="CommentReference"/>
                <w:spacing w:val="0"/>
                <w:highlight w:val="yellow"/>
                <w:lang w:val="en-US" w:eastAsia="en-US"/>
              </w:rPr>
            </w:rPrChange>
          </w:rPr>
          <w:commentReference w:id="202"/>
        </w:r>
      </w:moveTo>
    </w:p>
    <w:moveToRangeEnd w:id="201"/>
    <w:p w14:paraId="46111389" w14:textId="17A4E719" w:rsidR="000A6958" w:rsidDel="000A6958" w:rsidRDefault="000A6958" w:rsidP="000A6958">
      <w:pPr>
        <w:pStyle w:val="BodyText"/>
        <w:jc w:val="thaiDistribute"/>
        <w:rPr>
          <w:del w:id="225" w:author="Petnathean Julled" w:date="2022-01-24T01:04:00Z"/>
          <w:rFonts w:cstheme="minorBidi"/>
          <w:szCs w:val="25"/>
          <w:lang w:val="en-US" w:bidi="th-TH"/>
        </w:rPr>
      </w:pPr>
    </w:p>
    <w:p w14:paraId="3250CC9B" w14:textId="77777777" w:rsidR="000A6958" w:rsidRDefault="000A6958" w:rsidP="001C7305">
      <w:pPr>
        <w:pStyle w:val="BodyText"/>
        <w:spacing w:after="0"/>
        <w:jc w:val="thaiDistribute"/>
        <w:rPr>
          <w:ins w:id="226" w:author="Petnathean Julled" w:date="2022-01-24T01:04:00Z"/>
          <w:rFonts w:cstheme="minorBidi"/>
          <w:szCs w:val="25"/>
          <w:lang w:val="en-US" w:bidi="th-TH"/>
        </w:rPr>
      </w:pPr>
    </w:p>
    <w:p w14:paraId="4C8FA440" w14:textId="03E2E3FB" w:rsidR="00A241C2" w:rsidRDefault="00706B5F" w:rsidP="001C7305">
      <w:pPr>
        <w:pStyle w:val="BodyText"/>
        <w:spacing w:after="0"/>
        <w:jc w:val="thaiDistribute"/>
        <w:rPr>
          <w:rFonts w:cstheme="minorBidi"/>
          <w:szCs w:val="25"/>
          <w:lang w:val="en-US" w:bidi="th-TH"/>
        </w:rPr>
        <w:pPrChange w:id="227" w:author="Petnathean Julled" w:date="2022-01-24T00:42:00Z">
          <w:pPr>
            <w:pStyle w:val="BodyText"/>
            <w:jc w:val="thaiDistribute"/>
          </w:pPr>
        </w:pPrChange>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xml:space="preserve">. A set of transactions </w:t>
      </w:r>
      <w:del w:id="228" w:author="Pattanasak Mongkolwat" w:date="2021-12-05T12:05:00Z">
        <w:r w:rsidDel="008C4A71">
          <w:rPr>
            <w:rFonts w:cstheme="minorBidi"/>
            <w:szCs w:val="25"/>
            <w:lang w:val="en-US" w:bidi="th-TH"/>
          </w:rPr>
          <w:delText xml:space="preserve">approach </w:delText>
        </w:r>
      </w:del>
      <w:ins w:id="229" w:author="Pattanasak Mongkolwat" w:date="2021-12-05T12:05:00Z">
        <w:r w:rsidR="008C4A71">
          <w:rPr>
            <w:rFonts w:cstheme="minorBidi"/>
            <w:szCs w:val="25"/>
            <w:lang w:val="en-US" w:bidi="th-TH"/>
          </w:rPr>
          <w:t xml:space="preserve">received by all </w:t>
        </w:r>
      </w:ins>
      <w:r>
        <w:rPr>
          <w:rFonts w:cstheme="minorBidi"/>
          <w:szCs w:val="25"/>
          <w:lang w:val="en-US" w:bidi="th-TH"/>
        </w:rPr>
        <w:t>Blockchain</w:t>
      </w:r>
      <w:ins w:id="230" w:author="Pattanasak Mongkolwat" w:date="2021-12-05T12:05:00Z">
        <w:r w:rsidR="008C4A71">
          <w:rPr>
            <w:rFonts w:cstheme="minorBidi"/>
            <w:szCs w:val="25"/>
            <w:lang w:val="en-US" w:bidi="th-TH"/>
          </w:rPr>
          <w:t xml:space="preserve"> </w:t>
        </w:r>
      </w:ins>
      <w:ins w:id="231" w:author="Pattanasak Mongkolwat" w:date="2021-12-05T12:08:00Z">
        <w:r w:rsidR="003F65D9">
          <w:rPr>
            <w:rFonts w:cstheme="minorBidi"/>
            <w:szCs w:val="25"/>
            <w:lang w:val="en-US" w:bidi="th-TH"/>
          </w:rPr>
          <w:t xml:space="preserve">member </w:t>
        </w:r>
      </w:ins>
      <w:ins w:id="232" w:author="Pattanasak Mongkolwat" w:date="2021-12-05T12:05:00Z">
        <w:r w:rsidR="008C4A71">
          <w:rPr>
            <w:rFonts w:cstheme="minorBidi"/>
            <w:szCs w:val="25"/>
            <w:lang w:val="en-US" w:bidi="th-TH"/>
          </w:rPr>
          <w:t>nodes in the same</w:t>
        </w:r>
      </w:ins>
      <w:r>
        <w:rPr>
          <w:rFonts w:cstheme="minorBidi"/>
          <w:szCs w:val="25"/>
          <w:lang w:val="en-US" w:bidi="th-TH"/>
        </w:rPr>
        <w:t xml:space="preserve">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r w:rsidR="00A241C2">
        <w:rPr>
          <w:rFonts w:cstheme="minorBidi"/>
          <w:szCs w:val="25"/>
          <w:lang w:val="en-US" w:bidi="th-TH"/>
        </w:rPr>
        <w:t>ing</w:t>
      </w:r>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04AEAD8" w:rsidR="00521BC4" w:rsidRDefault="00A241C2" w:rsidP="001C7305">
      <w:pPr>
        <w:pStyle w:val="BodyText"/>
        <w:spacing w:after="0"/>
        <w:jc w:val="thaiDistribute"/>
        <w:rPr>
          <w:ins w:id="233" w:author="Petnathean Julled" w:date="2022-01-24T00:35:00Z"/>
          <w:rFonts w:cstheme="minorBidi"/>
          <w:szCs w:val="25"/>
          <w:lang w:val="en-US" w:bidi="th-TH"/>
        </w:rPr>
        <w:pPrChange w:id="234" w:author="Petnathean Julled" w:date="2022-01-24T00:42:00Z">
          <w:pPr>
            <w:pStyle w:val="BodyText"/>
            <w:jc w:val="thaiDistribute"/>
          </w:pPr>
        </w:pPrChange>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w:t>
      </w:r>
      <w:ins w:id="235" w:author="Petnathean Julled" w:date="2022-01-24T00:58:00Z">
        <w:r w:rsidR="007C33FE">
          <w:rPr>
            <w:rFonts w:cstheme="minorBidi"/>
            <w:szCs w:val="25"/>
            <w:lang w:val="en-US" w:bidi="th-TH"/>
          </w:rPr>
          <w:t xml:space="preserve"> </w:t>
        </w:r>
      </w:ins>
      <w:ins w:id="236" w:author="Petnathean Julled" w:date="2022-01-24T01:02:00Z">
        <w:r w:rsidR="00D6670F" w:rsidRPr="00D6670F">
          <w:rPr>
            <w:rFonts w:cstheme="minorBidi"/>
            <w:szCs w:val="25"/>
            <w:lang w:val="en-US" w:bidi="th-TH"/>
          </w:rPr>
          <w:t xml:space="preserve">Any attempt to modify data persisting in the blockchain ledger will be negated almost immediately once the difference between the chains occurs. The only way to make a successful attempt is to modify the exact same data on each blockchain node and hash chain value of its parent blockchain ledger all at once at the exact same time. This concept guarantees that no one can ever be able to modify any data existing in the blockchain with the high number of active nodes supporting the blockchain network. However, there is </w:t>
        </w:r>
        <w:r w:rsidR="00D6670F" w:rsidRPr="00D6670F">
          <w:rPr>
            <w:rFonts w:cstheme="minorBidi"/>
            <w:szCs w:val="25"/>
            <w:lang w:val="en-US" w:bidi="th-TH"/>
          </w:rPr>
          <w:lastRenderedPageBreak/>
          <w:t>still a need for a way to add more blocks into the chain without anyone being able to tamper with data in transition. This can be done by the utilization of the consensus mechanism during the block validation process</w:t>
        </w:r>
      </w:ins>
      <w:del w:id="237" w:author="Petnathean Julled" w:date="2022-01-24T01:02:00Z">
        <w:r w:rsidR="00706B5F" w:rsidDel="00D6670F">
          <w:rPr>
            <w:rFonts w:cstheme="minorBidi"/>
            <w:szCs w:val="25"/>
            <w:lang w:val="en-US" w:bidi="th-TH"/>
          </w:rPr>
          <w:delText xml:space="preserve"> </w:delText>
        </w:r>
        <w:r w:rsidR="00482CF5" w:rsidDel="00D6670F">
          <w:rPr>
            <w:rFonts w:cstheme="minorBidi"/>
            <w:szCs w:val="25"/>
            <w:lang w:val="en-US" w:bidi="th-TH"/>
          </w:rPr>
          <w:delText>This concept guarantee that no one can ever be able to modify any data existing in Blockchain.</w:delText>
        </w:r>
        <w:r w:rsidR="0088358F" w:rsidDel="00D6670F">
          <w:rPr>
            <w:rFonts w:cstheme="minorBidi"/>
            <w:szCs w:val="25"/>
            <w:lang w:val="en-US" w:bidi="th-TH"/>
          </w:rPr>
          <w:delText xml:space="preserve"> </w:delText>
        </w:r>
        <w:r w:rsidR="00F24EDE" w:rsidRPr="00F24EDE" w:rsidDel="00D6670F">
          <w:rPr>
            <w:rFonts w:cstheme="minorBidi"/>
            <w:szCs w:val="25"/>
            <w:lang w:val="en-US" w:bidi="th-TH"/>
          </w:rPr>
          <w:delText xml:space="preserve">However, there still need for a way to add more blocks into the chain. </w:delText>
        </w:r>
      </w:del>
      <w:ins w:id="238" w:author="Petnathean Julled" w:date="2022-01-24T00:36:00Z">
        <w:r w:rsidR="006C676A" w:rsidRPr="006C676A" w:rsidDel="006C676A">
          <w:rPr>
            <w:rFonts w:cstheme="minorBidi"/>
            <w:szCs w:val="25"/>
            <w:lang w:val="en-US" w:bidi="th-TH"/>
          </w:rPr>
          <w:t xml:space="preserve"> </w:t>
        </w:r>
      </w:ins>
      <w:del w:id="239" w:author="Petnathean Julled" w:date="2022-01-24T00:36:00Z">
        <w:r w:rsidR="00F24EDE" w:rsidRPr="00F24EDE" w:rsidDel="006C676A">
          <w:rPr>
            <w:rFonts w:cstheme="minorBidi"/>
            <w:szCs w:val="25"/>
            <w:lang w:val="en-US" w:bidi="th-TH"/>
          </w:rPr>
          <w:delText xml:space="preserve">This can be done by the utilization of the consensus mechanism </w:delText>
        </w:r>
      </w:del>
      <w:r w:rsidR="00365522">
        <w:rPr>
          <w:rFonts w:cstheme="minorBidi"/>
          <w:szCs w:val="25"/>
          <w:lang w:val="en-US" w:bidi="th-TH"/>
        </w:rPr>
        <w:fldChar w:fldCharType="begin" w:fldLock="1"/>
      </w:r>
      <w:r w:rsidR="00227158">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[34]","plainTextFormattedCitation":"[34]","previouslyFormattedCitation":"[34]"},"properties":{"noteIndex":0},"schema":"https://github.com/citation-style-language/schema/raw/master/csl-citation.json"}</w:instrText>
      </w:r>
      <w:r w:rsidR="00365522">
        <w:rPr>
          <w:rFonts w:cstheme="minorBidi"/>
          <w:szCs w:val="25"/>
          <w:lang w:val="en-US" w:bidi="th-TH"/>
        </w:rPr>
        <w:fldChar w:fldCharType="separate"/>
      </w:r>
      <w:r w:rsidR="007B338D" w:rsidRPr="007B338D">
        <w:rPr>
          <w:rFonts w:cstheme="minorBidi"/>
          <w:noProof/>
          <w:szCs w:val="25"/>
          <w:lang w:val="en-US" w:bidi="th-TH"/>
        </w:rPr>
        <w:t>[34]</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7DC12C18" w14:textId="629A227F" w:rsidR="006C676A" w:rsidDel="004E52B0" w:rsidRDefault="004E52B0" w:rsidP="001C7305">
      <w:pPr>
        <w:pStyle w:val="BodyText"/>
        <w:spacing w:after="0"/>
        <w:jc w:val="thaiDistribute"/>
        <w:rPr>
          <w:del w:id="240" w:author="Petnathean Julled" w:date="2022-01-24T00:42:00Z"/>
          <w:rFonts w:cstheme="minorBidi"/>
          <w:szCs w:val="25"/>
          <w:lang w:val="en-US" w:bidi="th-TH"/>
        </w:rPr>
        <w:pPrChange w:id="241" w:author="Petnathean Julled" w:date="2022-01-24T00:42:00Z">
          <w:pPr>
            <w:pStyle w:val="BodyText"/>
            <w:jc w:val="thaiDistribute"/>
          </w:pPr>
        </w:pPrChange>
      </w:pPr>
      <w:ins w:id="242" w:author="Petnathean Julled" w:date="2022-01-24T00:42:00Z">
        <w:r w:rsidRPr="004E52B0">
          <w:rPr>
            <w:rFonts w:cstheme="minorBidi"/>
            <w:szCs w:val="25"/>
            <w:lang w:val="en-US" w:bidi="th-TH"/>
          </w:rPr>
          <w:t xml:space="preserve">The block validation process is a common process that every blockchain network needs to perform. It is the process that helps the blockchain network ensure that there is no data tampering during the publication of new transactions (and new blocks) into the blockchain ledger. Should the network fail to validate and deny those falsified transactions, the false data will persist in the blockchain ledger forever </w:t>
        </w:r>
        <w:proofErr w:type="gramStart"/>
        <w:r w:rsidRPr="004E52B0">
          <w:rPr>
            <w:rFonts w:cstheme="minorBidi"/>
            <w:szCs w:val="25"/>
            <w:lang w:val="en-US" w:bidi="th-TH"/>
          </w:rPr>
          <w:t>as long as</w:t>
        </w:r>
        <w:proofErr w:type="gramEnd"/>
        <w:r w:rsidRPr="004E52B0">
          <w:rPr>
            <w:rFonts w:cstheme="minorBidi"/>
            <w:szCs w:val="25"/>
            <w:lang w:val="en-US" w:bidi="th-TH"/>
          </w:rPr>
          <w:t xml:space="preserve"> the blockchain ledger still exists. The process heavily relies on the blockchain consensus mechanism accepted by each network to prevent malicious activity.</w:t>
        </w:r>
      </w:ins>
      <w:ins w:id="243" w:author="Petnathean Julled" w:date="2022-01-24T01:01:00Z">
        <w:r w:rsidR="000D213E">
          <w:rPr>
            <w:rFonts w:cstheme="minorBidi"/>
            <w:szCs w:val="25"/>
            <w:lang w:val="en-US" w:bidi="th-TH"/>
          </w:rPr>
          <w:t xml:space="preserve"> </w:t>
        </w:r>
        <w:r w:rsidR="000D213E" w:rsidRPr="000D213E">
          <w:rPr>
            <w:rFonts w:cstheme="minorBidi"/>
            <w:szCs w:val="25"/>
            <w:lang w:val="en-US" w:bidi="th-TH"/>
          </w:rPr>
          <w:t>After the block under consideration has passed through the validation process and been approved by the network, all blockchain nodes will accept the copy of the block into their blockchain ledger, making the block officially accepted into the blockchain ledger shared by the network.</w:t>
        </w:r>
      </w:ins>
    </w:p>
    <w:p w14:paraId="7C54335C" w14:textId="77777777" w:rsidR="004E52B0" w:rsidRDefault="004E52B0" w:rsidP="001C7305">
      <w:pPr>
        <w:pStyle w:val="BodyText"/>
        <w:spacing w:after="0"/>
        <w:jc w:val="thaiDistribute"/>
        <w:rPr>
          <w:ins w:id="244" w:author="Petnathean Julled" w:date="2022-01-24T00:42:00Z"/>
          <w:rFonts w:cstheme="minorBidi"/>
          <w:szCs w:val="25"/>
          <w:lang w:val="en-US" w:bidi="th-TH"/>
        </w:rPr>
        <w:pPrChange w:id="245" w:author="Petnathean Julled" w:date="2022-01-24T00:42:00Z">
          <w:pPr>
            <w:pStyle w:val="BodyText"/>
            <w:jc w:val="thaiDistribute"/>
          </w:pPr>
        </w:pPrChange>
      </w:pPr>
    </w:p>
    <w:p w14:paraId="36B553F0" w14:textId="492745AF" w:rsidR="001D7060" w:rsidDel="000A6958" w:rsidRDefault="001D7060" w:rsidP="00710B9C">
      <w:pPr>
        <w:pStyle w:val="BodyText"/>
        <w:jc w:val="thaiDistribute"/>
        <w:rPr>
          <w:moveFrom w:id="246" w:author="Petnathean Julled" w:date="2022-01-24T01:03:00Z"/>
          <w:rFonts w:cstheme="minorBidi"/>
          <w:szCs w:val="25"/>
          <w:lang w:val="en-US" w:bidi="th-TH"/>
        </w:rPr>
      </w:pPr>
      <w:moveFromRangeStart w:id="247" w:author="Petnathean Julled" w:date="2022-01-24T01:03:00Z" w:name="move93878655"/>
      <w:commentRangeStart w:id="248"/>
      <w:moveFrom w:id="249" w:author="Petnathean Julled" w:date="2022-01-24T01:03:00Z">
        <w:r w:rsidRPr="00A72313" w:rsidDel="000A6958">
          <w:rPr>
            <w:rFonts w:cstheme="minorBidi"/>
            <w:szCs w:val="25"/>
            <w:highlight w:val="yellow"/>
            <w:lang w:val="en-US" w:bidi="th-TH"/>
            <w:rPrChange w:id="250" w:author="Petnathean Julled" w:date="2022-01-23T17:52:00Z">
              <w:rPr>
                <w:rFonts w:cstheme="minorBidi"/>
                <w:szCs w:val="25"/>
                <w:lang w:val="en-US" w:bidi="th-TH"/>
              </w:rPr>
            </w:rPrChange>
          </w:rPr>
          <w:t xml:space="preserve">According to </w:t>
        </w:r>
        <w:commentRangeStart w:id="251"/>
        <w:r w:rsidRPr="00A72313" w:rsidDel="000A6958">
          <w:rPr>
            <w:rFonts w:cstheme="minorBidi"/>
            <w:szCs w:val="25"/>
            <w:highlight w:val="yellow"/>
            <w:lang w:bidi="th-TH"/>
            <w:rPrChange w:id="252" w:author="Petnathean Julled" w:date="2022-01-23T17:52:00Z">
              <w:rPr>
                <w:rFonts w:cstheme="minorBidi"/>
                <w:szCs w:val="25"/>
                <w:lang w:bidi="th-TH"/>
              </w:rPr>
            </w:rPrChange>
          </w:rPr>
          <w:fldChar w:fldCharType="begin" w:fldLock="1"/>
        </w:r>
        <w:r w:rsidR="00227158" w:rsidRPr="00A72313" w:rsidDel="000A6958">
          <w:rPr>
            <w:rFonts w:cstheme="minorBidi"/>
            <w:szCs w:val="25"/>
            <w:highlight w:val="yellow"/>
            <w:lang w:val="en-US" w:bidi="th-TH"/>
            <w:rPrChange w:id="253" w:author="Petnathean Julled" w:date="2022-01-23T17:52:00Z">
              <w:rPr>
                <w:rFonts w:cstheme="minorBidi"/>
                <w:szCs w:val="25"/>
                <w:lang w:val="en-US" w:bidi="th-TH"/>
              </w:rPr>
            </w:rPrChange>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Pr="00A72313" w:rsidDel="000A6958">
          <w:rPr>
            <w:rFonts w:cstheme="minorBidi"/>
            <w:szCs w:val="25"/>
            <w:highlight w:val="yellow"/>
            <w:lang w:bidi="th-TH"/>
            <w:rPrChange w:id="254" w:author="Petnathean Julled" w:date="2022-01-23T17:52:00Z">
              <w:rPr>
                <w:rFonts w:cstheme="minorBidi"/>
                <w:szCs w:val="25"/>
                <w:lang w:bidi="th-TH"/>
              </w:rPr>
            </w:rPrChange>
          </w:rPr>
          <w:fldChar w:fldCharType="separate"/>
        </w:r>
        <w:r w:rsidR="007B338D" w:rsidRPr="00A72313" w:rsidDel="000A6958">
          <w:rPr>
            <w:rFonts w:cstheme="minorBidi"/>
            <w:noProof/>
            <w:szCs w:val="25"/>
            <w:highlight w:val="yellow"/>
            <w:lang w:val="en-US" w:bidi="th-TH"/>
            <w:rPrChange w:id="255" w:author="Petnathean Julled" w:date="2022-01-23T17:52:00Z">
              <w:rPr>
                <w:rFonts w:cstheme="minorBidi"/>
                <w:noProof/>
                <w:szCs w:val="25"/>
                <w:lang w:val="en-US" w:bidi="th-TH"/>
              </w:rPr>
            </w:rPrChange>
          </w:rPr>
          <w:t>[33]</w:t>
        </w:r>
        <w:r w:rsidRPr="00A72313" w:rsidDel="000A6958">
          <w:rPr>
            <w:rFonts w:cstheme="minorBidi"/>
            <w:szCs w:val="25"/>
            <w:highlight w:val="yellow"/>
            <w:lang w:bidi="th-TH"/>
            <w:rPrChange w:id="256" w:author="Petnathean Julled" w:date="2022-01-23T17:52:00Z">
              <w:rPr>
                <w:rFonts w:cstheme="minorBidi"/>
                <w:szCs w:val="25"/>
                <w:lang w:bidi="th-TH"/>
              </w:rPr>
            </w:rPrChange>
          </w:rPr>
          <w:fldChar w:fldCharType="end"/>
        </w:r>
        <w:commentRangeEnd w:id="251"/>
        <w:r w:rsidR="000E63F0" w:rsidRPr="00A72313" w:rsidDel="000A6958">
          <w:rPr>
            <w:rStyle w:val="CommentReference"/>
            <w:spacing w:val="0"/>
            <w:highlight w:val="yellow"/>
            <w:lang w:val="en-US" w:eastAsia="en-US"/>
            <w:rPrChange w:id="257" w:author="Petnathean Julled" w:date="2022-01-23T17:52:00Z">
              <w:rPr>
                <w:rStyle w:val="CommentReference"/>
                <w:spacing w:val="0"/>
                <w:lang w:val="en-US" w:eastAsia="en-US"/>
              </w:rPr>
            </w:rPrChange>
          </w:rPr>
          <w:commentReference w:id="251"/>
        </w:r>
        <w:r w:rsidRPr="00A72313" w:rsidDel="000A6958">
          <w:rPr>
            <w:rFonts w:cstheme="minorBidi"/>
            <w:szCs w:val="25"/>
            <w:highlight w:val="yellow"/>
            <w:lang w:val="en-US" w:bidi="th-TH"/>
            <w:rPrChange w:id="258" w:author="Petnathean Julled" w:date="2022-01-23T17:52:00Z">
              <w:rPr>
                <w:rFonts w:cstheme="minorBidi"/>
                <w:szCs w:val="25"/>
                <w:lang w:val="en-US" w:bidi="th-TH"/>
              </w:rPr>
            </w:rPrChange>
          </w:rPr>
          <w:t>, Blockchain can be categorized into two main types</w:t>
        </w:r>
        <w:r w:rsidR="00B06E0F" w:rsidRPr="00A72313" w:rsidDel="000A6958">
          <w:rPr>
            <w:rFonts w:cstheme="minorBidi"/>
            <w:szCs w:val="25"/>
            <w:highlight w:val="yellow"/>
            <w:lang w:val="en-US" w:bidi="th-TH"/>
            <w:rPrChange w:id="259" w:author="Petnathean Julled" w:date="2022-01-23T17:52:00Z">
              <w:rPr>
                <w:rFonts w:cstheme="minorBidi"/>
                <w:szCs w:val="25"/>
                <w:lang w:val="en-US" w:bidi="th-TH"/>
              </w:rPr>
            </w:rPrChange>
          </w:rPr>
          <w:t xml:space="preserve"> that are xxxxx</w:t>
        </w:r>
        <w:r w:rsidRPr="00A72313" w:rsidDel="000A6958">
          <w:rPr>
            <w:rFonts w:cstheme="minorBidi"/>
            <w:szCs w:val="25"/>
            <w:highlight w:val="yellow"/>
            <w:lang w:val="en-US" w:bidi="th-TH"/>
            <w:rPrChange w:id="260" w:author="Petnathean Julled" w:date="2022-01-23T17:52:00Z">
              <w:rPr>
                <w:rFonts w:cstheme="minorBidi"/>
                <w:szCs w:val="25"/>
                <w:lang w:val="en-US" w:bidi="th-TH"/>
              </w:rPr>
            </w:rPrChange>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w:t>
        </w:r>
        <w:ins w:id="261" w:author="Pattanasak Mongkolwat" w:date="2021-12-05T12:19:00Z">
          <w:r w:rsidR="002506BA" w:rsidRPr="00A72313" w:rsidDel="000A6958">
            <w:rPr>
              <w:rFonts w:cstheme="minorBidi"/>
              <w:szCs w:val="25"/>
              <w:highlight w:val="yellow"/>
              <w:lang w:val="en-US" w:bidi="th-TH"/>
              <w:rPrChange w:id="262" w:author="Petnathean Julled" w:date="2022-01-23T17:52:00Z">
                <w:rPr>
                  <w:rFonts w:cstheme="minorBidi"/>
                  <w:szCs w:val="25"/>
                  <w:lang w:val="en-US" w:bidi="th-TH"/>
                </w:rPr>
              </w:rPrChange>
            </w:rPr>
            <w:t>s</w:t>
          </w:r>
        </w:ins>
        <w:r w:rsidRPr="00A72313" w:rsidDel="000A6958">
          <w:rPr>
            <w:rFonts w:cstheme="minorBidi"/>
            <w:szCs w:val="25"/>
            <w:highlight w:val="yellow"/>
            <w:lang w:val="en-US" w:bidi="th-TH"/>
            <w:rPrChange w:id="263" w:author="Petnathean Julled" w:date="2022-01-23T17:52:00Z">
              <w:rPr>
                <w:rFonts w:cstheme="minorBidi"/>
                <w:szCs w:val="25"/>
                <w:lang w:val="en-US" w:bidi="th-TH"/>
              </w:rPr>
            </w:rPrChange>
          </w:rPr>
          <w:t xml:space="preserve">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sidRPr="00A72313" w:rsidDel="000A6958">
          <w:rPr>
            <w:rFonts w:cstheme="minorBidi"/>
            <w:szCs w:val="25"/>
            <w:highlight w:val="yellow"/>
            <w:lang w:bidi="th-TH"/>
            <w:rPrChange w:id="264" w:author="Petnathean Julled" w:date="2022-01-23T17:52:00Z">
              <w:rPr>
                <w:rFonts w:cstheme="minorBidi"/>
                <w:szCs w:val="25"/>
                <w:lang w:bidi="th-TH"/>
              </w:rPr>
            </w:rPrChange>
          </w:rPr>
          <w:fldChar w:fldCharType="begin" w:fldLock="1"/>
        </w:r>
        <w:r w:rsidR="00227158" w:rsidRPr="00A72313" w:rsidDel="000A6958">
          <w:rPr>
            <w:rFonts w:cstheme="minorBidi"/>
            <w:szCs w:val="25"/>
            <w:highlight w:val="yellow"/>
            <w:lang w:val="en-US" w:bidi="th-TH"/>
            <w:rPrChange w:id="265" w:author="Petnathean Julled" w:date="2022-01-23T17:52:00Z">
              <w:rPr>
                <w:rFonts w:cstheme="minorBidi"/>
                <w:szCs w:val="25"/>
                <w:lang w:val="en-US" w:bidi="th-TH"/>
              </w:rPr>
            </w:rPrChange>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[35]","plainTextFormattedCitation":"[35]","previouslyFormattedCitation":"[35]"},"properties":{"noteIndex":0},"schema":"https://github.com/citation-style-language/schema/raw/master/csl-citation.json"}</w:instrText>
        </w:r>
        <w:r w:rsidRPr="00A72313" w:rsidDel="000A6958">
          <w:rPr>
            <w:rFonts w:cstheme="minorBidi"/>
            <w:szCs w:val="25"/>
            <w:highlight w:val="yellow"/>
            <w:lang w:bidi="th-TH"/>
            <w:rPrChange w:id="266" w:author="Petnathean Julled" w:date="2022-01-23T17:52:00Z">
              <w:rPr>
                <w:rFonts w:cstheme="minorBidi"/>
                <w:szCs w:val="25"/>
                <w:lang w:bidi="th-TH"/>
              </w:rPr>
            </w:rPrChange>
          </w:rPr>
          <w:fldChar w:fldCharType="separate"/>
        </w:r>
        <w:r w:rsidR="007B338D" w:rsidRPr="00A72313" w:rsidDel="000A6958">
          <w:rPr>
            <w:rFonts w:cstheme="minorBidi"/>
            <w:noProof/>
            <w:szCs w:val="25"/>
            <w:highlight w:val="yellow"/>
            <w:lang w:val="en-US" w:bidi="th-TH"/>
            <w:rPrChange w:id="267" w:author="Petnathean Julled" w:date="2022-01-23T17:52:00Z">
              <w:rPr>
                <w:rFonts w:cstheme="minorBidi"/>
                <w:noProof/>
                <w:szCs w:val="25"/>
                <w:lang w:val="en-US" w:bidi="th-TH"/>
              </w:rPr>
            </w:rPrChange>
          </w:rPr>
          <w:t>[35]</w:t>
        </w:r>
        <w:r w:rsidRPr="00A72313" w:rsidDel="000A6958">
          <w:rPr>
            <w:rFonts w:cstheme="minorBidi"/>
            <w:szCs w:val="25"/>
            <w:highlight w:val="yellow"/>
            <w:lang w:bidi="th-TH"/>
            <w:rPrChange w:id="268" w:author="Petnathean Julled" w:date="2022-01-23T17:52:00Z">
              <w:rPr>
                <w:rFonts w:cstheme="minorBidi"/>
                <w:szCs w:val="25"/>
                <w:lang w:bidi="th-TH"/>
              </w:rPr>
            </w:rPrChange>
          </w:rPr>
          <w:fldChar w:fldCharType="end"/>
        </w:r>
        <w:r w:rsidRPr="00A72313" w:rsidDel="000A6958">
          <w:rPr>
            <w:rFonts w:cstheme="minorBidi"/>
            <w:szCs w:val="25"/>
            <w:highlight w:val="yellow"/>
            <w:lang w:val="en-US" w:bidi="th-TH"/>
            <w:rPrChange w:id="269" w:author="Petnathean Julled" w:date="2022-01-23T17:52:00Z">
              <w:rPr>
                <w:rFonts w:cstheme="minorBidi"/>
                <w:szCs w:val="25"/>
                <w:lang w:val="en-US" w:bidi="th-TH"/>
              </w:rPr>
            </w:rPrChange>
          </w:rPr>
          <w:t xml:space="preserve">. </w:t>
        </w:r>
        <w:commentRangeEnd w:id="248"/>
        <w:r w:rsidR="00216E3B" w:rsidRPr="00A72313" w:rsidDel="000A6958">
          <w:rPr>
            <w:rStyle w:val="CommentReference"/>
            <w:spacing w:val="0"/>
            <w:highlight w:val="yellow"/>
            <w:lang w:val="en-US" w:eastAsia="en-US"/>
            <w:rPrChange w:id="270" w:author="Petnathean Julled" w:date="2022-01-23T17:52:00Z">
              <w:rPr>
                <w:rStyle w:val="CommentReference"/>
                <w:spacing w:val="0"/>
                <w:lang w:val="en-US" w:eastAsia="en-US"/>
              </w:rPr>
            </w:rPrChange>
          </w:rPr>
          <w:commentReference w:id="248"/>
        </w:r>
      </w:moveFrom>
    </w:p>
    <w:moveFromRangeEnd w:id="247"/>
    <w:p w14:paraId="6DA0B746" w14:textId="189C8E38" w:rsidR="001D7060" w:rsidRDefault="00F15211">
      <w:pPr>
        <w:pStyle w:val="BodyText"/>
        <w:spacing w:after="0"/>
        <w:jc w:val="thaiDistribute"/>
        <w:rPr>
          <w:ins w:id="271" w:author="Petnathean Julled" w:date="2022-01-22T11:46:00Z"/>
          <w:rFonts w:cstheme="minorBidi"/>
          <w:szCs w:val="25"/>
          <w:lang w:val="en-US" w:bidi="th-TH"/>
        </w:rPr>
        <w:pPrChange w:id="272" w:author="Petnathean Julled" w:date="2022-01-22T11:46:00Z">
          <w:pPr>
            <w:pStyle w:val="BodyText"/>
            <w:jc w:val="thaiDistribute"/>
          </w:pPr>
        </w:pPrChange>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r w:rsidR="00E72E9B">
        <w:rPr>
          <w:rFonts w:cstheme="minorBidi"/>
          <w:szCs w:val="25"/>
          <w:lang w:val="en-US" w:bidi="th-TH"/>
        </w:rPr>
        <w:t xml:space="preserve">was </w:t>
      </w:r>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w:t>
      </w:r>
      <w:ins w:id="273" w:author="Pattanasak Mongkolwat" w:date="2021-12-05T12:22:00Z">
        <w:r w:rsidR="002506BA">
          <w:rPr>
            <w:rFonts w:cstheme="minorBidi"/>
            <w:szCs w:val="25"/>
            <w:lang w:val="en-US" w:bidi="th-TH"/>
          </w:rPr>
          <w:t>s</w:t>
        </w:r>
      </w:ins>
      <w:r w:rsidR="002B0990">
        <w:rPr>
          <w:rFonts w:cstheme="minorBidi"/>
          <w:szCs w:val="25"/>
          <w:lang w:val="en-US" w:bidi="th-TH"/>
        </w:rPr>
        <w:t xml:space="preserve">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w:t>
      </w:r>
      <w:r w:rsidR="00E72E9B">
        <w:rPr>
          <w:rFonts w:cstheme="minorBidi"/>
          <w:szCs w:val="25"/>
          <w:lang w:val="en-US" w:bidi="th-TH"/>
        </w:rPr>
        <w:t>ed</w:t>
      </w:r>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227158">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[36]","plainTextFormattedCitation":"[36]","previouslyFormattedCitation":"[36]"},"properties":{"noteIndex":0},"schema":"https://github.com/citation-style-language/schema/raw/master/csl-citation.json"}</w:instrText>
      </w:r>
      <w:r w:rsidR="005718D8">
        <w:rPr>
          <w:rFonts w:cstheme="minorBidi"/>
          <w:szCs w:val="25"/>
          <w:lang w:val="en-US" w:bidi="th-TH"/>
        </w:rPr>
        <w:fldChar w:fldCharType="separate"/>
      </w:r>
      <w:r w:rsidR="007B338D" w:rsidRPr="007B338D">
        <w:rPr>
          <w:rFonts w:cstheme="minorBidi"/>
          <w:noProof/>
          <w:szCs w:val="25"/>
          <w:lang w:val="en-US" w:bidi="th-TH"/>
        </w:rPr>
        <w:t>[36]</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w:t>
      </w:r>
      <w:ins w:id="274" w:author="Petnathean Julled" w:date="2022-01-22T09:45:00Z">
        <w:r w:rsidR="000008C7" w:rsidRPr="000008C7">
          <w:rPr>
            <w:rFonts w:cstheme="minorBidi"/>
            <w:szCs w:val="25"/>
            <w:lang w:val="en-US" w:bidi="th-TH"/>
          </w:rPr>
          <w:t>Some consensuses, like Proof of Work (</w:t>
        </w:r>
        <w:proofErr w:type="spellStart"/>
        <w:r w:rsidR="000008C7" w:rsidRPr="000008C7">
          <w:rPr>
            <w:rFonts w:cstheme="minorBidi"/>
            <w:szCs w:val="25"/>
            <w:lang w:val="en-US" w:bidi="th-TH"/>
          </w:rPr>
          <w:t>PoW</w:t>
        </w:r>
        <w:proofErr w:type="spellEnd"/>
        <w:r w:rsidR="000008C7" w:rsidRPr="000008C7">
          <w:rPr>
            <w:rFonts w:cstheme="minorBidi"/>
            <w:szCs w:val="25"/>
            <w:lang w:val="en-US" w:bidi="th-TH"/>
          </w:rPr>
          <w:t xml:space="preserve">), require participant nodes (called "miners") who want to verify a block to compete to solve mathematical puzzles. The winner will be able to verify the block and get a reward based on each network policy. The puzzle requires each node to generate a number (called a "nonce" number), which when hashed with the block data, gives a hash number that meets the criteria specified by the network. Each node needs to randomly generate a number until the right number is found. That means none of the nodes can know when they will find the right number and which </w:t>
        </w:r>
      </w:ins>
      <w:ins w:id="275" w:author="Petnathean Julled" w:date="2022-01-22T09:46:00Z">
        <w:r w:rsidR="000008C7" w:rsidRPr="000008C7">
          <w:rPr>
            <w:rFonts w:cstheme="minorBidi"/>
            <w:szCs w:val="25"/>
            <w:lang w:val="en-US" w:bidi="th-TH"/>
          </w:rPr>
          <w:t>block,</w:t>
        </w:r>
      </w:ins>
      <w:ins w:id="276" w:author="Petnathean Julled" w:date="2022-01-22T09:45:00Z">
        <w:r w:rsidR="000008C7" w:rsidRPr="000008C7">
          <w:rPr>
            <w:rFonts w:cstheme="minorBidi"/>
            <w:szCs w:val="25"/>
            <w:lang w:val="en-US" w:bidi="th-TH"/>
          </w:rPr>
          <w:t xml:space="preserve"> they will have the right to verify, given the sense of randomness in the block verification process. This makes it nearly impossible for a miner node to be able to get their hands on their preferred block and attempt suspicious activity during the verification process</w:t>
        </w:r>
      </w:ins>
      <w:ins w:id="277" w:author="Petnathean Julled" w:date="2022-01-22T09:46:00Z">
        <w:r w:rsidR="000008C7">
          <w:rPr>
            <w:rFonts w:cstheme="minorBidi"/>
            <w:szCs w:val="25"/>
            <w:lang w:val="en-US" w:bidi="th-TH"/>
          </w:rPr>
          <w:t xml:space="preserve"> </w:t>
        </w:r>
      </w:ins>
      <w:del w:id="278" w:author="Petnathean Julled" w:date="2022-01-22T09:45:00Z">
        <w:r w:rsidR="00D17419" w:rsidDel="000008C7">
          <w:rPr>
            <w:rFonts w:cstheme="minorBidi"/>
            <w:szCs w:val="25"/>
            <w:lang w:val="en-US" w:bidi="th-TH"/>
          </w:rPr>
          <w:delText xml:space="preserve">Some </w:delText>
        </w:r>
        <w:r w:rsidR="00192A3F" w:rsidDel="000008C7">
          <w:rPr>
            <w:rFonts w:cstheme="minorBidi"/>
            <w:szCs w:val="25"/>
            <w:lang w:val="en-US" w:bidi="th-TH"/>
          </w:rPr>
          <w:delText>consensuses</w:delText>
        </w:r>
        <w:r w:rsidR="003218D8" w:rsidDel="000008C7">
          <w:rPr>
            <w:rFonts w:cstheme="minorBidi"/>
            <w:szCs w:val="25"/>
            <w:lang w:val="en-US" w:bidi="th-TH"/>
          </w:rPr>
          <w:delText>,</w:delText>
        </w:r>
        <w:r w:rsidR="00D17419" w:rsidDel="000008C7">
          <w:rPr>
            <w:rFonts w:cstheme="minorBidi"/>
            <w:szCs w:val="25"/>
            <w:lang w:val="en-US" w:bidi="th-TH"/>
          </w:rPr>
          <w:delText xml:space="preserve"> like Proof of Work</w:delText>
        </w:r>
        <w:r w:rsidR="00E9142E" w:rsidDel="000008C7">
          <w:rPr>
            <w:rFonts w:cstheme="minorBidi"/>
            <w:szCs w:val="25"/>
            <w:lang w:val="en-US" w:bidi="th-TH"/>
          </w:rPr>
          <w:delText xml:space="preserve"> (PoW)</w:delText>
        </w:r>
        <w:r w:rsidR="00D17419" w:rsidDel="000008C7">
          <w:rPr>
            <w:rFonts w:cstheme="minorBidi"/>
            <w:szCs w:val="25"/>
            <w:lang w:val="en-US" w:bidi="th-TH"/>
          </w:rPr>
          <w:delText>, require participant nodes</w:delText>
        </w:r>
        <w:r w:rsidR="000F6C48" w:rsidDel="000008C7">
          <w:rPr>
            <w:rFonts w:cstheme="minorBidi"/>
            <w:szCs w:val="25"/>
            <w:lang w:val="en-US" w:bidi="th-TH"/>
          </w:rPr>
          <w:delText xml:space="preserve"> (called </w:delText>
        </w:r>
        <w:r w:rsidR="00A37B19" w:rsidDel="000008C7">
          <w:rPr>
            <w:rFonts w:cstheme="minorBidi"/>
            <w:szCs w:val="25"/>
            <w:lang w:val="en-US" w:bidi="th-TH"/>
          </w:rPr>
          <w:delText>“</w:delText>
        </w:r>
        <w:r w:rsidR="000F6C48" w:rsidDel="000008C7">
          <w:rPr>
            <w:rFonts w:cstheme="minorBidi"/>
            <w:szCs w:val="25"/>
            <w:lang w:val="en-US" w:bidi="th-TH"/>
          </w:rPr>
          <w:delText>miner</w:delText>
        </w:r>
        <w:r w:rsidR="00A37B19" w:rsidDel="000008C7">
          <w:rPr>
            <w:rFonts w:cstheme="minorBidi"/>
            <w:szCs w:val="25"/>
            <w:lang w:val="en-US" w:bidi="th-TH"/>
          </w:rPr>
          <w:delText>”</w:delText>
        </w:r>
        <w:r w:rsidR="000F6C48" w:rsidDel="000008C7">
          <w:rPr>
            <w:rFonts w:cstheme="minorBidi"/>
            <w:szCs w:val="25"/>
            <w:lang w:val="en-US" w:bidi="th-TH"/>
          </w:rPr>
          <w:delText>)</w:delText>
        </w:r>
        <w:r w:rsidR="00D17419" w:rsidDel="000008C7">
          <w:rPr>
            <w:rFonts w:cstheme="minorBidi"/>
            <w:szCs w:val="25"/>
            <w:lang w:val="en-US" w:bidi="th-TH"/>
          </w:rPr>
          <w:delText xml:space="preserve"> who want</w:delText>
        </w:r>
        <w:r w:rsidR="005447AD" w:rsidDel="000008C7">
          <w:rPr>
            <w:rFonts w:cstheme="minorBidi"/>
            <w:szCs w:val="25"/>
            <w:lang w:val="en-US" w:bidi="th-TH"/>
          </w:rPr>
          <w:delText>s</w:delText>
        </w:r>
        <w:r w:rsidR="00D17419" w:rsidDel="000008C7">
          <w:rPr>
            <w:rFonts w:cstheme="minorBidi"/>
            <w:szCs w:val="25"/>
            <w:lang w:val="en-US" w:bidi="th-TH"/>
          </w:rPr>
          <w:delText xml:space="preserve"> to verify a Block to </w:delText>
        </w:r>
        <w:r w:rsidR="0097683C" w:rsidDel="000008C7">
          <w:rPr>
            <w:rFonts w:cstheme="minorBidi"/>
            <w:szCs w:val="25"/>
            <w:lang w:val="en-US" w:bidi="th-TH"/>
          </w:rPr>
          <w:delText>compete</w:delText>
        </w:r>
        <w:r w:rsidR="00D17419" w:rsidDel="000008C7">
          <w:rPr>
            <w:rFonts w:cstheme="minorBidi"/>
            <w:szCs w:val="25"/>
            <w:lang w:val="en-US" w:bidi="th-TH"/>
          </w:rPr>
          <w:delText xml:space="preserve"> to solve mathematic puzzle. The winner will be able to verify </w:delText>
        </w:r>
        <w:r w:rsidR="005447AD" w:rsidDel="000008C7">
          <w:rPr>
            <w:rFonts w:cstheme="minorBidi"/>
            <w:szCs w:val="25"/>
            <w:lang w:val="en-US" w:bidi="th-TH"/>
          </w:rPr>
          <w:delText xml:space="preserve">the </w:delText>
        </w:r>
        <w:r w:rsidR="00D17419" w:rsidDel="000008C7">
          <w:rPr>
            <w:rFonts w:cstheme="minorBidi"/>
            <w:szCs w:val="25"/>
            <w:lang w:val="en-US" w:bidi="th-TH"/>
          </w:rPr>
          <w:delText>Block and get reward based on each network</w:delText>
        </w:r>
        <w:r w:rsidR="00F9746E" w:rsidDel="000008C7">
          <w:rPr>
            <w:rFonts w:cstheme="minorBidi"/>
            <w:szCs w:val="25"/>
            <w:lang w:val="en-US" w:bidi="th-TH"/>
          </w:rPr>
          <w:delText xml:space="preserve"> policy</w:delText>
        </w:r>
        <w:commentRangeStart w:id="279"/>
        <w:r w:rsidR="00D17419" w:rsidDel="000008C7">
          <w:rPr>
            <w:rFonts w:cstheme="minorBidi"/>
            <w:szCs w:val="25"/>
            <w:lang w:val="en-US" w:bidi="th-TH"/>
          </w:rPr>
          <w:delText>.</w:delText>
        </w:r>
        <w:r w:rsidR="0097683C" w:rsidDel="000008C7">
          <w:rPr>
            <w:rFonts w:cstheme="minorBidi"/>
            <w:szCs w:val="25"/>
            <w:lang w:val="en-US" w:bidi="th-TH"/>
          </w:rPr>
          <w:delText xml:space="preserve"> As the puzzle require</w:delText>
        </w:r>
        <w:r w:rsidR="005447AD" w:rsidDel="000008C7">
          <w:rPr>
            <w:rFonts w:cstheme="minorBidi"/>
            <w:szCs w:val="25"/>
            <w:lang w:val="en-US" w:bidi="th-TH"/>
          </w:rPr>
          <w:delText>s</w:delText>
        </w:r>
        <w:r w:rsidR="0097683C" w:rsidDel="000008C7">
          <w:rPr>
            <w:rFonts w:cstheme="minorBidi"/>
            <w:szCs w:val="25"/>
            <w:lang w:val="en-US" w:bidi="th-TH"/>
          </w:rPr>
          <w:delText xml:space="preserve"> each node to spend huge amount of computational resource, give</w:delText>
        </w:r>
        <w:r w:rsidR="005447AD" w:rsidDel="000008C7">
          <w:rPr>
            <w:rFonts w:cstheme="minorBidi"/>
            <w:szCs w:val="25"/>
            <w:lang w:val="en-US" w:bidi="th-TH"/>
          </w:rPr>
          <w:delText>n</w:delText>
        </w:r>
        <w:r w:rsidR="0097683C" w:rsidDel="000008C7">
          <w:rPr>
            <w:rFonts w:cstheme="minorBidi"/>
            <w:szCs w:val="25"/>
            <w:lang w:val="en-US" w:bidi="th-TH"/>
          </w:rPr>
          <w:delText xml:space="preserve"> randomness which make it nearly impossible for miner node to</w:delText>
        </w:r>
        <w:r w:rsidR="00D929AA" w:rsidDel="000008C7">
          <w:rPr>
            <w:rFonts w:cstheme="minorBidi"/>
            <w:szCs w:val="25"/>
            <w:lang w:val="en-US" w:bidi="th-TH"/>
          </w:rPr>
          <w:delText xml:space="preserve"> be able to get a hand on</w:delText>
        </w:r>
        <w:r w:rsidR="0097683C" w:rsidDel="000008C7">
          <w:rPr>
            <w:rFonts w:cstheme="minorBidi"/>
            <w:szCs w:val="25"/>
            <w:lang w:val="en-US" w:bidi="th-TH"/>
          </w:rPr>
          <w:delText xml:space="preserve"> prefer Block</w:delText>
        </w:r>
        <w:r w:rsidR="00D929AA" w:rsidDel="000008C7">
          <w:rPr>
            <w:rFonts w:cstheme="minorBidi"/>
            <w:szCs w:val="25"/>
            <w:lang w:val="en-US" w:bidi="th-TH"/>
          </w:rPr>
          <w:delText xml:space="preserve"> and attempt suspicious activity during verification process</w:delText>
        </w:r>
        <w:r w:rsidR="0051379D" w:rsidDel="000008C7">
          <w:rPr>
            <w:rFonts w:cstheme="minorBidi"/>
            <w:szCs w:val="25"/>
            <w:lang w:val="en-US" w:bidi="th-TH"/>
          </w:rPr>
          <w:delText xml:space="preserve"> </w:delText>
        </w:r>
      </w:del>
      <w:r w:rsidR="0051379D">
        <w:rPr>
          <w:rFonts w:cstheme="minorBidi"/>
          <w:szCs w:val="25"/>
          <w:lang w:val="en-US" w:bidi="th-TH"/>
        </w:rPr>
        <w:fldChar w:fldCharType="begin" w:fldLock="1"/>
      </w:r>
      <w:r w:rsidR="00227158">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[37]","plainTextFormattedCitation":"[37]","previouslyFormattedCitation":"[37]"},"properties":{"noteIndex":0},"schema":"https://github.com/citation-style-language/schema/raw/master/csl-citation.json"}</w:instrText>
      </w:r>
      <w:r w:rsidR="0051379D">
        <w:rPr>
          <w:rFonts w:cstheme="minorBidi"/>
          <w:szCs w:val="25"/>
          <w:lang w:val="en-US" w:bidi="th-TH"/>
        </w:rPr>
        <w:fldChar w:fldCharType="separate"/>
      </w:r>
      <w:r w:rsidR="007B338D" w:rsidRPr="007B338D">
        <w:rPr>
          <w:rFonts w:cstheme="minorBidi"/>
          <w:noProof/>
          <w:szCs w:val="25"/>
          <w:lang w:val="en-US" w:bidi="th-TH"/>
        </w:rPr>
        <w:t>[37]</w:t>
      </w:r>
      <w:r w:rsidR="0051379D">
        <w:rPr>
          <w:rFonts w:cstheme="minorBidi"/>
          <w:szCs w:val="25"/>
          <w:lang w:val="en-US" w:bidi="th-TH"/>
        </w:rPr>
        <w:fldChar w:fldCharType="end"/>
      </w:r>
      <w:commentRangeEnd w:id="279"/>
      <w:r w:rsidR="00E72E9B">
        <w:rPr>
          <w:rStyle w:val="CommentReference"/>
          <w:spacing w:val="0"/>
          <w:lang w:val="en-US" w:eastAsia="en-US"/>
        </w:rPr>
        <w:commentReference w:id="279"/>
      </w:r>
      <w:r w:rsidR="0097683C">
        <w:rPr>
          <w:rFonts w:cstheme="minorBidi"/>
          <w:szCs w:val="25"/>
          <w:lang w:val="en-US" w:bidi="th-TH"/>
        </w:rPr>
        <w:t>.</w:t>
      </w:r>
      <w:r w:rsidR="00022876">
        <w:rPr>
          <w:rFonts w:cstheme="minorBidi"/>
          <w:szCs w:val="25"/>
          <w:lang w:val="en-US" w:bidi="th-TH"/>
        </w:rPr>
        <w:t xml:space="preserve"> </w:t>
      </w:r>
      <w:ins w:id="280" w:author="Petnathean Julled" w:date="2022-01-22T11:14:00Z">
        <w:r w:rsidR="00544828" w:rsidRPr="00544828">
          <w:rPr>
            <w:rFonts w:cstheme="minorBidi"/>
            <w:szCs w:val="25"/>
            <w:lang w:val="en-US" w:bidi="th-TH"/>
          </w:rPr>
          <w:t>On the other hand, some consensus mechanisms, like the Byzantine False Tolerance (BFT)-based group, were invented to allow blockchain networks with limited computational resources to select trustable validators.</w:t>
        </w:r>
      </w:ins>
      <w:del w:id="281" w:author="Petnathean Julled" w:date="2022-01-22T11:14:00Z">
        <w:r w:rsidR="0097683C" w:rsidDel="00544828">
          <w:rPr>
            <w:rFonts w:cstheme="minorBidi"/>
            <w:szCs w:val="25"/>
            <w:lang w:val="en-US" w:bidi="th-TH"/>
          </w:rPr>
          <w:delText>On the other hand, some consensus mechanism</w:delText>
        </w:r>
        <w:r w:rsidR="006F673A" w:rsidDel="00544828">
          <w:rPr>
            <w:rFonts w:cstheme="minorBidi"/>
            <w:szCs w:val="25"/>
            <w:lang w:val="en-US" w:bidi="th-TH"/>
          </w:rPr>
          <w:delText>s</w:delText>
        </w:r>
        <w:r w:rsidR="0097683C" w:rsidDel="00544828">
          <w:rPr>
            <w:rFonts w:cstheme="minorBidi"/>
            <w:szCs w:val="25"/>
            <w:lang w:val="en-US" w:bidi="th-TH"/>
          </w:rPr>
          <w:delText xml:space="preserve"> like </w:delText>
        </w:r>
      </w:del>
      <w:del w:id="282" w:author="Petnathean Julled" w:date="2022-01-22T11:12:00Z">
        <w:r w:rsidR="0097683C" w:rsidDel="00544828">
          <w:rPr>
            <w:rFonts w:cstheme="minorBidi"/>
            <w:szCs w:val="25"/>
            <w:lang w:val="en-US" w:bidi="th-TH"/>
          </w:rPr>
          <w:delText>Practical-</w:delText>
        </w:r>
      </w:del>
      <w:del w:id="283" w:author="Petnathean Julled" w:date="2022-01-22T11:14:00Z">
        <w:r w:rsidR="0097683C" w:rsidDel="00544828">
          <w:rPr>
            <w:rFonts w:cstheme="minorBidi"/>
            <w:szCs w:val="25"/>
            <w:lang w:val="en-US" w:bidi="th-TH"/>
          </w:rPr>
          <w:delText>Byzantine False Tolerance</w:delText>
        </w:r>
        <w:r w:rsidR="00E9142E" w:rsidDel="00544828">
          <w:rPr>
            <w:rFonts w:cstheme="minorBidi"/>
            <w:szCs w:val="25"/>
            <w:lang w:val="en-US" w:bidi="th-TH"/>
          </w:rPr>
          <w:delText xml:space="preserve"> (PBFT)</w:delText>
        </w:r>
        <w:r w:rsidR="0097683C" w:rsidDel="00544828">
          <w:rPr>
            <w:rFonts w:cstheme="minorBidi"/>
            <w:szCs w:val="25"/>
            <w:lang w:val="en-US" w:bidi="th-TH"/>
          </w:rPr>
          <w:delText xml:space="preserve">, invented to allow Blockchain network with limited computational resource to select trustable </w:delText>
        </w:r>
        <w:commentRangeStart w:id="284"/>
        <w:commentRangeStart w:id="285"/>
        <w:r w:rsidR="0097683C" w:rsidDel="00544828">
          <w:rPr>
            <w:rFonts w:cstheme="minorBidi"/>
            <w:szCs w:val="25"/>
            <w:lang w:val="en-US" w:bidi="th-TH"/>
          </w:rPr>
          <w:delText>validator</w:delText>
        </w:r>
        <w:commentRangeEnd w:id="284"/>
        <w:r w:rsidR="00BB48C1" w:rsidDel="00544828">
          <w:rPr>
            <w:rStyle w:val="CommentReference"/>
            <w:spacing w:val="0"/>
            <w:lang w:val="en-US" w:eastAsia="en-US"/>
          </w:rPr>
          <w:commentReference w:id="284"/>
        </w:r>
        <w:commentRangeEnd w:id="285"/>
        <w:r w:rsidR="00664B6D" w:rsidDel="00544828">
          <w:rPr>
            <w:rStyle w:val="CommentReference"/>
            <w:spacing w:val="0"/>
            <w:lang w:val="en-US" w:eastAsia="en-US"/>
          </w:rPr>
          <w:commentReference w:id="285"/>
        </w:r>
      </w:del>
      <w:ins w:id="286" w:author="Pattanasak Mongkolwat" w:date="2021-12-05T12:25:00Z">
        <w:del w:id="287" w:author="Petnathean Julled" w:date="2022-01-22T11:14:00Z">
          <w:r w:rsidR="00DE161B" w:rsidDel="00544828">
            <w:rPr>
              <w:rFonts w:cstheme="minorBidi"/>
              <w:szCs w:val="25"/>
              <w:lang w:val="en-US" w:bidi="th-TH"/>
            </w:rPr>
            <w:delText>(s)</w:delText>
          </w:r>
        </w:del>
      </w:ins>
      <w:del w:id="288" w:author="Petnathean Julled" w:date="2022-01-22T11:14:00Z">
        <w:r w:rsidR="0097683C" w:rsidDel="00544828">
          <w:rPr>
            <w:rFonts w:cstheme="minorBidi"/>
            <w:szCs w:val="25"/>
            <w:lang w:val="en-US" w:bidi="th-TH"/>
          </w:rPr>
          <w:delText>.</w:delText>
        </w:r>
      </w:del>
      <w:r w:rsidR="0097683C">
        <w:rPr>
          <w:rFonts w:cstheme="minorBidi"/>
          <w:szCs w:val="25"/>
          <w:lang w:val="en-US" w:bidi="th-TH"/>
        </w:rPr>
        <w:t xml:space="preserve"> </w:t>
      </w:r>
      <w:ins w:id="289" w:author="Petnathean Julled" w:date="2022-01-22T11:15:00Z">
        <w:r w:rsidR="008D196E" w:rsidRPr="008D196E">
          <w:rPr>
            <w:rFonts w:cstheme="minorBidi"/>
            <w:szCs w:val="25"/>
            <w:lang w:val="en-US" w:bidi="th-TH"/>
          </w:rPr>
          <w:t>This kind of consensus relies on a voting mechanism that sacrifices the ability to welcome anonymous nodes for the lesser computational resources required for maintaining the blockchain and an increased efficiency in the verification process. That means it relies on the environment that most of the nodes are not corrupted</w:t>
        </w:r>
      </w:ins>
      <w:del w:id="290" w:author="Petnathean Julled" w:date="2022-01-22T11:15:00Z">
        <w:r w:rsidR="00B54FBF" w:rsidDel="008D196E">
          <w:rPr>
            <w:rFonts w:cstheme="minorBidi"/>
            <w:szCs w:val="25"/>
            <w:lang w:val="en-US" w:bidi="th-TH"/>
          </w:rPr>
          <w:delText>T</w:delText>
        </w:r>
        <w:r w:rsidR="0097683C" w:rsidDel="008D196E">
          <w:rPr>
            <w:rFonts w:cstheme="minorBidi"/>
            <w:szCs w:val="25"/>
            <w:lang w:val="en-US" w:bidi="th-TH"/>
          </w:rPr>
          <w:delText>his kind of consensus use</w:delText>
        </w:r>
        <w:r w:rsidR="00807F26" w:rsidDel="008D196E">
          <w:rPr>
            <w:rFonts w:cstheme="minorBidi"/>
            <w:szCs w:val="25"/>
            <w:lang w:val="en-US" w:bidi="th-TH"/>
          </w:rPr>
          <w:delText>s</w:delText>
        </w:r>
        <w:r w:rsidR="0097683C" w:rsidDel="008D196E">
          <w:rPr>
            <w:rFonts w:cstheme="minorBidi"/>
            <w:szCs w:val="25"/>
            <w:lang w:val="en-US" w:bidi="th-TH"/>
          </w:rPr>
          <w:delText xml:space="preserve"> voting mechanism which sacrifice</w:delText>
        </w:r>
        <w:r w:rsidR="009F79FE" w:rsidDel="008D196E">
          <w:rPr>
            <w:rFonts w:cstheme="minorBidi"/>
            <w:szCs w:val="25"/>
            <w:lang w:val="en-US" w:bidi="th-TH"/>
          </w:rPr>
          <w:delText>s</w:delText>
        </w:r>
        <w:r w:rsidR="00946365" w:rsidDel="008D196E">
          <w:rPr>
            <w:rFonts w:cstheme="minorBidi"/>
            <w:szCs w:val="25"/>
            <w:lang w:val="en-US" w:bidi="th-TH"/>
          </w:rPr>
          <w:delText xml:space="preserve"> ability to welcome anonymous node</w:delText>
        </w:r>
        <w:r w:rsidR="00B54FBF" w:rsidDel="008D196E">
          <w:rPr>
            <w:rFonts w:cstheme="minorBidi"/>
            <w:szCs w:val="25"/>
            <w:lang w:val="en-US" w:bidi="th-TH"/>
          </w:rPr>
          <w:delText xml:space="preserve"> for lesser computational resources required for maintaining Blockchain and increased in efficiency of verification process,</w:delText>
        </w:r>
        <w:r w:rsidR="00946365" w:rsidDel="008D196E">
          <w:rPr>
            <w:rFonts w:cstheme="minorBidi"/>
            <w:szCs w:val="25"/>
            <w:lang w:val="en-US" w:bidi="th-TH"/>
          </w:rPr>
          <w:delText xml:space="preserve"> </w:delText>
        </w:r>
        <w:r w:rsidR="00B54FBF" w:rsidDel="008D196E">
          <w:rPr>
            <w:rFonts w:cstheme="minorBidi"/>
            <w:szCs w:val="25"/>
            <w:lang w:val="en-US" w:bidi="th-TH"/>
          </w:rPr>
          <w:delText>that mean</w:delText>
        </w:r>
        <w:r w:rsidR="006F673A" w:rsidDel="008D196E">
          <w:rPr>
            <w:rFonts w:cstheme="minorBidi"/>
            <w:szCs w:val="25"/>
            <w:lang w:val="en-US" w:bidi="th-TH"/>
          </w:rPr>
          <w:delText>s</w:delText>
        </w:r>
        <w:r w:rsidR="00B54FBF" w:rsidDel="008D196E">
          <w:rPr>
            <w:rFonts w:cstheme="minorBidi"/>
            <w:szCs w:val="25"/>
            <w:lang w:val="en-US" w:bidi="th-TH"/>
          </w:rPr>
          <w:delText xml:space="preserve"> it</w:delText>
        </w:r>
        <w:r w:rsidR="00946365" w:rsidDel="008D196E">
          <w:rPr>
            <w:rFonts w:cstheme="minorBidi"/>
            <w:szCs w:val="25"/>
            <w:lang w:val="en-US" w:bidi="th-TH"/>
          </w:rPr>
          <w:delText xml:space="preserve"> rely on the en</w:delText>
        </w:r>
        <w:r w:rsidR="0005100A" w:rsidDel="008D196E">
          <w:rPr>
            <w:rFonts w:cstheme="minorBidi"/>
            <w:szCs w:val="25"/>
            <w:lang w:val="en-US" w:bidi="th-TH"/>
          </w:rPr>
          <w:delText>v</w:delText>
        </w:r>
        <w:r w:rsidR="00946365" w:rsidDel="008D196E">
          <w:rPr>
            <w:rFonts w:cstheme="minorBidi"/>
            <w:szCs w:val="25"/>
            <w:lang w:val="en-US" w:bidi="th-TH"/>
          </w:rPr>
          <w:delText>ironment that most of the nodes are not corrupted</w:delText>
        </w:r>
      </w:del>
      <w:r w:rsidR="007F1A70">
        <w:rPr>
          <w:rFonts w:cstheme="minorBidi"/>
          <w:szCs w:val="25"/>
          <w:lang w:val="en-US" w:bidi="th-TH"/>
        </w:rPr>
        <w:t xml:space="preserve"> </w:t>
      </w:r>
      <w:r w:rsidR="007F1A70">
        <w:rPr>
          <w:rFonts w:cstheme="minorBidi"/>
          <w:szCs w:val="25"/>
          <w:lang w:val="en-US" w:bidi="th-TH"/>
        </w:rPr>
        <w:fldChar w:fldCharType="begin" w:fldLock="1"/>
      </w:r>
      <w:r w:rsidR="00227158">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[38]","manualFormatting":"[38","plainTextFormattedCitation":"[38]","previouslyFormattedCitation":"[38]"},"properties":{"noteIndex":0},"schema":"https://github.com/citation-style-language/schema/raw/master/csl-citation.json"}</w:instrText>
      </w:r>
      <w:r w:rsidR="007F1A70">
        <w:rPr>
          <w:rFonts w:cstheme="minorBidi"/>
          <w:szCs w:val="25"/>
          <w:lang w:val="en-US" w:bidi="th-TH"/>
        </w:rPr>
        <w:fldChar w:fldCharType="separate"/>
      </w:r>
      <w:r w:rsidR="007B338D" w:rsidRPr="007B338D">
        <w:rPr>
          <w:rFonts w:cstheme="minorBidi"/>
          <w:noProof/>
          <w:szCs w:val="25"/>
          <w:lang w:val="en-US" w:bidi="th-TH"/>
        </w:rPr>
        <w:t>[38</w:t>
      </w:r>
      <w:del w:id="291" w:author="Petnathean Julled" w:date="2022-01-22T11:20:00Z">
        <w:r w:rsidR="007B338D" w:rsidRPr="007B338D" w:rsidDel="00431302">
          <w:rPr>
            <w:rFonts w:cstheme="minorBidi"/>
            <w:noProof/>
            <w:szCs w:val="25"/>
            <w:lang w:val="en-US" w:bidi="th-TH"/>
          </w:rPr>
          <w:delText>]</w:delText>
        </w:r>
      </w:del>
      <w:r w:rsidR="007F1A70">
        <w:rPr>
          <w:rFonts w:cstheme="minorBidi"/>
          <w:szCs w:val="25"/>
          <w:lang w:val="en-US" w:bidi="th-TH"/>
        </w:rPr>
        <w:fldChar w:fldCharType="end"/>
      </w:r>
      <w:ins w:id="292" w:author="Petnathean Julled" w:date="2022-01-22T11:20:00Z">
        <w:r w:rsidR="00431302">
          <w:rPr>
            <w:rFonts w:cstheme="minorBidi"/>
            <w:szCs w:val="25"/>
            <w:lang w:val="en-US" w:bidi="th-TH"/>
          </w:rPr>
          <w:t>-</w:t>
        </w:r>
      </w:ins>
      <w:ins w:id="293" w:author="Petnathean Julled" w:date="2022-01-22T11:19:00Z">
        <w:r w:rsidR="007B338D">
          <w:rPr>
            <w:rFonts w:cstheme="minorBidi"/>
            <w:szCs w:val="25"/>
            <w:lang w:val="en-US" w:bidi="th-TH"/>
          </w:rPr>
          <w:fldChar w:fldCharType="begin" w:fldLock="1"/>
        </w:r>
      </w:ins>
      <w:r w:rsidR="00227158">
        <w:rPr>
          <w:rFonts w:cstheme="minorBidi"/>
          <w:szCs w:val="25"/>
          <w:lang w:val="en-US" w:bidi="th-TH"/>
        </w:rPr>
        <w:instrText>ADDIN CSL_CITATION {"citationItems":[{"id":"ITEM-1","itemData":{"URL":"https://launchpad.settlemint.com/documentation/pbft-and-ibft-consensus","accessed":{"date-parts":[["2022","1","22"]]},"id":"ITEM-1","issued":{"date-parts":[["0"]]},"title":"PBFT and IBFT consensus - SettleMint Launchpad","type":"webpage"},"uris":["http://www.mendeley.com/documents/?uuid=3a87fb0b-1cce-3008-8d1a-fae71aea5c7e"]}],"mendeley":{"formattedCitation":"[39]","manualFormatting":"39]","plainTextFormattedCitation":"[39]","previouslyFormattedCitation":"[39]"},"properties":{"noteIndex":0},"schema":"https://github.com/citation-style-language/schema/raw/master/csl-citation.json"}</w:instrText>
      </w:r>
      <w:r w:rsidR="007B338D">
        <w:rPr>
          <w:rFonts w:cstheme="minorBidi"/>
          <w:szCs w:val="25"/>
          <w:lang w:val="en-US" w:bidi="th-TH"/>
        </w:rPr>
        <w:fldChar w:fldCharType="separate"/>
      </w:r>
      <w:del w:id="294" w:author="Petnathean Julled" w:date="2022-01-22T11:20:00Z">
        <w:r w:rsidR="007B338D" w:rsidRPr="007B338D" w:rsidDel="00431302">
          <w:rPr>
            <w:rFonts w:cstheme="minorBidi"/>
            <w:noProof/>
            <w:szCs w:val="25"/>
            <w:lang w:val="en-US" w:bidi="th-TH"/>
          </w:rPr>
          <w:delText>[</w:delText>
        </w:r>
      </w:del>
      <w:r w:rsidR="007B338D" w:rsidRPr="007B338D">
        <w:rPr>
          <w:rFonts w:cstheme="minorBidi"/>
          <w:noProof/>
          <w:szCs w:val="25"/>
          <w:lang w:val="en-US" w:bidi="th-TH"/>
        </w:rPr>
        <w:t>39]</w:t>
      </w:r>
      <w:ins w:id="295" w:author="Petnathean Julled" w:date="2022-01-22T11:19:00Z">
        <w:r w:rsidR="007B338D">
          <w:rPr>
            <w:rFonts w:cstheme="minorBidi"/>
            <w:szCs w:val="25"/>
            <w:lang w:val="en-US" w:bidi="th-TH"/>
          </w:rPr>
          <w:fldChar w:fldCharType="end"/>
        </w:r>
      </w:ins>
      <w:r w:rsidR="00946365">
        <w:rPr>
          <w:rFonts w:cstheme="minorBidi"/>
          <w:szCs w:val="25"/>
          <w:lang w:val="en-US" w:bidi="th-TH"/>
        </w:rPr>
        <w:t>.</w:t>
      </w:r>
      <w:r w:rsidR="00B64A7A">
        <w:rPr>
          <w:rFonts w:cstheme="minorBidi"/>
          <w:szCs w:val="25"/>
          <w:lang w:val="en-US" w:bidi="th-TH"/>
        </w:rPr>
        <w:t xml:space="preserve"> </w:t>
      </w:r>
      <w:ins w:id="296" w:author="Petnathean Julled" w:date="2022-01-22T11:15:00Z">
        <w:r w:rsidR="008D196E" w:rsidRPr="008D196E">
          <w:rPr>
            <w:rFonts w:cstheme="minorBidi"/>
            <w:szCs w:val="25"/>
            <w:lang w:val="en-US" w:bidi="th-TH"/>
          </w:rPr>
          <w:t>These mechanisms enable transparency in the publication and verification of transactions in the Blockchain. Additionally, the network also needs a compatible permission model for its members to maximize the effectiveness of its consensus mechanism.</w:t>
        </w:r>
      </w:ins>
      <w:del w:id="297" w:author="Petnathean Julled" w:date="2022-01-22T11:15:00Z">
        <w:r w:rsidR="00706B5F" w:rsidDel="008D196E">
          <w:rPr>
            <w:rFonts w:cstheme="minorBidi"/>
            <w:szCs w:val="25"/>
            <w:lang w:val="en-US" w:bidi="th-TH"/>
          </w:rPr>
          <w:delText>Th</w:delText>
        </w:r>
        <w:r w:rsidR="00C27482" w:rsidDel="008D196E">
          <w:rPr>
            <w:rFonts w:cstheme="minorBidi"/>
            <w:szCs w:val="25"/>
            <w:lang w:val="en-US" w:bidi="th-TH"/>
          </w:rPr>
          <w:delText>e</w:delText>
        </w:r>
        <w:r w:rsidR="00706B5F" w:rsidDel="008D196E">
          <w:rPr>
            <w:rFonts w:cstheme="minorBidi"/>
            <w:szCs w:val="25"/>
            <w:lang w:val="en-US" w:bidi="th-TH"/>
          </w:rPr>
          <w:delText>s</w:delText>
        </w:r>
        <w:r w:rsidR="00C27482" w:rsidDel="008D196E">
          <w:rPr>
            <w:rFonts w:cstheme="minorBidi"/>
            <w:szCs w:val="25"/>
            <w:lang w:val="en-US" w:bidi="th-TH"/>
          </w:rPr>
          <w:delText>e</w:delText>
        </w:r>
        <w:r w:rsidR="00CA764A" w:rsidDel="008D196E">
          <w:rPr>
            <w:rFonts w:cstheme="minorBidi"/>
            <w:szCs w:val="25"/>
            <w:lang w:val="en-US" w:bidi="th-TH"/>
          </w:rPr>
          <w:delText xml:space="preserve"> </w:delText>
        </w:r>
        <w:r w:rsidR="00C27482" w:rsidDel="008D196E">
          <w:rPr>
            <w:rFonts w:cstheme="minorBidi"/>
            <w:szCs w:val="25"/>
            <w:lang w:val="en-US" w:bidi="th-TH"/>
          </w:rPr>
          <w:delText xml:space="preserve">mechanisms </w:delText>
        </w:r>
        <w:r w:rsidR="00CA764A" w:rsidDel="008D196E">
          <w:rPr>
            <w:rFonts w:cstheme="minorBidi"/>
            <w:szCs w:val="25"/>
            <w:lang w:val="en-US" w:bidi="th-TH"/>
          </w:rPr>
          <w:delText>enable</w:delText>
        </w:r>
        <w:r w:rsidR="002415F1" w:rsidDel="008D196E">
          <w:rPr>
            <w:rFonts w:cstheme="minorBidi"/>
            <w:szCs w:val="25"/>
            <w:lang w:val="en-US" w:bidi="th-TH"/>
          </w:rPr>
          <w:delText xml:space="preserve"> transparency in publication and verification of transaction in</w:delText>
        </w:r>
        <w:r w:rsidR="00DF0C65" w:rsidDel="008D196E">
          <w:rPr>
            <w:rFonts w:cstheme="minorBidi"/>
            <w:szCs w:val="25"/>
            <w:lang w:val="en-US" w:bidi="th-TH"/>
          </w:rPr>
          <w:delText xml:space="preserve"> </w:delText>
        </w:r>
        <w:r w:rsidR="00902FC5" w:rsidDel="008D196E">
          <w:rPr>
            <w:rFonts w:cstheme="minorBidi"/>
            <w:szCs w:val="25"/>
            <w:lang w:val="en-US" w:bidi="th-TH"/>
          </w:rPr>
          <w:delText>Blockchain</w:delText>
        </w:r>
        <w:r w:rsidR="004E6164" w:rsidDel="008D196E">
          <w:rPr>
            <w:rFonts w:cstheme="minorBidi"/>
            <w:szCs w:val="25"/>
            <w:lang w:val="en-US" w:bidi="th-TH"/>
          </w:rPr>
          <w:delText>.</w:delText>
        </w:r>
        <w:r w:rsidR="00706B5F" w:rsidDel="008D196E">
          <w:rPr>
            <w:rFonts w:cstheme="minorBidi"/>
            <w:szCs w:val="25"/>
            <w:lang w:val="en-US" w:bidi="th-TH"/>
          </w:rPr>
          <w:delText xml:space="preserve"> </w:delText>
        </w:r>
        <w:r w:rsidR="002B7A64" w:rsidDel="008D196E">
          <w:rPr>
            <w:rFonts w:cstheme="minorBidi"/>
            <w:szCs w:val="25"/>
            <w:lang w:val="en-US" w:bidi="th-TH"/>
          </w:rPr>
          <w:delText xml:space="preserve">Additionally, the </w:delText>
        </w:r>
        <w:commentRangeStart w:id="298"/>
        <w:r w:rsidR="002B7A64" w:rsidDel="008D196E">
          <w:rPr>
            <w:rFonts w:cstheme="minorBidi"/>
            <w:szCs w:val="25"/>
            <w:lang w:val="en-US" w:bidi="th-TH"/>
          </w:rPr>
          <w:delText xml:space="preserve">network also needs compatible </w:delText>
        </w:r>
        <w:r w:rsidR="00091E4D" w:rsidDel="008D196E">
          <w:rPr>
            <w:rFonts w:cstheme="minorBidi"/>
            <w:szCs w:val="25"/>
            <w:lang w:val="en-US" w:bidi="th-TH"/>
          </w:rPr>
          <w:delText>permission model</w:delText>
        </w:r>
        <w:r w:rsidR="002B7A64" w:rsidDel="008D196E">
          <w:rPr>
            <w:rFonts w:cstheme="minorBidi"/>
            <w:szCs w:val="25"/>
            <w:lang w:val="en-US" w:bidi="th-TH"/>
          </w:rPr>
          <w:delText xml:space="preserve"> </w:delText>
        </w:r>
        <w:r w:rsidR="00091E4D" w:rsidDel="008D196E">
          <w:rPr>
            <w:rFonts w:cstheme="minorBidi"/>
            <w:szCs w:val="25"/>
            <w:lang w:val="en-US" w:bidi="th-TH"/>
          </w:rPr>
          <w:delText>for</w:delText>
        </w:r>
        <w:r w:rsidR="002B7A64" w:rsidDel="008D196E">
          <w:rPr>
            <w:rFonts w:cstheme="minorBidi"/>
            <w:szCs w:val="25"/>
            <w:lang w:val="en-US" w:bidi="th-TH"/>
          </w:rPr>
          <w:delText xml:space="preserve"> its member</w:delText>
        </w:r>
        <w:r w:rsidR="002E114C" w:rsidDel="008D196E">
          <w:rPr>
            <w:rFonts w:cstheme="minorBidi"/>
            <w:szCs w:val="25"/>
            <w:lang w:val="en-US" w:bidi="th-TH"/>
          </w:rPr>
          <w:delText xml:space="preserve"> to maximize effectiveness of consensus mechanism</w:delText>
        </w:r>
        <w:r w:rsidR="002B7A64" w:rsidDel="008D196E">
          <w:rPr>
            <w:rFonts w:cstheme="minorBidi"/>
            <w:szCs w:val="25"/>
            <w:lang w:val="en-US" w:bidi="th-TH"/>
          </w:rPr>
          <w:delText>.</w:delText>
        </w:r>
      </w:del>
      <w:r w:rsidR="00E633CE">
        <w:rPr>
          <w:rFonts w:cstheme="minorBidi"/>
          <w:szCs w:val="25"/>
          <w:lang w:val="en-US" w:bidi="th-TH"/>
        </w:rPr>
        <w:t xml:space="preserve"> </w:t>
      </w:r>
      <w:commentRangeEnd w:id="298"/>
      <w:r w:rsidR="00E72E9B">
        <w:rPr>
          <w:rStyle w:val="CommentReference"/>
          <w:spacing w:val="0"/>
          <w:lang w:val="en-US" w:eastAsia="en-US"/>
        </w:rPr>
        <w:commentReference w:id="298"/>
      </w:r>
    </w:p>
    <w:p w14:paraId="32422076" w14:textId="311866B1" w:rsidR="000778A3" w:rsidRDefault="000778A3">
      <w:pPr>
        <w:pStyle w:val="BodyText"/>
        <w:jc w:val="thaiDistribute"/>
        <w:rPr>
          <w:rFonts w:cstheme="minorBidi"/>
          <w:szCs w:val="25"/>
          <w:lang w:val="en-US" w:bidi="th-TH"/>
        </w:rPr>
      </w:pPr>
      <w:ins w:id="299" w:author="Petnathean Julled" w:date="2022-01-22T11:46:00Z">
        <w:r w:rsidRPr="000778A3">
          <w:rPr>
            <w:rFonts w:cstheme="minorBidi"/>
            <w:szCs w:val="25"/>
            <w:lang w:val="en-US" w:bidi="th-TH"/>
          </w:rPr>
          <w:t>In this work, we will use a BFT-based consensus called "Istanbul Byzantine Fault Tolerance" (IBFT)</w:t>
        </w:r>
      </w:ins>
      <w:ins w:id="300" w:author="Petnathean Julled" w:date="2022-01-22T11:48:00Z">
        <w:r w:rsidR="00227158">
          <w:rPr>
            <w:rFonts w:cstheme="minorBidi"/>
            <w:szCs w:val="25"/>
            <w:lang w:val="en-US" w:bidi="th-TH"/>
          </w:rPr>
          <w:t xml:space="preserve"> </w:t>
        </w:r>
        <w:r w:rsidR="00227158">
          <w:rPr>
            <w:rFonts w:cstheme="minorBidi"/>
            <w:szCs w:val="25"/>
            <w:lang w:val="en-US" w:bidi="th-TH"/>
          </w:rPr>
          <w:fldChar w:fldCharType="begin" w:fldLock="1"/>
        </w:r>
      </w:ins>
      <w:r w:rsidR="00227158">
        <w:rPr>
          <w:rFonts w:cstheme="minorBidi"/>
          <w:szCs w:val="25"/>
          <w:lang w:val="en-US" w:bidi="th-TH"/>
        </w:rPr>
        <w:instrText>ADDIN CSL_CITATION {"citationItems":[{"id":"ITEM-1","itemData":{"URL":"https://media.consensys.net/scaling-consensus-for-enterprise-explaining-the-ibft-algorithm-ba86182ea668","accessed":{"date-parts":[["2022","1","22"]]},"id":"ITEM-1","issued":{"date-parts":[["0"]]},"title":"Scaling Consensus for Enterprise: Explaining the IBFT Algorithm | by PegaSys | ConsenSys Media","type":"webpage"},"uris":["http://www.mendeley.com/documents/?uuid=5b6ae846-54d7-3dc0-b427-59489829fcad"]}],"mendeley":{"formattedCitation":"[40]","plainTextFormattedCitation":"[40]"},"properties":{"noteIndex":0},"schema":"https://github.com/citation-style-language/schema/raw/master/csl-citation.json"}</w:instrText>
      </w:r>
      <w:r w:rsidR="00227158">
        <w:rPr>
          <w:rFonts w:cstheme="minorBidi"/>
          <w:szCs w:val="25"/>
          <w:lang w:val="en-US" w:bidi="th-TH"/>
        </w:rPr>
        <w:fldChar w:fldCharType="separate"/>
      </w:r>
      <w:r w:rsidR="00227158" w:rsidRPr="00227158">
        <w:rPr>
          <w:rFonts w:cstheme="minorBidi"/>
          <w:noProof/>
          <w:szCs w:val="25"/>
          <w:lang w:val="en-US" w:bidi="th-TH"/>
        </w:rPr>
        <w:t>[40]</w:t>
      </w:r>
      <w:ins w:id="301" w:author="Petnathean Julled" w:date="2022-01-22T11:48:00Z">
        <w:r w:rsidR="00227158">
          <w:rPr>
            <w:rFonts w:cstheme="minorBidi"/>
            <w:szCs w:val="25"/>
            <w:lang w:val="en-US" w:bidi="th-TH"/>
          </w:rPr>
          <w:fldChar w:fldCharType="end"/>
        </w:r>
      </w:ins>
      <w:ins w:id="302" w:author="Petnathean Julled" w:date="2022-01-22T11:46:00Z">
        <w:r w:rsidRPr="000778A3">
          <w:rPr>
            <w:rFonts w:cstheme="minorBidi"/>
            <w:szCs w:val="25"/>
            <w:lang w:val="en-US" w:bidi="th-TH"/>
          </w:rPr>
          <w:t xml:space="preserve"> for the XDS Blockchain. As BFT-based consensus was invented for the blockchain environment with limited computational resources, it is the most suitable type of consensus that fits well within healthcare organizations' environments. This type of consensus helps reduce the waste of computational power and minimize the cost that healthcare organizations need to invest in to achieve the XDS Blockchain network. </w:t>
        </w:r>
      </w:ins>
      <w:ins w:id="303" w:author="Petnathean Julled" w:date="2022-01-23T17:43:00Z">
        <w:r w:rsidR="00DC22A6" w:rsidRPr="00DC22A6">
          <w:rPr>
            <w:rFonts w:cstheme="minorBidi"/>
            <w:szCs w:val="25"/>
            <w:lang w:val="en-US" w:bidi="th-TH"/>
          </w:rPr>
          <w:t xml:space="preserve">Simultaneously, the IBFT is a BFT-based consensus that was created to be compatible with the Ethereum Blockchain and is </w:t>
        </w:r>
        <w:r w:rsidR="00DC22A6" w:rsidRPr="00DC22A6">
          <w:rPr>
            <w:rFonts w:cstheme="minorBidi"/>
            <w:szCs w:val="25"/>
            <w:lang w:val="en-US" w:bidi="th-TH"/>
          </w:rPr>
          <w:t>one of the built-in consensus options for Ethereum-forked Quorum, which is the blockchain platform adopted for the implementation of this work.</w:t>
        </w:r>
      </w:ins>
      <w:ins w:id="304" w:author="Petnathean Julled" w:date="2022-01-23T19:38:00Z">
        <w:r w:rsidR="00B034DD">
          <w:rPr>
            <w:rFonts w:cstheme="minorBidi"/>
            <w:szCs w:val="25"/>
            <w:lang w:val="en-US" w:bidi="th-TH"/>
          </w:rPr>
          <w:t xml:space="preserve"> </w:t>
        </w:r>
      </w:ins>
      <w:ins w:id="305" w:author="Petnathean Julled" w:date="2022-01-23T19:39:00Z">
        <w:r w:rsidR="00B034DD" w:rsidRPr="00B034DD">
          <w:rPr>
            <w:rFonts w:cstheme="minorBidi"/>
            <w:szCs w:val="25"/>
            <w:lang w:val="en-US" w:bidi="th-TH"/>
          </w:rPr>
          <w:t xml:space="preserve">As one of the BFT-based </w:t>
        </w:r>
        <w:r w:rsidR="008E5BDD" w:rsidRPr="00B034DD">
          <w:rPr>
            <w:rFonts w:cstheme="minorBidi"/>
            <w:szCs w:val="25"/>
            <w:lang w:val="en-US" w:bidi="th-TH"/>
          </w:rPr>
          <w:t>consensuses</w:t>
        </w:r>
        <w:r w:rsidR="00B034DD" w:rsidRPr="00B034DD">
          <w:rPr>
            <w:rFonts w:cstheme="minorBidi"/>
            <w:szCs w:val="25"/>
            <w:lang w:val="en-US" w:bidi="th-TH"/>
          </w:rPr>
          <w:t>, IBFT requires more than half of the population nodes within the blockchain network to approve a block currently on the stake of consideration (containing a set of transactions) before the entire blockchain network accepts it into the blockchain ledger. This method of "approval" can be done by each node gathering all the presenting new transactions and hashing them together into a block. The versions of a block that give the same hash value are considered the same block. The block version that more than half of the population nodes got the same hash value means that it was approved by the majority of the blockchain network.</w:t>
        </w:r>
      </w:ins>
    </w:p>
    <w:p w14:paraId="26F60D67" w14:textId="19ADE9CD" w:rsidR="00C54F4D" w:rsidRPr="005B520E" w:rsidRDefault="00C54F4D" w:rsidP="00C54F4D">
      <w:pPr>
        <w:pStyle w:val="Heading2"/>
        <w:jc w:val="both"/>
      </w:pPr>
      <w:r>
        <w:t>Ethereum</w:t>
      </w:r>
      <w:r w:rsidR="000F3406">
        <w:t xml:space="preserve"> and </w:t>
      </w:r>
      <w:r w:rsidR="00170082">
        <w:t>S</w:t>
      </w:r>
      <w:r w:rsidR="00E37858">
        <w:t>mart</w:t>
      </w:r>
      <w:ins w:id="306" w:author="Petnathean Julled" w:date="2022-01-23T11:21:00Z">
        <w:r w:rsidR="003673FF">
          <w:t xml:space="preserve"> </w:t>
        </w:r>
      </w:ins>
      <w:del w:id="307" w:author="Petnathean Julled" w:date="2022-01-23T11:21:00Z">
        <w:r w:rsidR="00E37858" w:rsidDel="003673FF">
          <w:delText>-</w:delText>
        </w:r>
      </w:del>
      <w:r w:rsidR="00170082">
        <w:t>C</w:t>
      </w:r>
      <w:r w:rsidR="00E37858">
        <w:t>ontract</w:t>
      </w:r>
    </w:p>
    <w:p w14:paraId="7ED3D7DB" w14:textId="0F5ABC79" w:rsidR="0075298C" w:rsidRDefault="00854E0A">
      <w:pPr>
        <w:pStyle w:val="BodyText"/>
        <w:spacing w:after="0"/>
        <w:pPrChange w:id="308" w:author="Petnathean Julled" w:date="2022-01-23T17:41:00Z">
          <w:pPr>
            <w:pStyle w:val="BodyText"/>
          </w:pPr>
        </w:pPrChange>
      </w:pPr>
      <w:r w:rsidRPr="00854E0A">
        <w:rPr>
          <w:lang w:val="en-US"/>
        </w:rPr>
        <w:t>Ethereum</w:t>
      </w:r>
      <w:r w:rsidR="00076206">
        <w:rPr>
          <w:lang w:val="en-US"/>
        </w:rPr>
        <w:t xml:space="preserve"> </w:t>
      </w:r>
      <w:r w:rsidR="00110EB4" w:rsidRPr="00AC5B74">
        <w:rPr>
          <w:lang w:val="en-US"/>
        </w:rPr>
        <w:fldChar w:fldCharType="begin" w:fldLock="1"/>
      </w:r>
      <w:r w:rsidR="00227158">
        <w:rPr>
          <w:lang w:val="en-US"/>
        </w:rPr>
        <w:instrText>ADDIN CSL_CITATION {"citationItems":[{"id":"ITEM-1","itemData":{"URL":"https://ethereum.org/en/","accessed":{"date-parts":[["2021","11","12"]]},"id":"ITEM-1","issued":{"date-parts":[["0"]]},"title":"Home | ethereum.org","type":"webpage"},"uris":["http://www.mendeley.com/documents/?uuid=cad397b3-afb5-3f28-a74b-2293544cdc5f"]}],"mendeley":{"formattedCitation":"[41]","plainTextFormattedCitation":"[41]","previouslyFormattedCitation":"[40]"},"properties":{"noteIndex":0},"schema":"https://github.com/citation-style-language/schema/raw/master/csl-citation.json"}</w:instrText>
      </w:r>
      <w:r w:rsidR="00110EB4" w:rsidRPr="00AC5B74">
        <w:rPr>
          <w:lang w:val="en-US"/>
        </w:rPr>
        <w:fldChar w:fldCharType="separate"/>
      </w:r>
      <w:r w:rsidR="00227158" w:rsidRPr="00227158">
        <w:rPr>
          <w:noProof/>
          <w:lang w:val="en-US"/>
        </w:rPr>
        <w:t>[41]</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w:t>
      </w:r>
      <w:del w:id="309" w:author="Petnathean Julled" w:date="2022-01-23T11:21:00Z">
        <w:r w:rsidRPr="00854E0A" w:rsidDel="003673FF">
          <w:rPr>
            <w:lang w:val="en-US"/>
          </w:rPr>
          <w:delText>smart</w:delText>
        </w:r>
        <w:r w:rsidR="00E37858" w:rsidDel="003673FF">
          <w:rPr>
            <w:lang w:val="en-US"/>
          </w:rPr>
          <w:delText>-</w:delText>
        </w:r>
        <w:r w:rsidRPr="00854E0A" w:rsidDel="003673FF">
          <w:rPr>
            <w:lang w:val="en-US"/>
          </w:rPr>
          <w:delText>contract</w:delText>
        </w:r>
      </w:del>
      <w:ins w:id="310" w:author="Petnathean Julled" w:date="2022-01-23T11:21:00Z">
        <w:r w:rsidR="003673FF">
          <w:rPr>
            <w:lang w:val="en-US"/>
          </w:rPr>
          <w:t>smart contract</w:t>
        </w:r>
      </w:ins>
      <w:r w:rsidRPr="00854E0A">
        <w:rPr>
          <w:lang w:val="en-US"/>
        </w:rPr>
        <w:t>”</w:t>
      </w:r>
      <w:r>
        <w:rPr>
          <w:lang w:val="en-US"/>
        </w:rPr>
        <w:t xml:space="preserve"> </w:t>
      </w:r>
      <w:r w:rsidR="007F2EDF">
        <w:rPr>
          <w:lang w:val="en-US"/>
        </w:rPr>
        <w:fldChar w:fldCharType="begin" w:fldLock="1"/>
      </w:r>
      <w:r w:rsidR="00227158">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GitHub","type":"webpage"},"uris":["http://www.mendeley.com/documents/?uuid=af0258be-3e46-329f-a2d1-52d7b80b182c"]}],"mendeley":{"formattedCitation":"[42], [43]","manualFormatting":"[21,22]","plainTextFormattedCitation":"[42], [43]","previouslyFormattedCitation":"[41], [42]"},"properties":{"noteIndex":0},"schema":"https://github.com/citation-style-language/schema/raw/master/csl-citation.json"}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del w:id="311" w:author="Petnathean Julled" w:date="2022-01-23T11:21:00Z">
        <w:r w:rsidRPr="00854E0A" w:rsidDel="003673FF">
          <w:delText>Smart-contract</w:delText>
        </w:r>
      </w:del>
      <w:ins w:id="312" w:author="Petnathean Julled" w:date="2022-01-23T11:21:00Z">
        <w:r w:rsidR="003673FF">
          <w:t>Smart contract</w:t>
        </w:r>
      </w:ins>
      <w:r w:rsidRPr="00854E0A">
        <w:t xml:space="preserve"> allows developers to integrate their small-size computation </w:t>
      </w:r>
      <w:commentRangeStart w:id="313"/>
      <w:r w:rsidRPr="00854E0A">
        <w:t xml:space="preserve">algorithms or snippet of logic </w:t>
      </w:r>
      <w:commentRangeEnd w:id="313"/>
      <w:r w:rsidR="002C0748">
        <w:rPr>
          <w:rStyle w:val="CommentReference"/>
          <w:spacing w:val="0"/>
          <w:lang w:val="en-US" w:eastAsia="en-US"/>
        </w:rPr>
        <w:commentReference w:id="313"/>
      </w:r>
      <w:r w:rsidRPr="00854E0A">
        <w:t>into Blockchain.</w:t>
      </w:r>
      <w:ins w:id="314" w:author="Petnathean Julled" w:date="2022-01-23T17:29:00Z">
        <w:r w:rsidR="003635C7">
          <w:rPr>
            <w:lang w:val="en-US"/>
          </w:rPr>
          <w:t xml:space="preserve"> </w:t>
        </w:r>
      </w:ins>
      <w:ins w:id="315" w:author="Petnathean Julled" w:date="2022-01-23T17:37:00Z">
        <w:r w:rsidR="00EF56D5" w:rsidRPr="00EF56D5">
          <w:rPr>
            <w:lang w:val="en-US"/>
          </w:rPr>
          <w:t xml:space="preserve">For example, a smart contract for trade: the seller creates a </w:t>
        </w:r>
        <w:proofErr w:type="spellStart"/>
        <w:r w:rsidR="00EF56D5" w:rsidRPr="00EF56D5">
          <w:rPr>
            <w:lang w:val="en-US"/>
          </w:rPr>
          <w:t>smartcontract</w:t>
        </w:r>
        <w:proofErr w:type="spellEnd"/>
        <w:r w:rsidR="00EF56D5" w:rsidRPr="00EF56D5">
          <w:rPr>
            <w:lang w:val="en-US"/>
          </w:rPr>
          <w:t xml:space="preserve"> that will automatically transfer product ownership to the buyer when the buyer successfully pays the price for the product to the seller. </w:t>
        </w:r>
        <w:r w:rsidR="008F6A03">
          <w:rPr>
            <w:lang w:val="en-US"/>
          </w:rPr>
          <w:t>A</w:t>
        </w:r>
        <w:r w:rsidR="00EF56D5" w:rsidRPr="00EF56D5">
          <w:rPr>
            <w:lang w:val="en-US"/>
          </w:rPr>
          <w:t xml:space="preserve"> doctor may create a smart contract that will automatically prescribe a certain medicine when a patient</w:t>
        </w:r>
      </w:ins>
      <w:ins w:id="316" w:author="Petnathean Julled" w:date="2022-01-23T17:39:00Z">
        <w:r w:rsidR="00C26CEB">
          <w:rPr>
            <w:lang w:val="en-US"/>
          </w:rPr>
          <w:t>’</w:t>
        </w:r>
      </w:ins>
      <w:ins w:id="317" w:author="Petnathean Julled" w:date="2022-01-23T17:37:00Z">
        <w:r w:rsidR="00EF56D5" w:rsidRPr="00EF56D5">
          <w:rPr>
            <w:lang w:val="en-US"/>
          </w:rPr>
          <w:t xml:space="preserve">s symptoms indicate a </w:t>
        </w:r>
      </w:ins>
      <w:ins w:id="318" w:author="Petnathean Julled" w:date="2022-01-23T17:38:00Z">
        <w:r w:rsidR="00C26CEB" w:rsidRPr="00EF56D5">
          <w:rPr>
            <w:lang w:val="en-US"/>
          </w:rPr>
          <w:t>certain crit</w:t>
        </w:r>
        <w:r w:rsidR="00C26CEB">
          <w:rPr>
            <w:lang w:val="en-US"/>
          </w:rPr>
          <w:t>e</w:t>
        </w:r>
        <w:r w:rsidR="00C26CEB" w:rsidRPr="00EF56D5">
          <w:rPr>
            <w:lang w:val="en-US"/>
          </w:rPr>
          <w:t>rion</w:t>
        </w:r>
      </w:ins>
      <w:ins w:id="319" w:author="Petnathean Julled" w:date="2022-01-23T17:37:00Z">
        <w:r w:rsidR="00EF56D5" w:rsidRPr="00EF56D5">
          <w:rPr>
            <w:lang w:val="en-US"/>
          </w:rPr>
          <w:t xml:space="preserve"> during a treatment.</w:t>
        </w:r>
      </w:ins>
      <w:r w:rsidRPr="00854E0A">
        <w:t xml:space="preserve"> </w:t>
      </w:r>
      <w:ins w:id="320" w:author="Petnathean Julled" w:date="2022-01-23T17:40:00Z">
        <w:r w:rsidR="00C26CEB" w:rsidRPr="00C26CEB">
          <w:t>This enables a wide variety of applications to work with blockchain</w:t>
        </w:r>
      </w:ins>
      <w:del w:id="321" w:author="Petnathean Julled" w:date="2022-01-23T17:40:00Z">
        <w:r w:rsidRPr="00854E0A" w:rsidDel="00C26CEB">
          <w:delText xml:space="preserve">This </w:delText>
        </w:r>
      </w:del>
      <w:del w:id="322" w:author="Petnathean Julled" w:date="2022-01-23T17:39:00Z">
        <w:r w:rsidRPr="00854E0A" w:rsidDel="00C26CEB">
          <w:delText>gives Blockchain characteristics</w:delText>
        </w:r>
      </w:del>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del w:id="323" w:author="Petnathean Julled" w:date="2022-01-23T17:39:00Z">
        <w:r w:rsidR="009E7625" w:rsidDel="00C26CEB">
          <w:rPr>
            <w:lang w:val="en-US"/>
          </w:rPr>
          <w:delText xml:space="preserve"> </w:delText>
        </w:r>
        <w:r w:rsidRPr="00854E0A" w:rsidDel="00C26CEB">
          <w:delText>to those codes</w:delText>
        </w:r>
      </w:del>
      <w:r w:rsidRPr="00854E0A">
        <w:t>.</w:t>
      </w:r>
      <w:del w:id="324" w:author="Petnathean Julled" w:date="2022-01-23T17:39:00Z">
        <w:r w:rsidRPr="00854E0A" w:rsidDel="00C26CEB">
          <w:delText xml:space="preserve"> </w:delText>
        </w:r>
        <w:r w:rsidRPr="002C0748" w:rsidDel="00C26CEB">
          <w:rPr>
            <w:highlight w:val="yellow"/>
            <w:rPrChange w:id="325" w:author="Pattanasak Mongkolwat" w:date="2021-12-05T12:29:00Z">
              <w:rPr/>
            </w:rPrChange>
          </w:rPr>
          <w:delText xml:space="preserve">Enable a wide variety of applications to work with </w:delText>
        </w:r>
        <w:commentRangeStart w:id="326"/>
        <w:r w:rsidRPr="002C0748" w:rsidDel="00C26CEB">
          <w:rPr>
            <w:highlight w:val="yellow"/>
            <w:rPrChange w:id="327" w:author="Pattanasak Mongkolwat" w:date="2021-12-05T12:29:00Z">
              <w:rPr/>
            </w:rPrChange>
          </w:rPr>
          <w:delText>Blockchain</w:delText>
        </w:r>
        <w:commentRangeEnd w:id="326"/>
        <w:r w:rsidR="002C0748" w:rsidDel="00C26CEB">
          <w:rPr>
            <w:rStyle w:val="CommentReference"/>
            <w:spacing w:val="0"/>
            <w:lang w:val="en-US" w:eastAsia="en-US"/>
          </w:rPr>
          <w:commentReference w:id="326"/>
        </w:r>
      </w:del>
      <w:del w:id="328" w:author="Petnathean Julled" w:date="2022-01-23T17:40:00Z">
        <w:r w:rsidRPr="00854E0A" w:rsidDel="00C26CEB">
          <w:delText>.</w:delText>
        </w:r>
      </w:del>
      <w:r w:rsidRPr="00854E0A">
        <w:t xml:space="preserve"> The concept of smart contract later was adopted by other Blockchain platforms, created infinite possibilities of Blockchain application suitable with a variety of computational environment and usage. </w:t>
      </w:r>
    </w:p>
    <w:p w14:paraId="6BBE7021" w14:textId="2275B9D5" w:rsidR="00142B38" w:rsidRPr="00710B9C" w:rsidRDefault="00854E0A" w:rsidP="00C54F4D">
      <w:pPr>
        <w:pStyle w:val="BodyText"/>
        <w:rPr>
          <w:lang w:val="en-US"/>
        </w:rPr>
      </w:pPr>
      <w:r w:rsidRPr="00854E0A">
        <w:t xml:space="preserve">While each Blockchain platforms have their own technical methods for implementation, Ethereum’s </w:t>
      </w:r>
      <w:del w:id="329" w:author="Petnathean Julled" w:date="2022-01-23T11:21:00Z">
        <w:r w:rsidRPr="00854E0A" w:rsidDel="003673FF">
          <w:delText>smart-contract</w:delText>
        </w:r>
      </w:del>
      <w:ins w:id="330" w:author="Petnathean Julled" w:date="2022-01-23T11:21:00Z">
        <w:r w:rsidR="003673FF">
          <w:t>smart contract</w:t>
        </w:r>
      </w:ins>
      <w:r w:rsidRPr="00854E0A">
        <w:t xml:space="preserve">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w:t>
      </w:r>
      <w:ins w:id="331" w:author="Pattanasak Mongkolwat" w:date="2021-12-05T12:32:00Z">
        <w:r w:rsidR="002C0748">
          <w:rPr>
            <w:lang w:val="en-US"/>
          </w:rPr>
          <w:t>s</w:t>
        </w:r>
      </w:ins>
      <w:r w:rsidR="00E9142E">
        <w:rPr>
          <w:lang w:val="en-US"/>
        </w:rPr>
        <w:t xml:space="preserve">.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w:t>
      </w:r>
      <w:proofErr w:type="gramStart"/>
      <w:r w:rsidR="00A87212">
        <w:rPr>
          <w:lang w:val="en-US"/>
        </w:rPr>
        <w:t>amount</w:t>
      </w:r>
      <w:proofErr w:type="gramEnd"/>
      <w:r w:rsidR="00A87212">
        <w:rPr>
          <w:lang w:val="en-US"/>
        </w:rPr>
        <w:t xml:space="preserve"> of computational resource</w:t>
      </w:r>
      <w:ins w:id="332" w:author="Pattanasak Mongkolwat" w:date="2021-12-05T12:33:00Z">
        <w:r w:rsidR="002C0748">
          <w:rPr>
            <w:lang w:val="en-US"/>
          </w:rPr>
          <w:t>s</w:t>
        </w:r>
      </w:ins>
      <w:r w:rsidR="00A87212">
        <w:rPr>
          <w:lang w:val="en-US"/>
        </w:rPr>
        <w:t xml:space="preserv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p>
    <w:p w14:paraId="5DFA2627" w14:textId="5A306B83" w:rsidR="009303D9" w:rsidRDefault="000410E8" w:rsidP="006B6B66">
      <w:pPr>
        <w:pStyle w:val="Heading1"/>
      </w:pPr>
      <w:r>
        <w:rPr>
          <w:rFonts w:cstheme="minorBidi"/>
          <w:szCs w:val="25"/>
          <w:lang w:bidi="th-TH"/>
        </w:rPr>
        <w:lastRenderedPageBreak/>
        <w:t>METHOD</w:t>
      </w:r>
    </w:p>
    <w:p w14:paraId="0BADB364" w14:textId="10A55840"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del w:id="333" w:author="Petnathean Julled" w:date="2022-01-23T11:21:00Z">
        <w:r w:rsidR="00E37858" w:rsidDel="003673FF">
          <w:rPr>
            <w:color w:val="000000" w:themeColor="text1"/>
            <w:lang w:val="en-US"/>
          </w:rPr>
          <w:delText>Smart-contract</w:delText>
        </w:r>
      </w:del>
      <w:ins w:id="334" w:author="Petnathean Julled" w:date="2022-01-23T11:21:00Z">
        <w:r w:rsidR="003673FF">
          <w:rPr>
            <w:color w:val="000000" w:themeColor="text1"/>
            <w:lang w:val="en-US"/>
          </w:rPr>
          <w:t>Smart contract</w:t>
        </w:r>
      </w:ins>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5EF0C507"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no</w:t>
      </w:r>
      <w:ins w:id="335" w:author="Pattanasak Mongkolwat" w:date="2021-12-05T12:37:00Z">
        <w:r w:rsidR="002166B9">
          <w:rPr>
            <w:lang w:val="en-US"/>
          </w:rPr>
          <w:t xml:space="preserve"> sign of</w:t>
        </w:r>
      </w:ins>
      <w:r w:rsidRPr="00142B38">
        <w:rPr>
          <w:lang w:val="en-US"/>
        </w:rPr>
        <w:t xml:space="preserve"> </w:t>
      </w:r>
      <w:ins w:id="336" w:author="Pattanasak Mongkolwat" w:date="2021-12-05T12:37:00Z">
        <w:r w:rsidR="002166B9" w:rsidRPr="002166B9">
          <w:rPr>
            <w:lang w:val="en-US"/>
          </w:rPr>
          <w:t>infected bite wound</w:t>
        </w:r>
        <w:r w:rsidR="002166B9" w:rsidRPr="002166B9" w:rsidDel="002166B9">
          <w:rPr>
            <w:lang w:val="en-US"/>
          </w:rPr>
          <w:t xml:space="preserve"> </w:t>
        </w:r>
      </w:ins>
      <w:del w:id="337" w:author="Pattanasak Mongkolwat" w:date="2021-12-05T12:37:00Z">
        <w:r w:rsidRPr="00142B38" w:rsidDel="002166B9">
          <w:rPr>
            <w:lang w:val="en-US"/>
          </w:rPr>
          <w:delText>unusual effect</w:delText>
        </w:r>
      </w:del>
      <w:del w:id="338" w:author="Pattanasak Mongkolwat" w:date="2021-12-05T12:47:00Z">
        <w:r w:rsidRPr="00142B38" w:rsidDel="00C44467">
          <w:rPr>
            <w:lang w:val="en-US"/>
          </w:rPr>
          <w:delText xml:space="preserve"> </w:delText>
        </w:r>
      </w:del>
      <w:r w:rsidRPr="00142B38">
        <w:rPr>
          <w:lang w:val="en-US"/>
        </w:rPr>
        <w:t>on Mr. Parker</w:t>
      </w:r>
      <w:ins w:id="339" w:author="Pattanasak Mongkolwat" w:date="2021-12-05T12:41:00Z">
        <w:r w:rsidR="00211BB9">
          <w:rPr>
            <w:lang w:val="en-US"/>
          </w:rPr>
          <w:t>. The doctor just cleaned</w:t>
        </w:r>
      </w:ins>
      <w:ins w:id="340" w:author="Pattanasak Mongkolwat" w:date="2021-12-05T13:28:00Z">
        <w:r w:rsidR="00E2076B">
          <w:rPr>
            <w:lang w:val="en-US"/>
          </w:rPr>
          <w:t xml:space="preserve"> and</w:t>
        </w:r>
      </w:ins>
      <w:del w:id="341" w:author="Pattanasak Mongkolwat" w:date="2021-12-05T12:41:00Z">
        <w:r w:rsidRPr="00142B38" w:rsidDel="00211BB9">
          <w:rPr>
            <w:lang w:val="en-US"/>
          </w:rPr>
          <w:delText xml:space="preserve"> and</w:delText>
        </w:r>
      </w:del>
      <w:r w:rsidRPr="00142B38">
        <w:rPr>
          <w:lang w:val="en-US"/>
        </w:rPr>
        <w:t xml:space="preserve"> </w:t>
      </w:r>
      <w:r w:rsidR="00E845C8">
        <w:rPr>
          <w:lang w:val="en-US"/>
        </w:rPr>
        <w:t>dressed</w:t>
      </w:r>
      <w:r w:rsidRPr="00142B38">
        <w:rPr>
          <w:lang w:val="en-US"/>
        </w:rPr>
        <w:t xml:space="preserve"> the bite wound</w:t>
      </w:r>
      <w:ins w:id="342" w:author="Pattanasak Mongkolwat" w:date="2021-12-05T13:28:00Z">
        <w:r w:rsidR="00E2076B">
          <w:rPr>
            <w:lang w:val="en-US"/>
          </w:rPr>
          <w:t xml:space="preserve"> and provide required medications</w:t>
        </w:r>
      </w:ins>
      <w:del w:id="343" w:author="Pattanasak Mongkolwat" w:date="2021-12-05T12:51:00Z">
        <w:r w:rsidRPr="00142B38" w:rsidDel="0029120E">
          <w:rPr>
            <w:lang w:val="en-US"/>
          </w:rPr>
          <w:delText xml:space="preserve"> </w:delText>
        </w:r>
      </w:del>
      <w:del w:id="344" w:author="Pattanasak Mongkolwat" w:date="2021-12-05T12:48:00Z">
        <w:r w:rsidRPr="00142B38" w:rsidDel="00C44467">
          <w:rPr>
            <w:lang w:val="en-US"/>
          </w:rPr>
          <w:delText>for him</w:delText>
        </w:r>
      </w:del>
      <w:ins w:id="345" w:author="Pattanasak Mongkolwat" w:date="2021-12-05T12:48:00Z">
        <w:r w:rsidR="00C44467">
          <w:rPr>
            <w:lang w:val="en-US"/>
          </w:rPr>
          <w:t>.</w:t>
        </w:r>
      </w:ins>
      <w:ins w:id="346" w:author="Pattanasak Mongkolwat" w:date="2021-12-05T12:50:00Z">
        <w:r w:rsidR="0029120E">
          <w:rPr>
            <w:lang w:val="en-US"/>
          </w:rPr>
          <w:t xml:space="preserve"> </w:t>
        </w:r>
      </w:ins>
      <w:del w:id="347" w:author="Pattanasak Mongkolwat" w:date="2021-12-05T12:48:00Z">
        <w:r w:rsidRPr="00142B38" w:rsidDel="00C44467">
          <w:rPr>
            <w:lang w:val="en-US"/>
          </w:rPr>
          <w:delText>.</w:delText>
        </w:r>
      </w:del>
      <w:del w:id="348" w:author="Pattanasak Mongkolwat" w:date="2021-12-05T13:28:00Z">
        <w:r w:rsidRPr="00142B38" w:rsidDel="00E2076B">
          <w:rPr>
            <w:lang w:val="en-US"/>
          </w:rPr>
          <w:delText xml:space="preserve"> </w:delText>
        </w:r>
      </w:del>
      <w:r w:rsidRPr="00142B38">
        <w:rPr>
          <w:lang w:val="en-US"/>
        </w:rPr>
        <w:t xml:space="preserve">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w:t>
      </w:r>
      <w:ins w:id="349" w:author="Pattanasak Mongkolwat" w:date="2021-12-05T12:42:00Z">
        <w:r w:rsidR="00211BB9">
          <w:rPr>
            <w:lang w:val="en-US"/>
          </w:rPr>
          <w:t>t</w:t>
        </w:r>
      </w:ins>
      <w:r w:rsidRPr="00142B38">
        <w:rPr>
          <w:lang w:val="en-US"/>
        </w:rPr>
        <w:t>e</w:t>
      </w:r>
      <w:ins w:id="350" w:author="Pattanasak Mongkolwat" w:date="2021-12-05T12:42:00Z">
        <w:r w:rsidR="00211BB9">
          <w:rPr>
            <w:lang w:val="en-US"/>
          </w:rPr>
          <w:t>n</w:t>
        </w:r>
      </w:ins>
      <w:r w:rsidR="00381320">
        <w:rPr>
          <w:lang w:val="en-US"/>
        </w:rPr>
        <w:t xml:space="preserve"> area</w:t>
      </w:r>
      <w:ins w:id="351" w:author="Pattanasak Mongkolwat" w:date="2021-12-05T13:28:00Z">
        <w:r w:rsidR="00E2076B">
          <w:rPr>
            <w:lang w:val="en-US"/>
          </w:rPr>
          <w:t xml:space="preserve"> and forgot to bring the g</w:t>
        </w:r>
      </w:ins>
      <w:ins w:id="352" w:author="Pattanasak Mongkolwat" w:date="2021-12-05T13:29:00Z">
        <w:r w:rsidR="00E2076B">
          <w:rPr>
            <w:lang w:val="en-US"/>
          </w:rPr>
          <w:t>iven medications with him</w:t>
        </w:r>
      </w:ins>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w:t>
      </w:r>
      <w:ins w:id="353" w:author="Pattanasak Mongkolwat" w:date="2021-12-05T13:04:00Z">
        <w:r w:rsidR="007651A9">
          <w:rPr>
            <w:lang w:val="en-US"/>
          </w:rPr>
          <w:t xml:space="preserve"> </w:t>
        </w:r>
      </w:ins>
      <w:del w:id="354" w:author="Pattanasak Mongkolwat" w:date="2021-12-05T13:04:00Z">
        <w:r w:rsidRPr="00142B38" w:rsidDel="007651A9">
          <w:rPr>
            <w:lang w:val="en-US"/>
          </w:rPr>
          <w:delText xml:space="preserve">out the </w:delText>
        </w:r>
      </w:del>
      <w:r w:rsidRPr="00142B38">
        <w:rPr>
          <w:lang w:val="en-US"/>
        </w:rPr>
        <w:t xml:space="preserve">health information sharing </w:t>
      </w:r>
      <w:del w:id="355" w:author="Pattanasak Mongkolwat" w:date="2021-12-05T13:04:00Z">
        <w:r w:rsidRPr="00142B38" w:rsidDel="007651A9">
          <w:rPr>
            <w:lang w:val="en-US"/>
          </w:rPr>
          <w:delText xml:space="preserve">standard </w:delText>
        </w:r>
      </w:del>
      <w:r w:rsidRPr="00142B38">
        <w:rPr>
          <w:lang w:val="en-US"/>
        </w:rPr>
        <w:t>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 xml:space="preserve">could </w:t>
      </w:r>
      <w:del w:id="356" w:author="Pattanasak Mongkolwat" w:date="2021-12-05T13:04:00Z">
        <w:r w:rsidR="00D51BB2" w:rsidDel="007651A9">
          <w:rPr>
            <w:lang w:val="en-US"/>
          </w:rPr>
          <w:delText xml:space="preserve">not </w:delText>
        </w:r>
      </w:del>
      <w:r w:rsidR="00D51BB2">
        <w:rPr>
          <w:lang w:val="en-US"/>
        </w:rPr>
        <w:t>see</w:t>
      </w:r>
      <w:r w:rsidRPr="00142B38">
        <w:rPr>
          <w:lang w:val="en-US"/>
        </w:rPr>
        <w:t xml:space="preserve"> the</w:t>
      </w:r>
      <w:ins w:id="357" w:author="Pattanasak Mongkolwat" w:date="2021-12-05T13:04:00Z">
        <w:r w:rsidR="007651A9">
          <w:rPr>
            <w:lang w:val="en-US"/>
          </w:rPr>
          <w:t xml:space="preserve"> </w:t>
        </w:r>
      </w:ins>
      <w:ins w:id="358" w:author="Pattanasak Mongkolwat" w:date="2021-12-05T13:05:00Z">
        <w:r w:rsidR="007651A9">
          <w:rPr>
            <w:lang w:val="en-US"/>
          </w:rPr>
          <w:t>care record and</w:t>
        </w:r>
      </w:ins>
      <w:r w:rsidRPr="00142B38">
        <w:rPr>
          <w:lang w:val="en-US"/>
        </w:rPr>
        <w:t xml:space="preserv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359"/>
      <w:del w:id="360" w:author="Pattanasak Mongkolwat" w:date="2021-12-05T13:13:00Z">
        <w:r w:rsidRPr="001C16BC" w:rsidDel="00667243">
          <w:rPr>
            <w:highlight w:val="yellow"/>
            <w:lang w:val="en-US"/>
            <w:rPrChange w:id="361" w:author="Petnathean Julled" w:date="2022-01-22T11:52:00Z">
              <w:rPr>
                <w:lang w:val="en-US"/>
              </w:rPr>
            </w:rPrChange>
          </w:rPr>
          <w:delText xml:space="preserve">The situation becomes even worse when the health information system of </w:delText>
        </w:r>
        <w:r w:rsidR="00EC6173" w:rsidRPr="001C16BC" w:rsidDel="00667243">
          <w:rPr>
            <w:highlight w:val="yellow"/>
            <w:lang w:val="en-US"/>
            <w:rPrChange w:id="362" w:author="Petnathean Julled" w:date="2022-01-22T11:52:00Z">
              <w:rPr>
                <w:lang w:val="en-US"/>
              </w:rPr>
            </w:rPrChange>
          </w:rPr>
          <w:delText>h</w:delText>
        </w:r>
        <w:r w:rsidRPr="001C16BC" w:rsidDel="00667243">
          <w:rPr>
            <w:highlight w:val="yellow"/>
            <w:lang w:val="en-US"/>
            <w:rPrChange w:id="363" w:author="Petnathean Julled" w:date="2022-01-22T11:52:00Z">
              <w:rPr>
                <w:lang w:val="en-US"/>
              </w:rPr>
            </w:rPrChange>
          </w:rPr>
          <w:delText>ospital B was hit by ransomware and went down. That means a doctor at Hospital B cannot know that what happened to Mr. Parker. On the other hand, w</w:delText>
        </w:r>
      </w:del>
      <w:ins w:id="364" w:author="Pattanasak Mongkolwat" w:date="2021-12-05T13:13:00Z">
        <w:r w:rsidR="00667243" w:rsidRPr="001C16BC">
          <w:rPr>
            <w:highlight w:val="yellow"/>
            <w:lang w:val="en-US"/>
            <w:rPrChange w:id="365" w:author="Petnathean Julled" w:date="2022-01-22T11:52:00Z">
              <w:rPr>
                <w:lang w:val="en-US"/>
              </w:rPr>
            </w:rPrChange>
          </w:rPr>
          <w:t>W</w:t>
        </w:r>
      </w:ins>
      <w:r w:rsidRPr="001C16BC">
        <w:rPr>
          <w:highlight w:val="yellow"/>
          <w:lang w:val="en-US"/>
          <w:rPrChange w:id="366" w:author="Petnathean Julled" w:date="2022-01-22T11:52:00Z">
            <w:rPr>
              <w:lang w:val="en-US"/>
            </w:rPr>
          </w:rPrChange>
        </w:rPr>
        <w:t xml:space="preserve">ith IHE XDS Blockchain implemented, even </w:t>
      </w:r>
      <w:r w:rsidR="00C67CFF" w:rsidRPr="001C16BC">
        <w:rPr>
          <w:highlight w:val="yellow"/>
          <w:lang w:val="en-US"/>
          <w:rPrChange w:id="367" w:author="Petnathean Julled" w:date="2022-01-22T11:52:00Z">
            <w:rPr>
              <w:lang w:val="en-US"/>
            </w:rPr>
          </w:rPrChange>
        </w:rPr>
        <w:t>h</w:t>
      </w:r>
      <w:r w:rsidRPr="001C16BC">
        <w:rPr>
          <w:highlight w:val="yellow"/>
          <w:lang w:val="en-US"/>
          <w:rPrChange w:id="368" w:author="Petnathean Julled" w:date="2022-01-22T11:52:00Z">
            <w:rPr>
              <w:lang w:val="en-US"/>
            </w:rPr>
          </w:rPrChange>
        </w:rPr>
        <w:t>ospital B hit by ransomware</w:t>
      </w:r>
      <w:ins w:id="369" w:author="Pattanasak Mongkolwat" w:date="2021-12-05T13:29:00Z">
        <w:r w:rsidR="00E2076B" w:rsidRPr="001C16BC">
          <w:rPr>
            <w:highlight w:val="yellow"/>
            <w:lang w:val="en-US"/>
            <w:rPrChange w:id="370" w:author="Petnathean Julled" w:date="2022-01-22T11:52:00Z">
              <w:rPr>
                <w:lang w:val="en-US"/>
              </w:rPr>
            </w:rPrChange>
          </w:rPr>
          <w:t xml:space="preserve"> and cannot access to a local computer</w:t>
        </w:r>
      </w:ins>
      <w:r w:rsidRPr="001C16BC">
        <w:rPr>
          <w:highlight w:val="yellow"/>
          <w:lang w:val="en-US"/>
          <w:rPrChange w:id="371" w:author="Petnathean Julled" w:date="2022-01-22T11:52:00Z">
            <w:rPr>
              <w:lang w:val="en-US"/>
            </w:rPr>
          </w:rPrChange>
        </w:rPr>
        <w:t xml:space="preserve">, a </w:t>
      </w:r>
      <w:commentRangeStart w:id="372"/>
      <w:commentRangeStart w:id="373"/>
      <w:r w:rsidRPr="001C16BC">
        <w:rPr>
          <w:highlight w:val="yellow"/>
          <w:lang w:val="en-US"/>
          <w:rPrChange w:id="374" w:author="Petnathean Julled" w:date="2022-01-22T11:52:00Z">
            <w:rPr>
              <w:lang w:val="en-US"/>
            </w:rPr>
          </w:rPrChange>
        </w:rPr>
        <w:t xml:space="preserve">doctor at </w:t>
      </w:r>
      <w:r w:rsidR="00C67CFF" w:rsidRPr="001C16BC">
        <w:rPr>
          <w:highlight w:val="yellow"/>
          <w:lang w:val="en-US"/>
          <w:rPrChange w:id="375" w:author="Petnathean Julled" w:date="2022-01-22T11:52:00Z">
            <w:rPr>
              <w:lang w:val="en-US"/>
            </w:rPr>
          </w:rPrChange>
        </w:rPr>
        <w:t>h</w:t>
      </w:r>
      <w:r w:rsidRPr="001C16BC">
        <w:rPr>
          <w:highlight w:val="yellow"/>
          <w:lang w:val="en-US"/>
          <w:rPrChange w:id="376" w:author="Petnathean Julled" w:date="2022-01-22T11:52:00Z">
            <w:rPr>
              <w:lang w:val="en-US"/>
            </w:rPr>
          </w:rPrChange>
        </w:rPr>
        <w:t xml:space="preserve">ospital B can use an alternate </w:t>
      </w:r>
      <w:del w:id="377" w:author="Pattanasak Mongkolwat" w:date="2021-12-05T13:29:00Z">
        <w:r w:rsidRPr="001C16BC" w:rsidDel="00E2076B">
          <w:rPr>
            <w:highlight w:val="yellow"/>
            <w:lang w:val="en-US"/>
            <w:rPrChange w:id="378" w:author="Petnathean Julled" w:date="2022-01-22T11:52:00Z">
              <w:rPr>
                <w:lang w:val="en-US"/>
              </w:rPr>
            </w:rPrChange>
          </w:rPr>
          <w:delText xml:space="preserve">machine </w:delText>
        </w:r>
      </w:del>
      <w:ins w:id="379" w:author="Pattanasak Mongkolwat" w:date="2021-12-05T13:29:00Z">
        <w:r w:rsidR="00E2076B" w:rsidRPr="001C16BC">
          <w:rPr>
            <w:highlight w:val="yellow"/>
            <w:lang w:val="en-US"/>
            <w:rPrChange w:id="380" w:author="Petnathean Julled" w:date="2022-01-22T11:52:00Z">
              <w:rPr>
                <w:lang w:val="en-US"/>
              </w:rPr>
            </w:rPrChange>
          </w:rPr>
          <w:t xml:space="preserve">computer </w:t>
        </w:r>
      </w:ins>
      <w:r w:rsidRPr="001C16BC">
        <w:rPr>
          <w:highlight w:val="yellow"/>
          <w:lang w:val="en-US"/>
          <w:rPrChange w:id="381" w:author="Petnathean Julled" w:date="2022-01-22T11:52:00Z">
            <w:rPr>
              <w:lang w:val="en-US"/>
            </w:rPr>
          </w:rPrChange>
        </w:rPr>
        <w:t xml:space="preserve">to access the XDS Blockchain ledger and discover that there is the latest diagnosis result for Mr. Parker available at </w:t>
      </w:r>
      <w:r w:rsidR="00C67CFF" w:rsidRPr="001C16BC">
        <w:rPr>
          <w:highlight w:val="yellow"/>
          <w:lang w:val="en-US"/>
          <w:rPrChange w:id="382" w:author="Petnathean Julled" w:date="2022-01-22T11:52:00Z">
            <w:rPr>
              <w:lang w:val="en-US"/>
            </w:rPr>
          </w:rPrChange>
        </w:rPr>
        <w:t>h</w:t>
      </w:r>
      <w:r w:rsidRPr="001C16BC">
        <w:rPr>
          <w:highlight w:val="yellow"/>
          <w:lang w:val="en-US"/>
          <w:rPrChange w:id="383" w:author="Petnathean Julled" w:date="2022-01-22T11:52:00Z">
            <w:rPr>
              <w:lang w:val="en-US"/>
            </w:rPr>
          </w:rPrChange>
        </w:rPr>
        <w:t>ospital A</w:t>
      </w:r>
      <w:commentRangeEnd w:id="372"/>
      <w:r w:rsidR="0083095C" w:rsidRPr="001C16BC">
        <w:rPr>
          <w:rStyle w:val="CommentReference"/>
          <w:spacing w:val="0"/>
          <w:highlight w:val="yellow"/>
          <w:lang w:val="en-US" w:eastAsia="en-US"/>
          <w:rPrChange w:id="384" w:author="Petnathean Julled" w:date="2022-01-22T11:52:00Z">
            <w:rPr>
              <w:rStyle w:val="CommentReference"/>
              <w:spacing w:val="0"/>
              <w:lang w:val="en-US" w:eastAsia="en-US"/>
            </w:rPr>
          </w:rPrChange>
        </w:rPr>
        <w:commentReference w:id="372"/>
      </w:r>
      <w:commentRangeEnd w:id="373"/>
      <w:r w:rsidR="00907874">
        <w:rPr>
          <w:rStyle w:val="CommentReference"/>
          <w:spacing w:val="0"/>
          <w:lang w:val="en-US" w:eastAsia="en-US"/>
        </w:rPr>
        <w:commentReference w:id="373"/>
      </w:r>
      <w:r w:rsidRPr="001C16BC">
        <w:rPr>
          <w:highlight w:val="yellow"/>
          <w:lang w:val="en-US"/>
          <w:rPrChange w:id="385" w:author="Petnathean Julled" w:date="2022-01-22T11:52:00Z">
            <w:rPr>
              <w:lang w:val="en-US"/>
            </w:rPr>
          </w:rPrChange>
        </w:rPr>
        <w:t xml:space="preserve">. </w:t>
      </w:r>
      <w:ins w:id="386" w:author="Pattanasak Mongkolwat" w:date="2021-12-05T13:15:00Z">
        <w:r w:rsidR="00FC3FCB" w:rsidRPr="001C16BC">
          <w:rPr>
            <w:highlight w:val="yellow"/>
            <w:lang w:val="en-US"/>
            <w:rPrChange w:id="387" w:author="Petnathean Julled" w:date="2022-01-22T11:52:00Z">
              <w:rPr>
                <w:lang w:val="en-US"/>
              </w:rPr>
            </w:rPrChange>
          </w:rPr>
          <w:t>The</w:t>
        </w:r>
      </w:ins>
      <w:del w:id="388" w:author="Pattanasak Mongkolwat" w:date="2021-12-05T13:15:00Z">
        <w:r w:rsidRPr="001C16BC" w:rsidDel="00FC3FCB">
          <w:rPr>
            <w:highlight w:val="yellow"/>
            <w:lang w:val="en-US"/>
            <w:rPrChange w:id="389" w:author="Petnathean Julled" w:date="2022-01-22T11:52:00Z">
              <w:rPr>
                <w:lang w:val="en-US"/>
              </w:rPr>
            </w:rPrChange>
          </w:rPr>
          <w:delText>A</w:delText>
        </w:r>
      </w:del>
      <w:r w:rsidRPr="001C16BC">
        <w:rPr>
          <w:highlight w:val="yellow"/>
          <w:lang w:val="en-US"/>
          <w:rPrChange w:id="390" w:author="Petnathean Julled" w:date="2022-01-22T11:52:00Z">
            <w:rPr>
              <w:lang w:val="en-US"/>
            </w:rPr>
          </w:rPrChange>
        </w:rPr>
        <w:t xml:space="preserve"> doctor </w:t>
      </w:r>
      <w:del w:id="391" w:author="Pattanasak Mongkolwat" w:date="2021-12-05T13:15:00Z">
        <w:r w:rsidRPr="001C16BC" w:rsidDel="00FC3FCB">
          <w:rPr>
            <w:highlight w:val="yellow"/>
            <w:lang w:val="en-US"/>
            <w:rPrChange w:id="392" w:author="Petnathean Julled" w:date="2022-01-22T11:52:00Z">
              <w:rPr>
                <w:lang w:val="en-US"/>
              </w:rPr>
            </w:rPrChange>
          </w:rPr>
          <w:delText xml:space="preserve">then </w:delText>
        </w:r>
      </w:del>
      <w:ins w:id="393" w:author="Pattanasak Mongkolwat" w:date="2021-12-05T13:15:00Z">
        <w:r w:rsidR="00FC3FCB" w:rsidRPr="001C16BC">
          <w:rPr>
            <w:highlight w:val="yellow"/>
            <w:lang w:val="en-US"/>
            <w:rPrChange w:id="394" w:author="Petnathean Julled" w:date="2022-01-22T11:52:00Z">
              <w:rPr>
                <w:lang w:val="en-US"/>
              </w:rPr>
            </w:rPrChange>
          </w:rPr>
          <w:t xml:space="preserve">could </w:t>
        </w:r>
      </w:ins>
      <w:r w:rsidRPr="001C16BC">
        <w:rPr>
          <w:highlight w:val="yellow"/>
          <w:lang w:val="en-US"/>
          <w:rPrChange w:id="395" w:author="Petnathean Julled" w:date="2022-01-22T11:52:00Z">
            <w:rPr>
              <w:lang w:val="en-US"/>
            </w:rPr>
          </w:rPrChange>
        </w:rPr>
        <w:t>gain</w:t>
      </w:r>
      <w:del w:id="396" w:author="Pattanasak Mongkolwat" w:date="2021-12-05T13:15:00Z">
        <w:r w:rsidRPr="001C16BC" w:rsidDel="00FC3FCB">
          <w:rPr>
            <w:highlight w:val="yellow"/>
            <w:lang w:val="en-US"/>
            <w:rPrChange w:id="397" w:author="Petnathean Julled" w:date="2022-01-22T11:52:00Z">
              <w:rPr>
                <w:lang w:val="en-US"/>
              </w:rPr>
            </w:rPrChange>
          </w:rPr>
          <w:delText>s</w:delText>
        </w:r>
      </w:del>
      <w:r w:rsidRPr="001C16BC">
        <w:rPr>
          <w:highlight w:val="yellow"/>
          <w:lang w:val="en-US"/>
          <w:rPrChange w:id="398" w:author="Petnathean Julled" w:date="2022-01-22T11:52:00Z">
            <w:rPr>
              <w:lang w:val="en-US"/>
            </w:rPr>
          </w:rPrChange>
        </w:rPr>
        <w:t xml:space="preserve"> access to the diagnosis result and able to identify that Mr.</w:t>
      </w:r>
      <w:commentRangeEnd w:id="359"/>
      <w:r w:rsidR="00D12C27" w:rsidRPr="001C16BC">
        <w:rPr>
          <w:rStyle w:val="CommentReference"/>
          <w:spacing w:val="0"/>
          <w:highlight w:val="yellow"/>
          <w:lang w:val="en-US" w:eastAsia="en-US"/>
          <w:rPrChange w:id="399" w:author="Petnathean Julled" w:date="2022-01-22T11:52:00Z">
            <w:rPr>
              <w:rStyle w:val="CommentReference"/>
              <w:spacing w:val="0"/>
              <w:lang w:val="en-US" w:eastAsia="en-US"/>
            </w:rPr>
          </w:rPrChange>
        </w:rPr>
        <w:commentReference w:id="359"/>
      </w:r>
      <w:r w:rsidRPr="001C16BC">
        <w:rPr>
          <w:highlight w:val="yellow"/>
          <w:lang w:val="en-US"/>
          <w:rPrChange w:id="400" w:author="Petnathean Julled" w:date="2022-01-22T11:52:00Z">
            <w:rPr>
              <w:lang w:val="en-US"/>
            </w:rPr>
          </w:rPrChange>
        </w:rPr>
        <w:t xml:space="preserve"> </w:t>
      </w:r>
      <w:commentRangeStart w:id="401"/>
      <w:commentRangeStart w:id="402"/>
      <w:r w:rsidRPr="001C16BC">
        <w:rPr>
          <w:highlight w:val="yellow"/>
          <w:lang w:val="en-US"/>
          <w:rPrChange w:id="403" w:author="Petnathean Julled" w:date="2022-01-22T11:52:00Z">
            <w:rPr>
              <w:lang w:val="en-US"/>
            </w:rPr>
          </w:rPrChange>
        </w:rPr>
        <w:t xml:space="preserve">Parker was afflicted by unknown genetic mutated symptom caused by </w:t>
      </w:r>
      <w:del w:id="404" w:author="Pattanasak Mongkolwat" w:date="2021-12-05T13:16:00Z">
        <w:r w:rsidRPr="001C16BC" w:rsidDel="00FC3FCB">
          <w:rPr>
            <w:highlight w:val="yellow"/>
            <w:lang w:val="en-US"/>
            <w:rPrChange w:id="405" w:author="Petnathean Julled" w:date="2022-01-22T11:52:00Z">
              <w:rPr>
                <w:lang w:val="en-US"/>
              </w:rPr>
            </w:rPrChange>
          </w:rPr>
          <w:delText xml:space="preserve">the </w:delText>
        </w:r>
      </w:del>
      <w:ins w:id="406" w:author="Pattanasak Mongkolwat" w:date="2021-12-05T13:16:00Z">
        <w:r w:rsidR="00FC3FCB" w:rsidRPr="001C16BC">
          <w:rPr>
            <w:highlight w:val="yellow"/>
            <w:lang w:val="en-US"/>
            <w:rPrChange w:id="407" w:author="Petnathean Julled" w:date="2022-01-22T11:52:00Z">
              <w:rPr>
                <w:lang w:val="en-US"/>
              </w:rPr>
            </w:rPrChange>
          </w:rPr>
          <w:t xml:space="preserve">a </w:t>
        </w:r>
      </w:ins>
      <w:r w:rsidRPr="001C16BC">
        <w:rPr>
          <w:highlight w:val="yellow"/>
          <w:lang w:val="en-US"/>
          <w:rPrChange w:id="408" w:author="Petnathean Julled" w:date="2022-01-22T11:52:00Z">
            <w:rPr>
              <w:lang w:val="en-US"/>
            </w:rPr>
          </w:rPrChange>
        </w:rPr>
        <w:t>spider bite. Allow</w:t>
      </w:r>
      <w:ins w:id="409" w:author="Pattanasak Mongkolwat" w:date="2021-12-05T13:26:00Z">
        <w:r w:rsidR="00E2076B" w:rsidRPr="001C16BC">
          <w:rPr>
            <w:highlight w:val="yellow"/>
            <w:lang w:val="en-US"/>
            <w:rPrChange w:id="410" w:author="Petnathean Julled" w:date="2022-01-22T11:52:00Z">
              <w:rPr>
                <w:lang w:val="en-US"/>
              </w:rPr>
            </w:rPrChange>
          </w:rPr>
          <w:t>ing</w:t>
        </w:r>
      </w:ins>
      <w:r w:rsidRPr="001C16BC">
        <w:rPr>
          <w:highlight w:val="yellow"/>
          <w:lang w:val="en-US"/>
          <w:rPrChange w:id="411" w:author="Petnathean Julled" w:date="2022-01-22T11:52:00Z">
            <w:rPr>
              <w:lang w:val="en-US"/>
            </w:rPr>
          </w:rPrChange>
        </w:rPr>
        <w:t xml:space="preserve"> the doctor to </w:t>
      </w:r>
      <w:del w:id="412" w:author="Pattanasak Mongkolwat" w:date="2021-12-05T13:26:00Z">
        <w:r w:rsidRPr="001C16BC" w:rsidDel="00E2076B">
          <w:rPr>
            <w:highlight w:val="yellow"/>
            <w:lang w:val="en-US"/>
            <w:rPrChange w:id="413" w:author="Petnathean Julled" w:date="2022-01-22T11:52:00Z">
              <w:rPr>
                <w:lang w:val="en-US"/>
              </w:rPr>
            </w:rPrChange>
          </w:rPr>
          <w:delText xml:space="preserve">prevent </w:delText>
        </w:r>
      </w:del>
      <w:ins w:id="414" w:author="Pattanasak Mongkolwat" w:date="2021-12-05T13:26:00Z">
        <w:r w:rsidR="00E2076B" w:rsidRPr="001C16BC">
          <w:rPr>
            <w:highlight w:val="yellow"/>
            <w:lang w:val="en-US"/>
            <w:rPrChange w:id="415" w:author="Petnathean Julled" w:date="2022-01-22T11:52:00Z">
              <w:rPr>
                <w:lang w:val="en-US"/>
              </w:rPr>
            </w:rPrChange>
          </w:rPr>
          <w:t xml:space="preserve">provide appropriate treatments </w:t>
        </w:r>
      </w:ins>
      <w:r w:rsidRPr="001C16BC">
        <w:rPr>
          <w:highlight w:val="yellow"/>
          <w:lang w:val="en-US"/>
          <w:rPrChange w:id="416" w:author="Petnathean Julled" w:date="2022-01-22T11:52:00Z">
            <w:rPr>
              <w:lang w:val="en-US"/>
            </w:rPr>
          </w:rPrChange>
        </w:rPr>
        <w:t>a</w:t>
      </w:r>
      <w:ins w:id="417" w:author="Pattanasak Mongkolwat" w:date="2021-12-05T13:30:00Z">
        <w:r w:rsidR="00E2076B" w:rsidRPr="001C16BC">
          <w:rPr>
            <w:highlight w:val="yellow"/>
            <w:lang w:val="en-US"/>
            <w:rPrChange w:id="418" w:author="Petnathean Julled" w:date="2022-01-22T11:52:00Z">
              <w:rPr>
                <w:lang w:val="en-US"/>
              </w:rPr>
            </w:rPrChange>
          </w:rPr>
          <w:t>nd prevent</w:t>
        </w:r>
      </w:ins>
      <w:r w:rsidRPr="001C16BC">
        <w:rPr>
          <w:highlight w:val="yellow"/>
          <w:lang w:val="en-US"/>
          <w:rPrChange w:id="419" w:author="Petnathean Julled" w:date="2022-01-22T11:52:00Z">
            <w:rPr>
              <w:lang w:val="en-US"/>
            </w:rPr>
          </w:rPrChange>
        </w:rPr>
        <w:t xml:space="preserve"> further harmful consequence</w:t>
      </w:r>
      <w:ins w:id="420" w:author="Pattanasak Mongkolwat" w:date="2021-12-05T13:16:00Z">
        <w:r w:rsidR="00FC3FCB" w:rsidRPr="001C16BC">
          <w:rPr>
            <w:highlight w:val="yellow"/>
            <w:lang w:val="en-US"/>
            <w:rPrChange w:id="421" w:author="Petnathean Julled" w:date="2022-01-22T11:52:00Z">
              <w:rPr>
                <w:lang w:val="en-US"/>
              </w:rPr>
            </w:rPrChange>
          </w:rPr>
          <w:t>s</w:t>
        </w:r>
      </w:ins>
      <w:r w:rsidRPr="001C16BC">
        <w:rPr>
          <w:highlight w:val="yellow"/>
          <w:lang w:val="en-US"/>
          <w:rPrChange w:id="422" w:author="Petnathean Julled" w:date="2022-01-22T11:52:00Z">
            <w:rPr>
              <w:lang w:val="en-US"/>
            </w:rPr>
          </w:rPrChange>
        </w:rPr>
        <w:t>.</w:t>
      </w:r>
      <w:commentRangeEnd w:id="401"/>
      <w:r w:rsidR="00D12C27" w:rsidRPr="001C16BC">
        <w:rPr>
          <w:rStyle w:val="CommentReference"/>
          <w:spacing w:val="0"/>
          <w:highlight w:val="yellow"/>
          <w:lang w:val="en-US" w:eastAsia="en-US"/>
          <w:rPrChange w:id="423" w:author="Petnathean Julled" w:date="2022-01-22T11:52:00Z">
            <w:rPr>
              <w:rStyle w:val="CommentReference"/>
              <w:spacing w:val="0"/>
              <w:lang w:val="en-US" w:eastAsia="en-US"/>
            </w:rPr>
          </w:rPrChange>
        </w:rPr>
        <w:commentReference w:id="401"/>
      </w:r>
      <w:commentRangeEnd w:id="402"/>
      <w:r w:rsidR="00907874">
        <w:rPr>
          <w:rStyle w:val="CommentReference"/>
          <w:spacing w:val="0"/>
          <w:lang w:val="en-US" w:eastAsia="en-US"/>
        </w:rPr>
        <w:commentReference w:id="402"/>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w:t>
      </w:r>
      <w:r w:rsidR="001E71FA" w:rsidRPr="001E71FA">
        <w:t>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4B738A5C" w:rsidR="000D2EDB" w:rsidRDefault="000D2EDB" w:rsidP="000D2EDB">
      <w:pPr>
        <w:ind w:firstLine="284"/>
        <w:jc w:val="both"/>
      </w:pPr>
      <w:r>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Pr="00531677">
        <w:t xml:space="preserve">ain </w:t>
      </w:r>
      <w:r w:rsidRPr="00484314">
        <w:t xml:space="preserve">Types </w:t>
      </w:r>
      <w:commentRangeStart w:id="424"/>
      <w:r w:rsidRPr="00484314">
        <w:t>mentioned</w:t>
      </w:r>
      <w:commentRangeEnd w:id="424"/>
      <w:r w:rsidR="002A11D9" w:rsidRPr="00531677">
        <w:rPr>
          <w:rStyle w:val="CommentReference"/>
        </w:rPr>
        <w:commentReference w:id="424"/>
      </w:r>
      <w:r w:rsidRPr="00484314">
        <w:t xml:space="preserve"> in </w:t>
      </w:r>
      <w:r w:rsidR="00303804" w:rsidRPr="00484314">
        <w:t>the background knowledge</w:t>
      </w:r>
      <w:r w:rsidRPr="00531677">
        <w:t>,</w:t>
      </w:r>
      <w:r>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Pr="005034C5">
        <w:t>type</w:t>
      </w:r>
      <w:r w:rsidR="00412500" w:rsidRPr="005034C5">
        <w:t xml:space="preserve"> </w:t>
      </w:r>
      <w:r w:rsidR="005034C5" w:rsidRPr="00D130B0">
        <w:fldChar w:fldCharType="begin" w:fldLock="1"/>
      </w:r>
      <w:r w:rsidR="00227158">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005034C5" w:rsidRPr="00D130B0">
        <w:fldChar w:fldCharType="separate"/>
      </w:r>
      <w:r w:rsidR="007B338D" w:rsidRPr="007B338D">
        <w:rPr>
          <w:noProof/>
        </w:rPr>
        <w:t>[33]</w:t>
      </w:r>
      <w:r w:rsidR="005034C5" w:rsidRPr="00D130B0">
        <w:fldChar w:fldCharType="end"/>
      </w:r>
      <w:r>
        <w:t xml:space="preserve"> as it was designed for scalability welcoming more members to join the network over time under the condition that joining members are accepted by the network and have a proper data sharing agreement. </w:t>
      </w:r>
    </w:p>
    <w:p w14:paraId="14BC95F8" w14:textId="0A009386" w:rsidR="000D2EDB" w:rsidRDefault="0039750F" w:rsidP="000D2EDB">
      <w:pPr>
        <w:ind w:firstLine="284"/>
        <w:jc w:val="both"/>
      </w:pPr>
      <w:r>
        <w:rPr>
          <w:noProof/>
        </w:rPr>
        <mc:AlternateContent>
          <mc:Choice Requires="wpg">
            <w:drawing>
              <wp:anchor distT="0" distB="0" distL="114300" distR="114300" simplePos="0" relativeHeight="251626496" behindDoc="0" locked="0" layoutInCell="1" allowOverlap="1" wp14:anchorId="5A0F0521" wp14:editId="32789191">
                <wp:simplePos x="0" y="0"/>
                <wp:positionH relativeFrom="margin">
                  <wp:align>center</wp:align>
                </wp:positionH>
                <wp:positionV relativeFrom="paragraph">
                  <wp:posOffset>2777490</wp:posOffset>
                </wp:positionV>
                <wp:extent cx="4819650" cy="2390775"/>
                <wp:effectExtent l="0" t="0" r="0" b="9525"/>
                <wp:wrapTopAndBottom/>
                <wp:docPr id="60" name="Group 60"/>
                <wp:cNvGraphicFramePr/>
                <a:graphic xmlns:a="http://schemas.openxmlformats.org/drawingml/2006/main">
                  <a:graphicData uri="http://schemas.microsoft.com/office/word/2010/wordprocessingGroup">
                    <wpg:wgp>
                      <wpg:cNvGrpSpPr/>
                      <wpg:grpSpPr>
                        <a:xfrm>
                          <a:off x="0" y="0"/>
                          <a:ext cx="4819650" cy="2398963"/>
                          <a:chOff x="0" y="189323"/>
                          <a:chExt cx="4638675" cy="2278922"/>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2B1D439" w:rsidR="0082708C" w:rsidRPr="008E5301" w:rsidRDefault="0082708C" w:rsidP="008E5301">
                              <w:pPr>
                                <w:pStyle w:val="Caption"/>
                                <w:rPr>
                                  <w:color w:val="auto"/>
                                  <w:sz w:val="20"/>
                                  <w:szCs w:val="20"/>
                                </w:rPr>
                              </w:pPr>
                              <w:bookmarkStart w:id="425"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425"/>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8"/>
                          <a:srcRect/>
                          <a:stretch/>
                        </pic:blipFill>
                        <pic:spPr>
                          <a:xfrm>
                            <a:off x="165102" y="189323"/>
                            <a:ext cx="4306753" cy="19913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0;margin-top:218.7pt;width:379.5pt;height:188.25pt;z-index:251626496;mso-position-horizontal:center;mso-position-horizontal-relative:margin;mso-width-relative:margin;mso-height-relative:margin" coordorigin=",1893" coordsize="46386,22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2B1D439" w:rsidR="0082708C" w:rsidRPr="008E5301" w:rsidRDefault="0082708C" w:rsidP="008E5301">
                        <w:pPr>
                          <w:pStyle w:val="Caption"/>
                          <w:rPr>
                            <w:color w:val="auto"/>
                            <w:sz w:val="20"/>
                            <w:szCs w:val="20"/>
                          </w:rPr>
                        </w:pPr>
                        <w:bookmarkStart w:id="426"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426"/>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1" type="#_x0000_t75" style="position:absolute;left:1651;top:1893;width:43067;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">
                  <v:imagedata r:id="rId19" o:title=""/>
                </v:shape>
                <w10:wrap type="topAndBottom" anchorx="margin"/>
              </v:group>
            </w:pict>
          </mc:Fallback>
        </mc:AlternateContent>
      </w:r>
      <w:r w:rsidR="000D2EDB">
        <w:t xml:space="preserve">Meanwhile, following the Blockchain consensus </w:t>
      </w:r>
      <w:r w:rsidR="000D2EDB" w:rsidRPr="00BD3C28">
        <w:t xml:space="preserve">mentioned </w:t>
      </w:r>
      <w:r w:rsidR="000D2EDB" w:rsidRPr="00484314">
        <w:t xml:space="preserve">in </w:t>
      </w:r>
      <w:r w:rsidR="00BD3C28" w:rsidRPr="00484314">
        <w:t>the background knowledge,</w:t>
      </w:r>
      <w:r w:rsidR="000D2EDB">
        <w:t xml:space="preserve"> the XDS Affinity domain members were not pre-determined to invest a high amount of computational resources for entering the network and were not expected to gain direct profit from participation </w:t>
      </w:r>
      <w:r w:rsidR="000D2EDB">
        <w:lastRenderedPageBreak/>
        <w:t>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rsidR="000D2EDB">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1F481C49" w:rsidR="006540B4" w:rsidRDefault="00C706E0" w:rsidP="000D2EDB">
      <w:pPr>
        <w:ind w:firstLine="284"/>
        <w:jc w:val="both"/>
      </w:pPr>
      <w:commentRangeStart w:id="427"/>
      <w:r w:rsidRPr="00C706E0">
        <w:t xml:space="preserve">We </w:t>
      </w:r>
      <w:ins w:id="428" w:author="Petnathean Julled" w:date="2022-01-23T17:47:00Z">
        <w:r w:rsidR="006D468F" w:rsidRPr="006D468F">
          <w:t>exclude the ITI-61 transaction from the implementation to reduce complexity and allow us to focus on integrating Blockchain smart contracts into the XDS framework.</w:t>
        </w:r>
        <w:r w:rsidR="006D468F" w:rsidRPr="006D468F" w:rsidDel="006D468F">
          <w:t xml:space="preserve"> </w:t>
        </w:r>
      </w:ins>
      <w:del w:id="429" w:author="Petnathean Julled" w:date="2022-01-23T17:47:00Z">
        <w:r w:rsidRPr="00C706E0" w:rsidDel="006D468F">
          <w:delText>exclude the ITI-61 transaction from the implementation because it is unnecessary for the current usage of the work</w:delText>
        </w:r>
        <w:r w:rsidR="006540B4" w:rsidRPr="006540B4" w:rsidDel="006D468F">
          <w:delText>.</w:delText>
        </w:r>
      </w:del>
      <w:commentRangeEnd w:id="427"/>
      <w:r w:rsidR="004E59AE">
        <w:rPr>
          <w:rStyle w:val="CommentReference"/>
        </w:rPr>
        <w:commentReference w:id="427"/>
      </w:r>
      <w:r w:rsidR="006540B4"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Document Consumer Actor via ITI-18 transaction</w:t>
      </w:r>
      <w:r w:rsidR="00F61AEB">
        <w:t>.</w:t>
      </w:r>
    </w:p>
    <w:p w14:paraId="010E28EB" w14:textId="260DA6F8" w:rsidR="000D2EDB" w:rsidRDefault="00C31DCB" w:rsidP="000D2EDB">
      <w:pPr>
        <w:ind w:firstLine="284"/>
        <w:jc w:val="both"/>
      </w:pPr>
      <w:r w:rsidRPr="00C31DCB">
        <w:t xml:space="preserve"> </w:t>
      </w:r>
      <w:r w:rsidRPr="00C31DCB">
        <w:rPr>
          <w:noProof/>
        </w:rPr>
        <w:t xml:space="preserve">Each Blockchain node will receive ITI-42 transactions from their local XDS Document Repository Actor as a normal XDS Document Registry Actor would do, before transitioning the transaction into a Blockchain </w:t>
      </w:r>
      <w:del w:id="430" w:author="Petnathean Julled" w:date="2022-01-23T11:22:00Z">
        <w:r w:rsidRPr="00C31DCB" w:rsidDel="003673FF">
          <w:rPr>
            <w:noProof/>
          </w:rPr>
          <w:delText>Smartcontract</w:delText>
        </w:r>
      </w:del>
      <w:ins w:id="431" w:author="Petnathean Julled" w:date="2022-01-23T11:22:00Z">
        <w:r w:rsidR="003673FF">
          <w:rPr>
            <w:noProof/>
          </w:rPr>
          <w:t>Smart contract</w:t>
        </w:r>
      </w:ins>
      <w:r w:rsidRPr="00C31DCB">
        <w:rPr>
          <w:noProof/>
        </w:rPr>
        <w:t xml:space="preserve"> and publishing it into the Blockchain ledger</w:t>
      </w:r>
      <w:r w:rsidR="006540B4" w:rsidRPr="006540B4">
        <w:t xml:space="preserve">. Likewise, the health document query via ITI-18 transactions from local XDS Document Consumer will be interpreted and interact with </w:t>
      </w:r>
      <w:del w:id="432" w:author="Petnathean Julled" w:date="2022-01-23T11:21:00Z">
        <w:r w:rsidR="006540B4" w:rsidRPr="006540B4" w:rsidDel="003673FF">
          <w:delText>Smart</w:delText>
        </w:r>
        <w:r w:rsidR="009773A6" w:rsidDel="003673FF">
          <w:delText>C</w:delText>
        </w:r>
        <w:r w:rsidR="006540B4" w:rsidRPr="006540B4" w:rsidDel="003673FF">
          <w:delText>ontract</w:delText>
        </w:r>
      </w:del>
      <w:ins w:id="433" w:author="Petnathean Julled" w:date="2022-01-23T11:21:00Z">
        <w:r w:rsidR="003673FF">
          <w:t>Smart contract</w:t>
        </w:r>
      </w:ins>
      <w:r w:rsidR="006540B4" w:rsidRPr="006540B4">
        <w:t xml:space="preserve"> consecutively. Note that the XDS Document Consumer Actor will still be required to directly issue ITI-43 transaction to the XDS Document Repository Actor hosting the health document to retrieve it. The </w:t>
      </w:r>
      <w:del w:id="434" w:author="Petnathean Julled" w:date="2022-01-23T11:21:00Z">
        <w:r w:rsidR="006540B4" w:rsidRPr="006540B4" w:rsidDel="003673FF">
          <w:delText>Smart</w:delText>
        </w:r>
        <w:r w:rsidR="009773A6" w:rsidDel="003673FF">
          <w:delText>C</w:delText>
        </w:r>
        <w:r w:rsidR="006540B4" w:rsidRPr="006540B4" w:rsidDel="003673FF">
          <w:delText>ontract</w:delText>
        </w:r>
      </w:del>
      <w:ins w:id="435" w:author="Petnathean Julled" w:date="2022-01-23T11:21:00Z">
        <w:r w:rsidR="003673FF">
          <w:t>Smart contract</w:t>
        </w:r>
      </w:ins>
      <w:r w:rsidR="006540B4" w:rsidRPr="006540B4">
        <w:t xml:space="preserve"> will act as a medium for each node to perform the task to add data, read data, and search for data within the Blockchain ledger </w:t>
      </w:r>
      <w:commentRangeStart w:id="436"/>
      <w:r w:rsidR="006540B4" w:rsidRPr="00185695">
        <w:t xml:space="preserve">(as shown in </w:t>
      </w:r>
      <w:ins w:id="437" w:author="Petnathean Julled" w:date="2022-01-01T11:03:00Z">
        <w:r w:rsidR="00185695" w:rsidRPr="00185695">
          <w:rPr>
            <w:rPrChange w:id="438" w:author="Petnathean Julled" w:date="2022-01-01T11:03:00Z">
              <w:rPr>
                <w:highlight w:val="yellow"/>
              </w:rPr>
            </w:rPrChange>
          </w:rPr>
          <w:fldChar w:fldCharType="begin"/>
        </w:r>
        <w:r w:rsidR="00185695" w:rsidRPr="00185695">
          <w:rPr>
            <w:rPrChange w:id="439" w:author="Petnathean Julled" w:date="2022-01-01T11:03:00Z">
              <w:rPr>
                <w:highlight w:val="yellow"/>
              </w:rPr>
            </w:rPrChange>
          </w:rPr>
          <w:instrText xml:space="preserve"> REF _Ref53535658 \h </w:instrText>
        </w:r>
      </w:ins>
      <w:r w:rsidR="00185695">
        <w:instrText xml:space="preserve"> \* MERGEFORMAT </w:instrText>
      </w:r>
      <w:r w:rsidR="00185695" w:rsidRPr="00185695">
        <w:rPr>
          <w:rPrChange w:id="440" w:author="Petnathean Julled" w:date="2022-01-01T11:03:00Z">
            <w:rPr>
              <w:highlight w:val="yellow"/>
            </w:rPr>
          </w:rPrChange>
        </w:rPr>
        <w:fldChar w:fldCharType="separate"/>
      </w:r>
      <w:ins w:id="441" w:author="Petnathean Julled" w:date="2022-01-01T11:03:00Z">
        <w:r w:rsidR="00185695" w:rsidRPr="00185695">
          <w:t xml:space="preserve">Figure </w:t>
        </w:r>
        <w:r w:rsidR="00185695" w:rsidRPr="00185695">
          <w:rPr>
            <w:noProof/>
          </w:rPr>
          <w:t>2</w:t>
        </w:r>
        <w:r w:rsidR="00185695" w:rsidRPr="00185695">
          <w:rPr>
            <w:rPrChange w:id="442" w:author="Petnathean Julled" w:date="2022-01-01T11:03:00Z">
              <w:rPr>
                <w:highlight w:val="yellow"/>
              </w:rPr>
            </w:rPrChange>
          </w:rPr>
          <w:fldChar w:fldCharType="end"/>
        </w:r>
      </w:ins>
      <w:ins w:id="443" w:author="Pattanasak Mongkolwat" w:date="2021-12-05T13:58:00Z">
        <w:del w:id="444" w:author="Petnathean Julled" w:date="2022-01-01T11:03:00Z">
          <w:r w:rsidR="00BD0760" w:rsidRPr="00BD0760" w:rsidDel="00185695">
            <w:rPr>
              <w:highlight w:val="yellow"/>
              <w:rPrChange w:id="445" w:author="Pattanasak Mongkolwat" w:date="2021-12-05T13:58:00Z">
                <w:rPr/>
              </w:rPrChange>
            </w:rPr>
            <w:delText xml:space="preserve">Figure </w:delText>
          </w:r>
        </w:del>
      </w:ins>
      <w:del w:id="446" w:author="Petnathean Julled" w:date="2022-01-01T11:03:00Z">
        <w:r w:rsidR="00850CD1" w:rsidRPr="00BD0760" w:rsidDel="00185695">
          <w:rPr>
            <w:highlight w:val="yellow"/>
            <w:rPrChange w:id="447" w:author="Pattanasak Mongkolwat" w:date="2021-12-05T13:58:00Z">
              <w:rPr/>
            </w:rPrChange>
          </w:rPr>
          <w:fldChar w:fldCharType="begin"/>
        </w:r>
        <w:r w:rsidR="00850CD1" w:rsidRPr="00185695" w:rsidDel="00185695">
          <w:rPr>
            <w:highlight w:val="yellow"/>
            <w:rPrChange w:id="448" w:author="Petnathean Julled" w:date="2022-01-01T11:03:00Z">
              <w:rPr/>
            </w:rPrChange>
          </w:rPr>
          <w:delInstrText xml:space="preserve"> REF _Ref53535658 \h </w:delInstrText>
        </w:r>
        <w:r w:rsidR="00BD0760" w:rsidRPr="00185695" w:rsidDel="00185695">
          <w:rPr>
            <w:highlight w:val="yellow"/>
          </w:rPr>
          <w:delInstrText xml:space="preserve"> \* MERGEFORMAT </w:delInstrText>
        </w:r>
        <w:r w:rsidR="00850CD1" w:rsidRPr="006C676A" w:rsidDel="00185695">
          <w:rPr>
            <w:highlight w:val="yellow"/>
          </w:rPr>
        </w:r>
        <w:r w:rsidR="00850CD1" w:rsidRPr="00BD0760" w:rsidDel="00185695">
          <w:rPr>
            <w:highlight w:val="yellow"/>
            <w:rPrChange w:id="449" w:author="Pattanasak Mongkolwat" w:date="2021-12-05T13:58:00Z">
              <w:rPr/>
            </w:rPrChange>
          </w:rPr>
          <w:fldChar w:fldCharType="separate"/>
        </w:r>
        <w:r w:rsidR="00850CD1" w:rsidRPr="00BD0760" w:rsidDel="00185695">
          <w:rPr>
            <w:highlight w:val="yellow"/>
            <w:rPrChange w:id="450" w:author="Pattanasak Mongkolwat" w:date="2021-12-05T13:58:00Z">
              <w:rPr/>
            </w:rPrChange>
          </w:rPr>
          <w:delText xml:space="preserve">Figure </w:delText>
        </w:r>
        <w:r w:rsidR="00850CD1" w:rsidRPr="00BD0760" w:rsidDel="00185695">
          <w:rPr>
            <w:noProof/>
            <w:highlight w:val="yellow"/>
            <w:rPrChange w:id="451" w:author="Pattanasak Mongkolwat" w:date="2021-12-05T13:58:00Z">
              <w:rPr>
                <w:noProof/>
              </w:rPr>
            </w:rPrChange>
          </w:rPr>
          <w:delText>3</w:delText>
        </w:r>
        <w:r w:rsidR="00850CD1" w:rsidRPr="00BD0760" w:rsidDel="00185695">
          <w:rPr>
            <w:highlight w:val="yellow"/>
            <w:rPrChange w:id="452" w:author="Pattanasak Mongkolwat" w:date="2021-12-05T13:58:00Z">
              <w:rPr/>
            </w:rPrChange>
          </w:rPr>
          <w:fldChar w:fldCharType="end"/>
        </w:r>
      </w:del>
      <w:ins w:id="453" w:author="Pattanasak Mongkolwat" w:date="2021-12-05T13:54:00Z">
        <w:del w:id="454" w:author="Petnathean Julled" w:date="2022-01-01T11:03:00Z">
          <w:r w:rsidR="00D341CA" w:rsidRPr="00BD0760" w:rsidDel="00185695">
            <w:rPr>
              <w:highlight w:val="yellow"/>
              <w:rPrChange w:id="455" w:author="Pattanasak Mongkolwat" w:date="2021-12-05T13:58:00Z">
                <w:rPr/>
              </w:rPrChange>
            </w:rPr>
            <w:delText>2</w:delText>
          </w:r>
        </w:del>
      </w:ins>
      <w:ins w:id="456" w:author="Pattanasak Mongkolwat" w:date="2021-12-05T13:58:00Z">
        <w:del w:id="457" w:author="Petnathean Julled" w:date="2022-01-01T11:03:00Z">
          <w:r w:rsidR="00BD0760" w:rsidDel="00185695">
            <w:delText>?</w:delText>
          </w:r>
        </w:del>
      </w:ins>
      <w:r w:rsidR="006540B4" w:rsidRPr="006540B4">
        <w:t xml:space="preserve">) </w:t>
      </w:r>
      <w:commentRangeEnd w:id="436"/>
      <w:r w:rsidR="00E3622D">
        <w:rPr>
          <w:rStyle w:val="CommentReference"/>
        </w:rPr>
        <w:commentReference w:id="436"/>
      </w:r>
      <w:r w:rsidR="006540B4" w:rsidRPr="006540B4">
        <w:t>allow the Blockchain technology to effectively integrated into the XDS system.</w:t>
      </w:r>
    </w:p>
    <w:p w14:paraId="47DEBBF3" w14:textId="664621B0" w:rsidR="000D2EDB" w:rsidRDefault="00BB1038" w:rsidP="000D2EDB">
      <w:pPr>
        <w:pStyle w:val="Heading2"/>
      </w:pPr>
      <w:r>
        <w:t>Design Functions of Document Register</w:t>
      </w:r>
    </w:p>
    <w:p w14:paraId="6283B0C7" w14:textId="2CBC0DF3" w:rsidR="00CC5FD1"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del w:id="458" w:author="Petnathean Julled" w:date="2022-01-23T11:22:00Z">
        <w:r w:rsidDel="003673FF">
          <w:delText>Smart</w:delText>
        </w:r>
        <w:r w:rsidR="00DB4EF1" w:rsidDel="003673FF">
          <w:delText>C</w:delText>
        </w:r>
        <w:r w:rsidDel="003673FF">
          <w:delText>ontract</w:delText>
        </w:r>
      </w:del>
      <w:ins w:id="459" w:author="Petnathean Julled" w:date="2022-01-23T11:22:00Z">
        <w:r w:rsidR="003673FF">
          <w:t>Smart contract</w:t>
        </w:r>
      </w:ins>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del w:id="460" w:author="Petnathean Julled" w:date="2022-01-23T11:22:00Z">
        <w:r w:rsidDel="003673FF">
          <w:delText>Smart</w:delText>
        </w:r>
        <w:r w:rsidR="00E63E82" w:rsidDel="003673FF">
          <w:delText>C</w:delText>
        </w:r>
        <w:r w:rsidDel="003673FF">
          <w:delText>ontract</w:delText>
        </w:r>
      </w:del>
      <w:ins w:id="461" w:author="Petnathean Julled" w:date="2022-01-23T11:22:00Z">
        <w:r w:rsidR="003673FF">
          <w:t>Smart contract</w:t>
        </w:r>
      </w:ins>
      <w:r>
        <w:t xml:space="preserve"> function transaction. The function also automatically assigns each set of metadata with an identification number to be used for common understanding amongst the </w:t>
      </w:r>
      <w:del w:id="462" w:author="Petnathean Julled" w:date="2022-01-23T11:22:00Z">
        <w:r w:rsidDel="003673FF">
          <w:delText>Smart</w:delText>
        </w:r>
        <w:r w:rsidR="00E63E82" w:rsidDel="003673FF">
          <w:delText>C</w:delText>
        </w:r>
        <w:r w:rsidDel="003673FF">
          <w:delText>ontract</w:delText>
        </w:r>
      </w:del>
      <w:ins w:id="463" w:author="Petnathean Julled" w:date="2022-01-23T11:22:00Z">
        <w:r w:rsidR="003673FF">
          <w:t>Smart contract</w:t>
        </w:r>
      </w:ins>
      <w:r>
        <w:t xml:space="preserve"> to differentiate each set of metadata belong to each health document. The identification number also essential for search operation </w:t>
      </w:r>
      <w:r>
        <w:t xml:space="preserve">which would be further explained later. The second function is the checker function which will check for the last identification number assigned to the published set of metadata. This function allows </w:t>
      </w:r>
      <w:del w:id="464" w:author="Petnathean Julled" w:date="2022-01-23T11:22:00Z">
        <w:r w:rsidDel="003673FF">
          <w:delText>Smart</w:delText>
        </w:r>
        <w:r w:rsidR="00C33B17" w:rsidDel="003673FF">
          <w:delText>C</w:delText>
        </w:r>
        <w:r w:rsidDel="003673FF">
          <w:delText>ontract</w:delText>
        </w:r>
      </w:del>
      <w:ins w:id="465" w:author="Petnathean Julled" w:date="2022-01-23T11:22:00Z">
        <w:r w:rsidR="003673FF">
          <w:t>Smart contract</w:t>
        </w:r>
      </w:ins>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commentRangeStart w:id="466"/>
    <w:p w14:paraId="768C157F" w14:textId="5CF92732" w:rsidR="00EE4BB0" w:rsidRPr="00EE4BB0" w:rsidDel="00CC44E8" w:rsidRDefault="00A35441">
      <w:pPr>
        <w:pStyle w:val="BodyText"/>
        <w:spacing w:after="0"/>
        <w:jc w:val="thaiDistribute"/>
        <w:rPr>
          <w:del w:id="467" w:author="Petnathean Julled" w:date="2021-12-31T09:38:00Z"/>
          <w:bCs/>
          <w:i/>
          <w:iCs/>
          <w:color w:val="FF0000"/>
          <w:rPrChange w:id="468" w:author="Petnathean Julled" w:date="2021-12-31T09:37:00Z">
            <w:rPr>
              <w:del w:id="469" w:author="Petnathean Julled" w:date="2021-12-31T09:38:00Z"/>
            </w:rPr>
          </w:rPrChange>
        </w:rPr>
        <w:pPrChange w:id="470" w:author="Petnathean Julled" w:date="2021-12-31T09:37:00Z">
          <w:pPr>
            <w:ind w:firstLine="284"/>
            <w:jc w:val="both"/>
          </w:pPr>
        </w:pPrChange>
      </w:pPr>
      <w:del w:id="471" w:author="Petnathean Julled" w:date="2021-12-31T09:37:00Z">
        <w:r w:rsidRPr="00EE4BB0" w:rsidDel="00EE4BB0">
          <w:rPr>
            <w:highlight w:val="yellow"/>
            <w:rPrChange w:id="472" w:author="Petnathean Julled" w:date="2021-12-31T09:37:00Z">
              <w:rPr/>
            </w:rPrChange>
          </w:rPr>
          <w:fldChar w:fldCharType="begin"/>
        </w:r>
        <w:r w:rsidRPr="00EE4BB0" w:rsidDel="00EE4BB0">
          <w:rPr>
            <w:highlight w:val="yellow"/>
            <w:rPrChange w:id="473" w:author="Petnathean Julled" w:date="2021-12-31T09:37:00Z">
              <w:rPr/>
            </w:rPrChange>
          </w:rPr>
          <w:delInstrText xml:space="preserve"> REF _Ref88191922 \h </w:delInstrText>
        </w:r>
        <w:r w:rsidR="00BD0760" w:rsidRPr="00EE4BB0" w:rsidDel="00EE4BB0">
          <w:rPr>
            <w:highlight w:val="yellow"/>
          </w:rPr>
          <w:delInstrText xml:space="preserve"> \* MERGEFORMAT </w:delInstrText>
        </w:r>
        <w:r w:rsidRPr="006C676A" w:rsidDel="00EE4BB0">
          <w:rPr>
            <w:highlight w:val="yellow"/>
          </w:rPr>
        </w:r>
        <w:r w:rsidRPr="00EE4BB0" w:rsidDel="00EE4BB0">
          <w:rPr>
            <w:highlight w:val="yellow"/>
            <w:rPrChange w:id="474" w:author="Petnathean Julled" w:date="2021-12-31T09:37:00Z">
              <w:rPr/>
            </w:rPrChange>
          </w:rPr>
          <w:fldChar w:fldCharType="separate"/>
        </w:r>
        <w:r w:rsidRPr="00EE4BB0" w:rsidDel="00EE4BB0">
          <w:rPr>
            <w:highlight w:val="yellow"/>
            <w:rPrChange w:id="475" w:author="Petnathean Julled" w:date="2021-12-31T09:37:00Z">
              <w:rPr/>
            </w:rPrChange>
          </w:rPr>
          <w:delText xml:space="preserve">Figure </w:delText>
        </w:r>
        <w:r w:rsidRPr="00EE4BB0" w:rsidDel="00EE4BB0">
          <w:rPr>
            <w:noProof/>
            <w:highlight w:val="yellow"/>
            <w:rPrChange w:id="476" w:author="Petnathean Julled" w:date="2021-12-31T09:37:00Z">
              <w:rPr>
                <w:noProof/>
              </w:rPr>
            </w:rPrChange>
          </w:rPr>
          <w:delText>4</w:delText>
        </w:r>
        <w:r w:rsidRPr="00EE4BB0" w:rsidDel="00EE4BB0">
          <w:rPr>
            <w:highlight w:val="yellow"/>
            <w:rPrChange w:id="477" w:author="Petnathean Julled" w:date="2021-12-31T09:37:00Z">
              <w:rPr/>
            </w:rPrChange>
          </w:rPr>
          <w:fldChar w:fldCharType="end"/>
        </w:r>
        <w:r w:rsidRPr="00EE4BB0" w:rsidDel="00EE4BB0">
          <w:rPr>
            <w:highlight w:val="yellow"/>
            <w:rPrChange w:id="478" w:author="Petnathean Julled" w:date="2021-12-31T09:37:00Z">
              <w:rPr/>
            </w:rPrChange>
          </w:rPr>
          <w:delText xml:space="preserve"> and </w:delText>
        </w:r>
        <w:r w:rsidRPr="00EE4BB0" w:rsidDel="00EE4BB0">
          <w:rPr>
            <w:highlight w:val="yellow"/>
            <w:rPrChange w:id="479" w:author="Petnathean Julled" w:date="2021-12-31T09:37:00Z">
              <w:rPr/>
            </w:rPrChange>
          </w:rPr>
          <w:fldChar w:fldCharType="begin"/>
        </w:r>
        <w:r w:rsidRPr="00EE4BB0" w:rsidDel="00EE4BB0">
          <w:rPr>
            <w:highlight w:val="yellow"/>
            <w:rPrChange w:id="480" w:author="Petnathean Julled" w:date="2021-12-31T09:37:00Z">
              <w:rPr/>
            </w:rPrChange>
          </w:rPr>
          <w:delInstrText xml:space="preserve"> REF _Ref88191900 \h </w:delInstrText>
        </w:r>
        <w:r w:rsidR="00BD0760" w:rsidRPr="00EE4BB0" w:rsidDel="00EE4BB0">
          <w:rPr>
            <w:highlight w:val="yellow"/>
          </w:rPr>
          <w:delInstrText xml:space="preserve"> \* MERGEFORMAT </w:delInstrText>
        </w:r>
        <w:r w:rsidRPr="006C676A" w:rsidDel="00EE4BB0">
          <w:rPr>
            <w:highlight w:val="yellow"/>
          </w:rPr>
        </w:r>
        <w:r w:rsidRPr="00EE4BB0" w:rsidDel="00EE4BB0">
          <w:rPr>
            <w:highlight w:val="yellow"/>
            <w:rPrChange w:id="481" w:author="Petnathean Julled" w:date="2021-12-31T09:37:00Z">
              <w:rPr/>
            </w:rPrChange>
          </w:rPr>
          <w:fldChar w:fldCharType="separate"/>
        </w:r>
        <w:r w:rsidRPr="00EE4BB0" w:rsidDel="00EE4BB0">
          <w:rPr>
            <w:highlight w:val="yellow"/>
            <w:rPrChange w:id="482" w:author="Petnathean Julled" w:date="2021-12-31T09:37:00Z">
              <w:rPr/>
            </w:rPrChange>
          </w:rPr>
          <w:delText xml:space="preserve">Figure </w:delText>
        </w:r>
        <w:r w:rsidRPr="00EE4BB0" w:rsidDel="00EE4BB0">
          <w:rPr>
            <w:noProof/>
            <w:highlight w:val="yellow"/>
            <w:rPrChange w:id="483" w:author="Petnathean Julled" w:date="2021-12-31T09:37:00Z">
              <w:rPr>
                <w:noProof/>
              </w:rPr>
            </w:rPrChange>
          </w:rPr>
          <w:delText>5</w:delText>
        </w:r>
        <w:r w:rsidRPr="00EE4BB0" w:rsidDel="00EE4BB0">
          <w:rPr>
            <w:highlight w:val="yellow"/>
            <w:rPrChange w:id="484" w:author="Petnathean Julled" w:date="2021-12-31T09:37:00Z">
              <w:rPr/>
            </w:rPrChange>
          </w:rPr>
          <w:fldChar w:fldCharType="end"/>
        </w:r>
        <w:commentRangeEnd w:id="466"/>
        <w:r w:rsidR="00BD0760" w:rsidRPr="00EE4BB0" w:rsidDel="00EE4BB0">
          <w:rPr>
            <w:rStyle w:val="CommentReference"/>
            <w:highlight w:val="yellow"/>
            <w:rPrChange w:id="485" w:author="Petnathean Julled" w:date="2021-12-31T09:37:00Z">
              <w:rPr>
                <w:rStyle w:val="CommentReference"/>
              </w:rPr>
            </w:rPrChange>
          </w:rPr>
          <w:commentReference w:id="466"/>
        </w:r>
      </w:del>
      <w:del w:id="486" w:author="Petnathean Julled" w:date="2022-01-01T10:48:00Z">
        <w:r w:rsidRPr="00484314" w:rsidDel="00DF5145">
          <w:delText xml:space="preserve"> </w:delText>
        </w:r>
        <w:r w:rsidR="003A3E14" w:rsidRPr="00A35441" w:rsidDel="00DF5145">
          <w:delText>depicts the overall process flow of the XDS Document Registry Actor, which performs tasks for both the Document Register and Document Query functions.</w:delText>
        </w:r>
      </w:del>
    </w:p>
    <w:p w14:paraId="2339FACE" w14:textId="5D619E0D" w:rsidR="00170F03" w:rsidRPr="00710B9C" w:rsidDel="00DF5145" w:rsidRDefault="00170F03">
      <w:pPr>
        <w:pStyle w:val="BodyText"/>
        <w:spacing w:after="0"/>
        <w:jc w:val="thaiDistribute"/>
        <w:rPr>
          <w:del w:id="487" w:author="Petnathean Julled" w:date="2022-01-01T10:48:00Z"/>
          <w:lang w:bidi="th-TH"/>
        </w:rPr>
        <w:pPrChange w:id="488" w:author="Petnathean Julled" w:date="2021-12-31T09:38:00Z">
          <w:pPr>
            <w:ind w:firstLine="284"/>
            <w:jc w:val="both"/>
          </w:pPr>
        </w:pPrChange>
      </w:pPr>
    </w:p>
    <w:p w14:paraId="5622AA97" w14:textId="77777777" w:rsidR="00966643" w:rsidRDefault="00966643" w:rsidP="00BD0E97">
      <w:pPr>
        <w:pStyle w:val="Heading1"/>
      </w:pPr>
      <w:commentRangeStart w:id="489"/>
      <w:r>
        <w:t>IMPLEMENTATION</w:t>
      </w:r>
      <w:commentRangeEnd w:id="489"/>
      <w:r>
        <w:rPr>
          <w:rStyle w:val="CommentReference"/>
          <w:smallCaps w:val="0"/>
          <w:noProof w:val="0"/>
        </w:rPr>
        <w:commentReference w:id="489"/>
      </w:r>
    </w:p>
    <w:p w14:paraId="0AF73A00" w14:textId="07F89AC2" w:rsidR="00966643" w:rsidRDefault="00966643">
      <w:pPr>
        <w:pStyle w:val="BodyText"/>
        <w:jc w:val="thaiDistribute"/>
        <w:rPr>
          <w:ins w:id="490" w:author="Petnathean Julled" w:date="2021-12-18T17:29:00Z"/>
          <w:lang w:val="en-US"/>
        </w:rPr>
        <w:pPrChange w:id="491" w:author="Petnathean Julled" w:date="2021-12-19T03:36:00Z">
          <w:pPr>
            <w:pStyle w:val="BodyText"/>
          </w:pPr>
        </w:pPrChange>
      </w:pPr>
      <w:r w:rsidRPr="00136090">
        <w:rPr>
          <w:lang w:val="en-US"/>
        </w:rPr>
        <w:t xml:space="preserve">This </w:t>
      </w:r>
      <w:r>
        <w:rPr>
          <w:lang w:val="en-US"/>
        </w:rPr>
        <w:t>section</w:t>
      </w:r>
      <w:r w:rsidRPr="00136090">
        <w:rPr>
          <w:lang w:val="en-US"/>
        </w:rPr>
        <w:t xml:space="preserve"> </w:t>
      </w:r>
      <w:r>
        <w:rPr>
          <w:lang w:val="en-US"/>
        </w:rPr>
        <w:t>describes our implementation to demonstrate the implemented concept mentioned previously.</w:t>
      </w:r>
    </w:p>
    <w:p w14:paraId="1AFBB60F" w14:textId="46BCF947" w:rsidR="00F215A2" w:rsidRPr="000E219F" w:rsidRDefault="00F215A2">
      <w:pPr>
        <w:pStyle w:val="Heading2"/>
        <w:jc w:val="thaiDistribute"/>
        <w:rPr>
          <w:ins w:id="492" w:author="Petnathean Julled" w:date="2021-12-18T17:29:00Z"/>
        </w:rPr>
        <w:pPrChange w:id="493" w:author="Petnathean Julled" w:date="2021-12-19T03:36:00Z">
          <w:pPr>
            <w:pStyle w:val="Heading2"/>
          </w:pPr>
        </w:pPrChange>
      </w:pPr>
      <w:ins w:id="494" w:author="Petnathean Julled" w:date="2021-12-18T17:29:00Z">
        <w:r>
          <w:rPr>
            <w:rFonts w:cs="Angsana New"/>
            <w:szCs w:val="25"/>
            <w:lang w:bidi="th-TH"/>
          </w:rPr>
          <w:t>Implementation Goal</w:t>
        </w:r>
      </w:ins>
    </w:p>
    <w:p w14:paraId="58C3E922" w14:textId="200DA0C1" w:rsidR="003B1FB1" w:rsidRPr="003E0FAC" w:rsidRDefault="003B1FB1">
      <w:pPr>
        <w:pStyle w:val="BodyText"/>
        <w:tabs>
          <w:tab w:val="clear" w:pos="288"/>
          <w:tab w:val="left" w:pos="0"/>
        </w:tabs>
        <w:spacing w:after="0"/>
        <w:ind w:firstLine="360"/>
        <w:jc w:val="thaiDistribute"/>
        <w:rPr>
          <w:ins w:id="495" w:author="Petnathean Julled" w:date="2021-12-18T17:37:00Z"/>
          <w:color w:val="FF0000"/>
          <w:lang w:val="en-US"/>
        </w:rPr>
        <w:pPrChange w:id="496" w:author="Petnathean Julled" w:date="2021-12-19T03:36:00Z">
          <w:pPr>
            <w:pStyle w:val="BodyText"/>
            <w:tabs>
              <w:tab w:val="clear" w:pos="288"/>
              <w:tab w:val="left" w:pos="0"/>
            </w:tabs>
            <w:spacing w:after="0"/>
            <w:ind w:firstLine="360"/>
          </w:pPr>
        </w:pPrChange>
      </w:pPr>
      <w:ins w:id="497" w:author="Petnathean Julled" w:date="2021-12-18T17:37:00Z">
        <w:r w:rsidRPr="00271487">
          <w:rPr>
            <w:color w:val="FF0000"/>
            <w:lang w:val="en-US"/>
          </w:rPr>
          <w:t xml:space="preserve"> </w:t>
        </w:r>
        <w:r>
          <w:rPr>
            <w:color w:val="FF0000"/>
            <w:lang w:val="en-US"/>
          </w:rPr>
          <w:t>Help reader, what we are going to do</w:t>
        </w:r>
        <w:r w:rsidRPr="00271487">
          <w:rPr>
            <w:color w:val="FF0000"/>
            <w:lang w:val="en-US"/>
          </w:rPr>
          <w:t xml:space="preserve"> </w:t>
        </w:r>
      </w:ins>
    </w:p>
    <w:p w14:paraId="3145DC3A" w14:textId="782E6A15" w:rsidR="00807CB9" w:rsidRDefault="00807CB9">
      <w:pPr>
        <w:pStyle w:val="BodyText"/>
        <w:tabs>
          <w:tab w:val="clear" w:pos="288"/>
          <w:tab w:val="left" w:pos="0"/>
        </w:tabs>
        <w:spacing w:after="0"/>
        <w:ind w:firstLine="360"/>
        <w:jc w:val="thaiDistribute"/>
        <w:rPr>
          <w:ins w:id="498" w:author="Petnathean Julled" w:date="2021-12-18T18:48:00Z"/>
          <w:lang w:val="en-US"/>
        </w:rPr>
        <w:pPrChange w:id="499" w:author="Petnathean Julled" w:date="2021-12-19T03:36:00Z">
          <w:pPr>
            <w:pStyle w:val="BodyText"/>
            <w:tabs>
              <w:tab w:val="clear" w:pos="288"/>
              <w:tab w:val="left" w:pos="0"/>
            </w:tabs>
            <w:spacing w:after="0"/>
            <w:ind w:firstLine="360"/>
          </w:pPr>
        </w:pPrChange>
      </w:pPr>
      <w:ins w:id="500" w:author="Petnathean Julled" w:date="2021-12-18T18:48:00Z">
        <w:r w:rsidRPr="00807CB9">
          <w:rPr>
            <w:lang w:val="en-US"/>
          </w:rPr>
          <w:t xml:space="preserve">To achieve the design mentioned in Section IV, we need a computing environment prepared for programming, creating </w:t>
        </w:r>
      </w:ins>
      <w:ins w:id="501" w:author="Petnathean Julled" w:date="2022-01-23T11:22:00Z">
        <w:r w:rsidR="003673FF">
          <w:rPr>
            <w:lang w:val="en-US"/>
          </w:rPr>
          <w:t>smart contract</w:t>
        </w:r>
      </w:ins>
      <w:ins w:id="502" w:author="Petnathean Julled" w:date="2021-12-18T18:48:00Z">
        <w:r w:rsidRPr="00807CB9">
          <w:rPr>
            <w:lang w:val="en-US"/>
          </w:rPr>
          <w:t>s, and maintaining a blockchain ledger for testing. Then, begin by developing XDS Actors following the requirements specified in the IHE IT Infrastructure (ITI) Technical Framework (TF). As mentioned in Section IV, our scope only focuses on XDS Document Repository Actor, XDS Document Registry Actor, and XDS Document Consumer Actor. Our main contribution is to the Registry Actor, which will be overhauled to work with Blockchain while still having its behavior follow the requirements specified in the IHE ITI TF. The Repository Actor and Consumer Actor will only be a program created for concept demonstration, mimicking the behavior of the actual actors working in a hospital information system. </w:t>
        </w:r>
      </w:ins>
    </w:p>
    <w:p w14:paraId="5B02C6A6" w14:textId="43FECF60" w:rsidR="00137A8D" w:rsidRPr="003E0FAC" w:rsidRDefault="00137A8D">
      <w:pPr>
        <w:pStyle w:val="BodyText"/>
        <w:tabs>
          <w:tab w:val="clear" w:pos="288"/>
          <w:tab w:val="left" w:pos="0"/>
        </w:tabs>
        <w:spacing w:after="0"/>
        <w:ind w:firstLine="360"/>
        <w:jc w:val="thaiDistribute"/>
        <w:rPr>
          <w:ins w:id="503" w:author="Petnathean Julled" w:date="2021-12-18T18:18:00Z"/>
          <w:color w:val="FF0000"/>
          <w:lang w:val="en-US"/>
        </w:rPr>
        <w:pPrChange w:id="504" w:author="Petnathean Julled" w:date="2021-12-19T03:36:00Z">
          <w:pPr>
            <w:pStyle w:val="BodyText"/>
            <w:tabs>
              <w:tab w:val="clear" w:pos="288"/>
              <w:tab w:val="left" w:pos="0"/>
            </w:tabs>
            <w:spacing w:after="0"/>
            <w:ind w:firstLine="360"/>
          </w:pPr>
        </w:pPrChange>
      </w:pPr>
      <w:ins w:id="505" w:author="Petnathean Julled" w:date="2021-12-18T18:18:00Z">
        <w:r w:rsidRPr="00271487">
          <w:rPr>
            <w:color w:val="FF0000"/>
            <w:lang w:val="en-US"/>
          </w:rPr>
          <w:t xml:space="preserve"> </w:t>
        </w:r>
        <w:r>
          <w:rPr>
            <w:color w:val="FF0000"/>
            <w:lang w:val="en-US"/>
          </w:rPr>
          <w:t xml:space="preserve">Why use </w:t>
        </w:r>
        <w:proofErr w:type="spellStart"/>
        <w:r>
          <w:rPr>
            <w:color w:val="FF0000"/>
            <w:lang w:val="en-US"/>
          </w:rPr>
          <w:t>Javascript</w:t>
        </w:r>
        <w:proofErr w:type="spellEnd"/>
        <w:r>
          <w:rPr>
            <w:color w:val="FF0000"/>
            <w:lang w:val="en-US"/>
          </w:rPr>
          <w:t xml:space="preserve"> and Node.js </w:t>
        </w:r>
      </w:ins>
    </w:p>
    <w:p w14:paraId="6D5BACD2" w14:textId="61A3911C" w:rsidR="005868BF" w:rsidRPr="003E0FAC" w:rsidDel="00137A8D" w:rsidRDefault="005868BF">
      <w:pPr>
        <w:pStyle w:val="BodyText"/>
        <w:tabs>
          <w:tab w:val="clear" w:pos="288"/>
          <w:tab w:val="left" w:pos="0"/>
        </w:tabs>
        <w:spacing w:after="0"/>
        <w:ind w:firstLine="360"/>
        <w:jc w:val="thaiDistribute"/>
        <w:rPr>
          <w:del w:id="506" w:author="Petnathean Julled" w:date="2021-12-18T18:18:00Z"/>
          <w:moveTo w:id="507" w:author="Petnathean Julled" w:date="2021-12-18T17:29:00Z"/>
          <w:color w:val="FF0000"/>
          <w:lang w:val="en-US"/>
        </w:rPr>
        <w:pPrChange w:id="508" w:author="Petnathean Julled" w:date="2021-12-19T03:36:00Z">
          <w:pPr>
            <w:pStyle w:val="BodyText"/>
            <w:tabs>
              <w:tab w:val="clear" w:pos="288"/>
              <w:tab w:val="left" w:pos="0"/>
            </w:tabs>
            <w:spacing w:after="0"/>
            <w:ind w:firstLine="360"/>
          </w:pPr>
        </w:pPrChange>
      </w:pPr>
      <w:moveToRangeStart w:id="509" w:author="Petnathean Julled" w:date="2021-12-18T17:29:00Z" w:name="move90741011"/>
      <w:moveTo w:id="510" w:author="Petnathean Julled" w:date="2021-12-18T17:29:00Z">
        <w:del w:id="511" w:author="Petnathean Julled" w:date="2021-12-18T18:18:00Z">
          <w:r w:rsidRPr="00271487" w:rsidDel="00137A8D">
            <w:rPr>
              <w:color w:val="FF0000"/>
              <w:lang w:val="en-US"/>
            </w:rPr>
            <w:delText xml:space="preserve">vvv </w:delText>
          </w:r>
        </w:del>
        <w:del w:id="512" w:author="Petnathean Julled" w:date="2021-12-18T18:17:00Z">
          <w:r w:rsidDel="00137A8D">
            <w:rPr>
              <w:color w:val="FF0000"/>
              <w:lang w:val="en-US"/>
            </w:rPr>
            <w:delText>Wrap up design requirements</w:delText>
          </w:r>
        </w:del>
        <w:del w:id="513" w:author="Petnathean Julled" w:date="2021-12-18T18:18:00Z">
          <w:r w:rsidRPr="00271487" w:rsidDel="00137A8D">
            <w:rPr>
              <w:color w:val="FF0000"/>
              <w:lang w:val="en-US"/>
            </w:rPr>
            <w:delText xml:space="preserve"> vvv</w:delText>
          </w:r>
        </w:del>
      </w:moveTo>
    </w:p>
    <w:p w14:paraId="7101F2B1" w14:textId="3995FF35" w:rsidR="005868BF" w:rsidDel="00137A8D" w:rsidRDefault="005868BF">
      <w:pPr>
        <w:pStyle w:val="BodyText"/>
        <w:spacing w:after="0"/>
        <w:jc w:val="thaiDistribute"/>
        <w:rPr>
          <w:del w:id="514" w:author="Petnathean Julled" w:date="2021-12-18T18:18:00Z"/>
          <w:moveTo w:id="515" w:author="Petnathean Julled" w:date="2021-12-18T17:29:00Z"/>
          <w:bCs/>
          <w:lang w:val="en-US"/>
        </w:rPr>
        <w:pPrChange w:id="516" w:author="Petnathean Julled" w:date="2021-12-19T03:36:00Z">
          <w:pPr>
            <w:pStyle w:val="BodyText"/>
            <w:spacing w:after="0"/>
          </w:pPr>
        </w:pPrChange>
      </w:pPr>
      <w:moveTo w:id="517" w:author="Petnathean Julled" w:date="2021-12-18T17:29:00Z">
        <w:r w:rsidRPr="008E7FDD">
          <w:rPr>
            <w:bCs/>
          </w:rPr>
          <w:t> </w:t>
        </w:r>
      </w:moveTo>
      <w:ins w:id="518" w:author="Petnathean Julled" w:date="2021-12-18T18:56:00Z">
        <w:r w:rsidR="009A4EEA" w:rsidRPr="009A4EEA">
          <w:rPr>
            <w:bCs/>
          </w:rPr>
          <w:t xml:space="preserve">As we have seen from HL7 and FHIR, current healthcare information exchange standards are mostly web-based protocols. They require the capability to handle a huge number of transactions in a limited amount of time. That means the programming language for this type of work should be compatible with web-based environments and be able to handle multitasking and thread </w:t>
        </w:r>
        <w:r w:rsidR="000B35A5" w:rsidRPr="009A4EEA">
          <w:rPr>
            <w:bCs/>
          </w:rPr>
          <w:t>simultaneously</w:t>
        </w:r>
        <w:r w:rsidR="009A4EEA" w:rsidRPr="009A4EEA">
          <w:rPr>
            <w:bCs/>
          </w:rPr>
          <w:t xml:space="preserve">. With its asynchronous nature and compatibility with website integration, </w:t>
        </w:r>
        <w:proofErr w:type="spellStart"/>
        <w:r w:rsidR="009A4EEA" w:rsidRPr="009A4EEA">
          <w:rPr>
            <w:bCs/>
          </w:rPr>
          <w:t>Javascript</w:t>
        </w:r>
        <w:proofErr w:type="spellEnd"/>
        <w:r w:rsidR="009A4EEA" w:rsidRPr="009A4EEA">
          <w:rPr>
            <w:bCs/>
          </w:rPr>
          <w:t xml:space="preserve"> is the choice for our implementation of this work. We further adopt the "Node.js" variant of </w:t>
        </w:r>
        <w:proofErr w:type="spellStart"/>
        <w:r w:rsidR="009A4EEA" w:rsidRPr="009A4EEA">
          <w:rPr>
            <w:bCs/>
          </w:rPr>
          <w:t>Javascript</w:t>
        </w:r>
        <w:proofErr w:type="spellEnd"/>
        <w:r w:rsidR="009A4EEA" w:rsidRPr="009A4EEA">
          <w:rPr>
            <w:bCs/>
          </w:rPr>
          <w:t xml:space="preserve"> for our programming environment as it was designed to build scalable network applications that handle many connections concurrently. Furthermore, Node.js also provides simple access to community-made node modules, which offer a wide variety of useful APIs for software development, which may reduce the difficulty of our implementation further.</w:t>
        </w:r>
      </w:ins>
      <w:moveTo w:id="519" w:author="Petnathean Julled" w:date="2021-12-18T17:29:00Z">
        <w:del w:id="520" w:author="Petnathean Julled" w:date="2021-12-18T18:56:00Z">
          <w:r w:rsidRPr="008E7FDD" w:rsidDel="009A4EEA">
            <w:rPr>
              <w:bCs/>
              <w:lang w:val="en-US"/>
            </w:rPr>
            <w:delText>As we have seen from HL7 and FHIR, current healthcare information exchanged related standards are mostly web-based protocol. Additionally, development of</w:delText>
          </w:r>
        </w:del>
        <w:del w:id="521" w:author="Petnathean Julled" w:date="2021-12-18T18:17:00Z">
          <w:r w:rsidRPr="008E7FDD" w:rsidDel="00137A8D">
            <w:rPr>
              <w:bCs/>
              <w:lang w:val="en-US"/>
            </w:rPr>
            <w:delText xml:space="preserve"> </w:delText>
          </w:r>
        </w:del>
        <w:del w:id="522" w:author="Petnathean Julled" w:date="2021-12-18T18:56:00Z">
          <w:r w:rsidRPr="008E7FDD" w:rsidDel="009A4EEA">
            <w:rPr>
              <w:bCs/>
              <w:lang w:val="en-US"/>
            </w:rPr>
            <w:delText>IT infrastructure to support healthcare operation requires the capability to handle a huge amount of transaction in a limited amount of time so, it requires our system implementation to be able to handle multitask properly.</w:delText>
          </w:r>
        </w:del>
        <w:del w:id="523" w:author="Petnathean Julled" w:date="2021-12-18T18:18:00Z">
          <w:r w:rsidRPr="008E7FDD" w:rsidDel="00137A8D">
            <w:rPr>
              <w:bCs/>
              <w:lang w:val="en-US"/>
            </w:rPr>
            <w:delText xml:space="preserve"> </w:delText>
          </w:r>
        </w:del>
      </w:moveTo>
    </w:p>
    <w:p w14:paraId="3EC4A18B" w14:textId="2ECA507E" w:rsidR="005868BF" w:rsidRPr="003E0FAC" w:rsidDel="00137A8D" w:rsidRDefault="005868BF">
      <w:pPr>
        <w:pStyle w:val="BodyText"/>
        <w:spacing w:after="0"/>
        <w:jc w:val="thaiDistribute"/>
        <w:rPr>
          <w:del w:id="524" w:author="Petnathean Julled" w:date="2021-12-18T18:18:00Z"/>
          <w:moveTo w:id="525" w:author="Petnathean Julled" w:date="2021-12-18T17:30:00Z"/>
          <w:color w:val="FF0000"/>
          <w:lang w:val="en-US"/>
        </w:rPr>
        <w:pPrChange w:id="526" w:author="Petnathean Julled" w:date="2021-12-19T03:36:00Z">
          <w:pPr>
            <w:pStyle w:val="BodyText"/>
            <w:spacing w:after="0"/>
          </w:pPr>
        </w:pPrChange>
      </w:pPr>
      <w:moveToRangeStart w:id="527" w:author="Petnathean Julled" w:date="2021-12-18T17:30:00Z" w:name="move90741026"/>
      <w:moveToRangeEnd w:id="509"/>
      <w:moveTo w:id="528" w:author="Petnathean Julled" w:date="2021-12-18T17:30:00Z">
        <w:del w:id="529" w:author="Petnathean Julled" w:date="2021-12-18T18:18:00Z">
          <w:r w:rsidRPr="00271487" w:rsidDel="00137A8D">
            <w:rPr>
              <w:color w:val="FF0000"/>
              <w:lang w:val="en-US"/>
            </w:rPr>
            <w:delText xml:space="preserve">vvv </w:delText>
          </w:r>
          <w:r w:rsidDel="00137A8D">
            <w:rPr>
              <w:color w:val="FF0000"/>
              <w:lang w:val="en-US"/>
            </w:rPr>
            <w:delText xml:space="preserve">Why use Javascript and Node.js </w:delText>
          </w:r>
          <w:r w:rsidRPr="00271487" w:rsidDel="00137A8D">
            <w:rPr>
              <w:color w:val="FF0000"/>
              <w:lang w:val="en-US"/>
            </w:rPr>
            <w:delText>vvv</w:delText>
          </w:r>
        </w:del>
      </w:moveTo>
    </w:p>
    <w:p w14:paraId="18761B74" w14:textId="613A98AD" w:rsidR="005868BF" w:rsidRDefault="005868BF">
      <w:pPr>
        <w:pStyle w:val="BodyText"/>
        <w:spacing w:after="0"/>
        <w:jc w:val="thaiDistribute"/>
        <w:rPr>
          <w:moveTo w:id="530" w:author="Petnathean Julled" w:date="2021-12-18T17:30:00Z"/>
          <w:bCs/>
          <w:lang w:val="en-US"/>
        </w:rPr>
        <w:pPrChange w:id="531" w:author="Petnathean Julled" w:date="2021-12-19T03:36:00Z">
          <w:pPr>
            <w:pStyle w:val="BodyText"/>
            <w:spacing w:after="0"/>
          </w:pPr>
        </w:pPrChange>
      </w:pPr>
      <w:moveTo w:id="532" w:author="Petnathean Julled" w:date="2021-12-18T17:30:00Z">
        <w:del w:id="533" w:author="Petnathean Julled" w:date="2021-12-18T18:56:00Z">
          <w:r w:rsidRPr="008E7FDD" w:rsidDel="009A4EEA">
            <w:rPr>
              <w:bCs/>
              <w:lang w:val="en-US"/>
            </w:rPr>
            <w:delText>With asynchronous nature and compatibility with website integration, Javascript is</w:delText>
          </w:r>
        </w:del>
        <w:del w:id="534" w:author="Petnathean Julled" w:date="2021-12-18T18:19:00Z">
          <w:r w:rsidRPr="008E7FDD" w:rsidDel="00137A8D">
            <w:rPr>
              <w:bCs/>
              <w:lang w:val="en-US"/>
            </w:rPr>
            <w:delText xml:space="preserve"> one of</w:delText>
          </w:r>
        </w:del>
        <w:del w:id="535" w:author="Petnathean Julled" w:date="2021-12-18T18:56:00Z">
          <w:r w:rsidRPr="008E7FDD" w:rsidDel="009A4EEA">
            <w:rPr>
              <w:bCs/>
              <w:lang w:val="en-US"/>
            </w:rPr>
            <w:delText xml:space="preserve"> the</w:delText>
          </w:r>
        </w:del>
        <w:del w:id="536" w:author="Petnathean Julled" w:date="2021-12-18T18:19:00Z">
          <w:r w:rsidRPr="008E7FDD" w:rsidDel="00137A8D">
            <w:rPr>
              <w:bCs/>
              <w:lang w:val="en-US"/>
            </w:rPr>
            <w:delText xml:space="preserve"> best</w:delText>
          </w:r>
        </w:del>
        <w:del w:id="537" w:author="Petnathean Julled" w:date="2021-12-18T18:56:00Z">
          <w:r w:rsidRPr="008E7FDD" w:rsidDel="009A4EEA">
            <w:rPr>
              <w:bCs/>
              <w:lang w:val="en-US"/>
            </w:rPr>
            <w:delText xml:space="preserve">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delText>
          </w:r>
        </w:del>
        <w:r w:rsidRPr="008E7FDD">
          <w:rPr>
            <w:bCs/>
            <w:lang w:val="en-US"/>
          </w:rPr>
          <w:t xml:space="preserve"> </w:t>
        </w:r>
      </w:moveTo>
    </w:p>
    <w:p w14:paraId="20297288" w14:textId="77777777" w:rsidR="005868BF" w:rsidRPr="003E0FAC" w:rsidRDefault="005868BF">
      <w:pPr>
        <w:pStyle w:val="BodyText"/>
        <w:tabs>
          <w:tab w:val="clear" w:pos="288"/>
          <w:tab w:val="left" w:pos="0"/>
        </w:tabs>
        <w:spacing w:after="0"/>
        <w:ind w:firstLine="360"/>
        <w:jc w:val="thaiDistribute"/>
        <w:rPr>
          <w:moveTo w:id="538" w:author="Petnathean Julled" w:date="2021-12-18T17:30:00Z"/>
          <w:color w:val="FF0000"/>
          <w:lang w:val="en-US"/>
        </w:rPr>
        <w:pPrChange w:id="539" w:author="Petnathean Julled" w:date="2021-12-19T03:36:00Z">
          <w:pPr>
            <w:pStyle w:val="BodyText"/>
            <w:tabs>
              <w:tab w:val="clear" w:pos="288"/>
              <w:tab w:val="left" w:pos="0"/>
            </w:tabs>
            <w:spacing w:after="0"/>
            <w:ind w:firstLine="360"/>
          </w:pPr>
        </w:pPrChange>
      </w:pPr>
      <w:moveToRangeStart w:id="540" w:author="Petnathean Julled" w:date="2021-12-18T17:30:00Z" w:name="move90741048"/>
      <w:moveToRangeEnd w:id="527"/>
      <w:moveTo w:id="541" w:author="Petnathean Julled" w:date="2021-12-18T17:30:00Z">
        <w:del w:id="542"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Requirement regard XDS Actors, XML usage</w:t>
        </w:r>
        <w:r w:rsidRPr="00271487">
          <w:rPr>
            <w:color w:val="FF0000"/>
            <w:lang w:val="en-US"/>
          </w:rPr>
          <w:t xml:space="preserve"> </w:t>
        </w:r>
        <w:del w:id="543" w:author="Petnathean Julled" w:date="2021-12-31T02:26:00Z">
          <w:r w:rsidRPr="00271487" w:rsidDel="00E77889">
            <w:rPr>
              <w:color w:val="FF0000"/>
              <w:lang w:val="en-US"/>
            </w:rPr>
            <w:delText>vvv</w:delText>
          </w:r>
        </w:del>
      </w:moveTo>
    </w:p>
    <w:p w14:paraId="711B9043" w14:textId="319AABF5" w:rsidR="005868BF" w:rsidDel="00965052" w:rsidRDefault="00496AB5">
      <w:pPr>
        <w:pStyle w:val="BodyText"/>
        <w:spacing w:after="0"/>
        <w:jc w:val="thaiDistribute"/>
        <w:rPr>
          <w:del w:id="544" w:author="Petnathean Julled" w:date="2021-12-18T18:21:00Z"/>
          <w:moveTo w:id="545" w:author="Petnathean Julled" w:date="2021-12-18T17:30:00Z"/>
          <w:bCs/>
          <w:lang w:val="en-US"/>
        </w:rPr>
        <w:pPrChange w:id="546" w:author="Petnathean Julled" w:date="2021-12-19T03:36:00Z">
          <w:pPr>
            <w:pStyle w:val="BodyText"/>
            <w:spacing w:after="0"/>
          </w:pPr>
        </w:pPrChange>
      </w:pPr>
      <w:ins w:id="547" w:author="Petnathean Julled" w:date="2021-12-18T19:02:00Z">
        <w:r w:rsidRPr="00496AB5">
          <w:rPr>
            <w:bCs/>
            <w:lang w:val="en-US"/>
          </w:rPr>
          <w:t xml:space="preserve">All actors within the IHE XDS Profile communicate with each other using XML message transactions. As we utilize </w:t>
        </w:r>
        <w:proofErr w:type="spellStart"/>
        <w:r w:rsidRPr="00496AB5">
          <w:rPr>
            <w:bCs/>
            <w:lang w:val="en-US"/>
          </w:rPr>
          <w:t>Javascript</w:t>
        </w:r>
        <w:proofErr w:type="spellEnd"/>
        <w:r w:rsidRPr="00496AB5">
          <w:rPr>
            <w:bCs/>
            <w:lang w:val="en-US"/>
          </w:rPr>
          <w:t xml:space="preserve"> as our main programming language for the implementation, these XML messages need to be interpreted into programming objects to allow simpler handling methods within the program. So, we prefer </w:t>
        </w:r>
        <w:proofErr w:type="spellStart"/>
        <w:r w:rsidRPr="00496AB5">
          <w:rPr>
            <w:bCs/>
            <w:lang w:val="en-US"/>
          </w:rPr>
          <w:t>Javascript</w:t>
        </w:r>
        <w:proofErr w:type="spellEnd"/>
        <w:r w:rsidRPr="00496AB5">
          <w:rPr>
            <w:bCs/>
            <w:lang w:val="en-US"/>
          </w:rPr>
          <w:t xml:space="preserve"> Object Notation (JSON), which is a lightweight data-exchange format for programming objects that was created specifically for this purpose. It is simple to read and write for humans, and it is simple to parse or generate for machines. The JSON format will have a major impact on reducing complexity for the implementation of the XDS Document Registry actor program with Blockchain </w:t>
        </w:r>
      </w:ins>
      <w:ins w:id="548" w:author="Petnathean Julled" w:date="2022-01-23T11:22:00Z">
        <w:r w:rsidR="003673FF">
          <w:rPr>
            <w:bCs/>
            <w:lang w:val="en-US"/>
          </w:rPr>
          <w:t>smart contract</w:t>
        </w:r>
      </w:ins>
      <w:ins w:id="549" w:author="Petnathean Julled" w:date="2021-12-18T19:02:00Z">
        <w:r w:rsidRPr="00496AB5">
          <w:rPr>
            <w:bCs/>
            <w:lang w:val="en-US"/>
          </w:rPr>
          <w:t>s.</w:t>
        </w:r>
      </w:ins>
      <w:moveTo w:id="550" w:author="Petnathean Julled" w:date="2021-12-18T17:30:00Z">
        <w:del w:id="551" w:author="Petnathean Julled" w:date="2021-12-18T19:02:00Z">
          <w:r w:rsidR="005868BF" w:rsidRPr="008E7FDD" w:rsidDel="00496AB5">
            <w:rPr>
              <w:bCs/>
              <w:lang w:val="en-US"/>
            </w:rPr>
            <w:delText>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w:delText>
          </w:r>
        </w:del>
        <w:r w:rsidR="005868BF" w:rsidRPr="008E7FDD">
          <w:rPr>
            <w:bCs/>
            <w:lang w:val="en-US"/>
          </w:rPr>
          <w:t xml:space="preserve"> </w:t>
        </w:r>
      </w:moveTo>
    </w:p>
    <w:moveToRangeEnd w:id="540"/>
    <w:p w14:paraId="6755B986" w14:textId="77777777" w:rsidR="00F215A2" w:rsidRPr="005868BF" w:rsidRDefault="00F215A2">
      <w:pPr>
        <w:pStyle w:val="BodyText"/>
        <w:spacing w:after="0"/>
        <w:jc w:val="thaiDistribute"/>
        <w:rPr>
          <w:lang w:val="en-US"/>
          <w:rPrChange w:id="552" w:author="Petnathean Julled" w:date="2021-12-18T17:29:00Z">
            <w:rPr/>
          </w:rPrChange>
        </w:rPr>
        <w:pPrChange w:id="553" w:author="Petnathean Julled" w:date="2021-12-19T03:36:00Z">
          <w:pPr>
            <w:pStyle w:val="BodyText"/>
          </w:pPr>
        </w:pPrChange>
      </w:pPr>
    </w:p>
    <w:p w14:paraId="4978CEFE" w14:textId="7F5564CC" w:rsidR="00966643" w:rsidRPr="000E219F" w:rsidRDefault="00242F0E">
      <w:pPr>
        <w:pStyle w:val="Heading2"/>
        <w:jc w:val="thaiDistribute"/>
        <w:pPrChange w:id="554" w:author="Petnathean Julled" w:date="2021-12-19T03:36:00Z">
          <w:pPr>
            <w:pStyle w:val="Heading2"/>
          </w:pPr>
        </w:pPrChange>
      </w:pPr>
      <w:ins w:id="555" w:author="Petnathean Julled" w:date="2021-12-18T17:34:00Z">
        <w:r>
          <w:rPr>
            <w:rFonts w:cs="Angsana New"/>
            <w:szCs w:val="25"/>
            <w:lang w:bidi="th-TH"/>
          </w:rPr>
          <w:t>Environment Preparation for Devel</w:t>
        </w:r>
      </w:ins>
      <w:ins w:id="556" w:author="Petnathean Julled" w:date="2021-12-18T17:35:00Z">
        <w:r>
          <w:rPr>
            <w:rFonts w:cs="Angsana New"/>
            <w:szCs w:val="25"/>
            <w:lang w:bidi="th-TH"/>
          </w:rPr>
          <w:t>opment</w:t>
        </w:r>
      </w:ins>
      <w:del w:id="557" w:author="Petnathean Julled" w:date="2021-12-18T17:34:00Z">
        <w:r w:rsidR="00966643" w:rsidDel="00242F0E">
          <w:rPr>
            <w:rFonts w:cs="Angsana New"/>
            <w:szCs w:val="25"/>
            <w:lang w:bidi="th-TH"/>
          </w:rPr>
          <w:delText>Blockchain Setup</w:delText>
        </w:r>
      </w:del>
    </w:p>
    <w:p w14:paraId="3AA9BA92" w14:textId="310AF325" w:rsidR="00966643" w:rsidRPr="003E0FAC" w:rsidRDefault="00966643">
      <w:pPr>
        <w:pStyle w:val="BodyText"/>
        <w:tabs>
          <w:tab w:val="clear" w:pos="288"/>
          <w:tab w:val="left" w:pos="0"/>
        </w:tabs>
        <w:spacing w:after="0"/>
        <w:ind w:firstLine="360"/>
        <w:jc w:val="thaiDistribute"/>
        <w:rPr>
          <w:color w:val="FF0000"/>
          <w:lang w:val="en-US"/>
        </w:rPr>
        <w:pPrChange w:id="558" w:author="Petnathean Julled" w:date="2021-12-19T03:36:00Z">
          <w:pPr>
            <w:pStyle w:val="BodyText"/>
            <w:tabs>
              <w:tab w:val="clear" w:pos="288"/>
              <w:tab w:val="left" w:pos="0"/>
            </w:tabs>
            <w:spacing w:after="0"/>
            <w:ind w:firstLine="360"/>
          </w:pPr>
        </w:pPrChange>
      </w:pPr>
      <w:del w:id="559" w:author="Petnathean Julled" w:date="2021-12-31T02:26:00Z">
        <w:r w:rsidRPr="00271487" w:rsidDel="00E77889">
          <w:rPr>
            <w:color w:val="FF0000"/>
            <w:lang w:val="en-US"/>
          </w:rPr>
          <w:delText>vvv</w:delText>
        </w:r>
      </w:del>
      <w:r w:rsidRPr="00271487">
        <w:rPr>
          <w:color w:val="FF0000"/>
          <w:lang w:val="en-US"/>
        </w:rPr>
        <w:t xml:space="preserve"> </w:t>
      </w:r>
      <w:ins w:id="560" w:author="Petnathean Julled" w:date="2021-12-18T17:35:00Z">
        <w:r w:rsidR="006D420F">
          <w:rPr>
            <w:color w:val="FF0000"/>
            <w:lang w:val="en-US"/>
          </w:rPr>
          <w:t>Machine and VM</w:t>
        </w:r>
      </w:ins>
      <w:del w:id="561" w:author="Petnathean Julled" w:date="2021-12-18T17:35:00Z">
        <w:r w:rsidDel="006D420F">
          <w:rPr>
            <w:color w:val="FF0000"/>
            <w:lang w:val="en-US"/>
          </w:rPr>
          <w:delText>Environment</w:delText>
        </w:r>
      </w:del>
      <w:r>
        <w:rPr>
          <w:color w:val="FF0000"/>
          <w:lang w:val="en-US"/>
        </w:rPr>
        <w:t xml:space="preserve"> preparation </w:t>
      </w:r>
      <w:del w:id="562" w:author="Petnathean Julled" w:date="2021-12-18T17:35:00Z">
        <w:r w:rsidDel="006D420F">
          <w:rPr>
            <w:color w:val="FF0000"/>
            <w:lang w:val="en-US"/>
          </w:rPr>
          <w:delText>for development</w:delText>
        </w:r>
        <w:r w:rsidRPr="00271487" w:rsidDel="006D420F">
          <w:rPr>
            <w:color w:val="FF0000"/>
            <w:lang w:val="en-US"/>
          </w:rPr>
          <w:delText xml:space="preserve"> </w:delText>
        </w:r>
      </w:del>
      <w:del w:id="563" w:author="Petnathean Julled" w:date="2021-12-31T02:26:00Z">
        <w:r w:rsidRPr="00271487" w:rsidDel="00E77889">
          <w:rPr>
            <w:color w:val="FF0000"/>
            <w:lang w:val="en-US"/>
          </w:rPr>
          <w:delText>vvv</w:delText>
        </w:r>
      </w:del>
    </w:p>
    <w:p w14:paraId="43C5DECC" w14:textId="3F287C57" w:rsidR="008D60E4" w:rsidRPr="00B9506C" w:rsidRDefault="00B9506C">
      <w:pPr>
        <w:pStyle w:val="BodyText"/>
        <w:tabs>
          <w:tab w:val="clear" w:pos="288"/>
          <w:tab w:val="left" w:pos="0"/>
        </w:tabs>
        <w:spacing w:after="0"/>
        <w:ind w:firstLine="360"/>
        <w:jc w:val="thaiDistribute"/>
        <w:rPr>
          <w:ins w:id="564" w:author="Petnathean Julled" w:date="2021-12-18T19:02:00Z"/>
          <w:rFonts w:cstheme="minorBidi"/>
          <w:bCs/>
          <w:szCs w:val="25"/>
          <w:lang w:val="en-US" w:bidi="th-TH"/>
          <w:rPrChange w:id="565" w:author="Petnathean Julled" w:date="2021-12-18T20:57:00Z">
            <w:rPr>
              <w:ins w:id="566" w:author="Petnathean Julled" w:date="2021-12-18T19:02:00Z"/>
              <w:bCs/>
              <w:lang w:val="en-US"/>
            </w:rPr>
          </w:rPrChange>
        </w:rPr>
        <w:pPrChange w:id="567" w:author="Petnathean Julled" w:date="2021-12-19T03:36:00Z">
          <w:pPr>
            <w:pStyle w:val="BodyText"/>
            <w:tabs>
              <w:tab w:val="clear" w:pos="288"/>
              <w:tab w:val="left" w:pos="0"/>
            </w:tabs>
            <w:spacing w:after="0"/>
            <w:ind w:firstLine="360"/>
          </w:pPr>
        </w:pPrChange>
      </w:pPr>
      <w:ins w:id="568" w:author="Petnathean Julled" w:date="2021-12-18T21:09:00Z">
        <w:r w:rsidRPr="00B9506C">
          <w:rPr>
            <w:rFonts w:cstheme="minorBidi"/>
            <w:bCs/>
            <w:szCs w:val="25"/>
            <w:lang w:val="en-US" w:bidi="th-TH"/>
          </w:rPr>
          <w:lastRenderedPageBreak/>
          <w:t xml:space="preserve">The machine hosting the development must have the specifications required to host all the software shown in </w:t>
        </w:r>
      </w:ins>
      <w:ins w:id="569" w:author="Petnathean Julled" w:date="2021-12-26T05:20:00Z">
        <w:r w:rsidR="001F1C67">
          <w:rPr>
            <w:rFonts w:cstheme="minorBidi"/>
            <w:bCs/>
            <w:szCs w:val="25"/>
            <w:lang w:val="en-US" w:bidi="th-TH"/>
          </w:rPr>
          <w:fldChar w:fldCharType="begin"/>
        </w:r>
        <w:r w:rsidR="001F1C67">
          <w:rPr>
            <w:rFonts w:cstheme="minorBidi"/>
            <w:bCs/>
            <w:szCs w:val="25"/>
            <w:lang w:val="en-US" w:bidi="th-TH"/>
          </w:rPr>
          <w:instrText xml:space="preserve"> REF _Ref91388441 \h </w:instrText>
        </w:r>
      </w:ins>
      <w:r w:rsidR="001F1C67">
        <w:rPr>
          <w:rFonts w:cstheme="minorBidi"/>
          <w:bCs/>
          <w:szCs w:val="25"/>
          <w:lang w:val="en-US" w:bidi="th-TH"/>
        </w:rPr>
      </w:r>
      <w:r w:rsidR="001F1C67">
        <w:rPr>
          <w:rFonts w:cstheme="minorBidi"/>
          <w:bCs/>
          <w:szCs w:val="25"/>
          <w:lang w:val="en-US" w:bidi="th-TH"/>
        </w:rPr>
        <w:fldChar w:fldCharType="separate"/>
      </w:r>
      <w:ins w:id="570" w:author="Petnathean Julled" w:date="2021-12-26T05:20:00Z">
        <w:r w:rsidR="001F1C67" w:rsidRPr="001F1C67">
          <w:t xml:space="preserve">Table </w:t>
        </w:r>
        <w:r w:rsidR="001F1C67" w:rsidRPr="001F1C67">
          <w:rPr>
            <w:noProof/>
          </w:rPr>
          <w:t>3</w:t>
        </w:r>
        <w:r w:rsidR="001F1C67">
          <w:rPr>
            <w:rFonts w:cstheme="minorBidi"/>
            <w:bCs/>
            <w:szCs w:val="25"/>
            <w:lang w:val="en-US" w:bidi="th-TH"/>
          </w:rPr>
          <w:fldChar w:fldCharType="end"/>
        </w:r>
      </w:ins>
      <w:ins w:id="571" w:author="Petnathean Julled" w:date="2021-12-18T21:09:00Z">
        <w:r w:rsidRPr="00B9506C">
          <w:rPr>
            <w:rFonts w:cstheme="minorBidi"/>
            <w:bCs/>
            <w:szCs w:val="25"/>
            <w:lang w:val="en-US" w:bidi="th-TH"/>
          </w:rPr>
          <w:t>. At the same time, the blockchain ledger can consume a significant amount of space and increase even further over time. That means the host machine must have significant space available and can also be later increased when needed. Additionally, in this work, we demonstrate the result of our implementation by using the Quorum 7-Node Example, which is like a simulation of seven machines acting as a Quorum Blockchain node at once. That means the host machine should have a significant amount of memory (RAM). During the implementation, we discovered that 8 GB of RAM is barely enough to support seven nodes, each executing their function at once.</w:t>
        </w:r>
      </w:ins>
    </w:p>
    <w:p w14:paraId="63AF28D4" w14:textId="4EED0B60" w:rsidR="000B7D88" w:rsidRDefault="00966643" w:rsidP="00966643">
      <w:pPr>
        <w:pStyle w:val="BodyText"/>
        <w:tabs>
          <w:tab w:val="clear" w:pos="288"/>
          <w:tab w:val="left" w:pos="0"/>
        </w:tabs>
        <w:spacing w:after="0"/>
        <w:ind w:firstLine="360"/>
        <w:rPr>
          <w:ins w:id="572" w:author="Petnathean Julled" w:date="2021-12-18T19:19:00Z"/>
          <w:color w:val="808080" w:themeColor="background1" w:themeShade="80"/>
        </w:rPr>
      </w:pPr>
      <w:del w:id="573" w:author="Petnathean Julled" w:date="2021-12-18T21:09:00Z">
        <w:r w:rsidRPr="00A609C1" w:rsidDel="00B9506C">
          <w:rPr>
            <w:bCs/>
            <w:color w:val="808080" w:themeColor="background1" w:themeShade="80"/>
            <w:lang w:val="en-US"/>
            <w:rPrChange w:id="574" w:author="Petnathean Julled" w:date="2021-12-18T19:03:00Z">
              <w:rPr>
                <w:bCs/>
                <w:lang w:val="en-US"/>
              </w:rPr>
            </w:rPrChange>
          </w:rPr>
          <w:delText>T</w:delText>
        </w:r>
        <w:r w:rsidRPr="00A609C1" w:rsidDel="00B9506C">
          <w:rPr>
            <w:bCs/>
            <w:color w:val="808080" w:themeColor="background1" w:themeShade="80"/>
            <w:rPrChange w:id="575" w:author="Petnathean Julled" w:date="2021-12-18T19:03:00Z">
              <w:rPr>
                <w:bCs/>
              </w:rPr>
            </w:rPrChange>
          </w:rPr>
          <w:delText>he</w:delText>
        </w:r>
        <w:r w:rsidRPr="00A609C1" w:rsidDel="00B9506C">
          <w:rPr>
            <w:bCs/>
            <w:color w:val="808080" w:themeColor="background1" w:themeShade="80"/>
            <w:lang w:val="en-US"/>
            <w:rPrChange w:id="576" w:author="Petnathean Julled" w:date="2021-12-18T19:03:00Z">
              <w:rPr>
                <w:bCs/>
                <w:lang w:val="en-US"/>
              </w:rPr>
            </w:rPrChange>
          </w:rPr>
          <w:delText xml:space="preserve"> application was developed on</w:delText>
        </w:r>
        <w:r w:rsidRPr="00A609C1" w:rsidDel="00B9506C">
          <w:rPr>
            <w:bCs/>
            <w:color w:val="808080" w:themeColor="background1" w:themeShade="80"/>
            <w:rPrChange w:id="577" w:author="Petnathean Julled" w:date="2021-12-18T19:03:00Z">
              <w:rPr>
                <w:bCs/>
              </w:rPr>
            </w:rPrChange>
          </w:rPr>
          <w:delText xml:space="preserve"> a laptop Alienware 17 R5, Intel Core i9 with 32 GB </w:delText>
        </w:r>
        <w:r w:rsidRPr="00A609C1" w:rsidDel="00B9506C">
          <w:rPr>
            <w:bCs/>
            <w:color w:val="808080" w:themeColor="background1" w:themeShade="80"/>
            <w:lang w:val="en-US"/>
            <w:rPrChange w:id="578" w:author="Petnathean Julled" w:date="2021-12-18T19:03:00Z">
              <w:rPr>
                <w:bCs/>
                <w:lang w:val="en-US"/>
              </w:rPr>
            </w:rPrChange>
          </w:rPr>
          <w:delText>of</w:delText>
        </w:r>
        <w:r w:rsidRPr="00A609C1" w:rsidDel="00B9506C">
          <w:rPr>
            <w:bCs/>
            <w:color w:val="808080" w:themeColor="background1" w:themeShade="80"/>
            <w:rPrChange w:id="579" w:author="Petnathean Julled" w:date="2021-12-18T19:03:00Z">
              <w:rPr>
                <w:bCs/>
              </w:rPr>
            </w:rPrChange>
          </w:rPr>
          <w:delText xml:space="preserve"> RAM, running on Windows 10 operating system version Home Single Language (20H2) 64-bit, x64-based processor. The </w:delText>
        </w:r>
        <w:r w:rsidRPr="00A609C1" w:rsidDel="00B9506C">
          <w:rPr>
            <w:bCs/>
            <w:color w:val="808080" w:themeColor="background1" w:themeShade="80"/>
            <w:lang w:val="en-US"/>
            <w:rPrChange w:id="580" w:author="Petnathean Julled" w:date="2021-12-18T19:03:00Z">
              <w:rPr>
                <w:bCs/>
                <w:lang w:val="en-US"/>
              </w:rPr>
            </w:rPrChange>
          </w:rPr>
          <w:delText xml:space="preserve">resulting </w:delText>
        </w:r>
        <w:r w:rsidRPr="00A609C1" w:rsidDel="00B9506C">
          <w:rPr>
            <w:bCs/>
            <w:color w:val="808080" w:themeColor="background1" w:themeShade="80"/>
            <w:rPrChange w:id="581" w:author="Petnathean Julled" w:date="2021-12-18T19:03:00Z">
              <w:rPr>
                <w:bCs/>
              </w:rPr>
            </w:rPrChange>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Pr="00A609C1" w:rsidDel="00B9506C">
          <w:rPr>
            <w:color w:val="808080" w:themeColor="background1" w:themeShade="80"/>
            <w:rPrChange w:id="582" w:author="Petnathean Julled" w:date="2021-12-18T19:03:00Z">
              <w:rPr/>
            </w:rPrChange>
          </w:rPr>
          <w:delText xml:space="preserve"> </w:delText>
        </w:r>
      </w:del>
    </w:p>
    <w:p w14:paraId="20B03FE2" w14:textId="3F4B25D6" w:rsidR="00AF7845" w:rsidRPr="00F73CF3" w:rsidRDefault="00AF7845">
      <w:pPr>
        <w:pStyle w:val="Caption"/>
        <w:keepNext/>
        <w:rPr>
          <w:ins w:id="583" w:author="Petnathean Julled" w:date="2021-12-26T05:18:00Z"/>
        </w:rPr>
        <w:pPrChange w:id="584" w:author="Petnathean Julled" w:date="2021-12-26T05:18:00Z">
          <w:pPr/>
        </w:pPrChange>
      </w:pPr>
      <w:bookmarkStart w:id="585" w:name="_Ref91388441"/>
      <w:ins w:id="586" w:author="Petnathean Julled" w:date="2021-12-26T05:18:00Z">
        <w:r w:rsidRPr="00AF7845">
          <w:rPr>
            <w:color w:val="auto"/>
            <w:rPrChange w:id="587" w:author="Petnathean Julled" w:date="2021-12-26T05:18:00Z">
              <w:rPr>
                <w:i/>
                <w:iCs/>
              </w:rPr>
            </w:rPrChange>
          </w:rPr>
          <w:t xml:space="preserve">Table </w:t>
        </w:r>
        <w:r w:rsidRPr="00AF7845">
          <w:rPr>
            <w:color w:val="auto"/>
            <w:rPrChange w:id="588" w:author="Petnathean Julled" w:date="2021-12-26T05:18:00Z">
              <w:rPr>
                <w:i/>
                <w:iCs/>
              </w:rPr>
            </w:rPrChange>
          </w:rPr>
          <w:fldChar w:fldCharType="begin"/>
        </w:r>
        <w:r w:rsidRPr="00AF7845">
          <w:rPr>
            <w:color w:val="auto"/>
            <w:rPrChange w:id="589" w:author="Petnathean Julled" w:date="2021-12-26T05:18:00Z">
              <w:rPr>
                <w:i/>
                <w:iCs/>
              </w:rPr>
            </w:rPrChange>
          </w:rPr>
          <w:instrText xml:space="preserve"> SEQ Table \* ARABIC </w:instrText>
        </w:r>
      </w:ins>
      <w:r w:rsidRPr="00AF7845">
        <w:rPr>
          <w:color w:val="auto"/>
          <w:rPrChange w:id="590" w:author="Petnathean Julled" w:date="2021-12-26T05:18:00Z">
            <w:rPr>
              <w:i/>
              <w:iCs/>
            </w:rPr>
          </w:rPrChange>
        </w:rPr>
        <w:fldChar w:fldCharType="separate"/>
      </w:r>
      <w:ins w:id="591" w:author="Petnathean Julled" w:date="2021-12-26T05:18:00Z">
        <w:r w:rsidRPr="00AF7845">
          <w:rPr>
            <w:noProof/>
            <w:color w:val="auto"/>
            <w:rPrChange w:id="592" w:author="Petnathean Julled" w:date="2021-12-26T05:18:00Z">
              <w:rPr>
                <w:i/>
                <w:iCs/>
                <w:noProof/>
              </w:rPr>
            </w:rPrChange>
          </w:rPr>
          <w:t>3</w:t>
        </w:r>
        <w:r w:rsidRPr="00AF7845">
          <w:rPr>
            <w:color w:val="auto"/>
            <w:rPrChange w:id="593" w:author="Petnathean Julled" w:date="2021-12-26T05:18:00Z">
              <w:rPr>
                <w:i/>
                <w:iCs/>
              </w:rPr>
            </w:rPrChange>
          </w:rPr>
          <w:fldChar w:fldCharType="end"/>
        </w:r>
        <w:bookmarkEnd w:id="585"/>
        <w:r w:rsidRPr="00AF7845">
          <w:rPr>
            <w:color w:val="auto"/>
            <w:rPrChange w:id="594" w:author="Petnathean Julled" w:date="2021-12-26T05:18:00Z">
              <w:rPr>
                <w:i/>
                <w:iCs/>
              </w:rPr>
            </w:rPrChange>
          </w:rPr>
          <w:t xml:space="preserve"> </w:t>
        </w:r>
      </w:ins>
      <w:ins w:id="595" w:author="Petnathean Julled" w:date="2021-12-26T05:19:00Z">
        <w:r>
          <w:rPr>
            <w:color w:val="auto"/>
          </w:rPr>
          <w:t>L</w:t>
        </w:r>
        <w:r w:rsidRPr="00AF7845">
          <w:rPr>
            <w:color w:val="auto"/>
          </w:rPr>
          <w:t>ist of software and programming modules required for implementation</w:t>
        </w:r>
      </w:ins>
      <w:ins w:id="596" w:author="Petnathean Julled" w:date="2021-12-26T05:18:00Z">
        <w:r w:rsidRPr="00AF7845">
          <w:rPr>
            <w:color w:val="auto"/>
            <w:rPrChange w:id="597" w:author="Petnathean Julled" w:date="2021-12-26T05:18:00Z">
              <w:rPr>
                <w:i/>
                <w:iCs/>
              </w:rPr>
            </w:rPrChange>
          </w:rPr>
          <w:t>.</w:t>
        </w:r>
      </w:ins>
    </w:p>
    <w:tbl>
      <w:tblPr>
        <w:tblStyle w:val="TableGrid"/>
        <w:tblW w:w="4945" w:type="dxa"/>
        <w:tblLook w:val="04A0" w:firstRow="1" w:lastRow="0" w:firstColumn="1" w:lastColumn="0" w:noHBand="0" w:noVBand="1"/>
        <w:tblPrChange w:id="598" w:author="Petnathean Julled" w:date="2022-01-22T13:30:00Z">
          <w:tblPr>
            <w:tblStyle w:val="TableGrid"/>
            <w:tblW w:w="0" w:type="auto"/>
            <w:tblLook w:val="04A0" w:firstRow="1" w:lastRow="0" w:firstColumn="1" w:lastColumn="0" w:noHBand="0" w:noVBand="1"/>
          </w:tblPr>
        </w:tblPrChange>
      </w:tblPr>
      <w:tblGrid>
        <w:gridCol w:w="1590"/>
        <w:gridCol w:w="3355"/>
        <w:tblGridChange w:id="599">
          <w:tblGrid>
            <w:gridCol w:w="1590"/>
            <w:gridCol w:w="3266"/>
            <w:gridCol w:w="89"/>
          </w:tblGrid>
        </w:tblGridChange>
      </w:tblGrid>
      <w:tr w:rsidR="000B7D88" w:rsidRPr="000B7D88" w14:paraId="1ABF32AA" w14:textId="77777777" w:rsidTr="008D60E4">
        <w:trPr>
          <w:tblHeader/>
          <w:ins w:id="600" w:author="Petnathean Julled" w:date="2021-12-18T19:19:00Z"/>
          <w:trPrChange w:id="601" w:author="Petnathean Julled" w:date="2022-01-22T13:30:00Z">
            <w:trPr>
              <w:gridAfter w:val="0"/>
            </w:trPr>
          </w:trPrChange>
        </w:trPr>
        <w:tc>
          <w:tcPr>
            <w:tcW w:w="1590" w:type="dxa"/>
            <w:shd w:val="clear" w:color="auto" w:fill="D9D9D9" w:themeFill="background1" w:themeFillShade="D9"/>
            <w:tcPrChange w:id="602" w:author="Petnathean Julled" w:date="2022-01-22T13:30:00Z">
              <w:tcPr>
                <w:tcW w:w="1638" w:type="dxa"/>
                <w:shd w:val="clear" w:color="auto" w:fill="D9D9D9" w:themeFill="background1" w:themeFillShade="D9"/>
              </w:tcPr>
            </w:tcPrChange>
          </w:tcPr>
          <w:p w14:paraId="720BD03A" w14:textId="4039AFB4" w:rsidR="000B7D88" w:rsidRPr="000B7D88" w:rsidRDefault="000B7D88" w:rsidP="00EB70EA">
            <w:pPr>
              <w:rPr>
                <w:ins w:id="603" w:author="Petnathean Julled" w:date="2021-12-18T19:19:00Z"/>
                <w:sz w:val="18"/>
                <w:szCs w:val="18"/>
                <w:rPrChange w:id="604" w:author="Petnathean Julled" w:date="2021-12-18T19:23:00Z">
                  <w:rPr>
                    <w:ins w:id="605" w:author="Petnathean Julled" w:date="2021-12-18T19:19:00Z"/>
                    <w:sz w:val="16"/>
                    <w:szCs w:val="16"/>
                  </w:rPr>
                </w:rPrChange>
              </w:rPr>
            </w:pPr>
            <w:ins w:id="606" w:author="Petnathean Julled" w:date="2021-12-18T19:19:00Z">
              <w:r w:rsidRPr="000B7D88">
                <w:rPr>
                  <w:sz w:val="18"/>
                  <w:szCs w:val="18"/>
                  <w:rPrChange w:id="607" w:author="Petnathean Julled" w:date="2021-12-18T19:23:00Z">
                    <w:rPr>
                      <w:sz w:val="16"/>
                      <w:szCs w:val="16"/>
                    </w:rPr>
                  </w:rPrChange>
                </w:rPr>
                <w:t>Software</w:t>
              </w:r>
            </w:ins>
            <w:ins w:id="608" w:author="Petnathean Julled" w:date="2021-12-19T02:53:00Z">
              <w:r w:rsidR="005C2151">
                <w:rPr>
                  <w:sz w:val="18"/>
                  <w:szCs w:val="18"/>
                </w:rPr>
                <w:t>/Mo</w:t>
              </w:r>
            </w:ins>
            <w:ins w:id="609" w:author="Petnathean Julled" w:date="2021-12-19T02:54:00Z">
              <w:r w:rsidR="005C2151">
                <w:rPr>
                  <w:sz w:val="18"/>
                  <w:szCs w:val="18"/>
                </w:rPr>
                <w:t>dule</w:t>
              </w:r>
            </w:ins>
          </w:p>
        </w:tc>
        <w:tc>
          <w:tcPr>
            <w:tcW w:w="3355" w:type="dxa"/>
            <w:shd w:val="clear" w:color="auto" w:fill="D9D9D9" w:themeFill="background1" w:themeFillShade="D9"/>
            <w:tcPrChange w:id="610" w:author="Petnathean Julled" w:date="2022-01-22T13:30:00Z">
              <w:tcPr>
                <w:tcW w:w="3444" w:type="dxa"/>
                <w:shd w:val="clear" w:color="auto" w:fill="D9D9D9" w:themeFill="background1" w:themeFillShade="D9"/>
              </w:tcPr>
            </w:tcPrChange>
          </w:tcPr>
          <w:p w14:paraId="4A402B05" w14:textId="52F86B5F" w:rsidR="000B7D88" w:rsidRPr="000B7D88" w:rsidRDefault="000B7D88" w:rsidP="00EB70EA">
            <w:pPr>
              <w:rPr>
                <w:ins w:id="611" w:author="Petnathean Julled" w:date="2021-12-18T19:19:00Z"/>
                <w:sz w:val="18"/>
                <w:szCs w:val="18"/>
                <w:rPrChange w:id="612" w:author="Petnathean Julled" w:date="2021-12-18T19:23:00Z">
                  <w:rPr>
                    <w:ins w:id="613" w:author="Petnathean Julled" w:date="2021-12-18T19:19:00Z"/>
                    <w:sz w:val="16"/>
                    <w:szCs w:val="16"/>
                  </w:rPr>
                </w:rPrChange>
              </w:rPr>
            </w:pPr>
            <w:ins w:id="614" w:author="Petnathean Julled" w:date="2021-12-18T19:19:00Z">
              <w:r w:rsidRPr="000B7D88">
                <w:rPr>
                  <w:sz w:val="18"/>
                  <w:szCs w:val="18"/>
                  <w:rPrChange w:id="615" w:author="Petnathean Julled" w:date="2021-12-18T19:23:00Z">
                    <w:rPr>
                      <w:sz w:val="16"/>
                      <w:szCs w:val="16"/>
                    </w:rPr>
                  </w:rPrChange>
                </w:rPr>
                <w:t>Role</w:t>
              </w:r>
            </w:ins>
          </w:p>
        </w:tc>
      </w:tr>
      <w:tr w:rsidR="000B7D88" w:rsidRPr="000B7D88" w14:paraId="7CF9DA55" w14:textId="77777777" w:rsidTr="000B7D88">
        <w:trPr>
          <w:ins w:id="616" w:author="Petnathean Julled" w:date="2021-12-18T19:19:00Z"/>
          <w:trPrChange w:id="617" w:author="Petnathean Julled" w:date="2021-12-18T19:23:00Z">
            <w:trPr>
              <w:gridAfter w:val="0"/>
            </w:trPr>
          </w:trPrChange>
        </w:trPr>
        <w:tc>
          <w:tcPr>
            <w:tcW w:w="1590" w:type="dxa"/>
            <w:tcPrChange w:id="618" w:author="Petnathean Julled" w:date="2021-12-18T19:23:00Z">
              <w:tcPr>
                <w:tcW w:w="1638" w:type="dxa"/>
              </w:tcPr>
            </w:tcPrChange>
          </w:tcPr>
          <w:p w14:paraId="3407610D" w14:textId="5DAFBB8B" w:rsidR="000B7D88" w:rsidRPr="000B7D88" w:rsidRDefault="000B7D88" w:rsidP="00EB70EA">
            <w:pPr>
              <w:jc w:val="left"/>
              <w:rPr>
                <w:ins w:id="619" w:author="Petnathean Julled" w:date="2021-12-18T19:19:00Z"/>
                <w:sz w:val="18"/>
                <w:szCs w:val="18"/>
                <w:rPrChange w:id="620" w:author="Petnathean Julled" w:date="2021-12-18T19:23:00Z">
                  <w:rPr>
                    <w:ins w:id="621" w:author="Petnathean Julled" w:date="2021-12-18T19:19:00Z"/>
                    <w:sz w:val="16"/>
                    <w:szCs w:val="16"/>
                  </w:rPr>
                </w:rPrChange>
              </w:rPr>
            </w:pPr>
            <w:ins w:id="622" w:author="Petnathean Julled" w:date="2021-12-18T19:20:00Z">
              <w:r w:rsidRPr="000B7D88">
                <w:rPr>
                  <w:sz w:val="18"/>
                  <w:szCs w:val="18"/>
                  <w:rPrChange w:id="623" w:author="Petnathean Julled" w:date="2021-12-18T19:23:00Z">
                    <w:rPr>
                      <w:sz w:val="16"/>
                      <w:szCs w:val="16"/>
                    </w:rPr>
                  </w:rPrChange>
                </w:rPr>
                <w:t>Go-Ethereum</w:t>
              </w:r>
              <w:r w:rsidRPr="000B7D88">
                <w:rPr>
                  <w:sz w:val="18"/>
                  <w:szCs w:val="18"/>
                  <w:rPrChange w:id="624" w:author="Petnathean Julled" w:date="2021-12-18T19:23:00Z">
                    <w:rPr>
                      <w:sz w:val="16"/>
                      <w:szCs w:val="16"/>
                    </w:rPr>
                  </w:rPrChange>
                </w:rPr>
                <w:br/>
                <w:t>(Geth)</w:t>
              </w:r>
            </w:ins>
          </w:p>
        </w:tc>
        <w:tc>
          <w:tcPr>
            <w:tcW w:w="3355" w:type="dxa"/>
            <w:tcPrChange w:id="625" w:author="Petnathean Julled" w:date="2021-12-18T19:23:00Z">
              <w:tcPr>
                <w:tcW w:w="3444" w:type="dxa"/>
              </w:tcPr>
            </w:tcPrChange>
          </w:tcPr>
          <w:p w14:paraId="13C8D82C" w14:textId="230EA03B" w:rsidR="000B7D88" w:rsidRPr="000B7D88" w:rsidRDefault="000B7D88" w:rsidP="00EB70EA">
            <w:pPr>
              <w:jc w:val="left"/>
              <w:rPr>
                <w:ins w:id="626" w:author="Petnathean Julled" w:date="2021-12-18T19:20:00Z"/>
                <w:sz w:val="18"/>
                <w:szCs w:val="18"/>
                <w:rPrChange w:id="627" w:author="Petnathean Julled" w:date="2021-12-18T19:23:00Z">
                  <w:rPr>
                    <w:ins w:id="628" w:author="Petnathean Julled" w:date="2021-12-18T19:20:00Z"/>
                    <w:sz w:val="16"/>
                    <w:szCs w:val="16"/>
                  </w:rPr>
                </w:rPrChange>
              </w:rPr>
            </w:pPr>
            <w:ins w:id="629" w:author="Petnathean Julled" w:date="2021-12-18T19:19:00Z">
              <w:r w:rsidRPr="000B7D88">
                <w:rPr>
                  <w:sz w:val="18"/>
                  <w:szCs w:val="18"/>
                  <w:rPrChange w:id="630" w:author="Petnathean Julled" w:date="2021-12-18T19:23:00Z">
                    <w:rPr>
                      <w:sz w:val="16"/>
                      <w:szCs w:val="16"/>
                    </w:rPr>
                  </w:rPrChange>
                </w:rPr>
                <w:t xml:space="preserve">- </w:t>
              </w:r>
            </w:ins>
            <w:ins w:id="631" w:author="Petnathean Julled" w:date="2021-12-18T19:24:00Z">
              <w:r w:rsidR="00E74081" w:rsidRPr="00E74081">
                <w:rPr>
                  <w:sz w:val="18"/>
                  <w:szCs w:val="18"/>
                </w:rPr>
                <w:t>Blockchain engine software for Ethereum</w:t>
              </w:r>
            </w:ins>
            <w:ins w:id="632" w:author="Petnathean Julled" w:date="2021-12-18T19:25:00Z">
              <w:r w:rsidR="00E74081">
                <w:rPr>
                  <w:sz w:val="18"/>
                  <w:szCs w:val="18"/>
                </w:rPr>
                <w:t>-based Blockchain</w:t>
              </w:r>
            </w:ins>
            <w:ins w:id="633" w:author="Petnathean Julled" w:date="2021-12-18T19:24:00Z">
              <w:r w:rsidR="00E74081">
                <w:rPr>
                  <w:sz w:val="18"/>
                  <w:szCs w:val="18"/>
                </w:rPr>
                <w:t>.</w:t>
              </w:r>
            </w:ins>
          </w:p>
          <w:p w14:paraId="6182CAAB" w14:textId="7E2FF69A" w:rsidR="000B7D88" w:rsidRPr="000B7D88" w:rsidRDefault="000B7D88" w:rsidP="00EB70EA">
            <w:pPr>
              <w:jc w:val="left"/>
              <w:rPr>
                <w:ins w:id="634" w:author="Petnathean Julled" w:date="2021-12-18T19:22:00Z"/>
                <w:sz w:val="18"/>
                <w:szCs w:val="18"/>
                <w:rPrChange w:id="635" w:author="Petnathean Julled" w:date="2021-12-18T19:23:00Z">
                  <w:rPr>
                    <w:ins w:id="636" w:author="Petnathean Julled" w:date="2021-12-18T19:22:00Z"/>
                    <w:sz w:val="16"/>
                    <w:szCs w:val="16"/>
                  </w:rPr>
                </w:rPrChange>
              </w:rPr>
            </w:pPr>
            <w:ins w:id="637" w:author="Petnathean Julled" w:date="2021-12-18T19:20:00Z">
              <w:r w:rsidRPr="000B7D88">
                <w:rPr>
                  <w:sz w:val="18"/>
                  <w:szCs w:val="18"/>
                  <w:rPrChange w:id="638" w:author="Petnathean Julled" w:date="2021-12-18T19:23:00Z">
                    <w:rPr>
                      <w:sz w:val="16"/>
                      <w:szCs w:val="16"/>
                    </w:rPr>
                  </w:rPrChange>
                </w:rPr>
                <w:t>-</w:t>
              </w:r>
            </w:ins>
            <w:ins w:id="639" w:author="Petnathean Julled" w:date="2021-12-18T19:21:00Z">
              <w:r w:rsidRPr="000B7D88">
                <w:rPr>
                  <w:sz w:val="18"/>
                  <w:szCs w:val="18"/>
                  <w:rPrChange w:id="640" w:author="Petnathean Julled" w:date="2021-12-18T19:23:00Z">
                    <w:rPr>
                      <w:sz w:val="16"/>
                      <w:szCs w:val="16"/>
                    </w:rPr>
                  </w:rPrChange>
                </w:rPr>
                <w:t xml:space="preserve"> </w:t>
              </w:r>
            </w:ins>
            <w:ins w:id="641" w:author="Petnathean Julled" w:date="2021-12-18T19:25:00Z">
              <w:r w:rsidR="00E74081" w:rsidRPr="00E74081">
                <w:rPr>
                  <w:sz w:val="18"/>
                  <w:szCs w:val="18"/>
                </w:rPr>
                <w:t>Control, access, and maintain the local Blockchain node's activity.</w:t>
              </w:r>
            </w:ins>
          </w:p>
          <w:p w14:paraId="4ACB86A9" w14:textId="1820D9EC" w:rsidR="000B7D88" w:rsidRPr="000B7D88" w:rsidRDefault="000B7D88" w:rsidP="00EB70EA">
            <w:pPr>
              <w:jc w:val="left"/>
              <w:rPr>
                <w:ins w:id="642" w:author="Petnathean Julled" w:date="2021-12-18T19:19:00Z"/>
                <w:sz w:val="18"/>
                <w:szCs w:val="18"/>
                <w:rPrChange w:id="643" w:author="Petnathean Julled" w:date="2021-12-18T19:23:00Z">
                  <w:rPr>
                    <w:ins w:id="644" w:author="Petnathean Julled" w:date="2021-12-18T19:19:00Z"/>
                    <w:sz w:val="16"/>
                    <w:szCs w:val="16"/>
                  </w:rPr>
                </w:rPrChange>
              </w:rPr>
            </w:pPr>
            <w:ins w:id="645" w:author="Petnathean Julled" w:date="2021-12-18T19:22:00Z">
              <w:r w:rsidRPr="000B7D88">
                <w:rPr>
                  <w:sz w:val="18"/>
                  <w:szCs w:val="18"/>
                  <w:rPrChange w:id="646" w:author="Petnathean Julled" w:date="2021-12-18T19:23:00Z">
                    <w:rPr>
                      <w:sz w:val="16"/>
                      <w:szCs w:val="16"/>
                    </w:rPr>
                  </w:rPrChange>
                </w:rPr>
                <w:t xml:space="preserve">- </w:t>
              </w:r>
            </w:ins>
            <w:ins w:id="647" w:author="Petnathean Julled" w:date="2021-12-18T20:30:00Z">
              <w:r w:rsidR="003E14E4" w:rsidRPr="003E14E4">
                <w:rPr>
                  <w:sz w:val="18"/>
                  <w:szCs w:val="18"/>
                </w:rPr>
                <w:t>Connect and sync the blockchain ledger in the local node with the blockchain network via the devp2p protocol.</w:t>
              </w:r>
            </w:ins>
          </w:p>
        </w:tc>
      </w:tr>
      <w:tr w:rsidR="00026A8E" w:rsidRPr="000B7D88" w14:paraId="19455864" w14:textId="77777777" w:rsidTr="000B7D88">
        <w:trPr>
          <w:ins w:id="648" w:author="Petnathean Julled" w:date="2021-12-26T06:16:00Z"/>
        </w:trPr>
        <w:tc>
          <w:tcPr>
            <w:tcW w:w="1590" w:type="dxa"/>
          </w:tcPr>
          <w:p w14:paraId="35D5CCDC" w14:textId="02BEFE9A" w:rsidR="00026A8E" w:rsidRPr="00026A8E" w:rsidRDefault="00026A8E" w:rsidP="00EB70EA">
            <w:pPr>
              <w:jc w:val="left"/>
              <w:rPr>
                <w:ins w:id="649" w:author="Petnathean Julled" w:date="2021-12-26T06:16:00Z"/>
                <w:sz w:val="18"/>
                <w:szCs w:val="18"/>
              </w:rPr>
            </w:pPr>
            <w:ins w:id="650" w:author="Petnathean Julled" w:date="2021-12-26T06:16:00Z">
              <w:r>
                <w:rPr>
                  <w:sz w:val="18"/>
                  <w:szCs w:val="18"/>
                </w:rPr>
                <w:t>Quor</w:t>
              </w:r>
            </w:ins>
            <w:ins w:id="651" w:author="Petnathean Julled" w:date="2021-12-26T06:17:00Z">
              <w:r>
                <w:rPr>
                  <w:sz w:val="18"/>
                  <w:szCs w:val="18"/>
                </w:rPr>
                <w:t>um</w:t>
              </w:r>
            </w:ins>
          </w:p>
        </w:tc>
        <w:tc>
          <w:tcPr>
            <w:tcW w:w="3355" w:type="dxa"/>
          </w:tcPr>
          <w:p w14:paraId="6620F434" w14:textId="7AEBCDF0" w:rsidR="00026A8E" w:rsidRPr="00026A8E" w:rsidRDefault="00026A8E" w:rsidP="00EB70EA">
            <w:pPr>
              <w:jc w:val="left"/>
              <w:rPr>
                <w:ins w:id="652" w:author="Petnathean Julled" w:date="2021-12-26T06:16:00Z"/>
                <w:sz w:val="18"/>
                <w:szCs w:val="18"/>
              </w:rPr>
            </w:pPr>
            <w:ins w:id="653" w:author="Petnathean Julled" w:date="2021-12-26T06:17:00Z">
              <w:r>
                <w:rPr>
                  <w:sz w:val="18"/>
                  <w:szCs w:val="18"/>
                </w:rPr>
                <w:t>- An Ethereum Blockchain variant that</w:t>
              </w:r>
            </w:ins>
            <w:ins w:id="654" w:author="Petnathean Julled" w:date="2021-12-26T06:18:00Z">
              <w:r>
                <w:rPr>
                  <w:sz w:val="18"/>
                  <w:szCs w:val="18"/>
                </w:rPr>
                <w:t xml:space="preserve"> </w:t>
              </w:r>
            </w:ins>
            <w:ins w:id="655" w:author="Petnathean Julled" w:date="2021-12-26T06:17:00Z">
              <w:r>
                <w:rPr>
                  <w:sz w:val="18"/>
                  <w:szCs w:val="18"/>
                </w:rPr>
                <w:t>p</w:t>
              </w:r>
              <w:r>
                <w:rPr>
                  <w:rFonts w:cstheme="minorBidi"/>
                  <w:sz w:val="18"/>
                  <w:szCs w:val="18"/>
                  <w:lang w:bidi="th-TH"/>
                </w:rPr>
                <w:t xml:space="preserve">rovide Blockchain environment alternative to the main Ethereum Blockchain which support consensus mechanisms other than </w:t>
              </w:r>
              <w:proofErr w:type="spellStart"/>
              <w:r>
                <w:rPr>
                  <w:rFonts w:cstheme="minorBidi"/>
                  <w:sz w:val="18"/>
                  <w:szCs w:val="18"/>
                  <w:lang w:bidi="th-TH"/>
                </w:rPr>
                <w:t>PoW</w:t>
              </w:r>
              <w:proofErr w:type="spellEnd"/>
              <w:r>
                <w:rPr>
                  <w:rFonts w:cstheme="minorBidi"/>
                  <w:sz w:val="18"/>
                  <w:szCs w:val="18"/>
                  <w:lang w:bidi="th-TH"/>
                </w:rPr>
                <w:t xml:space="preserve"> and </w:t>
              </w:r>
              <w:proofErr w:type="spellStart"/>
              <w:r>
                <w:rPr>
                  <w:rFonts w:cstheme="minorBidi"/>
                  <w:sz w:val="18"/>
                  <w:szCs w:val="18"/>
                  <w:lang w:bidi="th-TH"/>
                </w:rPr>
                <w:t>PoS.</w:t>
              </w:r>
            </w:ins>
            <w:proofErr w:type="spellEnd"/>
          </w:p>
        </w:tc>
      </w:tr>
      <w:tr w:rsidR="00D9720E" w:rsidRPr="000B7D88" w14:paraId="3D5BB1C5" w14:textId="77777777" w:rsidTr="000B7D88">
        <w:trPr>
          <w:ins w:id="656" w:author="Petnathean Julled" w:date="2021-12-18T19:19:00Z"/>
          <w:trPrChange w:id="657" w:author="Petnathean Julled" w:date="2021-12-18T19:23:00Z">
            <w:trPr>
              <w:gridAfter w:val="0"/>
            </w:trPr>
          </w:trPrChange>
        </w:trPr>
        <w:tc>
          <w:tcPr>
            <w:tcW w:w="1590" w:type="dxa"/>
            <w:tcPrChange w:id="658" w:author="Petnathean Julled" w:date="2021-12-18T19:23:00Z">
              <w:tcPr>
                <w:tcW w:w="1638" w:type="dxa"/>
              </w:tcPr>
            </w:tcPrChange>
          </w:tcPr>
          <w:p w14:paraId="62082A2F" w14:textId="257B0CE1" w:rsidR="00D9720E" w:rsidRPr="000B7D88" w:rsidRDefault="00D9720E" w:rsidP="00D9720E">
            <w:pPr>
              <w:jc w:val="left"/>
              <w:rPr>
                <w:ins w:id="659" w:author="Petnathean Julled" w:date="2021-12-18T19:19:00Z"/>
                <w:sz w:val="18"/>
                <w:szCs w:val="18"/>
                <w:rPrChange w:id="660" w:author="Petnathean Julled" w:date="2021-12-18T19:23:00Z">
                  <w:rPr>
                    <w:ins w:id="661" w:author="Petnathean Julled" w:date="2021-12-18T19:19:00Z"/>
                    <w:sz w:val="16"/>
                    <w:szCs w:val="16"/>
                  </w:rPr>
                </w:rPrChange>
              </w:rPr>
            </w:pPr>
            <w:ins w:id="662" w:author="Petnathean Julled" w:date="2021-12-18T19:50:00Z">
              <w:r>
                <w:rPr>
                  <w:sz w:val="18"/>
                  <w:szCs w:val="18"/>
                </w:rPr>
                <w:t xml:space="preserve">Quorum’s </w:t>
              </w:r>
              <w:r>
                <w:rPr>
                  <w:sz w:val="18"/>
                  <w:szCs w:val="18"/>
                </w:rPr>
                <w:br/>
                <w:t>7-Nodes Example</w:t>
              </w:r>
            </w:ins>
          </w:p>
        </w:tc>
        <w:tc>
          <w:tcPr>
            <w:tcW w:w="3355" w:type="dxa"/>
            <w:tcPrChange w:id="663" w:author="Petnathean Julled" w:date="2021-12-18T19:23:00Z">
              <w:tcPr>
                <w:tcW w:w="3444" w:type="dxa"/>
              </w:tcPr>
            </w:tcPrChange>
          </w:tcPr>
          <w:p w14:paraId="1D799F79" w14:textId="63B4C157" w:rsidR="00D9720E" w:rsidRDefault="00D9720E" w:rsidP="00D9720E">
            <w:pPr>
              <w:jc w:val="left"/>
              <w:rPr>
                <w:ins w:id="664" w:author="Petnathean Julled" w:date="2021-12-18T19:50:00Z"/>
                <w:rFonts w:cstheme="minorBidi"/>
                <w:sz w:val="18"/>
                <w:szCs w:val="18"/>
                <w:lang w:bidi="th-TH"/>
              </w:rPr>
            </w:pPr>
            <w:ins w:id="665" w:author="Petnathean Julled" w:date="2021-12-18T19:50:00Z">
              <w:r>
                <w:rPr>
                  <w:rFonts w:cstheme="minorBidi"/>
                  <w:sz w:val="18"/>
                  <w:szCs w:val="18"/>
                  <w:lang w:bidi="th-TH"/>
                </w:rPr>
                <w:t xml:space="preserve">- </w:t>
              </w:r>
            </w:ins>
            <w:ins w:id="666" w:author="Petnathean Julled" w:date="2021-12-18T19:58:00Z">
              <w:r w:rsidR="003C1260" w:rsidRPr="003C1260">
                <w:rPr>
                  <w:rFonts w:cstheme="minorBidi"/>
                  <w:sz w:val="18"/>
                  <w:szCs w:val="18"/>
                  <w:lang w:bidi="th-TH"/>
                </w:rPr>
                <w:t xml:space="preserve">A virtual machine-like environment for testing Ethereum-based </w:t>
              </w:r>
            </w:ins>
            <w:ins w:id="667" w:author="Petnathean Julled" w:date="2022-01-23T11:22:00Z">
              <w:r w:rsidR="003673FF">
                <w:rPr>
                  <w:rFonts w:cstheme="minorBidi"/>
                  <w:sz w:val="18"/>
                  <w:szCs w:val="18"/>
                  <w:lang w:bidi="th-TH"/>
                </w:rPr>
                <w:t>smart contract</w:t>
              </w:r>
            </w:ins>
            <w:ins w:id="668" w:author="Petnathean Julled" w:date="2021-12-18T19:58:00Z">
              <w:r w:rsidR="003C1260" w:rsidRPr="003C1260">
                <w:rPr>
                  <w:rFonts w:cstheme="minorBidi"/>
                  <w:sz w:val="18"/>
                  <w:szCs w:val="18"/>
                  <w:lang w:bidi="th-TH"/>
                </w:rPr>
                <w:t>s in a simulated Quorum Blockchain with 7 active nodes.</w:t>
              </w:r>
            </w:ins>
          </w:p>
          <w:p w14:paraId="6E4738D2" w14:textId="1137ED87" w:rsidR="00D9720E" w:rsidRPr="000B7D88" w:rsidRDefault="00D9720E" w:rsidP="00D9720E">
            <w:pPr>
              <w:jc w:val="left"/>
              <w:rPr>
                <w:ins w:id="669" w:author="Petnathean Julled" w:date="2021-12-18T19:19:00Z"/>
                <w:sz w:val="18"/>
                <w:szCs w:val="18"/>
                <w:rPrChange w:id="670" w:author="Petnathean Julled" w:date="2021-12-18T19:23:00Z">
                  <w:rPr>
                    <w:ins w:id="671" w:author="Petnathean Julled" w:date="2021-12-18T19:19:00Z"/>
                    <w:sz w:val="16"/>
                    <w:szCs w:val="16"/>
                  </w:rPr>
                </w:rPrChange>
              </w:rPr>
            </w:pPr>
            <w:ins w:id="672" w:author="Petnathean Julled" w:date="2021-12-18T19:50:00Z">
              <w:r>
                <w:rPr>
                  <w:rFonts w:cstheme="minorBidi"/>
                  <w:sz w:val="18"/>
                  <w:szCs w:val="18"/>
                  <w:lang w:bidi="th-TH"/>
                </w:rPr>
                <w:t xml:space="preserve">- </w:t>
              </w:r>
            </w:ins>
            <w:ins w:id="673" w:author="Petnathean Julled" w:date="2021-12-18T19:52:00Z">
              <w:r w:rsidRPr="00D9720E">
                <w:rPr>
                  <w:rFonts w:cstheme="minorBidi"/>
                  <w:sz w:val="18"/>
                  <w:szCs w:val="18"/>
                  <w:lang w:bidi="th-TH"/>
                </w:rPr>
                <w:t xml:space="preserve">Execute the programmed behavior specified in the </w:t>
              </w:r>
            </w:ins>
            <w:ins w:id="674" w:author="Petnathean Julled" w:date="2022-01-23T11:22:00Z">
              <w:r w:rsidR="003673FF">
                <w:rPr>
                  <w:rFonts w:cstheme="minorBidi"/>
                  <w:sz w:val="18"/>
                  <w:szCs w:val="18"/>
                  <w:lang w:bidi="th-TH"/>
                </w:rPr>
                <w:t>smart contract</w:t>
              </w:r>
            </w:ins>
            <w:ins w:id="675" w:author="Petnathean Julled" w:date="2021-12-18T19:52:00Z">
              <w:r w:rsidRPr="00D9720E">
                <w:rPr>
                  <w:rFonts w:cstheme="minorBidi"/>
                  <w:sz w:val="18"/>
                  <w:szCs w:val="18"/>
                  <w:lang w:bidi="th-TH"/>
                </w:rPr>
                <w:t>.</w:t>
              </w:r>
            </w:ins>
          </w:p>
        </w:tc>
      </w:tr>
      <w:tr w:rsidR="00D9720E" w:rsidRPr="000B7D88" w14:paraId="29C2B4D2" w14:textId="77777777" w:rsidTr="000B7D88">
        <w:trPr>
          <w:ins w:id="676" w:author="Petnathean Julled" w:date="2021-12-18T19:19:00Z"/>
          <w:trPrChange w:id="677" w:author="Petnathean Julled" w:date="2021-12-18T19:23:00Z">
            <w:trPr>
              <w:gridAfter w:val="0"/>
            </w:trPr>
          </w:trPrChange>
        </w:trPr>
        <w:tc>
          <w:tcPr>
            <w:tcW w:w="1590" w:type="dxa"/>
            <w:tcPrChange w:id="678" w:author="Petnathean Julled" w:date="2021-12-18T19:23:00Z">
              <w:tcPr>
                <w:tcW w:w="1638" w:type="dxa"/>
              </w:tcPr>
            </w:tcPrChange>
          </w:tcPr>
          <w:p w14:paraId="01BFB88C" w14:textId="6F14C8DD" w:rsidR="00D9720E" w:rsidRPr="000B7D88" w:rsidRDefault="00D87122" w:rsidP="00D9720E">
            <w:pPr>
              <w:jc w:val="left"/>
              <w:rPr>
                <w:ins w:id="679" w:author="Petnathean Julled" w:date="2021-12-18T19:19:00Z"/>
                <w:sz w:val="18"/>
                <w:szCs w:val="18"/>
                <w:rPrChange w:id="680" w:author="Petnathean Julled" w:date="2021-12-18T19:23:00Z">
                  <w:rPr>
                    <w:ins w:id="681" w:author="Petnathean Julled" w:date="2021-12-18T19:19:00Z"/>
                    <w:sz w:val="16"/>
                    <w:szCs w:val="16"/>
                  </w:rPr>
                </w:rPrChange>
              </w:rPr>
            </w:pPr>
            <w:ins w:id="682" w:author="Petnathean Julled" w:date="2021-12-18T19:57:00Z">
              <w:r>
                <w:rPr>
                  <w:sz w:val="18"/>
                  <w:szCs w:val="18"/>
                </w:rPr>
                <w:t>Remix IDE</w:t>
              </w:r>
            </w:ins>
          </w:p>
        </w:tc>
        <w:tc>
          <w:tcPr>
            <w:tcW w:w="3355" w:type="dxa"/>
            <w:tcPrChange w:id="683" w:author="Petnathean Julled" w:date="2021-12-18T19:23:00Z">
              <w:tcPr>
                <w:tcW w:w="3444" w:type="dxa"/>
              </w:tcPr>
            </w:tcPrChange>
          </w:tcPr>
          <w:p w14:paraId="05DD12CC" w14:textId="77777777" w:rsidR="00D9720E" w:rsidRDefault="00897D85" w:rsidP="00D9720E">
            <w:pPr>
              <w:jc w:val="left"/>
              <w:rPr>
                <w:ins w:id="684" w:author="Petnathean Julled" w:date="2021-12-18T20:02:00Z"/>
                <w:sz w:val="18"/>
                <w:szCs w:val="18"/>
              </w:rPr>
            </w:pPr>
            <w:ins w:id="685" w:author="Petnathean Julled" w:date="2021-12-18T20:00:00Z">
              <w:r>
                <w:rPr>
                  <w:sz w:val="18"/>
                  <w:szCs w:val="18"/>
                </w:rPr>
                <w:t xml:space="preserve">- </w:t>
              </w:r>
              <w:r w:rsidRPr="00897D85">
                <w:rPr>
                  <w:sz w:val="18"/>
                  <w:szCs w:val="18"/>
                </w:rPr>
                <w:t>An interactive development environment (IDE) for the Solidity programming language.</w:t>
              </w:r>
            </w:ins>
          </w:p>
          <w:p w14:paraId="33E8FC63" w14:textId="50B886FF" w:rsidR="002E7F2D" w:rsidRDefault="002E7F2D" w:rsidP="00D9720E">
            <w:pPr>
              <w:jc w:val="left"/>
              <w:rPr>
                <w:ins w:id="686" w:author="Petnathean Julled" w:date="2021-12-18T20:09:00Z"/>
                <w:sz w:val="18"/>
                <w:szCs w:val="18"/>
              </w:rPr>
            </w:pPr>
            <w:ins w:id="687" w:author="Petnathean Julled" w:date="2021-12-18T20:02:00Z">
              <w:r>
                <w:rPr>
                  <w:sz w:val="18"/>
                  <w:szCs w:val="18"/>
                </w:rPr>
                <w:t xml:space="preserve">- </w:t>
              </w:r>
            </w:ins>
            <w:ins w:id="688" w:author="Petnathean Julled" w:date="2021-12-18T20:03:00Z">
              <w:r w:rsidR="001D498A" w:rsidRPr="001D498A">
                <w:rPr>
                  <w:sz w:val="18"/>
                  <w:szCs w:val="18"/>
                </w:rPr>
                <w:t xml:space="preserve">Use for the creation of </w:t>
              </w:r>
            </w:ins>
            <w:ins w:id="689" w:author="Petnathean Julled" w:date="2022-01-23T11:22:00Z">
              <w:r w:rsidR="003673FF">
                <w:rPr>
                  <w:sz w:val="18"/>
                  <w:szCs w:val="18"/>
                </w:rPr>
                <w:t>smart contract</w:t>
              </w:r>
            </w:ins>
            <w:ins w:id="690" w:author="Petnathean Julled" w:date="2021-12-18T20:03:00Z">
              <w:r w:rsidR="001D498A" w:rsidRPr="001D498A">
                <w:rPr>
                  <w:sz w:val="18"/>
                  <w:szCs w:val="18"/>
                </w:rPr>
                <w:t>s.</w:t>
              </w:r>
            </w:ins>
          </w:p>
          <w:p w14:paraId="33178E81" w14:textId="06FFA985" w:rsidR="00B46951" w:rsidRPr="000B7D88" w:rsidRDefault="00B46951" w:rsidP="00D9720E">
            <w:pPr>
              <w:jc w:val="left"/>
              <w:rPr>
                <w:ins w:id="691" w:author="Petnathean Julled" w:date="2021-12-18T19:19:00Z"/>
                <w:sz w:val="18"/>
                <w:szCs w:val="18"/>
                <w:rPrChange w:id="692" w:author="Petnathean Julled" w:date="2021-12-18T19:23:00Z">
                  <w:rPr>
                    <w:ins w:id="693" w:author="Petnathean Julled" w:date="2021-12-18T19:19:00Z"/>
                    <w:sz w:val="16"/>
                    <w:szCs w:val="16"/>
                  </w:rPr>
                </w:rPrChange>
              </w:rPr>
            </w:pPr>
            <w:ins w:id="694" w:author="Petnathean Julled" w:date="2021-12-18T20:09:00Z">
              <w:r>
                <w:rPr>
                  <w:sz w:val="18"/>
                  <w:szCs w:val="18"/>
                </w:rPr>
                <w:t xml:space="preserve">- </w:t>
              </w:r>
              <w:r w:rsidRPr="00B46951">
                <w:rPr>
                  <w:sz w:val="18"/>
                  <w:szCs w:val="18"/>
                </w:rPr>
                <w:t>Compiled </w:t>
              </w:r>
            </w:ins>
            <w:ins w:id="695" w:author="Petnathean Julled" w:date="2022-01-23T11:22:00Z">
              <w:r w:rsidR="003673FF">
                <w:rPr>
                  <w:sz w:val="18"/>
                  <w:szCs w:val="18"/>
                </w:rPr>
                <w:t>smart contract</w:t>
              </w:r>
            </w:ins>
            <w:ins w:id="696" w:author="Petnathean Julled" w:date="2021-12-18T20:09:00Z">
              <w:r w:rsidRPr="00B46951">
                <w:rPr>
                  <w:sz w:val="18"/>
                  <w:szCs w:val="18"/>
                </w:rPr>
                <w:t xml:space="preserve">s give ABI code and byte code which will be used with </w:t>
              </w:r>
              <w:proofErr w:type="spellStart"/>
              <w:r w:rsidRPr="00B46951">
                <w:rPr>
                  <w:sz w:val="18"/>
                  <w:szCs w:val="18"/>
                </w:rPr>
                <w:t>Javascript</w:t>
              </w:r>
              <w:proofErr w:type="spellEnd"/>
              <w:r w:rsidRPr="00B46951">
                <w:rPr>
                  <w:sz w:val="18"/>
                  <w:szCs w:val="18"/>
                </w:rPr>
                <w:t xml:space="preserve"> (or other) programs.</w:t>
              </w:r>
            </w:ins>
          </w:p>
        </w:tc>
      </w:tr>
      <w:tr w:rsidR="00D9720E" w:rsidRPr="000B7D88" w14:paraId="64424490" w14:textId="77777777" w:rsidTr="000B7D88">
        <w:trPr>
          <w:ins w:id="697" w:author="Petnathean Julled" w:date="2021-12-18T19:19:00Z"/>
          <w:trPrChange w:id="698" w:author="Petnathean Julled" w:date="2021-12-18T19:23:00Z">
            <w:trPr>
              <w:gridAfter w:val="0"/>
            </w:trPr>
          </w:trPrChange>
        </w:trPr>
        <w:tc>
          <w:tcPr>
            <w:tcW w:w="1590" w:type="dxa"/>
            <w:tcPrChange w:id="699" w:author="Petnathean Julled" w:date="2021-12-18T19:23:00Z">
              <w:tcPr>
                <w:tcW w:w="1638" w:type="dxa"/>
              </w:tcPr>
            </w:tcPrChange>
          </w:tcPr>
          <w:p w14:paraId="2D9FB17C" w14:textId="13BCC321" w:rsidR="00D9720E" w:rsidRPr="000B7D88" w:rsidRDefault="00F42902" w:rsidP="00D9720E">
            <w:pPr>
              <w:jc w:val="left"/>
              <w:rPr>
                <w:ins w:id="700" w:author="Petnathean Julled" w:date="2021-12-18T19:19:00Z"/>
                <w:sz w:val="18"/>
                <w:szCs w:val="18"/>
                <w:rPrChange w:id="701" w:author="Petnathean Julled" w:date="2021-12-18T19:23:00Z">
                  <w:rPr>
                    <w:ins w:id="702" w:author="Petnathean Julled" w:date="2021-12-18T19:19:00Z"/>
                    <w:sz w:val="16"/>
                    <w:szCs w:val="16"/>
                  </w:rPr>
                </w:rPrChange>
              </w:rPr>
            </w:pPr>
            <w:ins w:id="703" w:author="Petnathean Julled" w:date="2021-12-18T20:13:00Z">
              <w:r>
                <w:rPr>
                  <w:sz w:val="18"/>
                  <w:szCs w:val="18"/>
                </w:rPr>
                <w:t>Node.js</w:t>
              </w:r>
            </w:ins>
          </w:p>
        </w:tc>
        <w:tc>
          <w:tcPr>
            <w:tcW w:w="3355" w:type="dxa"/>
            <w:tcPrChange w:id="704" w:author="Petnathean Julled" w:date="2021-12-18T19:23:00Z">
              <w:tcPr>
                <w:tcW w:w="3444" w:type="dxa"/>
              </w:tcPr>
            </w:tcPrChange>
          </w:tcPr>
          <w:p w14:paraId="60308964" w14:textId="77777777" w:rsidR="00D9720E" w:rsidRDefault="00F42902" w:rsidP="00D9720E">
            <w:pPr>
              <w:jc w:val="left"/>
              <w:rPr>
                <w:ins w:id="705" w:author="Petnathean Julled" w:date="2021-12-18T20:26:00Z"/>
                <w:sz w:val="18"/>
                <w:szCs w:val="18"/>
              </w:rPr>
            </w:pPr>
            <w:ins w:id="706" w:author="Petnathean Julled" w:date="2021-12-18T20:13:00Z">
              <w:r>
                <w:rPr>
                  <w:sz w:val="18"/>
                  <w:szCs w:val="18"/>
                </w:rPr>
                <w:t xml:space="preserve">- </w:t>
              </w:r>
            </w:ins>
            <w:ins w:id="707" w:author="Petnathean Julled" w:date="2021-12-18T20:15:00Z">
              <w:r w:rsidRPr="00F42902">
                <w:rPr>
                  <w:sz w:val="18"/>
                  <w:szCs w:val="18"/>
                </w:rPr>
                <w:t xml:space="preserve">Compile and run </w:t>
              </w:r>
              <w:proofErr w:type="spellStart"/>
              <w:r w:rsidRPr="00F42902">
                <w:rPr>
                  <w:sz w:val="18"/>
                  <w:szCs w:val="18"/>
                </w:rPr>
                <w:t>Javascript</w:t>
              </w:r>
              <w:proofErr w:type="spellEnd"/>
              <w:r w:rsidRPr="00F42902">
                <w:rPr>
                  <w:sz w:val="18"/>
                  <w:szCs w:val="18"/>
                </w:rPr>
                <w:t xml:space="preserve"> code.</w:t>
              </w:r>
            </w:ins>
          </w:p>
          <w:p w14:paraId="6268A9AD" w14:textId="7527FC3F" w:rsidR="00DF1206" w:rsidRPr="000B7D88" w:rsidRDefault="003E4073" w:rsidP="00D9720E">
            <w:pPr>
              <w:jc w:val="left"/>
              <w:rPr>
                <w:ins w:id="708" w:author="Petnathean Julled" w:date="2021-12-18T19:19:00Z"/>
                <w:sz w:val="18"/>
                <w:szCs w:val="18"/>
                <w:rPrChange w:id="709" w:author="Petnathean Julled" w:date="2021-12-18T19:23:00Z">
                  <w:rPr>
                    <w:ins w:id="710" w:author="Petnathean Julled" w:date="2021-12-18T19:19:00Z"/>
                    <w:sz w:val="16"/>
                    <w:szCs w:val="16"/>
                  </w:rPr>
                </w:rPrChange>
              </w:rPr>
            </w:pPr>
            <w:ins w:id="711" w:author="Petnathean Julled" w:date="2021-12-18T20:26:00Z">
              <w:r>
                <w:rPr>
                  <w:sz w:val="18"/>
                  <w:szCs w:val="18"/>
                </w:rPr>
                <w:t xml:space="preserve">- </w:t>
              </w:r>
            </w:ins>
            <w:ins w:id="712" w:author="Petnathean Julled" w:date="2021-12-18T20:28:00Z">
              <w:r w:rsidR="006D481A" w:rsidRPr="006D481A">
                <w:rPr>
                  <w:sz w:val="18"/>
                  <w:szCs w:val="18"/>
                </w:rPr>
                <w:t>Node.js also provides "</w:t>
              </w:r>
              <w:proofErr w:type="spellStart"/>
              <w:r w:rsidR="006D481A" w:rsidRPr="006D481A">
                <w:rPr>
                  <w:sz w:val="18"/>
                  <w:szCs w:val="18"/>
                </w:rPr>
                <w:t>npm</w:t>
              </w:r>
              <w:proofErr w:type="spellEnd"/>
              <w:r w:rsidR="006D481A" w:rsidRPr="006D481A">
                <w:rPr>
                  <w:sz w:val="18"/>
                  <w:szCs w:val="18"/>
                </w:rPr>
                <w:t>", which is built-in software that helps manage node modules API.</w:t>
              </w:r>
            </w:ins>
          </w:p>
        </w:tc>
      </w:tr>
      <w:tr w:rsidR="00573A99" w:rsidRPr="000B7D88" w14:paraId="0216DD65" w14:textId="77777777" w:rsidTr="000B7D88">
        <w:trPr>
          <w:ins w:id="713" w:author="Petnathean Julled" w:date="2021-12-19T02:54:00Z"/>
        </w:trPr>
        <w:tc>
          <w:tcPr>
            <w:tcW w:w="1590" w:type="dxa"/>
          </w:tcPr>
          <w:p w14:paraId="26B27391" w14:textId="4DAE7793" w:rsidR="00573A99" w:rsidRDefault="007976C0" w:rsidP="00D9720E">
            <w:pPr>
              <w:jc w:val="left"/>
              <w:rPr>
                <w:ins w:id="714" w:author="Petnathean Julled" w:date="2021-12-19T02:54:00Z"/>
                <w:sz w:val="18"/>
                <w:szCs w:val="18"/>
              </w:rPr>
            </w:pPr>
            <w:ins w:id="715" w:author="Petnathean Julled" w:date="2021-12-19T02:59:00Z">
              <w:r>
                <w:rPr>
                  <w:sz w:val="18"/>
                  <w:szCs w:val="18"/>
                </w:rPr>
                <w:t>xml</w:t>
              </w:r>
            </w:ins>
            <w:ins w:id="716" w:author="Petnathean Julled" w:date="2021-12-19T02:54:00Z">
              <w:r w:rsidR="00573A99">
                <w:rPr>
                  <w:sz w:val="18"/>
                  <w:szCs w:val="18"/>
                </w:rPr>
                <w:t>2js</w:t>
              </w:r>
            </w:ins>
          </w:p>
        </w:tc>
        <w:tc>
          <w:tcPr>
            <w:tcW w:w="3355" w:type="dxa"/>
          </w:tcPr>
          <w:p w14:paraId="27083CF2" w14:textId="481060D9" w:rsidR="00573A99" w:rsidRPr="00573A99" w:rsidRDefault="00573A99" w:rsidP="00D9720E">
            <w:pPr>
              <w:jc w:val="left"/>
              <w:rPr>
                <w:ins w:id="717" w:author="Petnathean Julled" w:date="2021-12-19T02:54:00Z"/>
                <w:rFonts w:cstheme="minorBidi"/>
                <w:sz w:val="18"/>
                <w:szCs w:val="22"/>
                <w:lang w:bidi="th-TH"/>
                <w:rPrChange w:id="718" w:author="Petnathean Julled" w:date="2021-12-19T02:55:00Z">
                  <w:rPr>
                    <w:ins w:id="719" w:author="Petnathean Julled" w:date="2021-12-19T02:54:00Z"/>
                    <w:sz w:val="18"/>
                    <w:szCs w:val="18"/>
                  </w:rPr>
                </w:rPrChange>
              </w:rPr>
            </w:pPr>
            <w:ins w:id="720" w:author="Petnathean Julled" w:date="2021-12-19T02:54:00Z">
              <w:r>
                <w:rPr>
                  <w:sz w:val="18"/>
                  <w:szCs w:val="18"/>
                </w:rPr>
                <w:t xml:space="preserve">- </w:t>
              </w:r>
            </w:ins>
            <w:ins w:id="721" w:author="Petnathean Julled" w:date="2021-12-19T02:59:00Z">
              <w:r w:rsidR="005D4911" w:rsidRPr="005D4911">
                <w:rPr>
                  <w:sz w:val="18"/>
                  <w:szCs w:val="18"/>
                </w:rPr>
                <w:t>A node module for Node.js which helps convert XML messages into JSON format.</w:t>
              </w:r>
            </w:ins>
          </w:p>
        </w:tc>
      </w:tr>
      <w:tr w:rsidR="007976C0" w:rsidRPr="000B7D88" w14:paraId="194CF393" w14:textId="77777777" w:rsidTr="000B7D88">
        <w:trPr>
          <w:ins w:id="722" w:author="Petnathean Julled" w:date="2021-12-19T02:59:00Z"/>
        </w:trPr>
        <w:tc>
          <w:tcPr>
            <w:tcW w:w="1590" w:type="dxa"/>
          </w:tcPr>
          <w:p w14:paraId="61999824" w14:textId="2A083017" w:rsidR="007976C0" w:rsidRDefault="007976C0" w:rsidP="00D9720E">
            <w:pPr>
              <w:jc w:val="left"/>
              <w:rPr>
                <w:ins w:id="723" w:author="Petnathean Julled" w:date="2021-12-19T02:59:00Z"/>
                <w:sz w:val="18"/>
                <w:szCs w:val="18"/>
              </w:rPr>
            </w:pPr>
            <w:ins w:id="724" w:author="Petnathean Julled" w:date="2021-12-19T02:59:00Z">
              <w:r>
                <w:rPr>
                  <w:sz w:val="18"/>
                  <w:szCs w:val="18"/>
                </w:rPr>
                <w:t>web3js</w:t>
              </w:r>
            </w:ins>
          </w:p>
        </w:tc>
        <w:tc>
          <w:tcPr>
            <w:tcW w:w="3355" w:type="dxa"/>
          </w:tcPr>
          <w:p w14:paraId="5C6E94BD" w14:textId="15C1C098" w:rsidR="007976C0" w:rsidRDefault="007976C0" w:rsidP="00D9720E">
            <w:pPr>
              <w:jc w:val="left"/>
              <w:rPr>
                <w:ins w:id="725" w:author="Petnathean Julled" w:date="2021-12-19T02:59:00Z"/>
                <w:sz w:val="18"/>
                <w:szCs w:val="18"/>
              </w:rPr>
            </w:pPr>
            <w:ins w:id="726" w:author="Petnathean Julled" w:date="2021-12-19T03:01:00Z">
              <w:r>
                <w:rPr>
                  <w:sz w:val="18"/>
                  <w:szCs w:val="18"/>
                </w:rPr>
                <w:t xml:space="preserve">- </w:t>
              </w:r>
              <w:r w:rsidRPr="007976C0">
                <w:rPr>
                  <w:sz w:val="18"/>
                  <w:szCs w:val="18"/>
                </w:rPr>
                <w:t xml:space="preserve">A Node.js node module that allows </w:t>
              </w:r>
              <w:proofErr w:type="spellStart"/>
              <w:r w:rsidRPr="007976C0">
                <w:rPr>
                  <w:sz w:val="18"/>
                  <w:szCs w:val="18"/>
                </w:rPr>
                <w:t>Javascript</w:t>
              </w:r>
              <w:proofErr w:type="spellEnd"/>
              <w:r w:rsidRPr="007976C0">
                <w:rPr>
                  <w:sz w:val="18"/>
                  <w:szCs w:val="18"/>
                </w:rPr>
                <w:t xml:space="preserve"> programs to interact with </w:t>
              </w:r>
            </w:ins>
            <w:ins w:id="727" w:author="Petnathean Julled" w:date="2022-01-23T11:22:00Z">
              <w:r w:rsidR="003673FF">
                <w:rPr>
                  <w:sz w:val="18"/>
                  <w:szCs w:val="18"/>
                </w:rPr>
                <w:t>smart contract</w:t>
              </w:r>
            </w:ins>
            <w:ins w:id="728" w:author="Petnathean Julled" w:date="2021-12-19T03:01:00Z">
              <w:r w:rsidRPr="007976C0">
                <w:rPr>
                  <w:sz w:val="18"/>
                  <w:szCs w:val="18"/>
                </w:rPr>
                <w:t>s.</w:t>
              </w:r>
            </w:ins>
          </w:p>
        </w:tc>
      </w:tr>
    </w:tbl>
    <w:p w14:paraId="1E0A7394" w14:textId="77777777" w:rsidR="000B7D88" w:rsidRPr="000B7D88" w:rsidRDefault="000B7D88" w:rsidP="00966643">
      <w:pPr>
        <w:pStyle w:val="BodyText"/>
        <w:tabs>
          <w:tab w:val="clear" w:pos="288"/>
          <w:tab w:val="left" w:pos="0"/>
        </w:tabs>
        <w:spacing w:after="0"/>
        <w:ind w:firstLine="360"/>
        <w:rPr>
          <w:color w:val="808080" w:themeColor="background1" w:themeShade="80"/>
          <w:lang w:val="en-US"/>
          <w:rPrChange w:id="729" w:author="Petnathean Julled" w:date="2021-12-18T19:19:00Z">
            <w:rPr/>
          </w:rPrChange>
        </w:rPr>
      </w:pPr>
    </w:p>
    <w:p w14:paraId="3E3A30BC" w14:textId="724F6297" w:rsidR="00966643" w:rsidRPr="003E0FAC" w:rsidDel="00A86F41" w:rsidRDefault="00966643">
      <w:pPr>
        <w:pStyle w:val="BodyText"/>
        <w:tabs>
          <w:tab w:val="clear" w:pos="288"/>
          <w:tab w:val="left" w:pos="0"/>
        </w:tabs>
        <w:spacing w:after="0"/>
        <w:ind w:firstLine="360"/>
        <w:jc w:val="thaiDistribute"/>
        <w:rPr>
          <w:del w:id="730" w:author="Petnathean Julled" w:date="2021-12-18T20:30:00Z"/>
          <w:color w:val="FF0000"/>
          <w:lang w:val="en-US"/>
        </w:rPr>
        <w:pPrChange w:id="731" w:author="Petnathean Julled" w:date="2021-12-19T03:36:00Z">
          <w:pPr>
            <w:pStyle w:val="BodyText"/>
            <w:tabs>
              <w:tab w:val="clear" w:pos="288"/>
              <w:tab w:val="left" w:pos="0"/>
            </w:tabs>
            <w:spacing w:after="0"/>
            <w:ind w:firstLine="360"/>
          </w:pPr>
        </w:pPrChange>
      </w:pPr>
      <w:del w:id="732" w:author="Petnathean Julled" w:date="2021-12-18T20:30:00Z">
        <w:r w:rsidRPr="003E0FAC" w:rsidDel="00A86F41">
          <w:rPr>
            <w:color w:val="FF0000"/>
            <w:lang w:val="en-US"/>
          </w:rPr>
          <w:delText>vvv Background abot</w:delText>
        </w:r>
      </w:del>
      <w:del w:id="733" w:author="Petnathean Julled" w:date="2021-12-18T18:45:00Z">
        <w:r w:rsidRPr="003E0FAC" w:rsidDel="00807CB9">
          <w:rPr>
            <w:color w:val="FF0000"/>
            <w:lang w:val="en-US"/>
          </w:rPr>
          <w:delText>h</w:delText>
        </w:r>
      </w:del>
      <w:del w:id="734" w:author="Petnathean Julled" w:date="2021-12-18T20:30:00Z">
        <w:r w:rsidRPr="003E0FAC" w:rsidDel="00A86F41">
          <w:rPr>
            <w:color w:val="FF0000"/>
            <w:lang w:val="en-US"/>
          </w:rPr>
          <w:delText xml:space="preserve"> Geth vvv</w:delText>
        </w:r>
      </w:del>
    </w:p>
    <w:p w14:paraId="596C7529" w14:textId="705E7F14" w:rsidR="00966643" w:rsidDel="00A86F41" w:rsidRDefault="00966643">
      <w:pPr>
        <w:pStyle w:val="BodyText"/>
        <w:tabs>
          <w:tab w:val="clear" w:pos="288"/>
          <w:tab w:val="left" w:pos="0"/>
        </w:tabs>
        <w:spacing w:after="0"/>
        <w:ind w:firstLine="360"/>
        <w:jc w:val="thaiDistribute"/>
        <w:rPr>
          <w:del w:id="735" w:author="Petnathean Julled" w:date="2021-12-18T20:30:00Z"/>
          <w:bCs/>
        </w:rPr>
        <w:pPrChange w:id="736" w:author="Petnathean Julled" w:date="2021-12-19T03:36:00Z">
          <w:pPr>
            <w:pStyle w:val="BodyText"/>
            <w:tabs>
              <w:tab w:val="clear" w:pos="288"/>
              <w:tab w:val="left" w:pos="0"/>
            </w:tabs>
            <w:spacing w:after="0"/>
            <w:ind w:firstLine="360"/>
          </w:pPr>
        </w:pPrChange>
      </w:pPr>
      <w:commentRangeStart w:id="737"/>
      <w:del w:id="738" w:author="Petnathean Julled" w:date="2021-12-18T20:30:00Z">
        <w:r w:rsidRPr="008E7FDD" w:rsidDel="00A86F41">
          <w:rPr>
            <w:bCs/>
            <w:color w:val="0070C0"/>
          </w:rPr>
          <w:delText xml:space="preserve">Go-Ethereum or "Geth" client is the open sources software engine requiring to operate Ethereum Blockchain within each node. The client allows </w:delText>
        </w:r>
        <w:commentRangeStart w:id="739"/>
        <w:r w:rsidRPr="008E7FDD" w:rsidDel="00A86F41">
          <w:rPr>
            <w:bCs/>
            <w:color w:val="0070C0"/>
          </w:rPr>
          <w:delText xml:space="preserve">the user </w:delText>
        </w:r>
        <w:commentRangeEnd w:id="739"/>
        <w:r w:rsidRPr="008E7FDD" w:rsidDel="00A86F41">
          <w:rPr>
            <w:rStyle w:val="CommentReference"/>
            <w:color w:val="0070C0"/>
            <w:spacing w:val="0"/>
            <w:lang w:val="en-US" w:eastAsia="en-US"/>
          </w:rPr>
          <w:commentReference w:id="739"/>
        </w:r>
        <w:r w:rsidRPr="008E7FDD" w:rsidDel="00A86F41">
          <w:rPr>
            <w:bCs/>
            <w:color w:val="0070C0"/>
          </w:rPr>
          <w:delText>to issue commands to the node like initiate the Blockchain, start-stop mining/validating process for the Blockchain, and activate devp2p protocol to sync Blockchain data with other nodes.</w:delText>
        </w:r>
        <w:commentRangeEnd w:id="737"/>
        <w:r w:rsidDel="00A86F41">
          <w:rPr>
            <w:rStyle w:val="CommentReference"/>
            <w:spacing w:val="0"/>
            <w:lang w:val="en-US" w:eastAsia="en-US"/>
          </w:rPr>
          <w:commentReference w:id="737"/>
        </w:r>
        <w:r w:rsidRPr="009863B7" w:rsidDel="00A86F41">
          <w:rPr>
            <w:bCs/>
          </w:rPr>
          <w:delText xml:space="preserve"> </w:delText>
        </w:r>
      </w:del>
    </w:p>
    <w:p w14:paraId="30D79012" w14:textId="77777777" w:rsidR="00966643" w:rsidRPr="003E0FAC" w:rsidRDefault="00966643">
      <w:pPr>
        <w:pStyle w:val="BodyText"/>
        <w:tabs>
          <w:tab w:val="clear" w:pos="288"/>
          <w:tab w:val="left" w:pos="0"/>
        </w:tabs>
        <w:spacing w:after="0"/>
        <w:ind w:firstLine="360"/>
        <w:jc w:val="thaiDistribute"/>
        <w:rPr>
          <w:color w:val="FF0000"/>
          <w:lang w:val="en-US"/>
        </w:rPr>
        <w:pPrChange w:id="740" w:author="Petnathean Julled" w:date="2021-12-19T03:36:00Z">
          <w:pPr>
            <w:pStyle w:val="BodyText"/>
            <w:tabs>
              <w:tab w:val="clear" w:pos="288"/>
              <w:tab w:val="left" w:pos="0"/>
            </w:tabs>
            <w:spacing w:after="0"/>
            <w:ind w:firstLine="360"/>
          </w:pPr>
        </w:pPrChange>
      </w:pPr>
      <w:del w:id="741" w:author="Petnathean Julled" w:date="2021-12-31T02:26:00Z">
        <w:r w:rsidRPr="003E0FAC" w:rsidDel="00E77889">
          <w:rPr>
            <w:color w:val="FF0000"/>
            <w:lang w:val="en-US"/>
          </w:rPr>
          <w:delText>vvv</w:delText>
        </w:r>
      </w:del>
      <w:r w:rsidRPr="003E0FAC">
        <w:rPr>
          <w:color w:val="FF0000"/>
          <w:lang w:val="en-US"/>
        </w:rPr>
        <w:t xml:space="preserve"> Geth Installation Source </w:t>
      </w:r>
      <w:del w:id="742" w:author="Petnathean Julled" w:date="2021-12-31T02:26:00Z">
        <w:r w:rsidRPr="003E0FAC" w:rsidDel="00E77889">
          <w:rPr>
            <w:color w:val="FF0000"/>
            <w:lang w:val="en-US"/>
          </w:rPr>
          <w:delText>vvv</w:delText>
        </w:r>
      </w:del>
    </w:p>
    <w:p w14:paraId="58BEC4C6" w14:textId="0925BFB9" w:rsidR="00966643" w:rsidRDefault="00A458D2">
      <w:pPr>
        <w:pStyle w:val="BodyText"/>
        <w:tabs>
          <w:tab w:val="clear" w:pos="288"/>
          <w:tab w:val="left" w:pos="0"/>
        </w:tabs>
        <w:spacing w:after="0"/>
        <w:ind w:firstLine="360"/>
        <w:jc w:val="thaiDistribute"/>
        <w:rPr>
          <w:bCs/>
        </w:rPr>
        <w:pPrChange w:id="743" w:author="Petnathean Julled" w:date="2021-12-19T03:36:00Z">
          <w:pPr>
            <w:pStyle w:val="BodyText"/>
            <w:tabs>
              <w:tab w:val="clear" w:pos="288"/>
              <w:tab w:val="left" w:pos="0"/>
            </w:tabs>
            <w:spacing w:after="0"/>
            <w:ind w:firstLine="360"/>
          </w:pPr>
        </w:pPrChange>
      </w:pPr>
      <w:ins w:id="744" w:author="Petnathean Julled" w:date="2021-12-26T05:34:00Z">
        <w:r>
          <w:t xml:space="preserve">The Geth client is available on </w:t>
        </w:r>
        <w:proofErr w:type="spellStart"/>
        <w:r>
          <w:t>Github</w:t>
        </w:r>
      </w:ins>
      <w:proofErr w:type="spellEnd"/>
      <w:del w:id="745" w:author="Petnathean Julled" w:date="2021-12-26T05:34:00Z">
        <w:r w:rsidR="00966643" w:rsidRPr="009863B7" w:rsidDel="00A458D2">
          <w:rPr>
            <w:bCs/>
          </w:rPr>
          <w:delText xml:space="preserve">The </w:delText>
        </w:r>
        <w:r w:rsidR="00966643" w:rsidDel="00A458D2">
          <w:rPr>
            <w:bCs/>
            <w:lang w:val="en-US"/>
          </w:rPr>
          <w:delText xml:space="preserve">Geth </w:delText>
        </w:r>
        <w:r w:rsidR="00966643" w:rsidRPr="009863B7" w:rsidDel="00A458D2">
          <w:rPr>
            <w:bCs/>
          </w:rPr>
          <w:delText xml:space="preserve">client is available </w:delText>
        </w:r>
        <w:r w:rsidR="00966643" w:rsidRPr="009863B7" w:rsidDel="00A458D2">
          <w:rPr>
            <w:bCs/>
            <w:lang w:val="en-US"/>
          </w:rPr>
          <w:delText>on Github</w:delText>
        </w:r>
      </w:del>
      <w:r w:rsidR="00966643" w:rsidRPr="009863B7">
        <w:rPr>
          <w:bCs/>
        </w:rPr>
        <w:t xml:space="preserve"> </w:t>
      </w:r>
      <w:r w:rsidR="00966643" w:rsidRPr="009863B7">
        <w:rPr>
          <w:bCs/>
        </w:rPr>
        <w:fldChar w:fldCharType="begin" w:fldLock="1"/>
      </w:r>
      <w:r w:rsidR="00227158">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[44]","plainTextFormattedCitation":"[44]","previouslyFormattedCitation":"[43]"},"properties":{"noteIndex":0},"schema":"https://github.com/citation-style-language/schema/raw/master/csl-citation.json"}</w:instrText>
      </w:r>
      <w:r w:rsidR="00966643" w:rsidRPr="009863B7">
        <w:rPr>
          <w:bCs/>
        </w:rPr>
        <w:fldChar w:fldCharType="separate"/>
      </w:r>
      <w:r w:rsidR="00227158" w:rsidRPr="00227158">
        <w:rPr>
          <w:bCs/>
          <w:noProof/>
        </w:rPr>
        <w:t>[44]</w:t>
      </w:r>
      <w:r w:rsidR="00966643" w:rsidRPr="009863B7">
        <w:rPr>
          <w:bCs/>
        </w:rPr>
        <w:fldChar w:fldCharType="end"/>
      </w:r>
      <w:r w:rsidR="00966643" w:rsidRPr="009863B7">
        <w:rPr>
          <w:bCs/>
        </w:rPr>
        <w:t xml:space="preserve">. </w:t>
      </w:r>
      <w:ins w:id="746" w:author="Petnathean Julled" w:date="2021-12-26T05:35:00Z">
        <w:r w:rsidRPr="00A458D2">
          <w:rPr>
            <w:bCs/>
          </w:rPr>
          <w:t>Geth can be installed as a standalone or included in the installation package of the Ethereum platform variant or other kinds of service</w:t>
        </w:r>
        <w:r>
          <w:rPr>
            <w:bCs/>
            <w:lang w:val="en-US"/>
          </w:rPr>
          <w:t>s</w:t>
        </w:r>
        <w:r w:rsidRPr="00A458D2">
          <w:rPr>
            <w:bCs/>
          </w:rPr>
          <w:t xml:space="preserve"> interacting with the Ethereum blockchain (i.e., the Ethereum Wallet Client</w:t>
        </w:r>
        <w:r>
          <w:rPr>
            <w:bCs/>
            <w:lang w:val="en-US"/>
          </w:rPr>
          <w:t>, “Mist”</w:t>
        </w:r>
        <w:r w:rsidRPr="00A458D2">
          <w:rPr>
            <w:bCs/>
          </w:rPr>
          <w:t>). Geth's interface was initially designed to operate on the Linux OS and later extended compatibility to other OS via the Linux console simulated platform or work under the graphic user interface of another client. The Geth client has no specific system requirements as it is only a set of Golang scripts that have no restrictions on any system, but as it is mostly integrated within another client, it requires the machine to be compatible with the main client for installation.</w:t>
        </w:r>
      </w:ins>
      <w:del w:id="747" w:author="Petnathean Julled" w:date="2021-12-26T05:35:00Z">
        <w:r w:rsidR="00966643" w:rsidRPr="009863B7" w:rsidDel="00A458D2">
          <w:rPr>
            <w:bCs/>
          </w:rPr>
          <w:delText>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delText>
        </w:r>
        <w:r w:rsidR="00966643" w:rsidRPr="009863B7" w:rsidDel="00A458D2">
          <w:rPr>
            <w:bCs/>
            <w:lang w:val="en-US"/>
          </w:rPr>
          <w:delText>ve</w:delText>
        </w:r>
        <w:r w:rsidR="00966643" w:rsidRPr="009863B7" w:rsidDel="00A458D2">
          <w:rPr>
            <w:bCs/>
          </w:rPr>
          <w:delText xml:space="preserve"> no restriction to any system but, as it is mostly integrated within another client, so it requires the machine to</w:delText>
        </w:r>
        <w:r w:rsidR="00966643" w:rsidRPr="009863B7" w:rsidDel="00A458D2">
          <w:rPr>
            <w:bCs/>
            <w:lang w:val="en-US"/>
          </w:rPr>
          <w:delText xml:space="preserve"> be</w:delText>
        </w:r>
        <w:r w:rsidR="00966643" w:rsidRPr="009863B7" w:rsidDel="00A458D2">
          <w:rPr>
            <w:bCs/>
          </w:rPr>
          <w:delText xml:space="preserve"> compatible with the main client for installation.</w:delText>
        </w:r>
      </w:del>
      <w:r w:rsidR="00966643" w:rsidRPr="009863B7">
        <w:rPr>
          <w:bCs/>
        </w:rPr>
        <w:t xml:space="preserve"> </w:t>
      </w:r>
    </w:p>
    <w:p w14:paraId="298FCFA6" w14:textId="77777777" w:rsidR="00966643" w:rsidRPr="003E0FAC" w:rsidRDefault="00966643">
      <w:pPr>
        <w:pStyle w:val="BodyText"/>
        <w:tabs>
          <w:tab w:val="clear" w:pos="288"/>
          <w:tab w:val="left" w:pos="0"/>
        </w:tabs>
        <w:spacing w:after="0"/>
        <w:ind w:firstLine="360"/>
        <w:jc w:val="thaiDistribute"/>
        <w:rPr>
          <w:color w:val="FF0000"/>
          <w:lang w:val="en-US"/>
        </w:rPr>
        <w:pPrChange w:id="748" w:author="Petnathean Julled" w:date="2021-12-19T03:36:00Z">
          <w:pPr>
            <w:pStyle w:val="BodyText"/>
            <w:tabs>
              <w:tab w:val="clear" w:pos="288"/>
              <w:tab w:val="left" w:pos="0"/>
            </w:tabs>
            <w:spacing w:after="0"/>
            <w:ind w:firstLine="360"/>
          </w:pPr>
        </w:pPrChange>
      </w:pPr>
      <w:del w:id="749" w:author="Petnathean Julled" w:date="2021-12-31T02:26:00Z">
        <w:r w:rsidRPr="003E0FAC" w:rsidDel="00E77889">
          <w:rPr>
            <w:color w:val="FF0000"/>
            <w:lang w:val="en-US"/>
          </w:rPr>
          <w:delText>vvv</w:delText>
        </w:r>
      </w:del>
      <w:r w:rsidRPr="003E0FAC">
        <w:rPr>
          <w:color w:val="FF0000"/>
          <w:lang w:val="en-US"/>
        </w:rPr>
        <w:t xml:space="preserve"> </w:t>
      </w:r>
      <w:r>
        <w:rPr>
          <w:color w:val="FF0000"/>
          <w:lang w:val="en-US"/>
        </w:rPr>
        <w:t>‘</w:t>
      </w:r>
      <w:r w:rsidRPr="003E0FAC">
        <w:rPr>
          <w:color w:val="FF0000"/>
          <w:lang w:val="en-US"/>
        </w:rPr>
        <w:t>How</w:t>
      </w:r>
      <w:r>
        <w:rPr>
          <w:color w:val="FF0000"/>
          <w:lang w:val="en-US"/>
        </w:rPr>
        <w:t xml:space="preserve"> to’ for</w:t>
      </w:r>
      <w:r w:rsidRPr="003E0FAC">
        <w:rPr>
          <w:color w:val="FF0000"/>
          <w:lang w:val="en-US"/>
        </w:rPr>
        <w:t xml:space="preserve"> Geth </w:t>
      </w:r>
      <w:r>
        <w:rPr>
          <w:color w:val="FF0000"/>
          <w:lang w:val="en-US"/>
        </w:rPr>
        <w:t>in</w:t>
      </w:r>
      <w:r w:rsidRPr="003E0FAC">
        <w:rPr>
          <w:color w:val="FF0000"/>
          <w:lang w:val="en-US"/>
        </w:rPr>
        <w:t xml:space="preserve"> this implementation </w:t>
      </w:r>
      <w:del w:id="750" w:author="Petnathean Julled" w:date="2021-12-31T02:26:00Z">
        <w:r w:rsidRPr="003E0FAC" w:rsidDel="00E77889">
          <w:rPr>
            <w:color w:val="FF0000"/>
            <w:lang w:val="en-US"/>
          </w:rPr>
          <w:delText>vvv</w:delText>
        </w:r>
      </w:del>
    </w:p>
    <w:p w14:paraId="0D1DE67B" w14:textId="1D2951B9" w:rsidR="00966643" w:rsidRDefault="002F761C">
      <w:pPr>
        <w:pStyle w:val="BodyText"/>
        <w:tabs>
          <w:tab w:val="clear" w:pos="288"/>
          <w:tab w:val="left" w:pos="0"/>
        </w:tabs>
        <w:spacing w:after="0"/>
        <w:ind w:firstLine="360"/>
        <w:jc w:val="thaiDistribute"/>
        <w:rPr>
          <w:ins w:id="751" w:author="Petnathean Julled" w:date="2021-12-26T09:46:00Z"/>
          <w:bCs/>
          <w:lang w:val="en-US"/>
        </w:rPr>
      </w:pPr>
      <w:ins w:id="752" w:author="Petnathean Julled" w:date="2021-12-26T05:39:00Z">
        <w:r w:rsidRPr="002F761C">
          <w:rPr>
            <w:bCs/>
          </w:rPr>
          <w:t xml:space="preserve">In this implementation, the test machine has Geth globally installed by installing Quorum. Geth can be installed as a standalone to ready the machine for working with the Ethereum Blockchain using a Linux installation from a source repository command, i.e., "apt-get install </w:t>
        </w:r>
        <w:proofErr w:type="spellStart"/>
        <w:r w:rsidRPr="002F761C">
          <w:rPr>
            <w:bCs/>
          </w:rPr>
          <w:t>ethereum</w:t>
        </w:r>
        <w:proofErr w:type="spellEnd"/>
        <w:r w:rsidRPr="002F761C">
          <w:rPr>
            <w:bCs/>
          </w:rPr>
          <w:t>" in Ubuntu. The installation instructions can be located at their website</w:t>
        </w:r>
      </w:ins>
      <w:del w:id="753" w:author="Petnathean Julled" w:date="2021-12-26T05:39:00Z">
        <w:r w:rsidR="00966643" w:rsidRPr="009863B7" w:rsidDel="002F761C">
          <w:rPr>
            <w:bCs/>
          </w:rPr>
          <w:delText>In the implementation, the test machine has Geth globally installed by installing Quorum</w:delText>
        </w:r>
        <w:r w:rsidR="00966643" w:rsidRPr="009863B7" w:rsidDel="002F761C">
          <w:rPr>
            <w:bCs/>
            <w:lang w:val="en-US"/>
          </w:rPr>
          <w:delText>.</w:delText>
        </w:r>
        <w:r w:rsidR="00966643" w:rsidRPr="009863B7" w:rsidDel="002F761C">
          <w:rPr>
            <w:bCs/>
          </w:rPr>
          <w:delText xml:space="preserve"> </w:delText>
        </w:r>
        <w:r w:rsidR="00966643" w:rsidRPr="009863B7" w:rsidDel="002F761C">
          <w:rPr>
            <w:bCs/>
            <w:lang w:val="en-US"/>
          </w:rPr>
          <w:delText>T</w:delText>
        </w:r>
        <w:r w:rsidR="00966643" w:rsidRPr="009863B7" w:rsidDel="002F761C">
          <w:rPr>
            <w:bCs/>
          </w:rPr>
          <w:delText>he client can be launched from anywhere regardless of environment path.</w:delText>
        </w:r>
        <w:r w:rsidR="00966643" w:rsidRPr="009863B7" w:rsidDel="002F761C">
          <w:rPr>
            <w:bCs/>
            <w:lang w:val="en-US"/>
          </w:rPr>
          <w:delText xml:space="preserve"> </w:delText>
        </w:r>
        <w:r w:rsidR="00966643" w:rsidRPr="009863B7" w:rsidDel="002F761C">
          <w:rPr>
            <w:bCs/>
          </w:rPr>
          <w:delText xml:space="preserve">Geth can be installed as standalone for ready the machine for working with Ethereum Blockchain using Linux installation from source repository command i.e., “apt-get install ethereum” in Ubuntu. The installation instruction can be located </w:delText>
        </w:r>
        <w:commentRangeStart w:id="754"/>
        <w:r w:rsidR="00966643" w:rsidRPr="009863B7" w:rsidDel="002F761C">
          <w:rPr>
            <w:bCs/>
          </w:rPr>
          <w:delText>at</w:delText>
        </w:r>
        <w:commentRangeEnd w:id="754"/>
        <w:r w:rsidR="00966643" w:rsidRPr="009863B7" w:rsidDel="002F761C">
          <w:rPr>
            <w:rStyle w:val="CommentReference"/>
            <w:spacing w:val="0"/>
            <w:lang w:val="en-US" w:eastAsia="en-US"/>
          </w:rPr>
          <w:commentReference w:id="754"/>
        </w:r>
        <w:r w:rsidR="00966643" w:rsidRPr="009863B7" w:rsidDel="002F761C">
          <w:rPr>
            <w:bCs/>
            <w:lang w:val="en-US"/>
          </w:rPr>
          <w:delText xml:space="preserve"> </w:delText>
        </w:r>
        <w:r w:rsidR="00966643" w:rsidRPr="00A540DB" w:rsidDel="002F761C">
          <w:rPr>
            <w:bCs/>
            <w:lang w:val="en-US"/>
          </w:rPr>
          <w:delText>their website</w:delText>
        </w:r>
      </w:del>
      <w:r w:rsidR="00966643" w:rsidRPr="009863B7">
        <w:rPr>
          <w:bCs/>
        </w:rPr>
        <w:t xml:space="preserve"> </w:t>
      </w:r>
      <w:r w:rsidR="00966643" w:rsidRPr="009863B7">
        <w:rPr>
          <w:bCs/>
        </w:rPr>
        <w:fldChar w:fldCharType="begin" w:fldLock="1"/>
      </w:r>
      <w:r w:rsidR="00227158">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[45]","plainTextFormattedCitation":"[45]","previouslyFormattedCitation":"[44]"},"properties":{"noteIndex":0},"schema":"https://github.com/citation-style-language/schema/raw/master/csl-citation.json"}</w:instrText>
      </w:r>
      <w:r w:rsidR="00966643" w:rsidRPr="009863B7">
        <w:rPr>
          <w:bCs/>
        </w:rPr>
        <w:fldChar w:fldCharType="separate"/>
      </w:r>
      <w:r w:rsidR="00227158" w:rsidRPr="00227158">
        <w:rPr>
          <w:bCs/>
          <w:noProof/>
        </w:rPr>
        <w:t>[45]</w:t>
      </w:r>
      <w:r w:rsidR="00966643" w:rsidRPr="009863B7">
        <w:rPr>
          <w:bCs/>
        </w:rPr>
        <w:fldChar w:fldCharType="end"/>
      </w:r>
      <w:r w:rsidR="00966643" w:rsidRPr="009863B7">
        <w:rPr>
          <w:bCs/>
        </w:rPr>
        <w:t xml:space="preserve">. </w:t>
      </w:r>
      <w:ins w:id="755" w:author="Petnathean Julled" w:date="2021-12-26T05:39:00Z">
        <w:r w:rsidRPr="002F761C">
          <w:rPr>
            <w:bCs/>
          </w:rPr>
          <w:t xml:space="preserve">All available command lines for Geth can be located at their repository on </w:t>
        </w:r>
        <w:proofErr w:type="spellStart"/>
        <w:r w:rsidRPr="002F761C">
          <w:rPr>
            <w:bCs/>
          </w:rPr>
          <w:t>Github</w:t>
        </w:r>
      </w:ins>
      <w:proofErr w:type="spellEnd"/>
      <w:del w:id="756" w:author="Petnathean Julled" w:date="2021-12-26T05:39:00Z">
        <w:r w:rsidR="00966643" w:rsidRPr="009863B7" w:rsidDel="002F761C">
          <w:rPr>
            <w:bCs/>
          </w:rPr>
          <w:delText>All available command lines for Geth can be located at</w:delText>
        </w:r>
        <w:r w:rsidR="00966643" w:rsidRPr="009863B7" w:rsidDel="002F761C">
          <w:rPr>
            <w:bCs/>
            <w:lang w:val="en-US"/>
          </w:rPr>
          <w:delText xml:space="preserve"> </w:delText>
        </w:r>
        <w:r w:rsidR="00966643" w:rsidRPr="00A540DB" w:rsidDel="002F761C">
          <w:rPr>
            <w:bCs/>
            <w:lang w:val="en-US"/>
          </w:rPr>
          <w:delText>their repository on Github</w:delText>
        </w:r>
      </w:del>
      <w:r w:rsidR="00966643" w:rsidRPr="009863B7">
        <w:rPr>
          <w:bCs/>
        </w:rPr>
        <w:t xml:space="preserve"> </w:t>
      </w:r>
      <w:r w:rsidR="00966643" w:rsidRPr="009863B7">
        <w:rPr>
          <w:bCs/>
        </w:rPr>
        <w:fldChar w:fldCharType="begin" w:fldLock="1"/>
      </w:r>
      <w:r w:rsidR="00227158">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[46]","plainTextFormattedCitation":"[46]","previouslyFormattedCitation":"[45]"},"properties":{"noteIndex":0},"schema":"https://github.com/citation-style-language/schema/raw/master/csl-citation.json"}</w:instrText>
      </w:r>
      <w:r w:rsidR="00966643" w:rsidRPr="009863B7">
        <w:rPr>
          <w:bCs/>
        </w:rPr>
        <w:fldChar w:fldCharType="separate"/>
      </w:r>
      <w:r w:rsidR="00227158" w:rsidRPr="00227158">
        <w:rPr>
          <w:bCs/>
          <w:noProof/>
        </w:rPr>
        <w:t>[46]</w:t>
      </w:r>
      <w:r w:rsidR="00966643" w:rsidRPr="009863B7">
        <w:rPr>
          <w:bCs/>
        </w:rPr>
        <w:fldChar w:fldCharType="end"/>
      </w:r>
      <w:r w:rsidR="00966643" w:rsidRPr="009863B7">
        <w:rPr>
          <w:bCs/>
        </w:rPr>
        <w:t xml:space="preserve">. </w:t>
      </w:r>
      <w:ins w:id="757" w:author="Petnathean Julled" w:date="2021-12-26T05:40:00Z">
        <w:r w:rsidR="005C50E0" w:rsidRPr="005C50E0">
          <w:rPr>
            <w:bCs/>
          </w:rPr>
          <w:t>The most commonly used command is "</w:t>
        </w:r>
        <w:proofErr w:type="spellStart"/>
        <w:r w:rsidR="005C50E0" w:rsidRPr="005C50E0">
          <w:rPr>
            <w:bCs/>
          </w:rPr>
          <w:t>geth</w:t>
        </w:r>
        <w:proofErr w:type="spellEnd"/>
        <w:r w:rsidR="005C50E0" w:rsidRPr="005C50E0">
          <w:rPr>
            <w:bCs/>
          </w:rPr>
          <w:t xml:space="preserve"> attach &lt;IPC path or link&gt;", which is required for accessing the Geth console of each active node. The console is where the user can input the command line to directly control the behavior of each Ethereum node.</w:t>
        </w:r>
      </w:ins>
      <w:del w:id="758" w:author="Petnathean Julled" w:date="2021-12-26T05:40:00Z">
        <w:r w:rsidR="00966643" w:rsidRPr="009863B7" w:rsidDel="005C50E0">
          <w:rPr>
            <w:bCs/>
          </w:rPr>
          <w:delText>The most used command is "geth attach &lt;IPC path or Link&gt;" which required for accessing Geth console of each active node. The console is where the user can input the command line to directly control the behavior of each Ethereum Node.</w:delText>
        </w:r>
      </w:del>
      <w:r w:rsidR="00966643" w:rsidRPr="009863B7">
        <w:rPr>
          <w:bCs/>
          <w:lang w:val="en-US"/>
        </w:rPr>
        <w:t xml:space="preserve"> </w:t>
      </w:r>
    </w:p>
    <w:p w14:paraId="06BC2064" w14:textId="73905D5D" w:rsidR="00816E0D" w:rsidRPr="00816E0D" w:rsidRDefault="00816E0D">
      <w:pPr>
        <w:pStyle w:val="BodyText"/>
        <w:tabs>
          <w:tab w:val="clear" w:pos="288"/>
          <w:tab w:val="left" w:pos="0"/>
        </w:tabs>
        <w:spacing w:after="0"/>
        <w:ind w:firstLine="360"/>
        <w:jc w:val="thaiDistribute"/>
        <w:rPr>
          <w:color w:val="FF0000"/>
          <w:lang w:val="en-US"/>
          <w:rPrChange w:id="759" w:author="Petnathean Julled" w:date="2021-12-26T09:46:00Z">
            <w:rPr>
              <w:bCs/>
              <w:lang w:val="en-US"/>
            </w:rPr>
          </w:rPrChange>
        </w:rPr>
        <w:pPrChange w:id="760" w:author="Petnathean Julled" w:date="2021-12-19T03:36:00Z">
          <w:pPr>
            <w:pStyle w:val="BodyText"/>
            <w:tabs>
              <w:tab w:val="clear" w:pos="288"/>
              <w:tab w:val="left" w:pos="0"/>
            </w:tabs>
            <w:spacing w:after="0"/>
            <w:ind w:firstLine="360"/>
          </w:pPr>
        </w:pPrChange>
      </w:pPr>
      <w:ins w:id="761" w:author="Petnathean Julled" w:date="2021-12-26T09:46:00Z">
        <w:r w:rsidRPr="003E0FAC">
          <w:rPr>
            <w:color w:val="FF0000"/>
            <w:lang w:val="en-US"/>
          </w:rPr>
          <w:t xml:space="preserve"> </w:t>
        </w:r>
        <w:r>
          <w:rPr>
            <w:color w:val="FF0000"/>
            <w:lang w:val="en-US"/>
          </w:rPr>
          <w:t>Introduce Quorum</w:t>
        </w:r>
      </w:ins>
      <w:ins w:id="762" w:author="Petnathean Julled" w:date="2021-12-26T09:47:00Z">
        <w:r>
          <w:rPr>
            <w:color w:val="FF0000"/>
            <w:lang w:val="en-US"/>
          </w:rPr>
          <w:t>, Ethereum Blockchain variant</w:t>
        </w:r>
      </w:ins>
      <w:ins w:id="763" w:author="Petnathean Julled" w:date="2021-12-26T09:46:00Z">
        <w:r w:rsidRPr="003E0FAC">
          <w:rPr>
            <w:color w:val="FF0000"/>
            <w:lang w:val="en-US"/>
          </w:rPr>
          <w:t xml:space="preserve"> </w:t>
        </w:r>
      </w:ins>
    </w:p>
    <w:p w14:paraId="4F1FA19F" w14:textId="2F9566D0" w:rsidR="00966643" w:rsidRDefault="0064063E">
      <w:pPr>
        <w:pStyle w:val="BodyText"/>
        <w:tabs>
          <w:tab w:val="clear" w:pos="288"/>
          <w:tab w:val="left" w:pos="0"/>
        </w:tabs>
        <w:spacing w:after="0"/>
        <w:ind w:firstLine="360"/>
        <w:jc w:val="thaiDistribute"/>
        <w:rPr>
          <w:bCs/>
          <w:lang w:val="en-US"/>
        </w:rPr>
        <w:pPrChange w:id="764" w:author="Petnathean Julled" w:date="2021-12-19T03:36:00Z">
          <w:pPr>
            <w:pStyle w:val="BodyText"/>
            <w:tabs>
              <w:tab w:val="clear" w:pos="288"/>
              <w:tab w:val="left" w:pos="0"/>
            </w:tabs>
            <w:spacing w:after="0"/>
            <w:ind w:firstLine="360"/>
          </w:pPr>
        </w:pPrChange>
      </w:pPr>
      <w:ins w:id="765" w:author="Petnathean Julled" w:date="2021-12-26T07:38:00Z">
        <w:r w:rsidRPr="0064063E">
          <w:rPr>
            <w:bCs/>
            <w:lang w:val="en-US"/>
          </w:rPr>
          <w:t xml:space="preserve">Quorum is an Ethereum-forked that allows the blockchain to adopt a consensus mechanism other than </w:t>
        </w:r>
        <w:proofErr w:type="spellStart"/>
        <w:r w:rsidRPr="0064063E">
          <w:rPr>
            <w:bCs/>
            <w:lang w:val="en-US"/>
          </w:rPr>
          <w:t>PoW</w:t>
        </w:r>
        <w:proofErr w:type="spellEnd"/>
        <w:r w:rsidRPr="0064063E">
          <w:rPr>
            <w:bCs/>
            <w:lang w:val="en-US"/>
          </w:rPr>
          <w:t xml:space="preserve"> and </w:t>
        </w:r>
        <w:proofErr w:type="spellStart"/>
        <w:r w:rsidRPr="0064063E">
          <w:rPr>
            <w:bCs/>
            <w:lang w:val="en-US"/>
          </w:rPr>
          <w:t>PoS</w:t>
        </w:r>
        <w:proofErr w:type="spellEnd"/>
        <w:r w:rsidRPr="0064063E">
          <w:rPr>
            <w:bCs/>
            <w:lang w:val="en-US"/>
          </w:rPr>
          <w:t xml:space="preserve">, which default to the Ethereum Blockchain. Quorum's source code and installation package can be accessed at their repository on </w:t>
        </w:r>
        <w:proofErr w:type="spellStart"/>
        <w:r w:rsidRPr="0064063E">
          <w:rPr>
            <w:bCs/>
            <w:lang w:val="en-US"/>
          </w:rPr>
          <w:t>Github</w:t>
        </w:r>
        <w:proofErr w:type="spellEnd"/>
        <w:r w:rsidRPr="0064063E">
          <w:rPr>
            <w:bCs/>
            <w:lang w:val="en-US"/>
          </w:rPr>
          <w:t xml:space="preserve"> </w:t>
        </w:r>
      </w:ins>
      <w:del w:id="766" w:author="Petnathean Julled" w:date="2021-12-26T07:38:00Z">
        <w:r w:rsidR="00966643" w:rsidRPr="009863B7" w:rsidDel="0064063E">
          <w:rPr>
            <w:bCs/>
            <w:lang w:val="en-US"/>
          </w:rPr>
          <w:delText xml:space="preserve">Quorum is an Ethereum-forked that allows the Blockchain to adopt a consensus mechanism other than PoW and PoS which default to Ethereum Blockchain. Quorum's source code and installation package can be accessed at </w:delText>
        </w:r>
        <w:r w:rsidR="00966643" w:rsidRPr="00A540DB" w:rsidDel="0064063E">
          <w:rPr>
            <w:bCs/>
            <w:lang w:val="en-US"/>
          </w:rPr>
          <w:delText>their repository on Github</w:delText>
        </w:r>
        <w:r w:rsidR="00966643" w:rsidRPr="009863B7" w:rsidDel="0064063E">
          <w:rPr>
            <w:bCs/>
            <w:lang w:val="en-US"/>
          </w:rPr>
          <w:delText xml:space="preserve"> </w:delText>
        </w:r>
      </w:del>
      <w:r w:rsidR="00966643" w:rsidRPr="009863B7">
        <w:rPr>
          <w:bCs/>
          <w:lang w:val="en-US"/>
        </w:rPr>
        <w:fldChar w:fldCharType="begin" w:fldLock="1"/>
      </w:r>
      <w:r w:rsidR="00227158">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[47]","plainTextFormattedCitation":"[47]","previouslyFormattedCitation":"[46]"},"properties":{"noteIndex":0},"schema":"https://github.com/citation-style-language/schema/raw/master/csl-citation.json"}</w:instrText>
      </w:r>
      <w:r w:rsidR="00966643" w:rsidRPr="009863B7">
        <w:rPr>
          <w:bCs/>
          <w:lang w:val="en-US"/>
        </w:rPr>
        <w:fldChar w:fldCharType="separate"/>
      </w:r>
      <w:r w:rsidR="00227158" w:rsidRPr="00227158">
        <w:rPr>
          <w:bCs/>
          <w:noProof/>
          <w:lang w:val="en-US"/>
        </w:rPr>
        <w:t>[47]</w:t>
      </w:r>
      <w:r w:rsidR="00966643" w:rsidRPr="009863B7">
        <w:rPr>
          <w:bCs/>
          <w:lang w:val="en-US"/>
        </w:rPr>
        <w:fldChar w:fldCharType="end"/>
      </w:r>
      <w:r w:rsidR="00966643" w:rsidRPr="009863B7">
        <w:rPr>
          <w:bCs/>
          <w:lang w:val="en-US"/>
        </w:rPr>
        <w:t xml:space="preserve">. </w:t>
      </w:r>
      <w:ins w:id="767" w:author="Petnathean Julled" w:date="2021-12-26T07:38:00Z">
        <w:r w:rsidRPr="0064063E">
          <w:rPr>
            <w:bCs/>
            <w:lang w:val="en-US"/>
          </w:rPr>
          <w:t>The installation method for the latest stable release is located in the repository</w:t>
        </w:r>
      </w:ins>
      <w:del w:id="768" w:author="Petnathean Julled" w:date="2021-12-26T07:38:00Z">
        <w:r w:rsidR="00966643" w:rsidRPr="009863B7" w:rsidDel="0064063E">
          <w:rPr>
            <w:bCs/>
            <w:lang w:val="en-US"/>
          </w:rPr>
          <w:delText>The installation method for the latest stable release is located in the repository</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[48]","plainTextFormattedCitation":"[48]","previouslyFormattedCitation":"[47]"},"properties":{"noteIndex":0},"schema":"https://github.com/citation-style-language/schema/raw/master/csl-citation.json"}</w:instrText>
      </w:r>
      <w:r w:rsidR="00966643" w:rsidRPr="009863B7">
        <w:rPr>
          <w:bCs/>
          <w:lang w:val="en-US"/>
        </w:rPr>
        <w:fldChar w:fldCharType="separate"/>
      </w:r>
      <w:r w:rsidR="00227158" w:rsidRPr="00227158">
        <w:rPr>
          <w:bCs/>
          <w:noProof/>
          <w:lang w:val="en-US"/>
        </w:rPr>
        <w:t>[48]</w:t>
      </w:r>
      <w:r w:rsidR="00966643" w:rsidRPr="009863B7">
        <w:rPr>
          <w:bCs/>
          <w:lang w:val="en-US"/>
        </w:rPr>
        <w:fldChar w:fldCharType="end"/>
      </w:r>
      <w:r w:rsidR="00966643" w:rsidRPr="009863B7">
        <w:rPr>
          <w:bCs/>
          <w:lang w:val="en-US"/>
        </w:rPr>
        <w:t xml:space="preserve">. </w:t>
      </w:r>
      <w:ins w:id="769" w:author="Petnathean Julled" w:date="2021-12-26T07:38:00Z">
        <w:r w:rsidRPr="0064063E">
          <w:rPr>
            <w:bCs/>
            <w:lang w:val="en-US"/>
          </w:rPr>
          <w:t>The platform was designed to specifically operate with a Linux-based interface and can be compatible with non-Linux OSes with the aid of third-party software as a medium. Other than that, the platform has no specific system requirements for installation. However, from the tests during the implementation, it is recommended that the machine running Quorum should have more than 6 GB of available RAM. Otherwise, there will be a performance issue that occurred during the run. In this implementation, as the test machine runs on Ubuntu 18.10, there is no other 3rd party software required to operate Quorum. The Geth client was included in the Quorum installation package, which means a developer can immediately start their Quorum Blockchain development right after the installation.</w:t>
        </w:r>
      </w:ins>
      <w:del w:id="770" w:author="Petnathean Julled" w:date="2021-12-26T07:38:00Z">
        <w:r w:rsidR="00966643" w:rsidRPr="009863B7" w:rsidDel="0064063E">
          <w:rPr>
            <w:bCs/>
            <w:lang w:val="en-US"/>
          </w:rPr>
          <w:delText>The platform was designed to specifically operate with a Linux-based interface and can be compatible with non-Linux OS with the aid of third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delText>
        </w:r>
      </w:del>
    </w:p>
    <w:p w14:paraId="0B883FA9" w14:textId="754F0A02" w:rsidR="00966643" w:rsidRPr="008E7FDD" w:rsidRDefault="00966643">
      <w:pPr>
        <w:pStyle w:val="BodyText"/>
        <w:tabs>
          <w:tab w:val="clear" w:pos="288"/>
          <w:tab w:val="left" w:pos="0"/>
        </w:tabs>
        <w:spacing w:after="0"/>
        <w:ind w:firstLine="360"/>
        <w:jc w:val="thaiDistribute"/>
        <w:rPr>
          <w:color w:val="FF0000"/>
          <w:lang w:val="en-US"/>
        </w:rPr>
        <w:pPrChange w:id="771" w:author="Petnathean Julled" w:date="2021-12-19T03:36:00Z">
          <w:pPr>
            <w:pStyle w:val="BodyText"/>
            <w:tabs>
              <w:tab w:val="clear" w:pos="288"/>
              <w:tab w:val="left" w:pos="0"/>
            </w:tabs>
            <w:spacing w:after="0"/>
            <w:ind w:firstLine="360"/>
          </w:pPr>
        </w:pPrChange>
      </w:pPr>
      <w:del w:id="772" w:author="Petnathean Julled" w:date="2021-12-31T02:26:00Z">
        <w:r w:rsidRPr="003E0FAC" w:rsidDel="00E77889">
          <w:rPr>
            <w:color w:val="FF0000"/>
            <w:lang w:val="en-US"/>
          </w:rPr>
          <w:delText>vvv</w:delText>
        </w:r>
      </w:del>
      <w:r w:rsidRPr="003E0FAC">
        <w:rPr>
          <w:color w:val="FF0000"/>
          <w:lang w:val="en-US"/>
        </w:rPr>
        <w:t xml:space="preserve"> </w:t>
      </w:r>
      <w:ins w:id="773" w:author="Petnathean Julled" w:date="2021-12-26T09:46:00Z">
        <w:r w:rsidR="001550E7">
          <w:rPr>
            <w:color w:val="FF0000"/>
            <w:lang w:val="en-US"/>
          </w:rPr>
          <w:t xml:space="preserve">Introduce Quorum </w:t>
        </w:r>
      </w:ins>
      <w:r w:rsidRPr="003E0FAC">
        <w:rPr>
          <w:color w:val="FF0000"/>
          <w:lang w:val="en-US"/>
        </w:rPr>
        <w:t>7-Nodes Ex</w:t>
      </w:r>
      <w:r>
        <w:rPr>
          <w:color w:val="FF0000"/>
          <w:lang w:val="en-US"/>
        </w:rPr>
        <w:t>a</w:t>
      </w:r>
      <w:r w:rsidRPr="003E0FAC">
        <w:rPr>
          <w:color w:val="FF0000"/>
          <w:lang w:val="en-US"/>
        </w:rPr>
        <w:t>mple</w:t>
      </w:r>
      <w:del w:id="774" w:author="Petnathean Julled" w:date="2021-12-26T09:46:00Z">
        <w:r w:rsidRPr="003E0FAC" w:rsidDel="001550E7">
          <w:rPr>
            <w:color w:val="FF0000"/>
            <w:lang w:val="en-US"/>
          </w:rPr>
          <w:delText xml:space="preserve"> provided by Quorum</w:delText>
        </w:r>
      </w:del>
      <w:r w:rsidRPr="003E0FAC">
        <w:rPr>
          <w:color w:val="FF0000"/>
          <w:lang w:val="en-US"/>
        </w:rPr>
        <w:t xml:space="preserve"> </w:t>
      </w:r>
      <w:del w:id="775" w:author="Petnathean Julled" w:date="2021-12-31T02:26:00Z">
        <w:r w:rsidRPr="003E0FAC" w:rsidDel="00E77889">
          <w:rPr>
            <w:color w:val="FF0000"/>
            <w:lang w:val="en-US"/>
          </w:rPr>
          <w:delText>vvv</w:delText>
        </w:r>
      </w:del>
    </w:p>
    <w:p w14:paraId="04FEE348" w14:textId="3A1FA8EF" w:rsidR="00966643" w:rsidRDefault="000563AE">
      <w:pPr>
        <w:pStyle w:val="BodyText"/>
        <w:spacing w:after="0"/>
        <w:ind w:firstLine="360"/>
        <w:jc w:val="thaiDistribute"/>
        <w:rPr>
          <w:bCs/>
          <w:lang w:val="en-US"/>
        </w:rPr>
        <w:pPrChange w:id="776" w:author="Petnathean Julled" w:date="2021-12-19T03:36:00Z">
          <w:pPr>
            <w:pStyle w:val="BodyText"/>
            <w:spacing w:after="0"/>
            <w:ind w:firstLine="360"/>
          </w:pPr>
        </w:pPrChange>
      </w:pPr>
      <w:ins w:id="777" w:author="Petnathean Julled" w:date="2021-12-26T09:47:00Z">
        <w:r w:rsidRPr="000563AE">
          <w:rPr>
            <w:bCs/>
            <w:lang w:val="en-US"/>
          </w:rPr>
          <w:t xml:space="preserve">Other than the Blockchain platform, Quorum also offers the "7-Nodes Example" for developers to locally deploy on their machines to test the functionality and performance of </w:t>
        </w:r>
      </w:ins>
      <w:ins w:id="778" w:author="Petnathean Julled" w:date="2022-01-23T11:22:00Z">
        <w:r w:rsidR="003673FF">
          <w:rPr>
            <w:bCs/>
            <w:lang w:val="en-US"/>
          </w:rPr>
          <w:t>Smart contract</w:t>
        </w:r>
      </w:ins>
      <w:ins w:id="779" w:author="Petnathean Julled" w:date="2021-12-26T09:47:00Z">
        <w:r w:rsidRPr="000563AE">
          <w:rPr>
            <w:bCs/>
            <w:lang w:val="en-US"/>
          </w:rPr>
          <w:t xml:space="preserve">s during development. The source code can be cloned directly from its repository available on </w:t>
        </w:r>
        <w:proofErr w:type="spellStart"/>
        <w:r w:rsidRPr="000563AE">
          <w:rPr>
            <w:bCs/>
            <w:lang w:val="en-US"/>
          </w:rPr>
          <w:t>Github</w:t>
        </w:r>
      </w:ins>
      <w:proofErr w:type="spellEnd"/>
      <w:del w:id="780" w:author="Petnathean Julled" w:date="2021-12-26T09:47:00Z">
        <w:r w:rsidR="00966643" w:rsidRPr="009863B7" w:rsidDel="000563AE">
          <w:rPr>
            <w:bCs/>
            <w:lang w:val="en-US"/>
          </w:rPr>
          <w:delText xml:space="preserve">Other than the Blockchain platform, Quorum also offers the "7-Nodes Example" for developers to locally deploy in their machine to test the functionality and performance of </w:delText>
        </w:r>
        <w:r w:rsidR="00966643" w:rsidDel="000563AE">
          <w:rPr>
            <w:bCs/>
            <w:lang w:val="en-US"/>
          </w:rPr>
          <w:delText>Smartcontract</w:delText>
        </w:r>
        <w:r w:rsidR="00966643" w:rsidRPr="009863B7" w:rsidDel="000563AE">
          <w:rPr>
            <w:bCs/>
            <w:lang w:val="en-US"/>
          </w:rPr>
          <w:delText xml:space="preserve"> during the development. The source code can be cloned directly from its repository available in Github</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[49]","plainTextFormattedCitation":"[49]","previouslyFormattedCitation":"[48]"},"properties":{"noteIndex":0},"schema":"https://github.com/citation-style-language/schema/raw/master/csl-citation.json"}</w:instrText>
      </w:r>
      <w:r w:rsidR="00966643" w:rsidRPr="009863B7">
        <w:rPr>
          <w:bCs/>
          <w:lang w:val="en-US"/>
        </w:rPr>
        <w:fldChar w:fldCharType="separate"/>
      </w:r>
      <w:r w:rsidR="00227158" w:rsidRPr="00227158">
        <w:rPr>
          <w:bCs/>
          <w:noProof/>
          <w:lang w:val="en-US"/>
        </w:rPr>
        <w:t>[49]</w:t>
      </w:r>
      <w:r w:rsidR="00966643" w:rsidRPr="009863B7">
        <w:rPr>
          <w:bCs/>
          <w:lang w:val="en-US"/>
        </w:rPr>
        <w:fldChar w:fldCharType="end"/>
      </w:r>
      <w:r w:rsidR="00966643" w:rsidRPr="009863B7">
        <w:rPr>
          <w:bCs/>
          <w:lang w:val="en-US"/>
        </w:rPr>
        <w:t xml:space="preserve">. </w:t>
      </w:r>
      <w:ins w:id="781" w:author="Petnathean Julled" w:date="2021-12-26T09:48:00Z">
        <w:r w:rsidRPr="000563AE">
          <w:rPr>
            <w:bCs/>
            <w:lang w:val="en-US"/>
          </w:rPr>
          <w:t>The "7-Nodes" will simulate seven Blockchain nodes in the host machine in a similar fashion to a virtual machine using the required libraries called "</w:t>
        </w:r>
        <w:proofErr w:type="spellStart"/>
        <w:r w:rsidRPr="000563AE">
          <w:rPr>
            <w:bCs/>
            <w:lang w:val="en-US"/>
          </w:rPr>
          <w:t>Tessera</w:t>
        </w:r>
        <w:proofErr w:type="spellEnd"/>
        <w:r w:rsidRPr="000563AE">
          <w:rPr>
            <w:bCs/>
            <w:lang w:val="en-US"/>
          </w:rPr>
          <w:t>"</w:t>
        </w:r>
      </w:ins>
      <w:del w:id="782" w:author="Petnathean Julled" w:date="2021-12-26T09:48:00Z">
        <w:r w:rsidR="00966643" w:rsidRPr="009863B7" w:rsidDel="000563AE">
          <w:rPr>
            <w:bCs/>
            <w:lang w:val="en-US"/>
          </w:rPr>
          <w:delText>The "7-Nodes" will simulate seven Blockchain nodes in the host machine in a similar fashion to a virtual machine using the required library called "Tessera"</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[50]","plainTextFormattedCitation":"[50]","previouslyFormattedCitation":"[49]"},"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[50]</w:t>
      </w:r>
      <w:r w:rsidR="00966643" w:rsidRPr="009863B7">
        <w:rPr>
          <w:bCs/>
          <w:lang w:val="en-US"/>
        </w:rPr>
        <w:fldChar w:fldCharType="end"/>
      </w:r>
      <w:r w:rsidR="00966643" w:rsidRPr="009863B7">
        <w:rPr>
          <w:bCs/>
          <w:lang w:val="en-US"/>
        </w:rPr>
        <w:t xml:space="preserve"> </w:t>
      </w:r>
      <w:ins w:id="783" w:author="Petnathean Julled" w:date="2021-12-26T09:48:00Z">
        <w:r w:rsidRPr="000563AE">
          <w:rPr>
            <w:bCs/>
            <w:lang w:val="en-US"/>
          </w:rPr>
          <w:t>and "Constellation"</w:t>
        </w:r>
      </w:ins>
      <w:del w:id="784" w:author="Petnathean Julled" w:date="2021-12-26T09:48:00Z">
        <w:r w:rsidR="00966643" w:rsidRPr="009863B7" w:rsidDel="000563AE">
          <w:rPr>
            <w:bCs/>
            <w:lang w:val="en-US"/>
          </w:rPr>
          <w:delText>and "Constellation"</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[51]","plainTextFormattedCitation":"[51]","previouslyFormattedCitation":"[50]"},"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[51]</w:t>
      </w:r>
      <w:r w:rsidR="00966643" w:rsidRPr="009863B7">
        <w:rPr>
          <w:bCs/>
          <w:lang w:val="en-US"/>
        </w:rPr>
        <w:fldChar w:fldCharType="end"/>
      </w:r>
      <w:ins w:id="785" w:author="Petnathean Julled" w:date="2021-12-26T09:48:00Z">
        <w:r w:rsidRPr="000563AE">
          <w:rPr>
            <w:bCs/>
            <w:lang w:val="en-US"/>
          </w:rPr>
          <w:t>. They are included in the package as a running engine. The source code can be initiated, activated, and simultaneously controlled using the control script provided within the example. Each node can be accessed using the Geth client. For the implementation, the control scripts provided within the example were further modified to be compatible with our usage.</w:t>
        </w:r>
      </w:ins>
      <w:del w:id="786" w:author="Petnathean Julled" w:date="2021-12-26T09:48:00Z">
        <w:r w:rsidR="00966643" w:rsidRPr="009863B7" w:rsidDel="000563AE">
          <w:rPr>
            <w:bCs/>
            <w:lang w:val="en-US"/>
          </w:rPr>
          <w:delText xml:space="preserve"> included in the package as a running engine. The source code can be initiated, activated, and simultaneously controlled using the control script provided within the example. Each node can be accessed using the Geth client. For the implementation, the control script</w:delText>
        </w:r>
        <w:r w:rsidR="00966643" w:rsidRPr="00A540DB" w:rsidDel="000563AE">
          <w:rPr>
            <w:bCs/>
            <w:lang w:val="en-US"/>
          </w:rPr>
          <w:delText>s</w:delText>
        </w:r>
        <w:r w:rsidR="00966643" w:rsidRPr="009863B7" w:rsidDel="000563AE">
          <w:rPr>
            <w:bCs/>
            <w:lang w:val="en-US"/>
          </w:rPr>
          <w:delText xml:space="preserve"> provided within the example was further modified to be compatible with our usage. </w:delText>
        </w:r>
      </w:del>
    </w:p>
    <w:p w14:paraId="4161ED11" w14:textId="77777777" w:rsidR="00966643" w:rsidRPr="003E0FAC" w:rsidRDefault="00966643">
      <w:pPr>
        <w:pStyle w:val="BodyText"/>
        <w:tabs>
          <w:tab w:val="clear" w:pos="288"/>
          <w:tab w:val="left" w:pos="0"/>
        </w:tabs>
        <w:spacing w:after="0"/>
        <w:ind w:firstLine="360"/>
        <w:jc w:val="thaiDistribute"/>
        <w:rPr>
          <w:color w:val="FF0000"/>
          <w:lang w:val="en-US"/>
        </w:rPr>
        <w:pPrChange w:id="787" w:author="Petnathean Julled" w:date="2021-12-19T03:36:00Z">
          <w:pPr>
            <w:pStyle w:val="BodyText"/>
            <w:tabs>
              <w:tab w:val="clear" w:pos="288"/>
              <w:tab w:val="left" w:pos="0"/>
            </w:tabs>
            <w:spacing w:after="0"/>
            <w:ind w:firstLine="360"/>
          </w:pPr>
        </w:pPrChange>
      </w:pPr>
      <w:del w:id="788" w:author="Petnathean Julled" w:date="2021-12-31T02:26:00Z">
        <w:r w:rsidRPr="003E0FAC" w:rsidDel="00E77889">
          <w:rPr>
            <w:color w:val="FF0000"/>
            <w:lang w:val="en-US"/>
          </w:rPr>
          <w:delText>vvv</w:delText>
        </w:r>
      </w:del>
      <w:r w:rsidRPr="003E0FAC">
        <w:rPr>
          <w:color w:val="FF0000"/>
          <w:lang w:val="en-US"/>
        </w:rPr>
        <w:t xml:space="preserve"> How 7-Nodes modified for this implementation </w:t>
      </w:r>
      <w:del w:id="789" w:author="Petnathean Julled" w:date="2021-12-31T02:26:00Z">
        <w:r w:rsidRPr="003E0FAC" w:rsidDel="00E77889">
          <w:rPr>
            <w:color w:val="FF0000"/>
            <w:lang w:val="en-US"/>
          </w:rPr>
          <w:delText>vvv</w:delText>
        </w:r>
      </w:del>
    </w:p>
    <w:p w14:paraId="64D06995" w14:textId="39B9BCD4" w:rsidR="00966643" w:rsidRDefault="00162782">
      <w:pPr>
        <w:pStyle w:val="BodyText"/>
        <w:spacing w:after="0"/>
        <w:ind w:firstLine="360"/>
        <w:jc w:val="thaiDistribute"/>
        <w:rPr>
          <w:bCs/>
          <w:lang w:val="en-US"/>
        </w:rPr>
        <w:pPrChange w:id="790" w:author="Petnathean Julled" w:date="2021-12-19T03:36:00Z">
          <w:pPr>
            <w:pStyle w:val="BodyText"/>
            <w:spacing w:after="0"/>
            <w:ind w:firstLine="360"/>
          </w:pPr>
        </w:pPrChange>
      </w:pPr>
      <w:ins w:id="791" w:author="Petnathean Julled" w:date="2021-12-26T09:49:00Z">
        <w:r w:rsidRPr="00162782">
          <w:rPr>
            <w:bCs/>
            <w:lang w:val="en-US"/>
          </w:rPr>
          <w:t xml:space="preserve">The Blockchain initiation script was modified to be able to re-initiate the entire blockchain by deleting the existing chain and replacing it with an empty one. This allows a reset of the published blockchain during the development. The transaction publishing script was modified to run other specific code developed for the XDS Document Registry Actor and its </w:t>
        </w:r>
      </w:ins>
      <w:ins w:id="792" w:author="Petnathean Julled" w:date="2022-01-23T11:22:00Z">
        <w:r w:rsidR="003673FF">
          <w:rPr>
            <w:bCs/>
            <w:lang w:val="en-US"/>
          </w:rPr>
          <w:t>Smart contract</w:t>
        </w:r>
      </w:ins>
      <w:ins w:id="793" w:author="Petnathean Julled" w:date="2021-12-26T09:49:00Z">
        <w:r w:rsidRPr="00162782">
          <w:rPr>
            <w:bCs/>
            <w:lang w:val="en-US"/>
          </w:rPr>
          <w:t xml:space="preserve"> allows testing and running of XDS Document Registry-related code on the 7-Nodes. It must be noted that transaction-related scripts only operate on specified single nodes amongst the seven, not the entire set of seven nodes. That means the activity of each node is independent. All initial configuration instructions are available in the Quorum 7-Nodes example repository</w:t>
        </w:r>
      </w:ins>
      <w:del w:id="794" w:author="Petnathean Julled" w:date="2021-12-26T09:49:00Z">
        <w:r w:rsidR="00966643" w:rsidRPr="009863B7" w:rsidDel="00162782">
          <w:rPr>
            <w:bCs/>
            <w:lang w:val="en-US"/>
          </w:rPr>
          <w:delText xml:space="preserve">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delText>
        </w:r>
        <w:r w:rsidR="00966643" w:rsidDel="00162782">
          <w:rPr>
            <w:bCs/>
            <w:lang w:val="en-US"/>
          </w:rPr>
          <w:delText>Smartcontract</w:delText>
        </w:r>
        <w:r w:rsidR="00966643" w:rsidRPr="009863B7" w:rsidDel="00162782">
          <w:rPr>
            <w:bCs/>
            <w:lang w:val="en-US"/>
          </w:rPr>
          <w:delText xml:space="preserve"> allows testing and running of XDS Document registry-related code on the 7-Nodes. It must be noted that transaction-related scripts only operate on specified single nodes amongst the seven, not the entire set of the seven nodes. That means the activity of each node is independent. All initial configuration instructions are available in Quorum 7-Nodes example repository</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[52]","plainTextFormattedCitation":"[52]","previouslyFormattedCitation":"[51]"},"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[52]</w:t>
      </w:r>
      <w:r w:rsidR="00966643" w:rsidRPr="009863B7">
        <w:rPr>
          <w:bCs/>
          <w:lang w:val="en-US"/>
        </w:rPr>
        <w:fldChar w:fldCharType="end"/>
      </w:r>
      <w:r w:rsidR="00966643" w:rsidRPr="009863B7">
        <w:rPr>
          <w:bCs/>
          <w:lang w:val="en-US"/>
        </w:rPr>
        <w:t xml:space="preserve">. </w:t>
      </w:r>
      <w:ins w:id="795" w:author="Petnathean Julled" w:date="2021-12-26T09:49:00Z">
        <w:r w:rsidRPr="00162782">
          <w:rPr>
            <w:bCs/>
            <w:lang w:val="en-US"/>
          </w:rPr>
          <w:t xml:space="preserve">Primarily, it is required to configure the genesis block for the </w:t>
        </w:r>
        <w:r w:rsidRPr="00162782">
          <w:rPr>
            <w:bCs/>
            <w:lang w:val="en-US"/>
          </w:rPr>
          <w:lastRenderedPageBreak/>
          <w:t>blockchain ledger and issue the initiation command using the script provided. Each script is specific to each consensus mechanism. In this implementation, we only use the script "istanbul-init.sh" (execute using Linux Bash syntax) to initiate the genesis block for the blockchain ledger, as we are going to use IBFT as its consensus mechanism. The script will generate an "</w:t>
        </w:r>
        <w:proofErr w:type="spellStart"/>
        <w:r w:rsidRPr="00162782">
          <w:rPr>
            <w:bCs/>
            <w:lang w:val="en-US"/>
          </w:rPr>
          <w:t>istanbul-</w:t>
        </w:r>
        <w:proofErr w:type="gramStart"/>
        <w:r w:rsidRPr="00162782">
          <w:rPr>
            <w:bCs/>
            <w:lang w:val="en-US"/>
          </w:rPr>
          <w:t>genesis.json</w:t>
        </w:r>
        <w:proofErr w:type="spellEnd"/>
        <w:proofErr w:type="gramEnd"/>
        <w:r w:rsidRPr="00162782">
          <w:rPr>
            <w:bCs/>
            <w:lang w:val="en-US"/>
          </w:rPr>
          <w:t>" file as a configuration script for the genesis block. Then the activation of the IBFT Blockchain can be done using the "istanbul-start.sh" script, which will start the activation of all seven nodes and bring the 7-Node Blockchain network to life. It must be noted that this activation process may take several minutes.</w:t>
        </w:r>
      </w:ins>
      <w:del w:id="796" w:author="Petnathean Julled" w:date="2021-12-26T09:49:00Z">
        <w:r w:rsidR="00966643" w:rsidRPr="009863B7" w:rsidDel="00162782">
          <w:rPr>
            <w:bCs/>
            <w:lang w:val="en-US"/>
          </w:rPr>
          <w:delText>Primarily, it is required to configure the genesis Block for the Blockchain ledger and issue the initiation command using the script provided. Each script is specific for each consensus mechanism. 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delText>
        </w:r>
      </w:del>
      <w:r w:rsidR="00966643" w:rsidRPr="009863B7">
        <w:rPr>
          <w:bCs/>
          <w:lang w:val="en-US"/>
        </w:rPr>
        <w:t xml:space="preserve"> </w:t>
      </w:r>
    </w:p>
    <w:p w14:paraId="2A6F731D" w14:textId="77777777" w:rsidR="00966643" w:rsidRPr="008E7FDD" w:rsidRDefault="00966643">
      <w:pPr>
        <w:pStyle w:val="BodyText"/>
        <w:tabs>
          <w:tab w:val="clear" w:pos="288"/>
          <w:tab w:val="left" w:pos="0"/>
        </w:tabs>
        <w:spacing w:after="0"/>
        <w:ind w:firstLine="360"/>
        <w:jc w:val="thaiDistribute"/>
        <w:rPr>
          <w:color w:val="FF0000"/>
          <w:lang w:val="en-US"/>
        </w:rPr>
        <w:pPrChange w:id="797" w:author="Petnathean Julled" w:date="2021-12-19T03:36:00Z">
          <w:pPr>
            <w:pStyle w:val="BodyText"/>
            <w:tabs>
              <w:tab w:val="clear" w:pos="288"/>
              <w:tab w:val="left" w:pos="0"/>
            </w:tabs>
            <w:spacing w:after="0"/>
            <w:ind w:firstLine="360"/>
          </w:pPr>
        </w:pPrChange>
      </w:pPr>
      <w:del w:id="798"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Addition from above</w:t>
      </w:r>
      <w:r w:rsidRPr="00271487">
        <w:rPr>
          <w:color w:val="FF0000"/>
          <w:lang w:val="en-US"/>
        </w:rPr>
        <w:t xml:space="preserve"> </w:t>
      </w:r>
      <w:del w:id="799" w:author="Petnathean Julled" w:date="2021-12-31T02:26:00Z">
        <w:r w:rsidRPr="00271487" w:rsidDel="00E77889">
          <w:rPr>
            <w:color w:val="FF0000"/>
            <w:lang w:val="en-US"/>
          </w:rPr>
          <w:delText>vvv</w:delText>
        </w:r>
      </w:del>
    </w:p>
    <w:p w14:paraId="109FEE4A" w14:textId="465DC07A" w:rsidR="00966643" w:rsidDel="005F353B" w:rsidRDefault="005F353B">
      <w:pPr>
        <w:pStyle w:val="BodyText"/>
        <w:tabs>
          <w:tab w:val="clear" w:pos="288"/>
          <w:tab w:val="left" w:pos="0"/>
        </w:tabs>
        <w:spacing w:after="0"/>
        <w:ind w:firstLine="360"/>
        <w:jc w:val="thaiDistribute"/>
        <w:rPr>
          <w:del w:id="800" w:author="Petnathean Julled" w:date="2021-12-26T09:50:00Z"/>
          <w:bCs/>
          <w:lang w:val="en-US"/>
        </w:rPr>
      </w:pPr>
      <w:ins w:id="801" w:author="Petnathean Julled" w:date="2021-12-26T09:50:00Z">
        <w:r w:rsidRPr="005F353B">
          <w:rPr>
            <w:bCs/>
            <w:lang w:val="en-US"/>
          </w:rPr>
          <w:t>For this implementation, we further created a script to reduce the complexity of the initiation and activation processes of the 7-Node Blockchain. The script "rebirth.sh" will delete all data of an existing set of 7-node blockchains and initiate a new genesis file to simplify the reset of the blockchain during the development of the implementation. The script "runmy7nodes.sh" will issue the whole command line required for activating the 7-Node Blockchain, simplifying the Blockchain activation process. These scripts will help reduce the complexity of command-line manipulation during the implementation.</w:t>
        </w:r>
      </w:ins>
      <w:del w:id="802" w:author="Petnathean Julled" w:date="2021-12-26T09:50:00Z">
        <w:r w:rsidR="00966643" w:rsidRPr="009863B7" w:rsidDel="005F353B">
          <w:rPr>
            <w:bCs/>
            <w:lang w:val="en-US"/>
          </w:rPr>
          <w:delTex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 </w:delText>
        </w:r>
      </w:del>
    </w:p>
    <w:p w14:paraId="15ADDA38" w14:textId="77777777" w:rsidR="005F353B" w:rsidRPr="009863B7" w:rsidRDefault="005F353B">
      <w:pPr>
        <w:pStyle w:val="BodyText"/>
        <w:spacing w:after="0"/>
        <w:ind w:firstLine="360"/>
        <w:jc w:val="thaiDistribute"/>
        <w:rPr>
          <w:ins w:id="803" w:author="Petnathean Julled" w:date="2021-12-26T09:50:00Z"/>
          <w:bCs/>
          <w:lang w:val="en-US"/>
        </w:rPr>
        <w:pPrChange w:id="804" w:author="Petnathean Julled" w:date="2021-12-26T09:50:00Z">
          <w:pPr>
            <w:pStyle w:val="BodyText"/>
            <w:ind w:firstLine="360"/>
          </w:pPr>
        </w:pPrChange>
      </w:pPr>
    </w:p>
    <w:p w14:paraId="62853CAF" w14:textId="102FA91F" w:rsidR="00966643" w:rsidRPr="000E219F" w:rsidDel="00807CB9" w:rsidRDefault="00966643">
      <w:pPr>
        <w:pStyle w:val="Heading2"/>
        <w:jc w:val="thaiDistribute"/>
        <w:rPr>
          <w:del w:id="805" w:author="Petnathean Julled" w:date="2021-12-18T18:47:00Z"/>
        </w:rPr>
        <w:pPrChange w:id="806" w:author="Petnathean Julled" w:date="2021-12-19T03:36:00Z">
          <w:pPr>
            <w:pStyle w:val="Heading2"/>
          </w:pPr>
        </w:pPrChange>
      </w:pPr>
      <w:del w:id="807" w:author="Petnathean Julled" w:date="2021-12-18T18:47:00Z">
        <w:r w:rsidDel="00807CB9">
          <w:rPr>
            <w:rFonts w:cs="Angsana New"/>
            <w:szCs w:val="25"/>
            <w:lang w:bidi="th-TH"/>
          </w:rPr>
          <w:delText>Smartcontract</w:delText>
        </w:r>
      </w:del>
    </w:p>
    <w:p w14:paraId="2C76016F" w14:textId="0DBC9941" w:rsidR="00966643" w:rsidRPr="00271487" w:rsidRDefault="00966643">
      <w:pPr>
        <w:pStyle w:val="BodyText"/>
        <w:tabs>
          <w:tab w:val="clear" w:pos="288"/>
          <w:tab w:val="left" w:pos="0"/>
        </w:tabs>
        <w:spacing w:after="0"/>
        <w:ind w:firstLine="360"/>
        <w:jc w:val="thaiDistribute"/>
        <w:rPr>
          <w:color w:val="FF0000"/>
          <w:lang w:val="en-US"/>
        </w:rPr>
        <w:pPrChange w:id="808" w:author="Petnathean Julled" w:date="2021-12-19T03:36:00Z">
          <w:pPr>
            <w:pStyle w:val="BodyText"/>
            <w:tabs>
              <w:tab w:val="clear" w:pos="288"/>
              <w:tab w:val="left" w:pos="0"/>
            </w:tabs>
            <w:spacing w:after="0"/>
            <w:ind w:firstLine="360"/>
          </w:pPr>
        </w:pPrChange>
      </w:pPr>
      <w:del w:id="809"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 xml:space="preserve">Dev. environment for Ethereum </w:t>
      </w:r>
      <w:del w:id="810" w:author="Petnathean Julled" w:date="2022-01-23T11:22:00Z">
        <w:r w:rsidDel="003673FF">
          <w:rPr>
            <w:color w:val="FF0000"/>
            <w:lang w:val="en-US"/>
          </w:rPr>
          <w:delText>Smartcontract</w:delText>
        </w:r>
      </w:del>
      <w:ins w:id="811" w:author="Petnathean Julled" w:date="2022-01-23T11:22:00Z">
        <w:r w:rsidR="003673FF">
          <w:rPr>
            <w:color w:val="FF0000"/>
            <w:lang w:val="en-US"/>
          </w:rPr>
          <w:t>Smart contract</w:t>
        </w:r>
      </w:ins>
      <w:r w:rsidRPr="00271487">
        <w:rPr>
          <w:color w:val="FF0000"/>
          <w:lang w:val="en-US"/>
        </w:rPr>
        <w:t xml:space="preserve"> </w:t>
      </w:r>
      <w:del w:id="812" w:author="Petnathean Julled" w:date="2021-12-31T02:26:00Z">
        <w:r w:rsidRPr="00271487" w:rsidDel="00E77889">
          <w:rPr>
            <w:color w:val="FF0000"/>
            <w:lang w:val="en-US"/>
          </w:rPr>
          <w:delText>vvv</w:delText>
        </w:r>
      </w:del>
    </w:p>
    <w:p w14:paraId="4621BC77" w14:textId="45F8A720" w:rsidR="00966643" w:rsidRDefault="000D595B">
      <w:pPr>
        <w:pStyle w:val="BodyText"/>
        <w:spacing w:after="0"/>
        <w:jc w:val="thaiDistribute"/>
        <w:rPr>
          <w:bCs/>
          <w:lang w:val="en-US"/>
        </w:rPr>
        <w:pPrChange w:id="813" w:author="Petnathean Julled" w:date="2021-12-19T03:36:00Z">
          <w:pPr>
            <w:pStyle w:val="BodyText"/>
            <w:spacing w:after="0"/>
          </w:pPr>
        </w:pPrChange>
      </w:pPr>
      <w:ins w:id="814" w:author="Petnathean Julled" w:date="2021-12-26T09:51:00Z">
        <w:r w:rsidRPr="000D595B">
          <w:rPr>
            <w:bCs/>
            <w:lang w:val="en-US"/>
          </w:rPr>
          <w:t xml:space="preserve">For </w:t>
        </w:r>
      </w:ins>
      <w:ins w:id="815" w:author="Petnathean Julled" w:date="2022-01-23T11:22:00Z">
        <w:r w:rsidR="003673FF">
          <w:rPr>
            <w:bCs/>
            <w:lang w:val="en-US"/>
          </w:rPr>
          <w:t>Smart contract</w:t>
        </w:r>
      </w:ins>
      <w:ins w:id="816" w:author="Petnathean Julled" w:date="2021-12-26T09:51:00Z">
        <w:r w:rsidRPr="000D595B">
          <w:rPr>
            <w:bCs/>
            <w:lang w:val="en-US"/>
          </w:rPr>
          <w:t xml:space="preserve"> programming, Ethereum provides a web-based IDE for the Solidity language that can compile, test, and deploy </w:t>
        </w:r>
      </w:ins>
      <w:ins w:id="817" w:author="Petnathean Julled" w:date="2022-01-23T11:22:00Z">
        <w:r w:rsidR="003673FF">
          <w:rPr>
            <w:bCs/>
            <w:lang w:val="en-US"/>
          </w:rPr>
          <w:t>Smart contract</w:t>
        </w:r>
      </w:ins>
      <w:ins w:id="818" w:author="Petnathean Julled" w:date="2021-12-26T09:51:00Z">
        <w:r w:rsidRPr="000D595B">
          <w:rPr>
            <w:bCs/>
            <w:lang w:val="en-US"/>
          </w:rPr>
          <w:t>s to a specific Ethereum node called "Remix"</w:t>
        </w:r>
      </w:ins>
      <w:del w:id="819" w:author="Petnathean Julled" w:date="2021-12-26T09:51:00Z">
        <w:r w:rsidR="00966643" w:rsidRPr="009863B7" w:rsidDel="000D595B">
          <w:rPr>
            <w:bCs/>
            <w:lang w:val="en-US"/>
          </w:rPr>
          <w:delText xml:space="preserve">For </w:delText>
        </w:r>
        <w:r w:rsidR="00966643" w:rsidDel="000D595B">
          <w:rPr>
            <w:bCs/>
            <w:lang w:val="en-US"/>
          </w:rPr>
          <w:delText>Smartcontract</w:delText>
        </w:r>
        <w:r w:rsidR="00966643" w:rsidRPr="009863B7" w:rsidDel="000D595B">
          <w:rPr>
            <w:bCs/>
            <w:lang w:val="en-US"/>
          </w:rPr>
          <w:delText xml:space="preserve"> programming, Ethereum provides a web-based IDE for Solidity language that can compile, test, and deploy </w:delText>
        </w:r>
        <w:r w:rsidR="00966643" w:rsidDel="000D595B">
          <w:rPr>
            <w:bCs/>
            <w:lang w:val="en-US"/>
          </w:rPr>
          <w:delText>Smartcontract</w:delText>
        </w:r>
        <w:r w:rsidR="00966643" w:rsidRPr="009863B7" w:rsidDel="000D595B">
          <w:rPr>
            <w:bCs/>
            <w:lang w:val="en-US"/>
          </w:rPr>
          <w:delText xml:space="preserve"> to specific Ethereum node called “Remix”</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[53]","plainTextFormattedCitation":"[53]","previouslyFormattedCitation":"[52]"},"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[53]</w:t>
      </w:r>
      <w:r w:rsidR="00966643" w:rsidRPr="009863B7">
        <w:rPr>
          <w:bCs/>
          <w:lang w:val="en-US"/>
        </w:rPr>
        <w:fldChar w:fldCharType="end"/>
      </w:r>
      <w:r w:rsidR="00966643" w:rsidRPr="009863B7">
        <w:rPr>
          <w:bCs/>
          <w:lang w:val="en-US"/>
        </w:rPr>
        <w:t xml:space="preserve">. </w:t>
      </w:r>
      <w:ins w:id="820" w:author="Petnathean Julled" w:date="2021-12-26T09:52:00Z">
        <w:r w:rsidRPr="000D595B">
          <w:rPr>
            <w:bCs/>
            <w:lang w:val="en-US"/>
          </w:rPr>
          <w:t xml:space="preserve">In the implementation, Remix was accessed using Google Chrome from the main machine and the session was saved locally using the Remix client to avoid unexpected issues in the Solidity code. Each </w:t>
        </w:r>
      </w:ins>
      <w:ins w:id="821" w:author="Petnathean Julled" w:date="2022-01-23T11:22:00Z">
        <w:r w:rsidR="003673FF">
          <w:rPr>
            <w:bCs/>
            <w:lang w:val="en-US"/>
          </w:rPr>
          <w:t>Smart contract</w:t>
        </w:r>
      </w:ins>
      <w:ins w:id="822" w:author="Petnathean Julled" w:date="2021-12-26T09:52:00Z">
        <w:r w:rsidRPr="000D595B">
          <w:rPr>
            <w:bCs/>
            <w:lang w:val="en-US"/>
          </w:rPr>
          <w:t xml:space="preserve"> is validated and tested within the IDE before actual implementation on the test machine. The </w:t>
        </w:r>
      </w:ins>
      <w:ins w:id="823" w:author="Petnathean Julled" w:date="2022-01-23T11:22:00Z">
        <w:r w:rsidR="003673FF">
          <w:rPr>
            <w:bCs/>
            <w:lang w:val="en-US"/>
          </w:rPr>
          <w:t>Smart contract</w:t>
        </w:r>
      </w:ins>
      <w:ins w:id="824" w:author="Petnathean Julled" w:date="2021-12-26T09:52:00Z">
        <w:r w:rsidRPr="000D595B">
          <w:rPr>
            <w:bCs/>
            <w:lang w:val="en-US"/>
          </w:rPr>
          <w:t xml:space="preserve"> ready for implementation will be compiled using the Solidity compiler provided by the Remix community-based plugin. Each compiled solidity code gives an ABI code and a Binary code which will be used on Web3JS code to interact with the Blockchain </w:t>
        </w:r>
      </w:ins>
      <w:ins w:id="825" w:author="Petnathean Julled" w:date="2022-01-23T11:22:00Z">
        <w:r w:rsidR="003673FF">
          <w:rPr>
            <w:bCs/>
            <w:lang w:val="en-US"/>
          </w:rPr>
          <w:t>Smart contract</w:t>
        </w:r>
      </w:ins>
      <w:ins w:id="826" w:author="Petnathean Julled" w:date="2021-12-26T09:52:00Z">
        <w:r w:rsidRPr="000D595B">
          <w:rPr>
            <w:bCs/>
            <w:lang w:val="en-US"/>
          </w:rPr>
          <w:t xml:space="preserve">. After successfully compiling the Solidity </w:t>
        </w:r>
      </w:ins>
      <w:ins w:id="827" w:author="Petnathean Julled" w:date="2022-01-23T11:22:00Z">
        <w:r w:rsidR="003673FF">
          <w:rPr>
            <w:bCs/>
            <w:lang w:val="en-US"/>
          </w:rPr>
          <w:t>Smart contract</w:t>
        </w:r>
      </w:ins>
      <w:ins w:id="828" w:author="Petnathean Julled" w:date="2021-12-26T09:52:00Z">
        <w:r w:rsidRPr="000D595B">
          <w:rPr>
            <w:bCs/>
            <w:lang w:val="en-US"/>
          </w:rPr>
          <w:t xml:space="preserve"> code, the ABI code and Byte code will be automatically generated by the IDE. These codes can be copied and passed into Web3JS code by assigning a variable to store the code as its value. It should be noted that byte code defines the behavior of the </w:t>
        </w:r>
      </w:ins>
      <w:ins w:id="829" w:author="Petnathean Julled" w:date="2022-01-23T11:22:00Z">
        <w:r w:rsidR="003673FF">
          <w:rPr>
            <w:bCs/>
            <w:lang w:val="en-US"/>
          </w:rPr>
          <w:t>smart contract</w:t>
        </w:r>
      </w:ins>
      <w:ins w:id="830" w:author="Petnathean Julled" w:date="2021-12-26T09:52:00Z">
        <w:r w:rsidRPr="000D595B">
          <w:rPr>
            <w:bCs/>
            <w:lang w:val="en-US"/>
          </w:rPr>
          <w:t xml:space="preserve"> and is only required on the first deployment of the </w:t>
        </w:r>
      </w:ins>
      <w:ins w:id="831" w:author="Petnathean Julled" w:date="2022-01-23T11:22:00Z">
        <w:r w:rsidR="003673FF">
          <w:rPr>
            <w:bCs/>
            <w:lang w:val="en-US"/>
          </w:rPr>
          <w:t>smart contract</w:t>
        </w:r>
      </w:ins>
      <w:ins w:id="832" w:author="Petnathean Julled" w:date="2021-12-26T09:52:00Z">
        <w:r w:rsidRPr="000D595B">
          <w:rPr>
            <w:bCs/>
            <w:lang w:val="en-US"/>
          </w:rPr>
          <w:t xml:space="preserve">, which is required only once in this implementation, while ABI code defines the interface for communicating with the </w:t>
        </w:r>
      </w:ins>
      <w:ins w:id="833" w:author="Petnathean Julled" w:date="2022-01-23T11:22:00Z">
        <w:r w:rsidR="003673FF">
          <w:rPr>
            <w:bCs/>
            <w:lang w:val="en-US"/>
          </w:rPr>
          <w:t>smart contract</w:t>
        </w:r>
      </w:ins>
      <w:ins w:id="834" w:author="Petnathean Julled" w:date="2021-12-26T09:52:00Z">
        <w:r w:rsidRPr="000D595B">
          <w:rPr>
            <w:bCs/>
            <w:lang w:val="en-US"/>
          </w:rPr>
          <w:t xml:space="preserve"> and is always required every time the native program communicates with the </w:t>
        </w:r>
      </w:ins>
      <w:ins w:id="835" w:author="Petnathean Julled" w:date="2022-01-23T11:22:00Z">
        <w:r w:rsidR="003673FF">
          <w:rPr>
            <w:bCs/>
            <w:lang w:val="en-US"/>
          </w:rPr>
          <w:t>smart contract</w:t>
        </w:r>
      </w:ins>
      <w:del w:id="836" w:author="Petnathean Julled" w:date="2021-12-26T09:52:00Z">
        <w:r w:rsidR="00966643" w:rsidRPr="009863B7" w:rsidDel="000D595B">
          <w:rPr>
            <w:bCs/>
            <w:lang w:val="en-US"/>
          </w:rPr>
          <w:delText xml:space="preserve">In the implementation, Remix was accessed using Google Chrome from the main machine and the session was saved locally using Remix client to avoid unexpected issues on the Solidity code. Each </w:delText>
        </w:r>
        <w:r w:rsidR="00966643" w:rsidDel="000D595B">
          <w:rPr>
            <w:bCs/>
            <w:lang w:val="en-US"/>
          </w:rPr>
          <w:delText>Smartcontract</w:delText>
        </w:r>
        <w:r w:rsidR="00966643" w:rsidRPr="009863B7" w:rsidDel="000D595B">
          <w:rPr>
            <w:bCs/>
            <w:lang w:val="en-US"/>
          </w:rPr>
          <w:delText xml:space="preserve"> is validated, and test deployed within the IDE before actual implementation on the test machine. The </w:delText>
        </w:r>
        <w:r w:rsidR="00966643" w:rsidDel="000D595B">
          <w:rPr>
            <w:bCs/>
            <w:lang w:val="en-US"/>
          </w:rPr>
          <w:delText>Smartcontract</w:delText>
        </w:r>
        <w:r w:rsidR="00966643" w:rsidRPr="009863B7" w:rsidDel="000D595B">
          <w:rPr>
            <w:bCs/>
            <w:lang w:val="en-US"/>
          </w:rPr>
          <w:delText xml:space="preserve"> ready for implementation will be compiled using the Solidity compiler provided by Remix community-based plugin. Each compiled solidity code gives ABI code and Binary code which will be used on Web3js code to interact with the Blockchain </w:delText>
        </w:r>
        <w:r w:rsidR="00966643" w:rsidDel="000D595B">
          <w:rPr>
            <w:bCs/>
            <w:lang w:val="en-US"/>
          </w:rPr>
          <w:delText>Smartcontract</w:delText>
        </w:r>
        <w:r w:rsidR="00966643" w:rsidRPr="009863B7" w:rsidDel="000D595B">
          <w:rPr>
            <w:bCs/>
            <w:lang w:val="en-US"/>
          </w:rPr>
          <w:delText xml:space="preserve">. After successfully compiled the Solidity </w:delText>
        </w:r>
        <w:r w:rsidR="00966643" w:rsidDel="000D595B">
          <w:rPr>
            <w:bCs/>
            <w:lang w:val="en-US"/>
          </w:rPr>
          <w:delText>Smartcontract</w:delText>
        </w:r>
        <w:r w:rsidR="00966643" w:rsidRPr="009863B7" w:rsidDel="000D595B">
          <w:rPr>
            <w:bCs/>
            <w:lang w:val="en-US"/>
          </w:rPr>
          <w:delText xml:space="preserve"> code, the ABI code and Byte code will be automatically generated by the IDE. These codes can be copied and passed into Web3js code by assigning a variable to store the code as its value. Noted that Byte code defines the behavior of the </w:delText>
        </w:r>
        <w:r w:rsidR="00966643" w:rsidDel="000D595B">
          <w:rPr>
            <w:bCs/>
            <w:lang w:val="en-US"/>
          </w:rPr>
          <w:delText>Smartcontract</w:delText>
        </w:r>
        <w:r w:rsidR="00966643" w:rsidRPr="009863B7" w:rsidDel="000D595B">
          <w:rPr>
            <w:bCs/>
            <w:lang w:val="en-US"/>
          </w:rPr>
          <w:delText xml:space="preserve"> and only required on the first deployment of the </w:delText>
        </w:r>
        <w:r w:rsidR="00966643" w:rsidDel="000D595B">
          <w:rPr>
            <w:bCs/>
            <w:lang w:val="en-US"/>
          </w:rPr>
          <w:delText>Smartcontract</w:delText>
        </w:r>
        <w:r w:rsidR="00966643" w:rsidRPr="009863B7" w:rsidDel="000D595B">
          <w:rPr>
            <w:bCs/>
            <w:lang w:val="en-US"/>
          </w:rPr>
          <w:delText xml:space="preserve"> which required only once in this implementation, while ABI code defines interface for communicating with the </w:delText>
        </w:r>
        <w:r w:rsidR="00966643" w:rsidDel="000D595B">
          <w:rPr>
            <w:bCs/>
            <w:lang w:val="en-US"/>
          </w:rPr>
          <w:delText>Smartcontract</w:delText>
        </w:r>
        <w:r w:rsidR="00966643" w:rsidRPr="009863B7" w:rsidDel="000D595B">
          <w:rPr>
            <w:bCs/>
            <w:lang w:val="en-US"/>
          </w:rPr>
          <w:delText xml:space="preserve"> and always required every time the native program communicate with </w:delText>
        </w:r>
        <w:r w:rsidR="00966643" w:rsidDel="000D595B">
          <w:rPr>
            <w:bCs/>
            <w:lang w:val="en-US"/>
          </w:rPr>
          <w:delText>Smartcontract</w:delText>
        </w:r>
      </w:del>
      <w:r w:rsidR="00966643" w:rsidRPr="009863B7">
        <w:rPr>
          <w:bCs/>
          <w:lang w:val="en-US"/>
        </w:rPr>
        <w:t xml:space="preserve">. </w:t>
      </w:r>
    </w:p>
    <w:p w14:paraId="17480377" w14:textId="249B227C" w:rsidR="00966643" w:rsidRPr="008E7FDD" w:rsidRDefault="00966643">
      <w:pPr>
        <w:pStyle w:val="BodyText"/>
        <w:tabs>
          <w:tab w:val="clear" w:pos="288"/>
          <w:tab w:val="left" w:pos="0"/>
        </w:tabs>
        <w:spacing w:after="0"/>
        <w:ind w:firstLine="360"/>
        <w:jc w:val="thaiDistribute"/>
        <w:rPr>
          <w:color w:val="FF0000"/>
          <w:lang w:val="en-US"/>
        </w:rPr>
        <w:pPrChange w:id="837" w:author="Petnathean Julled" w:date="2021-12-19T03:36:00Z">
          <w:pPr>
            <w:pStyle w:val="BodyText"/>
            <w:tabs>
              <w:tab w:val="clear" w:pos="288"/>
              <w:tab w:val="left" w:pos="0"/>
            </w:tabs>
            <w:spacing w:after="0"/>
            <w:ind w:firstLine="360"/>
          </w:pPr>
        </w:pPrChange>
      </w:pPr>
      <w:del w:id="838" w:author="Petnathean Julled" w:date="2021-12-31T02:26:00Z">
        <w:r w:rsidRPr="00271487" w:rsidDel="00E77889">
          <w:rPr>
            <w:color w:val="FF0000"/>
            <w:lang w:val="en-US"/>
          </w:rPr>
          <w:delText>vvv</w:delText>
        </w:r>
      </w:del>
      <w:r w:rsidRPr="00271487">
        <w:rPr>
          <w:color w:val="FF0000"/>
          <w:lang w:val="en-US"/>
        </w:rPr>
        <w:t xml:space="preserve"> </w:t>
      </w:r>
      <w:del w:id="839" w:author="Petnathean Julled" w:date="2022-01-23T11:22:00Z">
        <w:r w:rsidDel="003673FF">
          <w:rPr>
            <w:color w:val="FF0000"/>
            <w:lang w:val="en-US"/>
          </w:rPr>
          <w:delText>Smartcontract</w:delText>
        </w:r>
      </w:del>
      <w:ins w:id="840" w:author="Petnathean Julled" w:date="2022-01-23T11:22:00Z">
        <w:r w:rsidR="003673FF">
          <w:rPr>
            <w:color w:val="FF0000"/>
            <w:lang w:val="en-US"/>
          </w:rPr>
          <w:t>Smart contract</w:t>
        </w:r>
      </w:ins>
      <w:r>
        <w:rPr>
          <w:color w:val="FF0000"/>
          <w:lang w:val="en-US"/>
        </w:rPr>
        <w:t xml:space="preserve"> preparation before use</w:t>
      </w:r>
      <w:r w:rsidRPr="00271487">
        <w:rPr>
          <w:color w:val="FF0000"/>
          <w:lang w:val="en-US"/>
        </w:rPr>
        <w:t xml:space="preserve"> </w:t>
      </w:r>
      <w:del w:id="841" w:author="Petnathean Julled" w:date="2021-12-31T02:26:00Z">
        <w:r w:rsidRPr="00271487" w:rsidDel="00E77889">
          <w:rPr>
            <w:color w:val="FF0000"/>
            <w:lang w:val="en-US"/>
          </w:rPr>
          <w:delText>vvv</w:delText>
        </w:r>
      </w:del>
    </w:p>
    <w:p w14:paraId="40B9A4BA" w14:textId="4180D012" w:rsidR="00966643" w:rsidRDefault="00EB1EFB">
      <w:pPr>
        <w:pStyle w:val="BodyText"/>
        <w:spacing w:after="0"/>
        <w:jc w:val="thaiDistribute"/>
        <w:rPr>
          <w:bCs/>
          <w:lang w:val="en-US"/>
        </w:rPr>
        <w:pPrChange w:id="842" w:author="Petnathean Julled" w:date="2021-12-19T03:36:00Z">
          <w:pPr>
            <w:pStyle w:val="BodyText"/>
            <w:spacing w:after="0"/>
          </w:pPr>
        </w:pPrChange>
      </w:pPr>
      <w:ins w:id="843" w:author="Petnathean Julled" w:date="2021-12-26T09:54:00Z">
        <w:r w:rsidRPr="00EB1EFB">
          <w:rPr>
            <w:bCs/>
            <w:lang w:val="en-US"/>
          </w:rPr>
          <w:t xml:space="preserve">Before beginning registering health document metadata into a Blockchain </w:t>
        </w:r>
      </w:ins>
      <w:ins w:id="844" w:author="Petnathean Julled" w:date="2022-01-23T11:22:00Z">
        <w:r w:rsidR="003673FF">
          <w:rPr>
            <w:bCs/>
            <w:lang w:val="en-US"/>
          </w:rPr>
          <w:t>Smart contract</w:t>
        </w:r>
      </w:ins>
      <w:ins w:id="845" w:author="Petnathean Julled" w:date="2021-12-26T09:54:00Z">
        <w:r w:rsidRPr="00EB1EFB">
          <w:rPr>
            <w:bCs/>
            <w:lang w:val="en-US"/>
          </w:rPr>
          <w:t xml:space="preserve">, the </w:t>
        </w:r>
      </w:ins>
      <w:ins w:id="846" w:author="Petnathean Julled" w:date="2022-01-23T11:22:00Z">
        <w:r w:rsidR="003673FF">
          <w:rPr>
            <w:bCs/>
            <w:lang w:val="en-US"/>
          </w:rPr>
          <w:t>Smart contract</w:t>
        </w:r>
      </w:ins>
      <w:ins w:id="847" w:author="Petnathean Julled" w:date="2021-12-26T09:54:00Z">
        <w:r w:rsidRPr="00EB1EFB">
          <w:rPr>
            <w:bCs/>
            <w:lang w:val="en-US"/>
          </w:rPr>
          <w:t xml:space="preserve"> must be first deployed to act as a contract format for the entire Blockchain ledger for the implementation. The </w:t>
        </w:r>
      </w:ins>
      <w:ins w:id="848" w:author="Petnathean Julled" w:date="2022-01-23T11:22:00Z">
        <w:r w:rsidR="003673FF">
          <w:rPr>
            <w:bCs/>
            <w:lang w:val="en-US"/>
          </w:rPr>
          <w:t>Smart contract</w:t>
        </w:r>
      </w:ins>
      <w:ins w:id="849" w:author="Petnathean Julled" w:date="2021-12-26T09:54:00Z">
        <w:r w:rsidRPr="00EB1EFB">
          <w:rPr>
            <w:bCs/>
            <w:lang w:val="en-US"/>
          </w:rPr>
          <w:t xml:space="preserve"> is simply deployed into the Blockchain ledger by the Web3js script. It required both the byte code and the ABI code received from the Solidity compiler to be completed. Once the </w:t>
        </w:r>
      </w:ins>
      <w:ins w:id="850" w:author="Petnathean Julled" w:date="2022-01-23T11:22:00Z">
        <w:r w:rsidR="003673FF">
          <w:rPr>
            <w:bCs/>
            <w:lang w:val="en-US"/>
          </w:rPr>
          <w:t>smart contract</w:t>
        </w:r>
      </w:ins>
      <w:ins w:id="851" w:author="Petnathean Julled" w:date="2021-12-26T09:54:00Z">
        <w:r w:rsidRPr="00EB1EFB">
          <w:rPr>
            <w:bCs/>
            <w:lang w:val="en-US"/>
          </w:rPr>
          <w:t xml:space="preserve"> is deployed, any later communication with the </w:t>
        </w:r>
      </w:ins>
      <w:ins w:id="852" w:author="Petnathean Julled" w:date="2022-01-23T11:22:00Z">
        <w:r w:rsidR="003673FF">
          <w:rPr>
            <w:bCs/>
            <w:lang w:val="en-US"/>
          </w:rPr>
          <w:t>smart contract</w:t>
        </w:r>
      </w:ins>
      <w:ins w:id="853" w:author="Petnathean Julled" w:date="2021-12-26T09:54:00Z">
        <w:r w:rsidRPr="00EB1EFB">
          <w:rPr>
            <w:bCs/>
            <w:lang w:val="en-US"/>
          </w:rPr>
          <w:t xml:space="preserve"> will only need ABI code to act as an interface for the communication. This </w:t>
        </w:r>
      </w:ins>
      <w:ins w:id="854" w:author="Petnathean Julled" w:date="2022-01-23T11:22:00Z">
        <w:r w:rsidR="003673FF">
          <w:rPr>
            <w:bCs/>
            <w:lang w:val="en-US"/>
          </w:rPr>
          <w:t>Smart contract</w:t>
        </w:r>
      </w:ins>
      <w:ins w:id="855" w:author="Petnathean Julled" w:date="2021-12-26T09:54:00Z">
        <w:r w:rsidRPr="00EB1EFB">
          <w:rPr>
            <w:bCs/>
            <w:lang w:val="en-US"/>
          </w:rPr>
          <w:t xml:space="preserve"> deployment process is only required once at the initiation of the Blockchain ledger and no longer needs to be performed ever again for the rest of the Blockchain ledger life cycle.</w:t>
        </w:r>
      </w:ins>
      <w:del w:id="856" w:author="Petnathean Julled" w:date="2021-12-26T09:54:00Z">
        <w:r w:rsidR="00966643" w:rsidRPr="009863B7" w:rsidDel="00EB1EFB">
          <w:rPr>
            <w:bCs/>
            <w:lang w:val="en-US"/>
          </w:rPr>
          <w:delText xml:space="preserve">Before begin registering health documents metadata into Blockchain </w:delText>
        </w:r>
        <w:r w:rsidR="00966643" w:rsidDel="00EB1EFB">
          <w:rPr>
            <w:bCs/>
            <w:lang w:val="en-US"/>
          </w:rPr>
          <w:delText>Smartcontract</w:delText>
        </w:r>
        <w:r w:rsidR="00966643" w:rsidRPr="009863B7" w:rsidDel="00EB1EFB">
          <w:rPr>
            <w:bCs/>
            <w:lang w:val="en-US"/>
          </w:rPr>
          <w:delText xml:space="preserve">, the </w:delText>
        </w:r>
        <w:r w:rsidR="00966643" w:rsidDel="00EB1EFB">
          <w:rPr>
            <w:bCs/>
            <w:lang w:val="en-US"/>
          </w:rPr>
          <w:delText>Smartcontract</w:delText>
        </w:r>
        <w:r w:rsidR="00966643" w:rsidRPr="009863B7" w:rsidDel="00EB1EFB">
          <w:rPr>
            <w:bCs/>
            <w:lang w:val="en-US"/>
          </w:rPr>
          <w:delText xml:space="preserve"> must be first deployed to act as a contract format for the entire Blockchain ledger for the implementation. The Web3js script that simply deploys the </w:delText>
        </w:r>
        <w:r w:rsidR="00966643" w:rsidDel="00EB1EFB">
          <w:rPr>
            <w:bCs/>
            <w:lang w:val="en-US"/>
          </w:rPr>
          <w:delText>Smartcontract</w:delText>
        </w:r>
        <w:r w:rsidR="00966643" w:rsidRPr="009863B7" w:rsidDel="00EB1EFB">
          <w:rPr>
            <w:bCs/>
            <w:lang w:val="en-US"/>
          </w:rPr>
          <w:delText xml:space="preserve"> into the Blockchain ledger. It required both the Byte code and ABI code received from the Solidity compiler to be completed. Once the </w:delText>
        </w:r>
        <w:r w:rsidR="00966643" w:rsidDel="00EB1EFB">
          <w:rPr>
            <w:bCs/>
            <w:lang w:val="en-US"/>
          </w:rPr>
          <w:delText>Smartcontract</w:delText>
        </w:r>
        <w:r w:rsidR="00966643" w:rsidRPr="009863B7" w:rsidDel="00EB1EFB">
          <w:rPr>
            <w:bCs/>
            <w:lang w:val="en-US"/>
          </w:rPr>
          <w:delText xml:space="preserve"> is deployed, any later communication with </w:delText>
        </w:r>
        <w:r w:rsidR="00966643" w:rsidDel="00EB1EFB">
          <w:rPr>
            <w:bCs/>
            <w:lang w:val="en-US"/>
          </w:rPr>
          <w:delText>Smartcontract</w:delText>
        </w:r>
        <w:r w:rsidR="00966643" w:rsidRPr="009863B7" w:rsidDel="00EB1EFB">
          <w:rPr>
            <w:bCs/>
            <w:lang w:val="en-US"/>
          </w:rPr>
          <w:delText xml:space="preserve"> will only need ABI code to act as an interface for the communication. This </w:delText>
        </w:r>
        <w:r w:rsidR="00966643" w:rsidDel="00EB1EFB">
          <w:rPr>
            <w:bCs/>
            <w:lang w:val="en-US"/>
          </w:rPr>
          <w:delText>Smartcontract</w:delText>
        </w:r>
        <w:r w:rsidR="00966643" w:rsidRPr="009863B7" w:rsidDel="00EB1EFB">
          <w:rPr>
            <w:bCs/>
            <w:lang w:val="en-US"/>
          </w:rPr>
          <w:delText xml:space="preserve"> deployment process only required once at the initiation of the Blockchain ledger and no longer needs to be performed ever again for the rest of the Blockchain ledger life cycle.</w:delText>
        </w:r>
      </w:del>
      <w:r w:rsidR="00966643" w:rsidRPr="009863B7">
        <w:rPr>
          <w:bCs/>
          <w:lang w:val="en-US"/>
        </w:rPr>
        <w:t xml:space="preserve"> </w:t>
      </w:r>
    </w:p>
    <w:p w14:paraId="2CF14BC3" w14:textId="22FEDA87" w:rsidR="00966643" w:rsidRPr="008E7FDD" w:rsidRDefault="00966643">
      <w:pPr>
        <w:pStyle w:val="BodyText"/>
        <w:tabs>
          <w:tab w:val="clear" w:pos="288"/>
          <w:tab w:val="left" w:pos="0"/>
        </w:tabs>
        <w:spacing w:after="0"/>
        <w:ind w:firstLine="360"/>
        <w:jc w:val="thaiDistribute"/>
        <w:rPr>
          <w:color w:val="FF0000"/>
          <w:lang w:val="en-US"/>
        </w:rPr>
        <w:pPrChange w:id="857" w:author="Petnathean Julled" w:date="2021-12-19T03:36:00Z">
          <w:pPr>
            <w:pStyle w:val="BodyText"/>
            <w:tabs>
              <w:tab w:val="clear" w:pos="288"/>
              <w:tab w:val="left" w:pos="0"/>
            </w:tabs>
            <w:spacing w:after="0"/>
            <w:ind w:firstLine="360"/>
          </w:pPr>
        </w:pPrChange>
      </w:pPr>
      <w:del w:id="858"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 xml:space="preserve">Connecting another program to </w:t>
      </w:r>
      <w:del w:id="859" w:author="Petnathean Julled" w:date="2022-01-23T11:22:00Z">
        <w:r w:rsidDel="003673FF">
          <w:rPr>
            <w:color w:val="FF0000"/>
            <w:lang w:val="en-US"/>
          </w:rPr>
          <w:delText>Smartcontract</w:delText>
        </w:r>
      </w:del>
      <w:ins w:id="860" w:author="Petnathean Julled" w:date="2022-01-23T11:22:00Z">
        <w:r w:rsidR="003673FF">
          <w:rPr>
            <w:color w:val="FF0000"/>
            <w:lang w:val="en-US"/>
          </w:rPr>
          <w:t>Smart contract</w:t>
        </w:r>
      </w:ins>
      <w:r w:rsidRPr="00271487">
        <w:rPr>
          <w:color w:val="FF0000"/>
          <w:lang w:val="en-US"/>
        </w:rPr>
        <w:t xml:space="preserve"> </w:t>
      </w:r>
      <w:del w:id="861" w:author="Petnathean Julled" w:date="2021-12-31T02:26:00Z">
        <w:r w:rsidRPr="00271487" w:rsidDel="00E77889">
          <w:rPr>
            <w:color w:val="FF0000"/>
            <w:lang w:val="en-US"/>
          </w:rPr>
          <w:delText>vvv</w:delText>
        </w:r>
      </w:del>
    </w:p>
    <w:p w14:paraId="3FF449A9" w14:textId="44B4D825" w:rsidR="00966643" w:rsidRDefault="00D70541">
      <w:pPr>
        <w:pStyle w:val="BodyText"/>
        <w:spacing w:after="0"/>
        <w:jc w:val="thaiDistribute"/>
        <w:rPr>
          <w:ins w:id="862" w:author="Petnathean Julled" w:date="2021-12-19T03:01:00Z"/>
          <w:bCs/>
          <w:lang w:val="en-US"/>
        </w:rPr>
        <w:pPrChange w:id="863" w:author="Petnathean Julled" w:date="2021-12-26T09:57:00Z">
          <w:pPr>
            <w:pStyle w:val="BodyText"/>
          </w:pPr>
        </w:pPrChange>
      </w:pPr>
      <w:ins w:id="864" w:author="Petnathean Julled" w:date="2021-12-26T09:55:00Z">
        <w:r w:rsidRPr="00D70541">
          <w:rPr>
            <w:bCs/>
            <w:lang w:val="en-US"/>
          </w:rPr>
          <w:t xml:space="preserve">The coding environment must be provided with essential coding components for the coding process of all non-Blockchain native </w:t>
        </w:r>
        <w:proofErr w:type="spellStart"/>
        <w:r w:rsidRPr="00D70541">
          <w:rPr>
            <w:bCs/>
            <w:lang w:val="en-US"/>
          </w:rPr>
          <w:t>Javascript</w:t>
        </w:r>
        <w:proofErr w:type="spellEnd"/>
        <w:r w:rsidRPr="00D70541">
          <w:rPr>
            <w:bCs/>
            <w:lang w:val="en-US"/>
          </w:rPr>
          <w:t xml:space="preserve"> programs. In this implementation, we use NodeJS as a compiler and coding environment for all JavaScript programs. NodeJS is available on their website</w:t>
        </w:r>
      </w:ins>
      <w:del w:id="865" w:author="Petnathean Julled" w:date="2021-12-26T09:55:00Z">
        <w:r w:rsidR="00966643" w:rsidRPr="009863B7" w:rsidDel="00D70541">
          <w:rPr>
            <w:bCs/>
            <w:lang w:val="en-US"/>
          </w:rPr>
          <w:delText xml:space="preserve">For the coding process of all non-Blockchain native Javascript programs, the coding environment must be provided essential coding components. In this implementation, we use NodeJS as a compiler and coding environment for all Javascript programs. NodeJS is available at </w:delText>
        </w:r>
        <w:r w:rsidR="00966643" w:rsidRPr="00A540DB" w:rsidDel="00D70541">
          <w:rPr>
            <w:bCs/>
            <w:lang w:val="en-US"/>
          </w:rPr>
          <w:delText>their website</w:delText>
        </w:r>
      </w:del>
      <w:r w:rsidR="00966643" w:rsidRPr="009863B7">
        <w:rPr>
          <w:bCs/>
          <w:lang w:val="en-US"/>
        </w:rPr>
        <w:t xml:space="preserve"> </w:t>
      </w:r>
      <w:r w:rsidR="00966643" w:rsidRPr="009863B7">
        <w:rPr>
          <w:bCs/>
        </w:rPr>
        <w:fldChar w:fldCharType="begin" w:fldLock="1"/>
      </w:r>
      <w:r w:rsidR="00227158">
        <w:rPr>
          <w:bCs/>
          <w:lang w:val="en-US"/>
        </w:rPr>
        <w:instrText>ADDIN CSL_CITATION {"citationItems":[{"id":"ITEM-1","itemData":{"URL":"https://nodejs.org/en/","accessed":{"date-parts":[["2021","6","10"]]},"id":"ITEM-1","issued":{"date-parts":[["0"]]},"title":"Node.js","type":"webpage"},"uris":["http://www.mendeley.com/documents/?uuid=4402469c-d174-38c9-8978-2acd7a2ef8cc"]}],"mendeley":{"formattedCitation":"[54]","plainTextFormattedCitation":"[54]","previouslyFormattedCitation":"[53]"},"properties":{"noteIndex":0},"schema":"https://github.com/citation-style-language/schema/raw/master/csl-citation.json"}</w:instrText>
      </w:r>
      <w:r w:rsidR="00966643" w:rsidRPr="009863B7">
        <w:rPr>
          <w:bCs/>
        </w:rPr>
        <w:fldChar w:fldCharType="separate"/>
      </w:r>
      <w:r w:rsidR="00227158" w:rsidRPr="00227158">
        <w:rPr>
          <w:bCs/>
          <w:noProof/>
          <w:lang w:val="en-US"/>
        </w:rPr>
        <w:t>[54]</w:t>
      </w:r>
      <w:r w:rsidR="00966643" w:rsidRPr="009863B7">
        <w:rPr>
          <w:bCs/>
        </w:rPr>
        <w:fldChar w:fldCharType="end"/>
      </w:r>
      <w:r w:rsidR="00966643" w:rsidRPr="009863B7">
        <w:rPr>
          <w:bCs/>
          <w:lang w:val="en-US"/>
        </w:rPr>
        <w:t xml:space="preserve">. </w:t>
      </w:r>
      <w:ins w:id="866" w:author="Petnathean Julled" w:date="2021-12-26T09:55:00Z">
        <w:r w:rsidRPr="00D70541">
          <w:rPr>
            <w:bCs/>
            <w:lang w:val="en-US"/>
          </w:rPr>
          <w:t>The essential coding components of the node module can be installed using the Node Package Manager (NPM), which comes together with NodeJS</w:t>
        </w:r>
      </w:ins>
      <w:del w:id="867" w:author="Petnathean Julled" w:date="2021-12-26T09:55:00Z">
        <w:r w:rsidR="00966643" w:rsidRPr="009863B7" w:rsidDel="00D70541">
          <w:rPr>
            <w:bCs/>
            <w:lang w:val="en-US"/>
          </w:rPr>
          <w:delText>The essential coding components node module can be installed using Node Package Manager (NPM) which comes together with NodeJS</w:delText>
        </w:r>
      </w:del>
      <w:r w:rsidR="00966643" w:rsidRPr="009863B7">
        <w:rPr>
          <w:bCs/>
          <w:lang w:val="en-US"/>
        </w:rPr>
        <w:t xml:space="preserve"> </w:t>
      </w:r>
      <w:r w:rsidR="00966643" w:rsidRPr="009863B7">
        <w:rPr>
          <w:bCs/>
        </w:rPr>
        <w:fldChar w:fldCharType="begin" w:fldLock="1"/>
      </w:r>
      <w:r w:rsidR="00227158">
        <w:rPr>
          <w:bCs/>
          <w:lang w:val="en-US"/>
        </w:rPr>
        <w:instrText>ADDIN CSL_CITATION {"citationItems":[{"id":"ITEM-1","itemData":{"URL":"https://www.npmjs.com/","accessed":{"date-parts":[["2021","6","10"]]},"id":"ITEM-1","issued":{"date-parts":[["0"]]},"title":"npm","type":"webpage"},"uris":["http://www.mendeley.com/documents/?uuid=20212789-1508-3f9d-82cf-8955f3b503ca"]}],"mendeley":{"formattedCitation":"[55]","plainTextFormattedCitation":"[55]","previouslyFormattedCitation":"[54]"},"properties":{"noteIndex":0},"schema":"https://github.com/citation-style-language/schema/raw/master/csl-citation.json"}</w:instrText>
      </w:r>
      <w:r w:rsidR="00966643" w:rsidRPr="009863B7">
        <w:rPr>
          <w:bCs/>
        </w:rPr>
        <w:fldChar w:fldCharType="separate"/>
      </w:r>
      <w:r w:rsidR="00227158" w:rsidRPr="00227158">
        <w:rPr>
          <w:bCs/>
          <w:noProof/>
          <w:lang w:val="en-US"/>
        </w:rPr>
        <w:t>[55]</w:t>
      </w:r>
      <w:r w:rsidR="00966643" w:rsidRPr="009863B7">
        <w:rPr>
          <w:bCs/>
        </w:rPr>
        <w:fldChar w:fldCharType="end"/>
      </w:r>
      <w:r w:rsidR="00966643" w:rsidRPr="009863B7">
        <w:rPr>
          <w:bCs/>
          <w:lang w:val="en-US"/>
        </w:rPr>
        <w:t xml:space="preserve">. </w:t>
      </w:r>
      <w:ins w:id="868" w:author="Petnathean Julled" w:date="2021-12-26T09:56:00Z">
        <w:r w:rsidRPr="00D70541">
          <w:rPr>
            <w:bCs/>
            <w:lang w:val="en-US"/>
          </w:rPr>
          <w:t>The coding of the program for the native side of XDS Actor requires node module names "Web3" (Web3js)</w:t>
        </w:r>
      </w:ins>
      <w:del w:id="869" w:author="Petnathean Julled" w:date="2021-12-26T09:56:00Z">
        <w:r w:rsidR="00966643" w:rsidRPr="009863B7" w:rsidDel="00D70541">
          <w:rPr>
            <w:bCs/>
            <w:lang w:val="en-US"/>
          </w:rPr>
          <w:delText>The coding of program for native side of XDS Actor requires node module name "Web3" (Web3js)</w:delText>
        </w:r>
      </w:del>
      <w:r w:rsidR="00966643" w:rsidRPr="009863B7">
        <w:rPr>
          <w:bCs/>
          <w:lang w:val="en-US"/>
        </w:rPr>
        <w:t xml:space="preserve"> </w:t>
      </w:r>
      <w:r w:rsidR="00966643" w:rsidRPr="009863B7">
        <w:rPr>
          <w:bCs/>
        </w:rPr>
        <w:fldChar w:fldCharType="begin" w:fldLock="1"/>
      </w:r>
      <w:r w:rsidR="00227158">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[56]","plainTextFormattedCitation":"[56]","previouslyFormattedCitation":"[55]"},"properties":{"noteIndex":0},"schema":"https://github.com/citation-style-language/schema/raw/master/csl-citation.json"}</w:instrText>
      </w:r>
      <w:r w:rsidR="00966643" w:rsidRPr="009863B7">
        <w:rPr>
          <w:bCs/>
        </w:rPr>
        <w:fldChar w:fldCharType="separate"/>
      </w:r>
      <w:r w:rsidR="00227158" w:rsidRPr="00227158">
        <w:rPr>
          <w:bCs/>
          <w:noProof/>
          <w:lang w:val="en-US"/>
        </w:rPr>
        <w:t>[56]</w:t>
      </w:r>
      <w:r w:rsidR="00966643" w:rsidRPr="009863B7">
        <w:rPr>
          <w:bCs/>
        </w:rPr>
        <w:fldChar w:fldCharType="end"/>
      </w:r>
      <w:r w:rsidR="00966643" w:rsidRPr="009863B7">
        <w:rPr>
          <w:bCs/>
          <w:lang w:val="en-US"/>
        </w:rPr>
        <w:t xml:space="preserve">, "xml2js" </w:t>
      </w:r>
      <w:r w:rsidR="00966643" w:rsidRPr="009863B7">
        <w:rPr>
          <w:bCs/>
        </w:rPr>
        <w:fldChar w:fldCharType="begin" w:fldLock="1"/>
      </w:r>
      <w:r w:rsidR="00227158">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[57]","plainTextFormattedCitation":"[57]","previouslyFormattedCitation":"[56]"},"properties":{"noteIndex":0},"schema":"https://github.com/citation-style-language/schema/raw/master/csl-citation.json"}</w:instrText>
      </w:r>
      <w:r w:rsidR="00966643" w:rsidRPr="009863B7">
        <w:rPr>
          <w:bCs/>
        </w:rPr>
        <w:fldChar w:fldCharType="separate"/>
      </w:r>
      <w:r w:rsidR="00227158" w:rsidRPr="00227158">
        <w:rPr>
          <w:bCs/>
          <w:noProof/>
          <w:lang w:val="en-US"/>
        </w:rPr>
        <w:t>[57]</w:t>
      </w:r>
      <w:r w:rsidR="00966643" w:rsidRPr="009863B7">
        <w:rPr>
          <w:bCs/>
        </w:rPr>
        <w:fldChar w:fldCharType="end"/>
      </w:r>
      <w:r w:rsidR="00966643" w:rsidRPr="009863B7">
        <w:rPr>
          <w:bCs/>
          <w:lang w:val="en-US"/>
        </w:rPr>
        <w:t xml:space="preserve">, "fs" </w:t>
      </w:r>
      <w:r w:rsidR="00966643" w:rsidRPr="009863B7">
        <w:rPr>
          <w:bCs/>
        </w:rPr>
        <w:fldChar w:fldCharType="begin" w:fldLock="1"/>
      </w:r>
      <w:r w:rsidR="00227158">
        <w:rPr>
          <w:bCs/>
          <w:lang w:val="en-US"/>
        </w:rPr>
        <w:instrText>ADDIN CSL_CITATION {"citationItems":[{"id":"ITEM-1","itemData":{"URL":"https://www.npmjs.com/package/fs","accessed":{"date-parts":[["2021","6","10"]]},"id":"ITEM-1","issued":{"date-parts":[["0"]]},"title":"fs - npm","type":"webpage"},"uris":["http://www.mendeley.com/documents/?uuid=d04fe5c1-706f-333b-9b18-70026bcf319e"]}],"mendeley":{"formattedCitation":"[58]","plainTextFormattedCitation":"[58]","previouslyFormattedCitation":"[57]"},"properties":{"noteIndex":0},"schema":"https://github.com/citation-style-language/schema/raw/master/csl-citation.json"}</w:instrText>
      </w:r>
      <w:r w:rsidR="00966643" w:rsidRPr="009863B7">
        <w:rPr>
          <w:bCs/>
        </w:rPr>
        <w:fldChar w:fldCharType="separate"/>
      </w:r>
      <w:r w:rsidR="00227158" w:rsidRPr="00227158">
        <w:rPr>
          <w:bCs/>
          <w:noProof/>
          <w:lang w:val="en-US"/>
        </w:rPr>
        <w:t>[58]</w:t>
      </w:r>
      <w:r w:rsidR="00966643" w:rsidRPr="009863B7">
        <w:rPr>
          <w:bCs/>
        </w:rPr>
        <w:fldChar w:fldCharType="end"/>
      </w:r>
      <w:r w:rsidR="00966643" w:rsidRPr="009863B7">
        <w:rPr>
          <w:bCs/>
          <w:lang w:val="en-US"/>
        </w:rPr>
        <w:t xml:space="preserve">, "net" </w:t>
      </w:r>
      <w:r w:rsidR="00966643" w:rsidRPr="009863B7">
        <w:rPr>
          <w:bCs/>
        </w:rPr>
        <w:fldChar w:fldCharType="begin" w:fldLock="1"/>
      </w:r>
      <w:r w:rsidR="00227158">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[59]","plainTextFormattedCitation":"[59]","previouslyFormattedCitation":"[58]"},"properties":{"noteIndex":0},"schema":"https://github.com/citation-style-language/schema/raw/master/csl-citation.json"}</w:instrText>
      </w:r>
      <w:r w:rsidR="00966643" w:rsidRPr="009863B7">
        <w:rPr>
          <w:bCs/>
        </w:rPr>
        <w:fldChar w:fldCharType="separate"/>
      </w:r>
      <w:r w:rsidR="00227158" w:rsidRPr="00227158">
        <w:rPr>
          <w:bCs/>
          <w:noProof/>
          <w:lang w:val="en-US"/>
        </w:rPr>
        <w:t>[59]</w:t>
      </w:r>
      <w:r w:rsidR="00966643" w:rsidRPr="009863B7">
        <w:rPr>
          <w:bCs/>
        </w:rPr>
        <w:fldChar w:fldCharType="end"/>
      </w:r>
      <w:r w:rsidR="00966643" w:rsidRPr="009863B7">
        <w:rPr>
          <w:bCs/>
          <w:lang w:val="en-US"/>
        </w:rPr>
        <w:t xml:space="preserve">, "util" </w:t>
      </w:r>
      <w:r w:rsidR="00966643" w:rsidRPr="009863B7">
        <w:rPr>
          <w:bCs/>
        </w:rPr>
        <w:fldChar w:fldCharType="begin" w:fldLock="1"/>
      </w:r>
      <w:r w:rsidR="00227158">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[60]","plainTextFormattedCitation":"[60]","previouslyFormattedCitation":"[59]"},"properties":{"noteIndex":0},"schema":"https://github.com/citation-style-language/schema/raw/master/csl-citation.json"}</w:instrText>
      </w:r>
      <w:r w:rsidR="00966643" w:rsidRPr="009863B7">
        <w:rPr>
          <w:bCs/>
        </w:rPr>
        <w:fldChar w:fldCharType="separate"/>
      </w:r>
      <w:r w:rsidR="00227158" w:rsidRPr="00227158">
        <w:rPr>
          <w:bCs/>
          <w:noProof/>
          <w:lang w:val="en-US"/>
        </w:rPr>
        <w:t>[60]</w:t>
      </w:r>
      <w:r w:rsidR="00966643" w:rsidRPr="009863B7">
        <w:rPr>
          <w:bCs/>
        </w:rPr>
        <w:fldChar w:fldCharType="end"/>
      </w:r>
      <w:r w:rsidR="00966643" w:rsidRPr="009863B7">
        <w:rPr>
          <w:bCs/>
          <w:lang w:val="en-US"/>
        </w:rPr>
        <w:t xml:space="preserve">, "moment" </w:t>
      </w:r>
      <w:r w:rsidR="00966643" w:rsidRPr="009863B7">
        <w:rPr>
          <w:bCs/>
        </w:rPr>
        <w:fldChar w:fldCharType="begin" w:fldLock="1"/>
      </w:r>
      <w:r w:rsidR="00227158">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[61]","plainTextFormattedCitation":"[61]","previouslyFormattedCitation":"[60]"},"properties":{"noteIndex":0},"schema":"https://github.com/citation-style-language/schema/raw/master/csl-citation.json"}</w:instrText>
      </w:r>
      <w:r w:rsidR="00966643" w:rsidRPr="009863B7">
        <w:rPr>
          <w:bCs/>
        </w:rPr>
        <w:fldChar w:fldCharType="separate"/>
      </w:r>
      <w:r w:rsidR="00227158" w:rsidRPr="00227158">
        <w:rPr>
          <w:bCs/>
          <w:noProof/>
          <w:lang w:val="en-US"/>
        </w:rPr>
        <w:t>[61]</w:t>
      </w:r>
      <w:r w:rsidR="00966643" w:rsidRPr="009863B7">
        <w:rPr>
          <w:bCs/>
        </w:rPr>
        <w:fldChar w:fldCharType="end"/>
      </w:r>
      <w:r w:rsidR="00966643" w:rsidRPr="009863B7">
        <w:rPr>
          <w:bCs/>
          <w:lang w:val="en-US"/>
        </w:rPr>
        <w:t>, and "</w:t>
      </w:r>
      <w:proofErr w:type="spellStart"/>
      <w:r w:rsidR="00966643" w:rsidRPr="009863B7">
        <w:rPr>
          <w:bCs/>
          <w:lang w:val="en-US"/>
        </w:rPr>
        <w:t>cryptr</w:t>
      </w:r>
      <w:proofErr w:type="spellEnd"/>
      <w:r w:rsidR="00966643" w:rsidRPr="009863B7">
        <w:rPr>
          <w:bCs/>
          <w:lang w:val="en-US"/>
        </w:rPr>
        <w:t xml:space="preserve">" </w:t>
      </w:r>
      <w:r w:rsidR="00966643" w:rsidRPr="009863B7">
        <w:rPr>
          <w:bCs/>
        </w:rPr>
        <w:fldChar w:fldCharType="begin" w:fldLock="1"/>
      </w:r>
      <w:r w:rsidR="00227158">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[62]","plainTextFormattedCitation":"[62]","previouslyFormattedCitation":"[61]"},"properties":{"noteIndex":0},"schema":"https://github.com/citation-style-language/schema/raw/master/csl-citation.json"}</w:instrText>
      </w:r>
      <w:r w:rsidR="00966643" w:rsidRPr="009863B7">
        <w:rPr>
          <w:bCs/>
        </w:rPr>
        <w:fldChar w:fldCharType="separate"/>
      </w:r>
      <w:r w:rsidR="00227158" w:rsidRPr="00227158">
        <w:rPr>
          <w:bCs/>
          <w:noProof/>
          <w:lang w:val="en-US"/>
        </w:rPr>
        <w:t>[62]</w:t>
      </w:r>
      <w:r w:rsidR="00966643" w:rsidRPr="009863B7">
        <w:rPr>
          <w:bCs/>
        </w:rPr>
        <w:fldChar w:fldCharType="end"/>
      </w:r>
      <w:del w:id="870" w:author="Petnathean Julled" w:date="2021-12-26T09:57:00Z">
        <w:r w:rsidR="00966643" w:rsidRPr="009863B7" w:rsidDel="00D70541">
          <w:rPr>
            <w:bCs/>
            <w:lang w:val="en-US"/>
          </w:rPr>
          <w:delText xml:space="preserve"> </w:delText>
        </w:r>
      </w:del>
      <w:ins w:id="871" w:author="Petnathean Julled" w:date="2021-12-26T09:56:00Z">
        <w:r w:rsidRPr="00D70541">
          <w:rPr>
            <w:bCs/>
            <w:lang w:val="en-US"/>
          </w:rPr>
          <w:t>, which can be installed using the command-line.</w:t>
        </w:r>
      </w:ins>
      <w:del w:id="872" w:author="Petnathean Julled" w:date="2021-12-26T09:56:00Z">
        <w:r w:rsidR="00966643" w:rsidRPr="009863B7" w:rsidDel="00D70541">
          <w:rPr>
            <w:bCs/>
            <w:lang w:val="en-US"/>
          </w:rPr>
          <w:delText>which can be installed using the command-line.</w:delText>
        </w:r>
      </w:del>
    </w:p>
    <w:p w14:paraId="1AE17124" w14:textId="024EA40E" w:rsidR="000F0B65" w:rsidRPr="003E0FAC" w:rsidDel="00F23380" w:rsidRDefault="000F0B65">
      <w:pPr>
        <w:pStyle w:val="BodyText"/>
        <w:tabs>
          <w:tab w:val="clear" w:pos="288"/>
          <w:tab w:val="left" w:pos="0"/>
        </w:tabs>
        <w:spacing w:after="0"/>
        <w:ind w:firstLine="360"/>
        <w:jc w:val="thaiDistribute"/>
        <w:rPr>
          <w:del w:id="873" w:author="Petnathean Julled" w:date="2021-12-19T03:09:00Z"/>
          <w:moveTo w:id="874" w:author="Petnathean Julled" w:date="2021-12-19T03:01:00Z"/>
          <w:color w:val="FF0000"/>
          <w:lang w:val="en-US"/>
        </w:rPr>
        <w:pPrChange w:id="875" w:author="Petnathean Julled" w:date="2021-12-19T03:36:00Z">
          <w:pPr>
            <w:pStyle w:val="BodyText"/>
            <w:tabs>
              <w:tab w:val="clear" w:pos="288"/>
              <w:tab w:val="left" w:pos="0"/>
            </w:tabs>
            <w:spacing w:after="0"/>
            <w:ind w:firstLine="360"/>
          </w:pPr>
        </w:pPrChange>
      </w:pPr>
      <w:moveToRangeStart w:id="876" w:author="Petnathean Julled" w:date="2021-12-19T03:01:00Z" w:name="move90775335"/>
      <w:moveTo w:id="877" w:author="Petnathean Julled" w:date="2021-12-19T03:01:00Z">
        <w:del w:id="878" w:author="Petnathean Julled" w:date="2021-12-19T03:09:00Z">
          <w:r w:rsidRPr="00271487" w:rsidDel="00F23380">
            <w:rPr>
              <w:color w:val="FF0000"/>
              <w:lang w:val="en-US"/>
            </w:rPr>
            <w:delText xml:space="preserve">vvv </w:delText>
          </w:r>
          <w:r w:rsidDel="00F23380">
            <w:rPr>
              <w:color w:val="FF0000"/>
              <w:lang w:val="en-US"/>
            </w:rPr>
            <w:delText>Introduce xml2js</w:delText>
          </w:r>
          <w:r w:rsidRPr="00271487" w:rsidDel="00F23380">
            <w:rPr>
              <w:color w:val="FF0000"/>
              <w:lang w:val="en-US"/>
            </w:rPr>
            <w:delText xml:space="preserve"> vvv</w:delText>
          </w:r>
        </w:del>
      </w:moveTo>
    </w:p>
    <w:p w14:paraId="55BE32F7" w14:textId="5D4F7DF8" w:rsidR="000F0B65" w:rsidDel="00F23380" w:rsidRDefault="000F0B65">
      <w:pPr>
        <w:pStyle w:val="BodyText"/>
        <w:spacing w:after="0"/>
        <w:jc w:val="thaiDistribute"/>
        <w:rPr>
          <w:del w:id="879" w:author="Petnathean Julled" w:date="2021-12-19T03:09:00Z"/>
          <w:moveTo w:id="880" w:author="Petnathean Julled" w:date="2021-12-19T03:01:00Z"/>
          <w:bCs/>
          <w:lang w:val="en-US"/>
        </w:rPr>
        <w:pPrChange w:id="881" w:author="Petnathean Julled" w:date="2021-12-19T03:36:00Z">
          <w:pPr>
            <w:pStyle w:val="BodyText"/>
            <w:spacing w:after="0"/>
          </w:pPr>
        </w:pPrChange>
      </w:pPr>
      <w:moveTo w:id="882" w:author="Petnathean Julled" w:date="2021-12-19T03:01:00Z">
        <w:del w:id="883" w:author="Petnathean Julled" w:date="2021-12-19T03:09:00Z">
          <w:r w:rsidRPr="008E7FDD" w:rsidDel="00F23380">
            <w:rPr>
              <w:bCs/>
              <w:lang w:val="en-US"/>
            </w:rPr>
            <w:delText xml:space="preserve">For this implementation, we utilize NodeJS “xml2js” module for the task. </w:delText>
          </w:r>
        </w:del>
      </w:moveTo>
    </w:p>
    <w:p w14:paraId="7CB6131B" w14:textId="77777777" w:rsidR="000F0B65" w:rsidRPr="003E0FAC" w:rsidRDefault="000F0B65">
      <w:pPr>
        <w:pStyle w:val="BodyText"/>
        <w:tabs>
          <w:tab w:val="clear" w:pos="288"/>
          <w:tab w:val="left" w:pos="0"/>
        </w:tabs>
        <w:spacing w:after="0"/>
        <w:ind w:firstLine="360"/>
        <w:jc w:val="thaiDistribute"/>
        <w:rPr>
          <w:moveTo w:id="884" w:author="Petnathean Julled" w:date="2021-12-19T03:01:00Z"/>
          <w:color w:val="FF0000"/>
          <w:lang w:val="en-US"/>
        </w:rPr>
        <w:pPrChange w:id="885" w:author="Petnathean Julled" w:date="2021-12-19T03:36:00Z">
          <w:pPr>
            <w:pStyle w:val="BodyText"/>
            <w:tabs>
              <w:tab w:val="clear" w:pos="288"/>
              <w:tab w:val="left" w:pos="0"/>
            </w:tabs>
            <w:spacing w:after="0"/>
            <w:ind w:firstLine="360"/>
          </w:pPr>
        </w:pPrChange>
      </w:pPr>
      <w:moveTo w:id="886" w:author="Petnathean Julled" w:date="2021-12-19T03:01:00Z">
        <w:del w:id="887"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Introduce Web3js</w:t>
        </w:r>
        <w:r w:rsidRPr="00271487">
          <w:rPr>
            <w:color w:val="FF0000"/>
            <w:lang w:val="en-US"/>
          </w:rPr>
          <w:t xml:space="preserve"> </w:t>
        </w:r>
        <w:del w:id="888" w:author="Petnathean Julled" w:date="2021-12-31T02:26:00Z">
          <w:r w:rsidRPr="00271487" w:rsidDel="00E77889">
            <w:rPr>
              <w:color w:val="FF0000"/>
              <w:lang w:val="en-US"/>
            </w:rPr>
            <w:delText>vvv</w:delText>
          </w:r>
        </w:del>
      </w:moveTo>
    </w:p>
    <w:p w14:paraId="7007E9CB" w14:textId="56EE02F9" w:rsidR="000F0B65" w:rsidDel="00F23380" w:rsidRDefault="00AE7C22">
      <w:pPr>
        <w:pStyle w:val="BodyText"/>
        <w:spacing w:after="0"/>
        <w:jc w:val="thaiDistribute"/>
        <w:rPr>
          <w:del w:id="889" w:author="Petnathean Julled" w:date="2021-12-19T03:07:00Z"/>
          <w:bCs/>
          <w:lang w:val="en-US"/>
        </w:rPr>
        <w:pPrChange w:id="890" w:author="Petnathean Julled" w:date="2021-12-19T03:36:00Z">
          <w:pPr>
            <w:pStyle w:val="BodyText"/>
            <w:spacing w:after="0"/>
          </w:pPr>
        </w:pPrChange>
      </w:pPr>
      <w:ins w:id="891" w:author="Petnathean Julled" w:date="2021-12-26T09:57:00Z">
        <w:r w:rsidRPr="00AE7C22">
          <w:rPr>
            <w:bCs/>
            <w:lang w:val="en-US"/>
          </w:rPr>
          <w:t>To connect our program to an Ethereum smart contract, we can use the Ethereum API tools, which is Web3</w:t>
        </w:r>
      </w:ins>
      <w:moveTo w:id="892" w:author="Petnathean Julled" w:date="2021-12-19T03:01:00Z">
        <w:del w:id="893" w:author="Petnathean Julled" w:date="2021-12-26T09:57:00Z">
          <w:r w:rsidR="000F0B65" w:rsidRPr="008E7FDD" w:rsidDel="00AE7C22">
            <w:rPr>
              <w:bCs/>
              <w:lang w:val="en-US"/>
            </w:rPr>
            <w:delText>To connect our program to Ethereum smart contract, we can use Ethereum API tools which is Web3</w:delText>
          </w:r>
        </w:del>
        <w:r w:rsidR="000F0B65" w:rsidRPr="008E7FDD">
          <w:rPr>
            <w:bCs/>
            <w:lang w:val="en-US"/>
          </w:rPr>
          <w:t xml:space="preserve"> </w:t>
        </w:r>
        <w:r w:rsidR="000F0B65" w:rsidRPr="008E7FDD">
          <w:rPr>
            <w:bCs/>
          </w:rPr>
          <w:fldChar w:fldCharType="begin" w:fldLock="1"/>
        </w:r>
      </w:moveTo>
      <w:r w:rsidR="00227158">
        <w:rPr>
          <w:bCs/>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[63]","plainTextFormattedCitation":"[63]","previouslyFormattedCitation":"[62]"},"properties":{"noteIndex":0},"schema":"https://github.com/citation-style-language/schema/raw/master/csl-citation.json"}</w:instrText>
      </w:r>
      <w:moveTo w:id="894" w:author="Petnathean Julled" w:date="2021-12-19T03:01:00Z">
        <w:r w:rsidR="000F0B65" w:rsidRPr="008E7FDD">
          <w:rPr>
            <w:bCs/>
          </w:rPr>
          <w:fldChar w:fldCharType="separate"/>
        </w:r>
      </w:moveTo>
      <w:r w:rsidR="00227158" w:rsidRPr="00227158">
        <w:rPr>
          <w:bCs/>
          <w:noProof/>
          <w:lang w:val="en-US"/>
        </w:rPr>
        <w:t>[63]</w:t>
      </w:r>
      <w:moveTo w:id="895" w:author="Petnathean Julled" w:date="2021-12-19T03:01:00Z">
        <w:r w:rsidR="000F0B65" w:rsidRPr="008E7FDD">
          <w:rPr>
            <w:bCs/>
          </w:rPr>
          <w:fldChar w:fldCharType="end"/>
        </w:r>
        <w:del w:id="896" w:author="Petnathean Julled" w:date="2021-12-26T09:58:00Z">
          <w:r w:rsidR="000F0B65" w:rsidRPr="008E7FDD" w:rsidDel="00AE7C22">
            <w:rPr>
              <w:bCs/>
              <w:lang w:val="en-US"/>
            </w:rPr>
            <w:delText xml:space="preserve"> </w:delText>
          </w:r>
        </w:del>
      </w:moveTo>
      <w:ins w:id="897" w:author="Petnathean Julled" w:date="2021-12-26T09:58:00Z">
        <w:r w:rsidRPr="00AE7C22">
          <w:rPr>
            <w:bCs/>
            <w:lang w:val="en-US"/>
          </w:rPr>
          <w:t xml:space="preserve">, as a middle. Web3 allows smart contract control through a preferred programming language and transitions logic and variables from the language to Solidity. Web3 provides a programming API for </w:t>
        </w:r>
        <w:proofErr w:type="spellStart"/>
        <w:r w:rsidRPr="00AE7C22">
          <w:rPr>
            <w:bCs/>
            <w:lang w:val="en-US"/>
          </w:rPr>
          <w:t>Javascript</w:t>
        </w:r>
        <w:proofErr w:type="spellEnd"/>
        <w:r w:rsidRPr="00AE7C22">
          <w:rPr>
            <w:bCs/>
            <w:lang w:val="en-US"/>
          </w:rPr>
          <w:t xml:space="preserve"> called "Web3JS," which allows the </w:t>
        </w:r>
        <w:proofErr w:type="spellStart"/>
        <w:r w:rsidRPr="00AE7C22">
          <w:rPr>
            <w:bCs/>
            <w:lang w:val="en-US"/>
          </w:rPr>
          <w:t>Javascript</w:t>
        </w:r>
        <w:proofErr w:type="spellEnd"/>
        <w:r w:rsidRPr="00AE7C22">
          <w:rPr>
            <w:bCs/>
            <w:lang w:val="en-US"/>
          </w:rPr>
          <w:t xml:space="preserve"> program to interact with Ethereum-based </w:t>
        </w:r>
      </w:ins>
      <w:ins w:id="898" w:author="Petnathean Julled" w:date="2022-01-23T11:22:00Z">
        <w:r w:rsidR="003673FF">
          <w:rPr>
            <w:bCs/>
            <w:lang w:val="en-US"/>
          </w:rPr>
          <w:t>Smart contract</w:t>
        </w:r>
      </w:ins>
      <w:ins w:id="899" w:author="Petnathean Julled" w:date="2021-12-26T09:58:00Z">
        <w:r w:rsidRPr="00AE7C22">
          <w:rPr>
            <w:bCs/>
            <w:lang w:val="en-US"/>
          </w:rPr>
          <w:t>s. The API can be accessed using the node module provided via Node.js.</w:t>
        </w:r>
      </w:ins>
      <w:moveTo w:id="900" w:author="Petnathean Julled" w:date="2021-12-19T03:01:00Z">
        <w:del w:id="901" w:author="Petnathean Julled" w:date="2021-12-26T09:58:00Z">
          <w:r w:rsidR="000F0B65" w:rsidRPr="008E7FDD" w:rsidDel="00AE7C22">
            <w:rPr>
              <w:bCs/>
              <w:lang w:val="en-US"/>
            </w:rPr>
            <w:delText xml:space="preserve">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delText>
          </w:r>
          <w:r w:rsidR="000F0B65" w:rsidDel="00AE7C22">
            <w:rPr>
              <w:bCs/>
              <w:highlight w:val="yellow"/>
              <w:lang w:val="en-US"/>
            </w:rPr>
            <w:delText>S</w:delText>
          </w:r>
          <w:r w:rsidR="000F0B65" w:rsidRPr="008E7FDD" w:rsidDel="00AE7C22">
            <w:rPr>
              <w:bCs/>
              <w:highlight w:val="yellow"/>
              <w:lang w:val="en-US"/>
            </w:rPr>
            <w:delText>martcontract</w:delText>
          </w:r>
          <w:r w:rsidR="000F0B65" w:rsidRPr="008E7FDD" w:rsidDel="00AE7C22">
            <w:rPr>
              <w:bCs/>
              <w:lang w:val="en-US"/>
            </w:rPr>
            <w:delText xml:space="preserve">. The API can be accessed using the node module provided via Node.js. </w:delText>
          </w:r>
        </w:del>
      </w:moveTo>
    </w:p>
    <w:moveToRangeEnd w:id="876"/>
    <w:p w14:paraId="7344B6F2" w14:textId="77777777" w:rsidR="000F0B65" w:rsidRDefault="000F0B65">
      <w:pPr>
        <w:pStyle w:val="BodyText"/>
        <w:spacing w:after="0"/>
        <w:jc w:val="thaiDistribute"/>
        <w:rPr>
          <w:bCs/>
          <w:lang w:val="en-US"/>
        </w:rPr>
        <w:pPrChange w:id="902" w:author="Petnathean Julled" w:date="2021-12-19T03:36:00Z">
          <w:pPr>
            <w:pStyle w:val="BodyText"/>
          </w:pPr>
        </w:pPrChange>
      </w:pPr>
    </w:p>
    <w:p w14:paraId="19BABFB9" w14:textId="507F23D4" w:rsidR="00966643" w:rsidRPr="003E0FAC" w:rsidDel="00D83B1A" w:rsidRDefault="00966643">
      <w:pPr>
        <w:pStyle w:val="BodyText"/>
        <w:jc w:val="thaiDistribute"/>
        <w:rPr>
          <w:moveFrom w:id="903" w:author="Petnathean Julled" w:date="2021-12-19T03:34:00Z"/>
          <w:bCs/>
          <w:color w:val="FF0000"/>
          <w:lang w:val="en-US"/>
        </w:rPr>
        <w:pPrChange w:id="904" w:author="Petnathean Julled" w:date="2021-12-19T03:36:00Z">
          <w:pPr>
            <w:pStyle w:val="BodyText"/>
          </w:pPr>
        </w:pPrChange>
      </w:pPr>
      <w:moveFromRangeStart w:id="905" w:author="Petnathean Julled" w:date="2021-12-19T03:34:00Z" w:name="move90777266"/>
      <w:moveFrom w:id="906"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process flow –</w:t>
        </w:r>
      </w:moveFrom>
    </w:p>
    <w:p w14:paraId="2C59E231" w14:textId="49D80A9C" w:rsidR="00966643" w:rsidRPr="003E0FAC" w:rsidDel="00D83B1A" w:rsidRDefault="00966643">
      <w:pPr>
        <w:pStyle w:val="BodyText"/>
        <w:jc w:val="thaiDistribute"/>
        <w:rPr>
          <w:moveFrom w:id="907" w:author="Petnathean Julled" w:date="2021-12-19T03:34:00Z"/>
          <w:bCs/>
          <w:color w:val="FF0000"/>
          <w:lang w:val="en-US"/>
        </w:rPr>
        <w:pPrChange w:id="908" w:author="Petnathean Julled" w:date="2021-12-19T03:36:00Z">
          <w:pPr>
            <w:pStyle w:val="BodyText"/>
          </w:pPr>
        </w:pPrChange>
      </w:pPr>
      <w:moveFrom w:id="909"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’s Role in XDS –</w:t>
        </w:r>
      </w:moveFrom>
    </w:p>
    <w:p w14:paraId="0F473E4E" w14:textId="7D8C4810" w:rsidR="00966643" w:rsidRPr="008E7FDD" w:rsidDel="00D83B1A" w:rsidRDefault="00966643">
      <w:pPr>
        <w:pStyle w:val="BodyText"/>
        <w:jc w:val="thaiDistribute"/>
        <w:rPr>
          <w:moveFrom w:id="910" w:author="Petnathean Julled" w:date="2021-12-19T03:34:00Z"/>
          <w:color w:val="FF0000"/>
        </w:rPr>
        <w:pPrChange w:id="911" w:author="Petnathean Julled" w:date="2021-12-19T03:36:00Z">
          <w:pPr>
            <w:pStyle w:val="BodyText"/>
          </w:pPr>
        </w:pPrChange>
      </w:pPr>
      <w:moveFrom w:id="912"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Design --</w:t>
        </w:r>
      </w:moveFrom>
    </w:p>
    <w:moveFromRangeEnd w:id="905"/>
    <w:p w14:paraId="3B2DFB45" w14:textId="77777777" w:rsidR="00966643" w:rsidRPr="008E7FDD" w:rsidDel="00AE3AA9" w:rsidRDefault="00966643">
      <w:pPr>
        <w:pStyle w:val="Heading2"/>
        <w:jc w:val="thaiDistribute"/>
        <w:rPr>
          <w:del w:id="913" w:author="Petnathean Julled" w:date="2021-12-19T03:02:00Z"/>
        </w:rPr>
        <w:pPrChange w:id="914" w:author="Petnathean Julled" w:date="2021-12-19T03:36:00Z">
          <w:pPr>
            <w:pStyle w:val="Heading2"/>
          </w:pPr>
        </w:pPrChange>
      </w:pPr>
      <w:r w:rsidRPr="008E7FDD">
        <w:rPr>
          <w:rFonts w:cs="Angsana New"/>
          <w:szCs w:val="25"/>
          <w:lang w:bidi="th-TH"/>
        </w:rPr>
        <w:t>Implementing XDS Actors for XDS Blockchain</w:t>
      </w:r>
    </w:p>
    <w:p w14:paraId="6E0D6419" w14:textId="2A67BA0B" w:rsidR="00966643" w:rsidRPr="00AE3AA9" w:rsidDel="005868BF" w:rsidRDefault="00966643">
      <w:pPr>
        <w:pStyle w:val="Heading2"/>
        <w:jc w:val="thaiDistribute"/>
        <w:rPr>
          <w:moveFrom w:id="915" w:author="Petnathean Julled" w:date="2021-12-18T17:29:00Z"/>
          <w:color w:val="FF0000"/>
          <w:rPrChange w:id="916" w:author="Petnathean Julled" w:date="2021-12-19T03:02:00Z">
            <w:rPr>
              <w:moveFrom w:id="917" w:author="Petnathean Julled" w:date="2021-12-18T17:29:00Z"/>
              <w:lang w:val="en-US"/>
            </w:rPr>
          </w:rPrChange>
        </w:rPr>
        <w:pPrChange w:id="918" w:author="Petnathean Julled" w:date="2021-12-19T03:36:00Z">
          <w:pPr>
            <w:pStyle w:val="BodyText"/>
            <w:tabs>
              <w:tab w:val="clear" w:pos="288"/>
              <w:tab w:val="left" w:pos="0"/>
            </w:tabs>
            <w:spacing w:after="0"/>
            <w:ind w:firstLine="360"/>
          </w:pPr>
        </w:pPrChange>
      </w:pPr>
      <w:moveFromRangeStart w:id="919" w:author="Petnathean Julled" w:date="2021-12-18T17:29:00Z" w:name="move90741011"/>
      <w:moveFrom w:id="920" w:author="Petnathean Julled" w:date="2021-12-18T17:29:00Z">
        <w:r w:rsidRPr="00AE3AA9" w:rsidDel="005868BF">
          <w:rPr>
            <w:color w:val="FF0000"/>
            <w:rPrChange w:id="921" w:author="Petnathean Julled" w:date="2021-12-19T03:02:00Z">
              <w:rPr/>
            </w:rPrChange>
          </w:rPr>
          <w:t>vvv Wrap up design requirements vvv</w:t>
        </w:r>
      </w:moveFrom>
    </w:p>
    <w:p w14:paraId="12C611B7" w14:textId="6EFBBA24" w:rsidR="00966643" w:rsidDel="005868BF" w:rsidRDefault="00966643">
      <w:pPr>
        <w:pStyle w:val="Heading2"/>
        <w:jc w:val="thaiDistribute"/>
        <w:rPr>
          <w:moveFrom w:id="922" w:author="Petnathean Julled" w:date="2021-12-18T17:29:00Z"/>
          <w:bCs/>
        </w:rPr>
        <w:pPrChange w:id="923" w:author="Petnathean Julled" w:date="2021-12-19T03:36:00Z">
          <w:pPr>
            <w:pStyle w:val="BodyText"/>
            <w:spacing w:after="0"/>
          </w:pPr>
        </w:pPrChange>
      </w:pPr>
      <w:moveFrom w:id="924" w:author="Petnathean Julled" w:date="2021-12-18T17:29:00Z">
        <w:r w:rsidRPr="008E7FDD" w:rsidDel="005868BF">
          <w:rPr>
            <w:bCs/>
          </w:rPr>
          <w:t xml:space="preserve"> As we have seen from HL7 and FHIR, current healthcare information exchanged related standards are mostly web-based protocol. Additionally, development of IT infrastructure to support healthcare operation requires the capability to handle a huge amount of transaction in a limited amount of time so, it requires our system implementation to be able to handle multitask properly. </w:t>
        </w:r>
      </w:moveFrom>
    </w:p>
    <w:p w14:paraId="53A24C0E" w14:textId="6A58DCC9" w:rsidR="00966643" w:rsidRPr="003E0FAC" w:rsidDel="005868BF" w:rsidRDefault="00966643">
      <w:pPr>
        <w:pStyle w:val="Heading2"/>
        <w:jc w:val="thaiDistribute"/>
        <w:rPr>
          <w:moveFrom w:id="925" w:author="Petnathean Julled" w:date="2021-12-18T17:30:00Z"/>
        </w:rPr>
        <w:pPrChange w:id="926" w:author="Petnathean Julled" w:date="2021-12-19T03:36:00Z">
          <w:pPr>
            <w:pStyle w:val="BodyText"/>
            <w:tabs>
              <w:tab w:val="clear" w:pos="288"/>
              <w:tab w:val="left" w:pos="0"/>
            </w:tabs>
            <w:spacing w:after="0"/>
            <w:ind w:firstLine="360"/>
          </w:pPr>
        </w:pPrChange>
      </w:pPr>
      <w:moveFromRangeStart w:id="927" w:author="Petnathean Julled" w:date="2021-12-18T17:30:00Z" w:name="move90741026"/>
      <w:moveFromRangeEnd w:id="919"/>
      <w:moveFrom w:id="928" w:author="Petnathean Julled" w:date="2021-12-18T17:30:00Z">
        <w:r w:rsidRPr="00271487" w:rsidDel="005868BF">
          <w:t xml:space="preserve">vvv </w:t>
        </w:r>
        <w:r w:rsidDel="005868BF">
          <w:t xml:space="preserve">Why use Javascript and Node.js </w:t>
        </w:r>
        <w:r w:rsidRPr="00271487" w:rsidDel="005868BF">
          <w:t>vvv</w:t>
        </w:r>
      </w:moveFrom>
    </w:p>
    <w:p w14:paraId="144CA63B" w14:textId="1D3DDCEF" w:rsidR="00966643" w:rsidDel="005868BF" w:rsidRDefault="00966643">
      <w:pPr>
        <w:pStyle w:val="Heading2"/>
        <w:jc w:val="thaiDistribute"/>
        <w:rPr>
          <w:moveFrom w:id="929" w:author="Petnathean Julled" w:date="2021-12-18T17:30:00Z"/>
          <w:bCs/>
        </w:rPr>
        <w:pPrChange w:id="930" w:author="Petnathean Julled" w:date="2021-12-19T03:36:00Z">
          <w:pPr>
            <w:pStyle w:val="BodyText"/>
            <w:spacing w:after="0"/>
          </w:pPr>
        </w:pPrChange>
      </w:pPr>
      <w:moveFrom w:id="931" w:author="Petnathean Julled" w:date="2021-12-18T17:30:00Z">
        <w:r w:rsidRPr="008E7FDD" w:rsidDel="005868BF">
          <w:rPr>
            <w:bCs/>
          </w:rPr>
          <w:t xml:space="preserve">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w:t>
        </w:r>
      </w:moveFrom>
    </w:p>
    <w:p w14:paraId="5B91E38C" w14:textId="23795CAE" w:rsidR="00966643" w:rsidRPr="003E0FAC" w:rsidDel="005868BF" w:rsidRDefault="00966643">
      <w:pPr>
        <w:pStyle w:val="Heading2"/>
        <w:jc w:val="thaiDistribute"/>
        <w:rPr>
          <w:moveFrom w:id="932" w:author="Petnathean Julled" w:date="2021-12-18T17:30:00Z"/>
        </w:rPr>
        <w:pPrChange w:id="933" w:author="Petnathean Julled" w:date="2021-12-19T03:36:00Z">
          <w:pPr>
            <w:pStyle w:val="BodyText"/>
            <w:tabs>
              <w:tab w:val="clear" w:pos="288"/>
              <w:tab w:val="left" w:pos="0"/>
            </w:tabs>
            <w:spacing w:after="0"/>
            <w:ind w:firstLine="360"/>
          </w:pPr>
        </w:pPrChange>
      </w:pPr>
      <w:moveFromRangeStart w:id="934" w:author="Petnathean Julled" w:date="2021-12-18T17:30:00Z" w:name="move90741048"/>
      <w:moveFromRangeEnd w:id="927"/>
      <w:moveFrom w:id="935" w:author="Petnathean Julled" w:date="2021-12-18T17:30:00Z">
        <w:r w:rsidRPr="00271487" w:rsidDel="005868BF">
          <w:t xml:space="preserve">vvv </w:t>
        </w:r>
        <w:r w:rsidDel="005868BF">
          <w:t>Requirement regard XDS Actors, XML usage</w:t>
        </w:r>
        <w:r w:rsidRPr="00271487" w:rsidDel="005868BF">
          <w:t xml:space="preserve"> vvv</w:t>
        </w:r>
      </w:moveFrom>
    </w:p>
    <w:p w14:paraId="06D361F5" w14:textId="19DACC11" w:rsidR="00966643" w:rsidDel="005868BF" w:rsidRDefault="00966643">
      <w:pPr>
        <w:pStyle w:val="Heading2"/>
        <w:jc w:val="thaiDistribute"/>
        <w:rPr>
          <w:moveFrom w:id="936" w:author="Petnathean Julled" w:date="2021-12-18T17:30:00Z"/>
          <w:bCs/>
        </w:rPr>
        <w:pPrChange w:id="937" w:author="Petnathean Julled" w:date="2021-12-19T03:36:00Z">
          <w:pPr>
            <w:pStyle w:val="BodyText"/>
            <w:spacing w:after="0"/>
          </w:pPr>
        </w:pPrChange>
      </w:pPr>
      <w:moveFrom w:id="938" w:author="Petnathean Julled" w:date="2021-12-18T17:30:00Z">
        <w:r w:rsidRPr="008E7FDD" w:rsidDel="005868BF">
          <w:rPr>
            <w:bCs/>
          </w:rPr>
          <w:t xml:space="preserve">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 </w:t>
        </w:r>
      </w:moveFrom>
    </w:p>
    <w:p w14:paraId="76619D49" w14:textId="0FC442C7" w:rsidR="00966643" w:rsidRPr="003E0FAC" w:rsidDel="000F0B65" w:rsidRDefault="00966643">
      <w:pPr>
        <w:pStyle w:val="Heading2"/>
        <w:jc w:val="thaiDistribute"/>
        <w:rPr>
          <w:moveFrom w:id="939" w:author="Petnathean Julled" w:date="2021-12-19T03:01:00Z"/>
        </w:rPr>
        <w:pPrChange w:id="940" w:author="Petnathean Julled" w:date="2021-12-19T03:36:00Z">
          <w:pPr>
            <w:pStyle w:val="BodyText"/>
            <w:tabs>
              <w:tab w:val="clear" w:pos="288"/>
              <w:tab w:val="left" w:pos="0"/>
            </w:tabs>
            <w:spacing w:after="0"/>
            <w:ind w:firstLine="360"/>
          </w:pPr>
        </w:pPrChange>
      </w:pPr>
      <w:moveFromRangeStart w:id="941" w:author="Petnathean Julled" w:date="2021-12-19T03:01:00Z" w:name="move90775335"/>
      <w:moveFromRangeEnd w:id="934"/>
      <w:moveFrom w:id="942" w:author="Petnathean Julled" w:date="2021-12-19T03:01:00Z">
        <w:r w:rsidRPr="00271487" w:rsidDel="000F0B65">
          <w:t xml:space="preserve">vvv </w:t>
        </w:r>
        <w:r w:rsidDel="000F0B65">
          <w:t>Introduce xml2js</w:t>
        </w:r>
        <w:r w:rsidRPr="00271487" w:rsidDel="000F0B65">
          <w:t xml:space="preserve"> vvv</w:t>
        </w:r>
      </w:moveFrom>
    </w:p>
    <w:p w14:paraId="19DBFCF2" w14:textId="4E09D048" w:rsidR="00966643" w:rsidDel="000F0B65" w:rsidRDefault="00966643">
      <w:pPr>
        <w:pStyle w:val="Heading2"/>
        <w:jc w:val="thaiDistribute"/>
        <w:rPr>
          <w:moveFrom w:id="943" w:author="Petnathean Julled" w:date="2021-12-19T03:01:00Z"/>
          <w:bCs/>
        </w:rPr>
        <w:pPrChange w:id="944" w:author="Petnathean Julled" w:date="2021-12-19T03:36:00Z">
          <w:pPr>
            <w:pStyle w:val="BodyText"/>
            <w:spacing w:after="0"/>
          </w:pPr>
        </w:pPrChange>
      </w:pPr>
      <w:moveFrom w:id="945" w:author="Petnathean Julled" w:date="2021-12-19T03:01:00Z">
        <w:r w:rsidRPr="008E7FDD" w:rsidDel="000F0B65">
          <w:rPr>
            <w:bCs/>
          </w:rPr>
          <w:t xml:space="preserve">For this implementation, we utilize NodeJS “xml2js” module for the task. </w:t>
        </w:r>
      </w:moveFrom>
    </w:p>
    <w:p w14:paraId="27839A78" w14:textId="42B55A62" w:rsidR="00966643" w:rsidRPr="003E0FAC" w:rsidDel="000F0B65" w:rsidRDefault="00966643">
      <w:pPr>
        <w:pStyle w:val="Heading2"/>
        <w:jc w:val="thaiDistribute"/>
        <w:rPr>
          <w:moveFrom w:id="946" w:author="Petnathean Julled" w:date="2021-12-19T03:01:00Z"/>
        </w:rPr>
        <w:pPrChange w:id="947" w:author="Petnathean Julled" w:date="2021-12-19T03:36:00Z">
          <w:pPr>
            <w:pStyle w:val="BodyText"/>
            <w:tabs>
              <w:tab w:val="clear" w:pos="288"/>
              <w:tab w:val="left" w:pos="0"/>
            </w:tabs>
            <w:spacing w:after="0"/>
            <w:ind w:firstLine="360"/>
          </w:pPr>
        </w:pPrChange>
      </w:pPr>
      <w:moveFrom w:id="948" w:author="Petnathean Julled" w:date="2021-12-19T03:01:00Z">
        <w:r w:rsidRPr="00271487" w:rsidDel="000F0B65">
          <w:t xml:space="preserve">vvv </w:t>
        </w:r>
        <w:r w:rsidDel="000F0B65">
          <w:t>Introduce Web3js</w:t>
        </w:r>
        <w:r w:rsidRPr="00271487" w:rsidDel="000F0B65">
          <w:t xml:space="preserve"> vvv</w:t>
        </w:r>
      </w:moveFrom>
    </w:p>
    <w:p w14:paraId="7EC9BD2A" w14:textId="6106D8A6" w:rsidR="00966643" w:rsidRPr="008E7FDD" w:rsidDel="000F0B65" w:rsidRDefault="00966643">
      <w:pPr>
        <w:pStyle w:val="Heading2"/>
        <w:jc w:val="thaiDistribute"/>
        <w:rPr>
          <w:moveFrom w:id="949" w:author="Petnathean Julled" w:date="2021-12-19T03:01:00Z"/>
          <w:bCs/>
        </w:rPr>
        <w:pPrChange w:id="950" w:author="Petnathean Julled" w:date="2021-12-19T03:36:00Z">
          <w:pPr>
            <w:pStyle w:val="BodyText"/>
            <w:spacing w:after="0"/>
          </w:pPr>
        </w:pPrChange>
      </w:pPr>
      <w:moveFrom w:id="951" w:author="Petnathean Julled" w:date="2021-12-19T03:01:00Z">
        <w:r w:rsidRPr="008E7FDD" w:rsidDel="000F0B65">
          <w:rPr>
            <w:bCs/>
          </w:rPr>
          <w:t xml:space="preserve">To connect our program to Ethereum smart contract, we can use Ethereum API tools which is Web3 </w:t>
        </w:r>
        <w:r w:rsidRPr="008E7FDD" w:rsidDel="000F0B65">
          <w:rPr>
            <w:bCs/>
          </w:rPr>
          <w:fldChar w:fldCharType="begin" w:fldLock="1"/>
        </w:r>
        <w:r w:rsidRPr="008E7FDD" w:rsidDel="000F0B65">
          <w:rPr>
            <w:bC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Pr="008E7FDD" w:rsidDel="000F0B65">
          <w:rPr>
            <w:bCs/>
          </w:rPr>
          <w:fldChar w:fldCharType="separate"/>
        </w:r>
        <w:r w:rsidRPr="008E7FDD" w:rsidDel="000F0B65">
          <w:rPr>
            <w:bCs/>
          </w:rPr>
          <w:t>[62]</w:t>
        </w:r>
        <w:r w:rsidRPr="008E7FDD" w:rsidDel="000F0B65">
          <w:rPr>
            <w:bCs/>
          </w:rPr>
          <w:fldChar w:fldCharType="end"/>
        </w:r>
        <w:r w:rsidRPr="008E7FDD" w:rsidDel="000F0B65">
          <w:rPr>
            <w:bCs/>
          </w:rPr>
          <w: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t>
        </w:r>
        <w:r w:rsidDel="000F0B65">
          <w:rPr>
            <w:bCs/>
            <w:highlight w:val="yellow"/>
          </w:rPr>
          <w:t>S</w:t>
        </w:r>
        <w:r w:rsidRPr="008E7FDD" w:rsidDel="000F0B65">
          <w:rPr>
            <w:bCs/>
            <w:highlight w:val="yellow"/>
          </w:rPr>
          <w:t>martcontract</w:t>
        </w:r>
        <w:r w:rsidRPr="008E7FDD" w:rsidDel="000F0B65">
          <w:rPr>
            <w:bCs/>
          </w:rPr>
          <w:t xml:space="preserve">. The API can be accessed using the node module provided via Node.js. </w:t>
        </w:r>
      </w:moveFrom>
    </w:p>
    <w:moveFromRangeEnd w:id="941"/>
    <w:p w14:paraId="1C6AF0B7" w14:textId="77777777" w:rsidR="00966643" w:rsidRPr="008E7FDD" w:rsidRDefault="00966643">
      <w:pPr>
        <w:pStyle w:val="Heading2"/>
        <w:jc w:val="thaiDistribute"/>
        <w:rPr>
          <w:bCs/>
        </w:rPr>
        <w:pPrChange w:id="952" w:author="Petnathean Julled" w:date="2021-12-19T03:36:00Z">
          <w:pPr>
            <w:pStyle w:val="BodyText"/>
            <w:spacing w:after="0"/>
            <w:ind w:firstLine="0"/>
          </w:pPr>
        </w:pPrChange>
      </w:pPr>
    </w:p>
    <w:p w14:paraId="7542C0AF" w14:textId="7955CFCA" w:rsidR="00F23380" w:rsidRPr="00B324C0" w:rsidRDefault="00F23380">
      <w:pPr>
        <w:pStyle w:val="BodyText"/>
        <w:tabs>
          <w:tab w:val="clear" w:pos="288"/>
          <w:tab w:val="left" w:pos="0"/>
        </w:tabs>
        <w:spacing w:after="0"/>
        <w:ind w:firstLine="360"/>
        <w:jc w:val="thaiDistribute"/>
        <w:rPr>
          <w:ins w:id="953" w:author="Petnathean Julled" w:date="2021-12-19T03:11:00Z"/>
          <w:color w:val="FF0000"/>
          <w:lang w:val="en-US"/>
          <w:rPrChange w:id="954" w:author="Petnathean Julled" w:date="2021-12-31T08:42:00Z">
            <w:rPr>
              <w:ins w:id="955" w:author="Petnathean Julled" w:date="2021-12-19T03:11:00Z"/>
              <w:i/>
              <w:iCs/>
              <w:color w:val="FF0000"/>
              <w:lang w:val="en-US"/>
            </w:rPr>
          </w:rPrChange>
        </w:rPr>
        <w:pPrChange w:id="956" w:author="Petnathean Julled" w:date="2021-12-19T03:36:00Z">
          <w:pPr>
            <w:pStyle w:val="BodyText"/>
            <w:tabs>
              <w:tab w:val="clear" w:pos="288"/>
              <w:tab w:val="left" w:pos="0"/>
            </w:tabs>
            <w:spacing w:after="0"/>
            <w:ind w:firstLine="360"/>
          </w:pPr>
        </w:pPrChange>
      </w:pPr>
      <w:ins w:id="957" w:author="Petnathean Julled" w:date="2021-12-19T03:11:00Z">
        <w:r w:rsidRPr="00B324C0">
          <w:rPr>
            <w:color w:val="FF0000"/>
            <w:lang w:val="en-US"/>
            <w:rPrChange w:id="958" w:author="Petnathean Julled" w:date="2021-12-31T08:42:00Z">
              <w:rPr>
                <w:i/>
                <w:iCs/>
                <w:color w:val="FF0000"/>
                <w:lang w:val="en-US"/>
              </w:rPr>
            </w:rPrChange>
          </w:rPr>
          <w:t xml:space="preserve">XDS Document </w:t>
        </w:r>
      </w:ins>
      <w:ins w:id="959" w:author="Petnathean Julled" w:date="2021-12-19T03:12:00Z">
        <w:r w:rsidR="004615D0" w:rsidRPr="00B324C0">
          <w:rPr>
            <w:color w:val="FF0000"/>
            <w:lang w:val="en-US"/>
            <w:rPrChange w:id="960" w:author="Petnathean Julled" w:date="2021-12-31T08:42:00Z">
              <w:rPr>
                <w:i/>
                <w:iCs/>
                <w:color w:val="FF0000"/>
                <w:lang w:val="en-US"/>
              </w:rPr>
            </w:rPrChange>
          </w:rPr>
          <w:t>Repository</w:t>
        </w:r>
      </w:ins>
    </w:p>
    <w:p w14:paraId="6071426C" w14:textId="0491A415" w:rsidR="00F23380" w:rsidDel="006A3A8E" w:rsidRDefault="00D575B4">
      <w:pPr>
        <w:pStyle w:val="BodyText"/>
        <w:spacing w:after="0"/>
        <w:jc w:val="thaiDistribute"/>
        <w:rPr>
          <w:del w:id="961" w:author="Petnathean Julled" w:date="2021-12-19T03:11:00Z"/>
          <w:bCs/>
          <w:lang w:val="en-US"/>
        </w:rPr>
      </w:pPr>
      <w:ins w:id="962" w:author="Petnathean Julled" w:date="2021-12-19T03:20:00Z">
        <w:r w:rsidRPr="00D575B4">
          <w:rPr>
            <w:bCs/>
            <w:lang w:val="en-US"/>
          </w:rPr>
          <w:t>For this work, the XDS Document Repository program was created to read ITI-42 transactions prepared for demonstration. The Repository program then sends the transaction read to the local XDS Document Registry Actor.</w:t>
        </w:r>
      </w:ins>
      <w:ins w:id="963" w:author="Petnathean Julled" w:date="2021-12-19T03:11:00Z">
        <w:del w:id="964" w:author="Petnathean Julled" w:date="2021-12-19T03:11:00Z">
          <w:r w:rsidR="00F23380" w:rsidDel="00F23380">
            <w:rPr>
              <w:i/>
              <w:iCs/>
              <w:color w:val="FF0000"/>
              <w:lang w:val="en-US"/>
            </w:rPr>
            <w:delText>-- Explain Role of this Actor in this implement--</w:delText>
          </w:r>
        </w:del>
      </w:ins>
    </w:p>
    <w:p w14:paraId="62507B30" w14:textId="77777777" w:rsidR="006A3A8E" w:rsidRDefault="006A3A8E">
      <w:pPr>
        <w:pStyle w:val="BodyText"/>
        <w:spacing w:after="0"/>
        <w:jc w:val="thaiDistribute"/>
        <w:rPr>
          <w:ins w:id="965" w:author="Petnathean Julled" w:date="2021-12-31T00:31:00Z"/>
          <w:bCs/>
          <w:lang w:val="en-US"/>
        </w:rPr>
      </w:pPr>
    </w:p>
    <w:p w14:paraId="6334D1DF" w14:textId="77777777" w:rsidR="006A3A8E" w:rsidRPr="008E7FDD" w:rsidRDefault="006A3A8E" w:rsidP="006A3A8E">
      <w:pPr>
        <w:pStyle w:val="BodyText"/>
        <w:tabs>
          <w:tab w:val="clear" w:pos="288"/>
          <w:tab w:val="left" w:pos="0"/>
        </w:tabs>
        <w:spacing w:after="0"/>
        <w:ind w:firstLine="270"/>
        <w:jc w:val="thaiDistribute"/>
        <w:rPr>
          <w:moveTo w:id="966" w:author="Petnathean Julled" w:date="2021-12-31T00:31:00Z"/>
          <w:color w:val="FF0000"/>
          <w:lang w:val="en-US"/>
        </w:rPr>
      </w:pPr>
      <w:moveToRangeStart w:id="967" w:author="Petnathean Julled" w:date="2021-12-31T00:31:00Z" w:name="move91803111"/>
      <w:moveTo w:id="968" w:author="Petnathean Julled" w:date="2021-12-31T00:31:00Z">
        <w:del w:id="969"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inspecting ITI-42</w:t>
        </w:r>
        <w:r w:rsidRPr="00271487">
          <w:rPr>
            <w:color w:val="FF0000"/>
            <w:lang w:val="en-US"/>
          </w:rPr>
          <w:t xml:space="preserve"> </w:t>
        </w:r>
        <w:r>
          <w:rPr>
            <w:color w:val="FF0000"/>
            <w:lang w:val="en-US"/>
          </w:rPr>
          <w:t xml:space="preserve">forward side </w:t>
        </w:r>
        <w:del w:id="970" w:author="Petnathean Julled" w:date="2021-12-31T02:26:00Z">
          <w:r w:rsidRPr="00271487" w:rsidDel="00E77889">
            <w:rPr>
              <w:color w:val="FF0000"/>
              <w:lang w:val="en-US"/>
            </w:rPr>
            <w:delText>vvv</w:delText>
          </w:r>
        </w:del>
      </w:moveTo>
    </w:p>
    <w:p w14:paraId="7C64499A" w14:textId="43C2ED05" w:rsidR="006A3A8E" w:rsidDel="00260B4B" w:rsidRDefault="006A3A8E">
      <w:pPr>
        <w:pStyle w:val="BodyText"/>
        <w:spacing w:after="0"/>
        <w:jc w:val="thaiDistribute"/>
        <w:rPr>
          <w:del w:id="971" w:author="Petnathean Julled" w:date="2021-12-31T00:31:00Z"/>
          <w:bCs/>
          <w:lang w:val="en-US"/>
        </w:rPr>
      </w:pPr>
      <w:moveTo w:id="972" w:author="Petnathean Julled" w:date="2021-12-31T00:31:00Z">
        <w:r w:rsidRPr="004A624A">
          <w:rPr>
            <w:bCs/>
            <w:lang w:val="en-US"/>
          </w:rPr>
          <w:t>XML code of Registry Document Set-b [ITI-42] transaction sample composing of two main sections. The first section labeled with “</w:t>
        </w:r>
        <w:proofErr w:type="spellStart"/>
        <w:proofErr w:type="gramStart"/>
        <w:r w:rsidRPr="004A624A">
          <w:rPr>
            <w:bCs/>
            <w:lang w:val="en-US"/>
          </w:rPr>
          <w:t>lcm:SubmitObjectRequest</w:t>
        </w:r>
        <w:proofErr w:type="spellEnd"/>
        <w:proofErr w:type="gramEnd"/>
        <w:r w:rsidRPr="004A624A">
          <w:rPr>
            <w:bCs/>
            <w:lang w:val="en-US"/>
          </w:rPr>
          <w:t>” is where XML schematic information are located and the label also act as marker which tell interpreter program to recognize it as ITI-42 transaction. The second section starts from label “</w:t>
        </w:r>
        <w:proofErr w:type="spellStart"/>
        <w:proofErr w:type="gramStart"/>
        <w:r w:rsidRPr="004A624A">
          <w:rPr>
            <w:bCs/>
            <w:lang w:val="en-US"/>
          </w:rPr>
          <w:t>rim:RegistryObjectList</w:t>
        </w:r>
        <w:proofErr w:type="spellEnd"/>
        <w:proofErr w:type="gramEnd"/>
        <w:r w:rsidRPr="004A624A">
          <w:rPr>
            <w:bCs/>
            <w:lang w:val="en-US"/>
          </w:rPr>
          <w:t>” following with “</w:t>
        </w:r>
        <w:proofErr w:type="spellStart"/>
        <w:r w:rsidRPr="004A624A">
          <w:rPr>
            <w:bCs/>
            <w:lang w:val="en-US"/>
          </w:rPr>
          <w:t>rim:ExtrinsicObject</w:t>
        </w:r>
        <w:proofErr w:type="spellEnd"/>
        <w:r w:rsidRPr="004A624A">
          <w:rPr>
            <w:bCs/>
            <w:lang w:val="en-US"/>
          </w:rPr>
          <w:t xml:space="preserve">” contains all information regarding corresponding health document. This section is where all Metadata attributes of the document are located. </w:t>
        </w:r>
      </w:moveTo>
    </w:p>
    <w:p w14:paraId="280BA4F2" w14:textId="77777777" w:rsidR="00260B4B" w:rsidRDefault="00260B4B" w:rsidP="006A3A8E">
      <w:pPr>
        <w:pStyle w:val="BodyText"/>
        <w:spacing w:after="0"/>
        <w:jc w:val="thaiDistribute"/>
        <w:rPr>
          <w:ins w:id="973" w:author="Petnathean Julled" w:date="2022-01-01T11:06:00Z"/>
          <w:moveTo w:id="974" w:author="Petnathean Julled" w:date="2021-12-31T00:31:00Z"/>
          <w:bCs/>
          <w:lang w:val="en-US"/>
        </w:rPr>
      </w:pPr>
    </w:p>
    <w:moveToRangeEnd w:id="967"/>
    <w:p w14:paraId="00B6349F" w14:textId="77777777" w:rsidR="00835EEA" w:rsidRDefault="00835EEA">
      <w:pPr>
        <w:pStyle w:val="BodyText"/>
        <w:spacing w:after="0"/>
        <w:jc w:val="thaiDistribute"/>
        <w:rPr>
          <w:ins w:id="975" w:author="Petnathean Julled" w:date="2021-12-31T00:25:00Z"/>
          <w:bCs/>
          <w:lang w:val="en-US"/>
        </w:rPr>
        <w:pPrChange w:id="976" w:author="Petnathean Julled" w:date="2021-12-19T03:36:00Z">
          <w:pPr>
            <w:pStyle w:val="BodyText"/>
            <w:spacing w:after="0"/>
          </w:pPr>
        </w:pPrChange>
      </w:pPr>
    </w:p>
    <w:p w14:paraId="3C78CBBB" w14:textId="45B0559D" w:rsidR="00D575B4" w:rsidRDefault="00835EEA">
      <w:pPr>
        <w:pStyle w:val="BodyText"/>
        <w:tabs>
          <w:tab w:val="clear" w:pos="288"/>
          <w:tab w:val="left" w:pos="0"/>
        </w:tabs>
        <w:spacing w:after="0"/>
        <w:ind w:firstLine="360"/>
        <w:jc w:val="thaiDistribute"/>
        <w:rPr>
          <w:ins w:id="977" w:author="Petnathean Julled" w:date="2021-12-31T08:48:00Z"/>
          <w:color w:val="FF0000"/>
          <w:lang w:val="en-US"/>
        </w:rPr>
      </w:pPr>
      <w:ins w:id="978" w:author="Petnathean Julled" w:date="2021-12-31T00:25:00Z">
        <w:r w:rsidRPr="00B324C0">
          <w:rPr>
            <w:color w:val="FF0000"/>
            <w:lang w:val="en-US"/>
            <w:rPrChange w:id="979" w:author="Petnathean Julled" w:date="2021-12-31T08:42:00Z">
              <w:rPr>
                <w:i/>
                <w:iCs/>
                <w:color w:val="FF0000"/>
                <w:lang w:val="en-US"/>
              </w:rPr>
            </w:rPrChange>
          </w:rPr>
          <w:t xml:space="preserve">- Detail for XDS Document Repository </w:t>
        </w:r>
      </w:ins>
      <w:ins w:id="980" w:author="Petnathean Julled" w:date="2021-12-31T08:48:00Z">
        <w:r w:rsidR="003B2552">
          <w:rPr>
            <w:color w:val="FF0000"/>
            <w:lang w:val="en-US"/>
          </w:rPr>
          <w:t>–</w:t>
        </w:r>
      </w:ins>
    </w:p>
    <w:p w14:paraId="1BDA12E5" w14:textId="507F677D" w:rsidR="003B2552" w:rsidRDefault="003B2552" w:rsidP="003B2552">
      <w:pPr>
        <w:pStyle w:val="BodyText"/>
        <w:spacing w:after="0"/>
        <w:jc w:val="thaiDistribute"/>
        <w:rPr>
          <w:ins w:id="981" w:author="Petnathean Julled" w:date="2021-12-31T09:49:00Z"/>
          <w:rFonts w:cstheme="minorBidi"/>
          <w:bCs/>
          <w:color w:val="FF0000"/>
          <w:szCs w:val="25"/>
          <w:lang w:val="en-US" w:bidi="th-TH"/>
        </w:rPr>
      </w:pPr>
      <w:ins w:id="982" w:author="Petnathean Julled" w:date="2021-12-31T08:48:00Z">
        <w:r w:rsidRPr="00F34F10">
          <w:rPr>
            <w:rFonts w:cstheme="minorBidi"/>
            <w:bCs/>
            <w:color w:val="FF0000"/>
            <w:szCs w:val="25"/>
            <w:lang w:val="en-US" w:bidi="th-TH"/>
            <w:rPrChange w:id="983" w:author="Petnathean Julled" w:date="2022-01-01T06:46:00Z">
              <w:rPr>
                <w:rFonts w:cstheme="minorBidi"/>
                <w:bCs/>
                <w:color w:val="FF0000"/>
                <w:szCs w:val="25"/>
                <w:highlight w:val="yellow"/>
                <w:lang w:val="en-US" w:bidi="th-TH"/>
              </w:rPr>
            </w:rPrChange>
          </w:rPr>
          <w:t xml:space="preserve">Pseudocode of XDS Repository </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984" w:author="Petnathean Julled" w:date="2022-01-01T10:45:00Z">
          <w:tblPr>
            <w:tblStyle w:val="TableGrid"/>
            <w:tblW w:w="0" w:type="auto"/>
            <w:tblLook w:val="04A0" w:firstRow="1" w:lastRow="0" w:firstColumn="1" w:lastColumn="0" w:noHBand="0" w:noVBand="1"/>
          </w:tblPr>
        </w:tblPrChange>
      </w:tblPr>
      <w:tblGrid>
        <w:gridCol w:w="370"/>
        <w:gridCol w:w="4496"/>
        <w:tblGridChange w:id="985">
          <w:tblGrid>
            <w:gridCol w:w="5"/>
            <w:gridCol w:w="365"/>
            <w:gridCol w:w="260"/>
            <w:gridCol w:w="4231"/>
            <w:gridCol w:w="5"/>
          </w:tblGrid>
        </w:tblGridChange>
      </w:tblGrid>
      <w:tr w:rsidR="000775AA" w:rsidRPr="000775AA" w14:paraId="45EDBA12" w14:textId="77777777" w:rsidTr="00823E60">
        <w:trPr>
          <w:ins w:id="986" w:author="Petnathean Julled" w:date="2021-12-31T09:49:00Z"/>
          <w:trPrChange w:id="987" w:author="Petnathean Julled" w:date="2022-01-01T10:45:00Z">
            <w:trPr>
              <w:gridBefore w:val="1"/>
              <w:gridAfter w:val="0"/>
            </w:trPr>
          </w:trPrChange>
        </w:trPr>
        <w:tc>
          <w:tcPr>
            <w:tcW w:w="4866" w:type="dxa"/>
            <w:gridSpan w:val="2"/>
            <w:tcBorders>
              <w:bottom w:val="single" w:sz="4" w:space="0" w:color="auto"/>
            </w:tcBorders>
            <w:shd w:val="clear" w:color="auto" w:fill="F2F2F2" w:themeFill="background1" w:themeFillShade="F2"/>
            <w:tcPrChange w:id="988" w:author="Petnathean Julled" w:date="2022-01-01T10:45:00Z">
              <w:tcPr>
                <w:tcW w:w="4856" w:type="dxa"/>
                <w:gridSpan w:val="3"/>
              </w:tcPr>
            </w:tcPrChange>
          </w:tcPr>
          <w:p w14:paraId="4E37E3EC" w14:textId="18F5EE64" w:rsidR="000775AA" w:rsidRDefault="000775AA" w:rsidP="003B2552">
            <w:pPr>
              <w:pStyle w:val="BodyText"/>
              <w:spacing w:after="0"/>
              <w:ind w:firstLine="0"/>
              <w:jc w:val="thaiDistribute"/>
              <w:rPr>
                <w:ins w:id="989" w:author="Petnathean Julled" w:date="2021-12-31T09:50:00Z"/>
                <w:bCs/>
                <w:lang w:val="en-US"/>
              </w:rPr>
            </w:pPr>
            <w:ins w:id="990" w:author="Petnathean Julled" w:date="2021-12-31T09:49:00Z">
              <w:r w:rsidRPr="0037397D">
                <w:rPr>
                  <w:b/>
                  <w:lang w:val="en-US"/>
                  <w:rPrChange w:id="991" w:author="Petnathean Julled" w:date="2021-12-31T09:54:00Z">
                    <w:rPr>
                      <w:bCs/>
                      <w:color w:val="FF0000"/>
                      <w:lang w:val="en-US"/>
                    </w:rPr>
                  </w:rPrChange>
                </w:rPr>
                <w:t>Input</w:t>
              </w:r>
            </w:ins>
            <w:ins w:id="992" w:author="Petnathean Julled" w:date="2021-12-31T09:50:00Z">
              <w:r w:rsidRPr="0037397D">
                <w:rPr>
                  <w:b/>
                  <w:lang w:val="en-US"/>
                  <w:rPrChange w:id="993" w:author="Petnathean Julled" w:date="2021-12-31T09:54:00Z">
                    <w:rPr>
                      <w:bCs/>
                      <w:lang w:val="en-US"/>
                    </w:rPr>
                  </w:rPrChange>
                </w:rPr>
                <w:t>:</w:t>
              </w:r>
              <w:r>
                <w:rPr>
                  <w:bCs/>
                  <w:lang w:val="en-US"/>
                </w:rPr>
                <w:t xml:space="preserve"> Trigger XDS Document Re</w:t>
              </w:r>
            </w:ins>
            <w:ins w:id="994" w:author="Petnathean Julled" w:date="2021-12-31T09:51:00Z">
              <w:r>
                <w:rPr>
                  <w:bCs/>
                  <w:lang w:val="en-US"/>
                </w:rPr>
                <w:t>gister</w:t>
              </w:r>
            </w:ins>
          </w:p>
          <w:p w14:paraId="3F5F4BDA" w14:textId="6CA5EE0F" w:rsidR="000775AA" w:rsidRPr="000775AA" w:rsidRDefault="000775AA" w:rsidP="003B2552">
            <w:pPr>
              <w:pStyle w:val="BodyText"/>
              <w:spacing w:after="0"/>
              <w:ind w:firstLine="0"/>
              <w:jc w:val="thaiDistribute"/>
              <w:rPr>
                <w:ins w:id="995" w:author="Petnathean Julled" w:date="2021-12-31T09:49:00Z"/>
                <w:bCs/>
                <w:lang w:val="en-US"/>
                <w:rPrChange w:id="996" w:author="Petnathean Julled" w:date="2021-12-31T09:49:00Z">
                  <w:rPr>
                    <w:ins w:id="997" w:author="Petnathean Julled" w:date="2021-12-31T09:49:00Z"/>
                    <w:bCs/>
                    <w:i/>
                    <w:iCs/>
                    <w:color w:val="FF0000"/>
                    <w:lang w:val="en-US"/>
                  </w:rPr>
                </w:rPrChange>
              </w:rPr>
            </w:pPr>
            <w:ins w:id="998" w:author="Petnathean Julled" w:date="2021-12-31T09:50:00Z">
              <w:r w:rsidRPr="0037397D">
                <w:rPr>
                  <w:b/>
                  <w:lang w:val="en-US"/>
                  <w:rPrChange w:id="999" w:author="Petnathean Julled" w:date="2021-12-31T09:55:00Z">
                    <w:rPr>
                      <w:bCs/>
                      <w:lang w:val="en-US"/>
                    </w:rPr>
                  </w:rPrChange>
                </w:rPr>
                <w:t>Output:</w:t>
              </w:r>
              <w:r>
                <w:rPr>
                  <w:bCs/>
                  <w:lang w:val="en-US"/>
                </w:rPr>
                <w:t xml:space="preserve"> </w:t>
              </w:r>
            </w:ins>
            <w:ins w:id="1000" w:author="Petnathean Julled" w:date="2021-12-31T09:51:00Z">
              <w:r>
                <w:rPr>
                  <w:bCs/>
                  <w:lang w:val="en-US"/>
                </w:rPr>
                <w:t xml:space="preserve">New </w:t>
              </w:r>
            </w:ins>
            <w:ins w:id="1001" w:author="Petnathean Julled" w:date="2021-12-31T09:52:00Z">
              <w:r>
                <w:rPr>
                  <w:bCs/>
                  <w:lang w:val="en-US"/>
                </w:rPr>
                <w:t>d</w:t>
              </w:r>
            </w:ins>
            <w:ins w:id="1002" w:author="Petnathean Julled" w:date="2021-12-31T09:51:00Z">
              <w:r>
                <w:rPr>
                  <w:bCs/>
                  <w:lang w:val="en-US"/>
                </w:rPr>
                <w:t xml:space="preserve">ocument </w:t>
              </w:r>
            </w:ins>
            <w:ins w:id="1003" w:author="Petnathean Julled" w:date="2021-12-31T09:52:00Z">
              <w:r>
                <w:rPr>
                  <w:bCs/>
                  <w:lang w:val="en-US"/>
                </w:rPr>
                <w:t>r</w:t>
              </w:r>
            </w:ins>
            <w:ins w:id="1004" w:author="Petnathean Julled" w:date="2021-12-31T09:51:00Z">
              <w:r>
                <w:rPr>
                  <w:bCs/>
                  <w:lang w:val="en-US"/>
                </w:rPr>
                <w:t xml:space="preserve">egistered </w:t>
              </w:r>
            </w:ins>
            <w:ins w:id="1005" w:author="Petnathean Julled" w:date="2021-12-31T09:52:00Z">
              <w:r>
                <w:rPr>
                  <w:bCs/>
                  <w:lang w:val="en-US"/>
                </w:rPr>
                <w:t>in</w:t>
              </w:r>
            </w:ins>
            <w:ins w:id="1006" w:author="Petnathean Julled" w:date="2021-12-31T09:51:00Z">
              <w:r>
                <w:rPr>
                  <w:bCs/>
                  <w:lang w:val="en-US"/>
                </w:rPr>
                <w:t>to</w:t>
              </w:r>
            </w:ins>
            <w:ins w:id="1007" w:author="Petnathean Julled" w:date="2021-12-31T09:52:00Z">
              <w:r>
                <w:rPr>
                  <w:bCs/>
                  <w:lang w:val="en-US"/>
                </w:rPr>
                <w:t xml:space="preserve"> XDS Document Registry Actor</w:t>
              </w:r>
            </w:ins>
            <w:ins w:id="1008" w:author="Petnathean Julled" w:date="2021-12-31T09:51:00Z">
              <w:r>
                <w:rPr>
                  <w:bCs/>
                  <w:lang w:val="en-US"/>
                </w:rPr>
                <w:t xml:space="preserve"> </w:t>
              </w:r>
            </w:ins>
          </w:p>
        </w:tc>
      </w:tr>
      <w:tr w:rsidR="000775AA" w:rsidRPr="000775AA" w14:paraId="3DBE6CCF" w14:textId="77777777" w:rsidTr="00823E60">
        <w:trPr>
          <w:ins w:id="1009" w:author="Petnathean Julled" w:date="2021-12-31T09:49:00Z"/>
          <w:trPrChange w:id="1010" w:author="Petnathean Julled" w:date="2022-01-01T10:45:00Z">
            <w:trPr>
              <w:gridBefore w:val="1"/>
              <w:gridAfter w:val="0"/>
            </w:trPr>
          </w:trPrChange>
        </w:trPr>
        <w:tc>
          <w:tcPr>
            <w:tcW w:w="370" w:type="dxa"/>
            <w:tcBorders>
              <w:bottom w:val="nil"/>
            </w:tcBorders>
            <w:tcPrChange w:id="1011" w:author="Petnathean Julled" w:date="2022-01-01T10:45:00Z">
              <w:tcPr>
                <w:tcW w:w="625" w:type="dxa"/>
                <w:gridSpan w:val="2"/>
              </w:tcPr>
            </w:tcPrChange>
          </w:tcPr>
          <w:p w14:paraId="4C081024" w14:textId="53CE219D" w:rsidR="000775AA" w:rsidRPr="000775AA" w:rsidRDefault="0037397D" w:rsidP="003B2552">
            <w:pPr>
              <w:pStyle w:val="BodyText"/>
              <w:spacing w:after="0"/>
              <w:ind w:firstLine="0"/>
              <w:jc w:val="thaiDistribute"/>
              <w:rPr>
                <w:ins w:id="1012" w:author="Petnathean Julled" w:date="2021-12-31T09:49:00Z"/>
                <w:bCs/>
                <w:lang w:val="en-US"/>
                <w:rPrChange w:id="1013" w:author="Petnathean Julled" w:date="2021-12-31T09:49:00Z">
                  <w:rPr>
                    <w:ins w:id="1014" w:author="Petnathean Julled" w:date="2021-12-31T09:49:00Z"/>
                    <w:bCs/>
                    <w:i/>
                    <w:iCs/>
                    <w:color w:val="FF0000"/>
                    <w:lang w:val="en-US"/>
                  </w:rPr>
                </w:rPrChange>
              </w:rPr>
            </w:pPr>
            <w:ins w:id="1015" w:author="Petnathean Julled" w:date="2021-12-31T09:52:00Z">
              <w:r>
                <w:rPr>
                  <w:bCs/>
                  <w:lang w:val="en-US"/>
                </w:rPr>
                <w:t>1:</w:t>
              </w:r>
            </w:ins>
          </w:p>
        </w:tc>
        <w:tc>
          <w:tcPr>
            <w:tcW w:w="4496" w:type="dxa"/>
            <w:tcBorders>
              <w:bottom w:val="nil"/>
            </w:tcBorders>
            <w:tcPrChange w:id="1016" w:author="Petnathean Julled" w:date="2022-01-01T10:45:00Z">
              <w:tcPr>
                <w:tcW w:w="4231" w:type="dxa"/>
              </w:tcPr>
            </w:tcPrChange>
          </w:tcPr>
          <w:p w14:paraId="6C60197B" w14:textId="6423984D" w:rsidR="000775AA" w:rsidRPr="000775AA" w:rsidRDefault="00EF2000" w:rsidP="003B2552">
            <w:pPr>
              <w:pStyle w:val="BodyText"/>
              <w:spacing w:after="0"/>
              <w:ind w:firstLine="0"/>
              <w:jc w:val="thaiDistribute"/>
              <w:rPr>
                <w:ins w:id="1017" w:author="Petnathean Julled" w:date="2021-12-31T09:49:00Z"/>
                <w:bCs/>
                <w:lang w:val="en-US"/>
                <w:rPrChange w:id="1018" w:author="Petnathean Julled" w:date="2021-12-31T09:49:00Z">
                  <w:rPr>
                    <w:ins w:id="1019" w:author="Petnathean Julled" w:date="2021-12-31T09:49:00Z"/>
                    <w:bCs/>
                    <w:i/>
                    <w:iCs/>
                    <w:color w:val="FF0000"/>
                    <w:lang w:val="en-US"/>
                  </w:rPr>
                </w:rPrChange>
              </w:rPr>
            </w:pPr>
            <w:ins w:id="1020" w:author="Petnathean Julled" w:date="2022-01-01T06:32:00Z">
              <w:r>
                <w:rPr>
                  <w:bCs/>
                  <w:lang w:val="en-US"/>
                </w:rPr>
                <w:t xml:space="preserve">If Trigger XDS Document Register = </w:t>
              </w:r>
            </w:ins>
            <w:ins w:id="1021" w:author="Petnathean Julled" w:date="2022-01-01T09:06:00Z">
              <w:r w:rsidR="00A96576">
                <w:rPr>
                  <w:bCs/>
                  <w:lang w:val="en-US"/>
                </w:rPr>
                <w:t>TRUE</w:t>
              </w:r>
            </w:ins>
          </w:p>
        </w:tc>
      </w:tr>
      <w:tr w:rsidR="000775AA" w:rsidRPr="000775AA" w14:paraId="307E1279" w14:textId="77777777" w:rsidTr="00823E60">
        <w:trPr>
          <w:ins w:id="1022" w:author="Petnathean Julled" w:date="2021-12-31T09:49:00Z"/>
          <w:trPrChange w:id="1023"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1024" w:author="Petnathean Julled" w:date="2022-01-01T10:45:00Z">
              <w:tcPr>
                <w:tcW w:w="625" w:type="dxa"/>
                <w:gridSpan w:val="2"/>
              </w:tcPr>
            </w:tcPrChange>
          </w:tcPr>
          <w:p w14:paraId="4D61150B" w14:textId="02765F41" w:rsidR="000775AA" w:rsidRPr="000775AA" w:rsidRDefault="0037397D" w:rsidP="003B2552">
            <w:pPr>
              <w:pStyle w:val="BodyText"/>
              <w:spacing w:after="0"/>
              <w:ind w:firstLine="0"/>
              <w:jc w:val="thaiDistribute"/>
              <w:rPr>
                <w:ins w:id="1025" w:author="Petnathean Julled" w:date="2021-12-31T09:49:00Z"/>
                <w:bCs/>
                <w:lang w:val="en-US"/>
                <w:rPrChange w:id="1026" w:author="Petnathean Julled" w:date="2021-12-31T09:49:00Z">
                  <w:rPr>
                    <w:ins w:id="1027" w:author="Petnathean Julled" w:date="2021-12-31T09:49:00Z"/>
                    <w:bCs/>
                    <w:i/>
                    <w:iCs/>
                    <w:color w:val="FF0000"/>
                    <w:lang w:val="en-US"/>
                  </w:rPr>
                </w:rPrChange>
              </w:rPr>
            </w:pPr>
            <w:ins w:id="1028" w:author="Petnathean Julled" w:date="2021-12-31T09:52:00Z">
              <w:r>
                <w:rPr>
                  <w:bCs/>
                  <w:lang w:val="en-US"/>
                </w:rPr>
                <w:t>2:</w:t>
              </w:r>
            </w:ins>
          </w:p>
        </w:tc>
        <w:tc>
          <w:tcPr>
            <w:tcW w:w="4496" w:type="dxa"/>
            <w:tcBorders>
              <w:top w:val="nil"/>
              <w:bottom w:val="nil"/>
            </w:tcBorders>
            <w:shd w:val="clear" w:color="auto" w:fill="F2F2F2" w:themeFill="background1" w:themeFillShade="F2"/>
            <w:tcPrChange w:id="1029" w:author="Petnathean Julled" w:date="2022-01-01T10:45:00Z">
              <w:tcPr>
                <w:tcW w:w="4231" w:type="dxa"/>
              </w:tcPr>
            </w:tcPrChange>
          </w:tcPr>
          <w:p w14:paraId="20712AA7" w14:textId="45726021" w:rsidR="000775AA" w:rsidRPr="000775AA" w:rsidRDefault="00EF2000" w:rsidP="003B2552">
            <w:pPr>
              <w:pStyle w:val="BodyText"/>
              <w:spacing w:after="0"/>
              <w:ind w:firstLine="0"/>
              <w:jc w:val="thaiDistribute"/>
              <w:rPr>
                <w:ins w:id="1030" w:author="Petnathean Julled" w:date="2021-12-31T09:49:00Z"/>
                <w:bCs/>
                <w:lang w:val="en-US"/>
                <w:rPrChange w:id="1031" w:author="Petnathean Julled" w:date="2021-12-31T09:49:00Z">
                  <w:rPr>
                    <w:ins w:id="1032" w:author="Petnathean Julled" w:date="2021-12-31T09:49:00Z"/>
                    <w:bCs/>
                    <w:i/>
                    <w:iCs/>
                    <w:color w:val="FF0000"/>
                    <w:lang w:val="en-US"/>
                  </w:rPr>
                </w:rPrChange>
              </w:rPr>
            </w:pPr>
            <w:ins w:id="1033" w:author="Petnathean Julled" w:date="2022-01-01T06:32:00Z">
              <w:r>
                <w:rPr>
                  <w:bCs/>
                  <w:lang w:val="en-US"/>
                </w:rPr>
                <w:t xml:space="preserve"> </w:t>
              </w:r>
            </w:ins>
            <w:ins w:id="1034" w:author="Petnathean Julled" w:date="2022-01-01T07:00:00Z">
              <w:r w:rsidR="005A3A8F">
                <w:rPr>
                  <w:bCs/>
                  <w:lang w:val="en-US"/>
                </w:rPr>
                <w:t xml:space="preserve"> </w:t>
              </w:r>
            </w:ins>
            <w:proofErr w:type="spellStart"/>
            <w:ins w:id="1035" w:author="Petnathean Julled" w:date="2022-01-01T06:35:00Z">
              <w:r>
                <w:rPr>
                  <w:bCs/>
                  <w:lang w:val="en-US"/>
                </w:rPr>
                <w:t>DocNum</w:t>
              </w:r>
              <w:proofErr w:type="spellEnd"/>
              <w:r>
                <w:rPr>
                  <w:bCs/>
                  <w:lang w:val="en-US"/>
                </w:rPr>
                <w:t xml:space="preserve"> = </w:t>
              </w:r>
            </w:ins>
            <w:ins w:id="1036" w:author="Petnathean Julled" w:date="2022-01-01T06:33:00Z">
              <w:r>
                <w:rPr>
                  <w:bCs/>
                  <w:lang w:val="en-US"/>
                </w:rPr>
                <w:t xml:space="preserve">Prompt </w:t>
              </w:r>
            </w:ins>
            <w:ins w:id="1037" w:author="Petnathean Julled" w:date="2022-01-01T06:34:00Z">
              <w:r>
                <w:rPr>
                  <w:bCs/>
                  <w:lang w:val="en-US"/>
                </w:rPr>
                <w:t>Input (</w:t>
              </w:r>
            </w:ins>
            <w:ins w:id="1038" w:author="Petnathean Julled" w:date="2022-01-01T06:36:00Z">
              <w:r>
                <w:rPr>
                  <w:bCs/>
                  <w:lang w:val="en-US"/>
                </w:rPr>
                <w:t>Integer</w:t>
              </w:r>
            </w:ins>
            <w:ins w:id="1039" w:author="Petnathean Julled" w:date="2022-01-01T06:34:00Z">
              <w:r>
                <w:rPr>
                  <w:bCs/>
                  <w:lang w:val="en-US"/>
                </w:rPr>
                <w:t>)</w:t>
              </w:r>
            </w:ins>
          </w:p>
        </w:tc>
      </w:tr>
      <w:tr w:rsidR="000775AA" w:rsidRPr="000775AA" w14:paraId="1AF46CD3" w14:textId="77777777" w:rsidTr="00823E60">
        <w:trPr>
          <w:ins w:id="1040" w:author="Petnathean Julled" w:date="2021-12-31T09:49:00Z"/>
          <w:trPrChange w:id="1041" w:author="Petnathean Julled" w:date="2022-01-01T10:45:00Z">
            <w:trPr>
              <w:gridBefore w:val="1"/>
              <w:gridAfter w:val="0"/>
            </w:trPr>
          </w:trPrChange>
        </w:trPr>
        <w:tc>
          <w:tcPr>
            <w:tcW w:w="370" w:type="dxa"/>
            <w:tcBorders>
              <w:top w:val="nil"/>
              <w:bottom w:val="nil"/>
            </w:tcBorders>
            <w:tcPrChange w:id="1042" w:author="Petnathean Julled" w:date="2022-01-01T10:45:00Z">
              <w:tcPr>
                <w:tcW w:w="625" w:type="dxa"/>
                <w:gridSpan w:val="2"/>
              </w:tcPr>
            </w:tcPrChange>
          </w:tcPr>
          <w:p w14:paraId="6F978292" w14:textId="530430DD" w:rsidR="000775AA" w:rsidRPr="000775AA" w:rsidRDefault="0037397D" w:rsidP="003B2552">
            <w:pPr>
              <w:pStyle w:val="BodyText"/>
              <w:spacing w:after="0"/>
              <w:ind w:firstLine="0"/>
              <w:jc w:val="thaiDistribute"/>
              <w:rPr>
                <w:ins w:id="1043" w:author="Petnathean Julled" w:date="2021-12-31T09:49:00Z"/>
                <w:bCs/>
                <w:lang w:val="en-US"/>
                <w:rPrChange w:id="1044" w:author="Petnathean Julled" w:date="2021-12-31T09:49:00Z">
                  <w:rPr>
                    <w:ins w:id="1045" w:author="Petnathean Julled" w:date="2021-12-31T09:49:00Z"/>
                    <w:bCs/>
                    <w:i/>
                    <w:iCs/>
                    <w:color w:val="FF0000"/>
                    <w:lang w:val="en-US"/>
                  </w:rPr>
                </w:rPrChange>
              </w:rPr>
            </w:pPr>
            <w:ins w:id="1046" w:author="Petnathean Julled" w:date="2021-12-31T09:52:00Z">
              <w:r>
                <w:rPr>
                  <w:bCs/>
                  <w:lang w:val="en-US"/>
                </w:rPr>
                <w:t>3:</w:t>
              </w:r>
            </w:ins>
          </w:p>
        </w:tc>
        <w:tc>
          <w:tcPr>
            <w:tcW w:w="4496" w:type="dxa"/>
            <w:tcBorders>
              <w:top w:val="nil"/>
              <w:bottom w:val="nil"/>
            </w:tcBorders>
            <w:tcPrChange w:id="1047" w:author="Petnathean Julled" w:date="2022-01-01T10:45:00Z">
              <w:tcPr>
                <w:tcW w:w="4231" w:type="dxa"/>
              </w:tcPr>
            </w:tcPrChange>
          </w:tcPr>
          <w:p w14:paraId="22791A58" w14:textId="2C4DDB86" w:rsidR="000775AA" w:rsidRPr="000775AA" w:rsidRDefault="00EF2000" w:rsidP="003B2552">
            <w:pPr>
              <w:pStyle w:val="BodyText"/>
              <w:spacing w:after="0"/>
              <w:ind w:firstLine="0"/>
              <w:jc w:val="thaiDistribute"/>
              <w:rPr>
                <w:ins w:id="1048" w:author="Petnathean Julled" w:date="2021-12-31T09:49:00Z"/>
                <w:bCs/>
                <w:lang w:val="en-US"/>
                <w:rPrChange w:id="1049" w:author="Petnathean Julled" w:date="2021-12-31T09:49:00Z">
                  <w:rPr>
                    <w:ins w:id="1050" w:author="Petnathean Julled" w:date="2021-12-31T09:49:00Z"/>
                    <w:bCs/>
                    <w:i/>
                    <w:iCs/>
                    <w:color w:val="FF0000"/>
                    <w:lang w:val="en-US"/>
                  </w:rPr>
                </w:rPrChange>
              </w:rPr>
            </w:pPr>
            <w:ins w:id="1051" w:author="Petnathean Julled" w:date="2022-01-01T06:33:00Z">
              <w:r>
                <w:rPr>
                  <w:bCs/>
                  <w:lang w:val="en-US"/>
                </w:rPr>
                <w:t xml:space="preserve"> </w:t>
              </w:r>
            </w:ins>
            <w:ins w:id="1052" w:author="Petnathean Julled" w:date="2022-01-01T07:00:00Z">
              <w:r w:rsidR="005A3A8F">
                <w:rPr>
                  <w:bCs/>
                  <w:lang w:val="en-US"/>
                </w:rPr>
                <w:t xml:space="preserve"> </w:t>
              </w:r>
            </w:ins>
            <w:ins w:id="1053" w:author="Petnathean Julled" w:date="2022-01-01T06:58:00Z">
              <w:r w:rsidR="0084574E">
                <w:rPr>
                  <w:bCs/>
                  <w:lang w:val="en-US"/>
                </w:rPr>
                <w:t xml:space="preserve">New </w:t>
              </w:r>
            </w:ins>
            <w:ins w:id="1054" w:author="Petnathean Julled" w:date="2022-01-01T06:57:00Z">
              <w:r w:rsidR="0084574E">
                <w:rPr>
                  <w:bCs/>
                  <w:lang w:val="en-US"/>
                </w:rPr>
                <w:t>ITI</w:t>
              </w:r>
            </w:ins>
            <w:ins w:id="1055" w:author="Petnathean Julled" w:date="2022-01-01T06:58:00Z">
              <w:r w:rsidR="0084574E">
                <w:rPr>
                  <w:bCs/>
                  <w:lang w:val="en-US"/>
                </w:rPr>
                <w:t>-42 Transaction</w:t>
              </w:r>
            </w:ins>
            <w:ins w:id="1056" w:author="Petnathean Julled" w:date="2022-01-01T06:35:00Z">
              <w:r>
                <w:rPr>
                  <w:bCs/>
                  <w:lang w:val="en-US"/>
                </w:rPr>
                <w:t xml:space="preserve"> = </w:t>
              </w:r>
            </w:ins>
            <w:ins w:id="1057" w:author="Petnathean Julled" w:date="2022-01-01T06:59:00Z">
              <w:r w:rsidR="0084574E">
                <w:rPr>
                  <w:bCs/>
                  <w:lang w:val="en-US"/>
                </w:rPr>
                <w:t>Read File</w:t>
              </w:r>
            </w:ins>
            <w:ins w:id="1058" w:author="Petnathean Julled" w:date="2022-01-01T06:35:00Z">
              <w:r>
                <w:rPr>
                  <w:bCs/>
                  <w:lang w:val="en-US"/>
                </w:rPr>
                <w:t xml:space="preserve"> (</w:t>
              </w:r>
              <w:proofErr w:type="spellStart"/>
              <w:r>
                <w:rPr>
                  <w:bCs/>
                  <w:lang w:val="en-US"/>
                </w:rPr>
                <w:t>DocNum</w:t>
              </w:r>
              <w:proofErr w:type="spellEnd"/>
              <w:r>
                <w:rPr>
                  <w:bCs/>
                  <w:lang w:val="en-US"/>
                </w:rPr>
                <w:t>)</w:t>
              </w:r>
            </w:ins>
          </w:p>
        </w:tc>
      </w:tr>
      <w:tr w:rsidR="000775AA" w:rsidRPr="000775AA" w14:paraId="09ABB618" w14:textId="77777777" w:rsidTr="00823E60">
        <w:trPr>
          <w:ins w:id="1059" w:author="Petnathean Julled" w:date="2021-12-31T09:49:00Z"/>
          <w:trPrChange w:id="1060"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1061" w:author="Petnathean Julled" w:date="2022-01-01T10:45:00Z">
              <w:tcPr>
                <w:tcW w:w="625" w:type="dxa"/>
                <w:gridSpan w:val="2"/>
              </w:tcPr>
            </w:tcPrChange>
          </w:tcPr>
          <w:p w14:paraId="2DFF9FBD" w14:textId="409E9ECE" w:rsidR="000775AA" w:rsidRPr="000775AA" w:rsidRDefault="0037397D" w:rsidP="003B2552">
            <w:pPr>
              <w:pStyle w:val="BodyText"/>
              <w:spacing w:after="0"/>
              <w:ind w:firstLine="0"/>
              <w:jc w:val="thaiDistribute"/>
              <w:rPr>
                <w:ins w:id="1062" w:author="Petnathean Julled" w:date="2021-12-31T09:49:00Z"/>
                <w:bCs/>
                <w:lang w:val="en-US"/>
                <w:rPrChange w:id="1063" w:author="Petnathean Julled" w:date="2021-12-31T09:49:00Z">
                  <w:rPr>
                    <w:ins w:id="1064" w:author="Petnathean Julled" w:date="2021-12-31T09:49:00Z"/>
                    <w:bCs/>
                    <w:i/>
                    <w:iCs/>
                    <w:color w:val="FF0000"/>
                    <w:lang w:val="en-US"/>
                  </w:rPr>
                </w:rPrChange>
              </w:rPr>
            </w:pPr>
            <w:ins w:id="1065" w:author="Petnathean Julled" w:date="2021-12-31T09:52:00Z">
              <w:r>
                <w:rPr>
                  <w:bCs/>
                  <w:lang w:val="en-US"/>
                </w:rPr>
                <w:t>4:</w:t>
              </w:r>
            </w:ins>
          </w:p>
        </w:tc>
        <w:tc>
          <w:tcPr>
            <w:tcW w:w="4496" w:type="dxa"/>
            <w:tcBorders>
              <w:top w:val="nil"/>
              <w:bottom w:val="nil"/>
            </w:tcBorders>
            <w:shd w:val="clear" w:color="auto" w:fill="F2F2F2" w:themeFill="background1" w:themeFillShade="F2"/>
            <w:tcPrChange w:id="1066" w:author="Petnathean Julled" w:date="2022-01-01T10:45:00Z">
              <w:tcPr>
                <w:tcW w:w="4231" w:type="dxa"/>
              </w:tcPr>
            </w:tcPrChange>
          </w:tcPr>
          <w:p w14:paraId="429FDB45" w14:textId="7B47CA1C" w:rsidR="000775AA" w:rsidRPr="000775AA" w:rsidRDefault="00EF2000" w:rsidP="003B2552">
            <w:pPr>
              <w:pStyle w:val="BodyText"/>
              <w:spacing w:after="0"/>
              <w:ind w:firstLine="0"/>
              <w:jc w:val="thaiDistribute"/>
              <w:rPr>
                <w:ins w:id="1067" w:author="Petnathean Julled" w:date="2021-12-31T09:49:00Z"/>
                <w:bCs/>
                <w:lang w:val="en-US"/>
                <w:rPrChange w:id="1068" w:author="Petnathean Julled" w:date="2021-12-31T09:49:00Z">
                  <w:rPr>
                    <w:ins w:id="1069" w:author="Petnathean Julled" w:date="2021-12-31T09:49:00Z"/>
                    <w:bCs/>
                    <w:i/>
                    <w:iCs/>
                    <w:color w:val="FF0000"/>
                    <w:lang w:val="en-US"/>
                  </w:rPr>
                </w:rPrChange>
              </w:rPr>
            </w:pPr>
            <w:ins w:id="1070" w:author="Petnathean Julled" w:date="2022-01-01T06:33:00Z">
              <w:r>
                <w:rPr>
                  <w:bCs/>
                  <w:lang w:val="en-US"/>
                </w:rPr>
                <w:t xml:space="preserve"> </w:t>
              </w:r>
            </w:ins>
            <w:ins w:id="1071" w:author="Petnathean Julled" w:date="2022-01-01T07:00:00Z">
              <w:r w:rsidR="005A3A8F">
                <w:rPr>
                  <w:bCs/>
                  <w:lang w:val="en-US"/>
                </w:rPr>
                <w:t xml:space="preserve"> </w:t>
              </w:r>
            </w:ins>
            <w:ins w:id="1072" w:author="Petnathean Julled" w:date="2022-01-01T06:34:00Z">
              <w:r>
                <w:rPr>
                  <w:bCs/>
                  <w:lang w:val="en-US"/>
                </w:rPr>
                <w:t xml:space="preserve">Send </w:t>
              </w:r>
            </w:ins>
            <w:ins w:id="1073" w:author="Petnathean Julled" w:date="2022-01-01T06:59:00Z">
              <w:r w:rsidR="0084574E">
                <w:rPr>
                  <w:bCs/>
                  <w:lang w:val="en-US"/>
                </w:rPr>
                <w:t>ITI-42</w:t>
              </w:r>
            </w:ins>
            <w:ins w:id="1074" w:author="Petnathean Julled" w:date="2022-01-01T06:36:00Z">
              <w:r>
                <w:rPr>
                  <w:bCs/>
                  <w:lang w:val="en-US"/>
                </w:rPr>
                <w:t xml:space="preserve"> </w:t>
              </w:r>
            </w:ins>
            <w:ins w:id="1075" w:author="Petnathean Julled" w:date="2022-01-01T06:59:00Z">
              <w:r w:rsidR="0084574E">
                <w:rPr>
                  <w:bCs/>
                  <w:lang w:val="en-US"/>
                </w:rPr>
                <w:t>to</w:t>
              </w:r>
            </w:ins>
            <w:ins w:id="1076" w:author="Petnathean Julled" w:date="2022-01-01T06:36:00Z">
              <w:r>
                <w:rPr>
                  <w:bCs/>
                  <w:lang w:val="en-US"/>
                </w:rPr>
                <w:t xml:space="preserve"> XDS Document Registry Actor</w:t>
              </w:r>
            </w:ins>
          </w:p>
        </w:tc>
      </w:tr>
      <w:tr w:rsidR="000775AA" w:rsidRPr="000775AA" w14:paraId="10A03092" w14:textId="77777777" w:rsidTr="00823E60">
        <w:trPr>
          <w:ins w:id="1077" w:author="Petnathean Julled" w:date="2021-12-31T09:49:00Z"/>
          <w:trPrChange w:id="1078" w:author="Petnathean Julled" w:date="2022-01-01T10:45:00Z">
            <w:trPr>
              <w:gridBefore w:val="1"/>
              <w:gridAfter w:val="0"/>
            </w:trPr>
          </w:trPrChange>
        </w:trPr>
        <w:tc>
          <w:tcPr>
            <w:tcW w:w="370" w:type="dxa"/>
            <w:tcBorders>
              <w:top w:val="nil"/>
              <w:bottom w:val="nil"/>
            </w:tcBorders>
            <w:tcPrChange w:id="1079" w:author="Petnathean Julled" w:date="2022-01-01T10:45:00Z">
              <w:tcPr>
                <w:tcW w:w="625" w:type="dxa"/>
                <w:gridSpan w:val="2"/>
              </w:tcPr>
            </w:tcPrChange>
          </w:tcPr>
          <w:p w14:paraId="1B7569E6" w14:textId="756B794F" w:rsidR="000775AA" w:rsidRPr="000775AA" w:rsidRDefault="0037397D" w:rsidP="003B2552">
            <w:pPr>
              <w:pStyle w:val="BodyText"/>
              <w:spacing w:after="0"/>
              <w:ind w:firstLine="0"/>
              <w:jc w:val="thaiDistribute"/>
              <w:rPr>
                <w:ins w:id="1080" w:author="Petnathean Julled" w:date="2021-12-31T09:49:00Z"/>
                <w:bCs/>
                <w:lang w:val="en-US"/>
                <w:rPrChange w:id="1081" w:author="Petnathean Julled" w:date="2021-12-31T09:49:00Z">
                  <w:rPr>
                    <w:ins w:id="1082" w:author="Petnathean Julled" w:date="2021-12-31T09:49:00Z"/>
                    <w:bCs/>
                    <w:i/>
                    <w:iCs/>
                    <w:color w:val="FF0000"/>
                    <w:lang w:val="en-US"/>
                  </w:rPr>
                </w:rPrChange>
              </w:rPr>
            </w:pPr>
            <w:ins w:id="1083" w:author="Petnathean Julled" w:date="2021-12-31T09:52:00Z">
              <w:r>
                <w:rPr>
                  <w:bCs/>
                  <w:lang w:val="en-US"/>
                </w:rPr>
                <w:t>5:</w:t>
              </w:r>
            </w:ins>
          </w:p>
        </w:tc>
        <w:tc>
          <w:tcPr>
            <w:tcW w:w="4496" w:type="dxa"/>
            <w:tcBorders>
              <w:top w:val="nil"/>
              <w:bottom w:val="nil"/>
            </w:tcBorders>
            <w:tcPrChange w:id="1084" w:author="Petnathean Julled" w:date="2022-01-01T10:45:00Z">
              <w:tcPr>
                <w:tcW w:w="4231" w:type="dxa"/>
              </w:tcPr>
            </w:tcPrChange>
          </w:tcPr>
          <w:p w14:paraId="026C525B" w14:textId="06A34845" w:rsidR="000775AA" w:rsidRPr="000775AA" w:rsidRDefault="009A65D4" w:rsidP="003B2552">
            <w:pPr>
              <w:pStyle w:val="BodyText"/>
              <w:spacing w:after="0"/>
              <w:ind w:firstLine="0"/>
              <w:jc w:val="thaiDistribute"/>
              <w:rPr>
                <w:ins w:id="1085" w:author="Petnathean Julled" w:date="2021-12-31T09:49:00Z"/>
                <w:bCs/>
                <w:lang w:val="en-US"/>
                <w:rPrChange w:id="1086" w:author="Petnathean Julled" w:date="2021-12-31T09:49:00Z">
                  <w:rPr>
                    <w:ins w:id="1087" w:author="Petnathean Julled" w:date="2021-12-31T09:49:00Z"/>
                    <w:bCs/>
                    <w:i/>
                    <w:iCs/>
                    <w:color w:val="FF0000"/>
                    <w:lang w:val="en-US"/>
                  </w:rPr>
                </w:rPrChange>
              </w:rPr>
            </w:pPr>
            <w:ins w:id="1088" w:author="Petnathean Julled" w:date="2022-01-01T06:37:00Z">
              <w:r>
                <w:rPr>
                  <w:bCs/>
                  <w:lang w:val="en-US"/>
                </w:rPr>
                <w:t xml:space="preserve"> </w:t>
              </w:r>
            </w:ins>
            <w:ins w:id="1089" w:author="Petnathean Julled" w:date="2022-01-01T07:00:00Z">
              <w:r w:rsidR="005A3A8F">
                <w:rPr>
                  <w:bCs/>
                  <w:lang w:val="en-US"/>
                </w:rPr>
                <w:t xml:space="preserve"> </w:t>
              </w:r>
            </w:ins>
            <w:ins w:id="1090" w:author="Petnathean Julled" w:date="2022-01-01T06:37:00Z">
              <w:r>
                <w:rPr>
                  <w:bCs/>
                  <w:lang w:val="en-US"/>
                </w:rPr>
                <w:t>Wait</w:t>
              </w:r>
            </w:ins>
            <w:ins w:id="1091" w:author="Petnathean Julled" w:date="2022-01-01T06:39:00Z">
              <w:r w:rsidR="007E0E04">
                <w:rPr>
                  <w:bCs/>
                  <w:lang w:val="en-US"/>
                </w:rPr>
                <w:t xml:space="preserve"> for response</w:t>
              </w:r>
            </w:ins>
          </w:p>
        </w:tc>
      </w:tr>
      <w:tr w:rsidR="000775AA" w:rsidRPr="000775AA" w14:paraId="44E16A1D" w14:textId="77777777" w:rsidTr="00823E60">
        <w:trPr>
          <w:ins w:id="1092" w:author="Petnathean Julled" w:date="2021-12-31T09:49:00Z"/>
          <w:trPrChange w:id="1093"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1094" w:author="Petnathean Julled" w:date="2022-01-01T10:45:00Z">
              <w:tcPr>
                <w:tcW w:w="625" w:type="dxa"/>
                <w:gridSpan w:val="2"/>
              </w:tcPr>
            </w:tcPrChange>
          </w:tcPr>
          <w:p w14:paraId="6C741DC4" w14:textId="4D290034" w:rsidR="000775AA" w:rsidRPr="000775AA" w:rsidRDefault="0037397D" w:rsidP="003B2552">
            <w:pPr>
              <w:pStyle w:val="BodyText"/>
              <w:spacing w:after="0"/>
              <w:ind w:firstLine="0"/>
              <w:jc w:val="thaiDistribute"/>
              <w:rPr>
                <w:ins w:id="1095" w:author="Petnathean Julled" w:date="2021-12-31T09:49:00Z"/>
                <w:bCs/>
                <w:lang w:val="en-US"/>
                <w:rPrChange w:id="1096" w:author="Petnathean Julled" w:date="2021-12-31T09:49:00Z">
                  <w:rPr>
                    <w:ins w:id="1097" w:author="Petnathean Julled" w:date="2021-12-31T09:49:00Z"/>
                    <w:bCs/>
                    <w:i/>
                    <w:iCs/>
                    <w:color w:val="FF0000"/>
                    <w:lang w:val="en-US"/>
                  </w:rPr>
                </w:rPrChange>
              </w:rPr>
            </w:pPr>
            <w:ins w:id="1098" w:author="Petnathean Julled" w:date="2021-12-31T09:52:00Z">
              <w:r>
                <w:rPr>
                  <w:bCs/>
                  <w:lang w:val="en-US"/>
                </w:rPr>
                <w:t>6:</w:t>
              </w:r>
            </w:ins>
          </w:p>
        </w:tc>
        <w:tc>
          <w:tcPr>
            <w:tcW w:w="4496" w:type="dxa"/>
            <w:tcBorders>
              <w:top w:val="nil"/>
              <w:bottom w:val="nil"/>
            </w:tcBorders>
            <w:shd w:val="clear" w:color="auto" w:fill="F2F2F2" w:themeFill="background1" w:themeFillShade="F2"/>
            <w:tcPrChange w:id="1099" w:author="Petnathean Julled" w:date="2022-01-01T10:45:00Z">
              <w:tcPr>
                <w:tcW w:w="4231" w:type="dxa"/>
              </w:tcPr>
            </w:tcPrChange>
          </w:tcPr>
          <w:p w14:paraId="3DA6D90C" w14:textId="6061B58E" w:rsidR="000775AA" w:rsidRPr="000775AA" w:rsidRDefault="009A65D4" w:rsidP="003B2552">
            <w:pPr>
              <w:pStyle w:val="BodyText"/>
              <w:spacing w:after="0"/>
              <w:ind w:firstLine="0"/>
              <w:jc w:val="thaiDistribute"/>
              <w:rPr>
                <w:ins w:id="1100" w:author="Petnathean Julled" w:date="2021-12-31T09:49:00Z"/>
                <w:bCs/>
                <w:lang w:val="en-US"/>
                <w:rPrChange w:id="1101" w:author="Petnathean Julled" w:date="2021-12-31T09:49:00Z">
                  <w:rPr>
                    <w:ins w:id="1102" w:author="Petnathean Julled" w:date="2021-12-31T09:49:00Z"/>
                    <w:bCs/>
                    <w:i/>
                    <w:iCs/>
                    <w:color w:val="FF0000"/>
                    <w:lang w:val="en-US"/>
                  </w:rPr>
                </w:rPrChange>
              </w:rPr>
            </w:pPr>
            <w:ins w:id="1103" w:author="Petnathean Julled" w:date="2022-01-01T06:37:00Z">
              <w:r>
                <w:rPr>
                  <w:bCs/>
                  <w:lang w:val="en-US"/>
                </w:rPr>
                <w:t xml:space="preserve"> </w:t>
              </w:r>
            </w:ins>
            <w:ins w:id="1104" w:author="Petnathean Julled" w:date="2022-01-01T07:00:00Z">
              <w:r w:rsidR="005A3A8F">
                <w:rPr>
                  <w:bCs/>
                  <w:lang w:val="en-US"/>
                </w:rPr>
                <w:t xml:space="preserve"> </w:t>
              </w:r>
            </w:ins>
            <w:ins w:id="1105" w:author="Petnathean Julled" w:date="2022-01-01T06:37:00Z">
              <w:r>
                <w:rPr>
                  <w:bCs/>
                  <w:lang w:val="en-US"/>
                </w:rPr>
                <w:t xml:space="preserve">If Ack Received </w:t>
              </w:r>
            </w:ins>
            <w:ins w:id="1106" w:author="Petnathean Julled" w:date="2022-01-01T06:38:00Z">
              <w:r>
                <w:rPr>
                  <w:bCs/>
                  <w:lang w:val="en-US"/>
                </w:rPr>
                <w:t>= T</w:t>
              </w:r>
            </w:ins>
            <w:ins w:id="1107" w:author="Petnathean Julled" w:date="2022-01-01T09:06:00Z">
              <w:r w:rsidR="00A96576">
                <w:rPr>
                  <w:bCs/>
                  <w:lang w:val="en-US"/>
                </w:rPr>
                <w:t>RUE</w:t>
              </w:r>
            </w:ins>
            <w:ins w:id="1108" w:author="Petnathean Julled" w:date="2022-01-01T07:00:00Z">
              <w:r w:rsidR="005A3A8F">
                <w:rPr>
                  <w:bCs/>
                  <w:lang w:val="en-US"/>
                </w:rPr>
                <w:t xml:space="preserve"> {</w:t>
              </w:r>
            </w:ins>
          </w:p>
        </w:tc>
      </w:tr>
      <w:tr w:rsidR="005A3A8F" w:rsidRPr="000775AA" w14:paraId="267D1755" w14:textId="77777777" w:rsidTr="00823E60">
        <w:tblPrEx>
          <w:tblPrExChange w:id="1109" w:author="Petnathean Julled" w:date="2022-01-01T10:45:00Z">
            <w:tblPrEx>
              <w:tblBorders>
                <w:left w:val="none" w:sz="0" w:space="0" w:color="auto"/>
                <w:right w:val="none" w:sz="0" w:space="0" w:color="auto"/>
                <w:insideV w:val="none" w:sz="0" w:space="0" w:color="auto"/>
              </w:tblBorders>
            </w:tblPrEx>
          </w:tblPrExChange>
        </w:tblPrEx>
        <w:trPr>
          <w:ins w:id="1110" w:author="Petnathean Julled" w:date="2022-01-01T07:00:00Z"/>
        </w:trPr>
        <w:tc>
          <w:tcPr>
            <w:tcW w:w="370" w:type="dxa"/>
            <w:tcBorders>
              <w:top w:val="nil"/>
              <w:bottom w:val="nil"/>
            </w:tcBorders>
            <w:shd w:val="clear" w:color="auto" w:fill="F2F2F2" w:themeFill="background1" w:themeFillShade="F2"/>
            <w:tcPrChange w:id="1111" w:author="Petnathean Julled" w:date="2022-01-01T10:45:00Z">
              <w:tcPr>
                <w:tcW w:w="265" w:type="dxa"/>
                <w:gridSpan w:val="2"/>
                <w:tcBorders>
                  <w:top w:val="nil"/>
                </w:tcBorders>
              </w:tcPr>
            </w:tcPrChange>
          </w:tcPr>
          <w:p w14:paraId="265A1EBF" w14:textId="032C3B84" w:rsidR="005A3A8F" w:rsidRDefault="00823E60" w:rsidP="003B2552">
            <w:pPr>
              <w:pStyle w:val="BodyText"/>
              <w:spacing w:after="0"/>
              <w:ind w:firstLine="0"/>
              <w:jc w:val="thaiDistribute"/>
              <w:rPr>
                <w:ins w:id="1112" w:author="Petnathean Julled" w:date="2022-01-01T07:00:00Z"/>
                <w:bCs/>
                <w:lang w:val="en-US"/>
              </w:rPr>
            </w:pPr>
            <w:ins w:id="1113" w:author="Petnathean Julled" w:date="2022-01-01T10:46:00Z">
              <w:r>
                <w:rPr>
                  <w:bCs/>
                  <w:lang w:val="en-US"/>
                </w:rPr>
                <w:t>7</w:t>
              </w:r>
            </w:ins>
            <w:ins w:id="1114" w:author="Petnathean Julled" w:date="2022-01-01T07:00:00Z">
              <w:r w:rsidR="005A3A8F">
                <w:rPr>
                  <w:bCs/>
                  <w:lang w:val="en-US"/>
                </w:rPr>
                <w:t>:</w:t>
              </w:r>
            </w:ins>
          </w:p>
        </w:tc>
        <w:tc>
          <w:tcPr>
            <w:tcW w:w="4496" w:type="dxa"/>
            <w:tcBorders>
              <w:top w:val="nil"/>
              <w:bottom w:val="nil"/>
            </w:tcBorders>
            <w:shd w:val="clear" w:color="auto" w:fill="F2F2F2" w:themeFill="background1" w:themeFillShade="F2"/>
            <w:tcPrChange w:id="1115" w:author="Petnathean Julled" w:date="2022-01-01T10:45:00Z">
              <w:tcPr>
                <w:tcW w:w="4591" w:type="dxa"/>
                <w:gridSpan w:val="3"/>
                <w:tcBorders>
                  <w:top w:val="nil"/>
                </w:tcBorders>
              </w:tcPr>
            </w:tcPrChange>
          </w:tcPr>
          <w:p w14:paraId="6A5A5509" w14:textId="1E01FA07" w:rsidR="005A3A8F" w:rsidRDefault="005A3A8F" w:rsidP="003B2552">
            <w:pPr>
              <w:pStyle w:val="BodyText"/>
              <w:spacing w:after="0"/>
              <w:ind w:firstLine="0"/>
              <w:jc w:val="thaiDistribute"/>
              <w:rPr>
                <w:ins w:id="1116" w:author="Petnathean Julled" w:date="2022-01-01T07:00:00Z"/>
                <w:bCs/>
                <w:lang w:val="en-US"/>
              </w:rPr>
            </w:pPr>
            <w:ins w:id="1117" w:author="Petnathean Julled" w:date="2022-01-01T07:00:00Z">
              <w:r>
                <w:rPr>
                  <w:bCs/>
                  <w:lang w:val="en-US"/>
                </w:rPr>
                <w:t xml:space="preserve">  }</w:t>
              </w:r>
            </w:ins>
          </w:p>
        </w:tc>
      </w:tr>
      <w:tr w:rsidR="005A3A8F" w:rsidRPr="000775AA" w14:paraId="71FD0D4C" w14:textId="77777777" w:rsidTr="00823E60">
        <w:tblPrEx>
          <w:tblPrExChange w:id="1118" w:author="Petnathean Julled" w:date="2022-01-01T10:45:00Z">
            <w:tblPrEx>
              <w:tblBorders>
                <w:left w:val="none" w:sz="0" w:space="0" w:color="auto"/>
                <w:right w:val="none" w:sz="0" w:space="0" w:color="auto"/>
                <w:insideV w:val="none" w:sz="0" w:space="0" w:color="auto"/>
              </w:tblBorders>
            </w:tblPrEx>
          </w:tblPrExChange>
        </w:tblPrEx>
        <w:trPr>
          <w:ins w:id="1119" w:author="Petnathean Julled" w:date="2022-01-01T07:00:00Z"/>
        </w:trPr>
        <w:tc>
          <w:tcPr>
            <w:tcW w:w="370" w:type="dxa"/>
            <w:tcBorders>
              <w:top w:val="nil"/>
            </w:tcBorders>
            <w:tcPrChange w:id="1120" w:author="Petnathean Julled" w:date="2022-01-01T10:45:00Z">
              <w:tcPr>
                <w:tcW w:w="265" w:type="dxa"/>
                <w:gridSpan w:val="2"/>
                <w:tcBorders>
                  <w:top w:val="nil"/>
                </w:tcBorders>
              </w:tcPr>
            </w:tcPrChange>
          </w:tcPr>
          <w:p w14:paraId="0AB76479" w14:textId="21C4B5F4" w:rsidR="005A3A8F" w:rsidRDefault="00823E60" w:rsidP="003B2552">
            <w:pPr>
              <w:pStyle w:val="BodyText"/>
              <w:spacing w:after="0"/>
              <w:ind w:firstLine="0"/>
              <w:jc w:val="thaiDistribute"/>
              <w:rPr>
                <w:ins w:id="1121" w:author="Petnathean Julled" w:date="2022-01-01T07:00:00Z"/>
                <w:bCs/>
                <w:lang w:val="en-US"/>
              </w:rPr>
            </w:pPr>
            <w:ins w:id="1122" w:author="Petnathean Julled" w:date="2022-01-01T10:46:00Z">
              <w:r>
                <w:rPr>
                  <w:bCs/>
                  <w:lang w:val="en-US"/>
                </w:rPr>
                <w:t>8</w:t>
              </w:r>
            </w:ins>
            <w:ins w:id="1123" w:author="Petnathean Julled" w:date="2022-01-01T07:00:00Z">
              <w:r w:rsidR="005A3A8F">
                <w:rPr>
                  <w:bCs/>
                  <w:lang w:val="en-US"/>
                </w:rPr>
                <w:t>:</w:t>
              </w:r>
            </w:ins>
          </w:p>
        </w:tc>
        <w:tc>
          <w:tcPr>
            <w:tcW w:w="4496" w:type="dxa"/>
            <w:tcBorders>
              <w:top w:val="nil"/>
            </w:tcBorders>
            <w:tcPrChange w:id="1124" w:author="Petnathean Julled" w:date="2022-01-01T10:45:00Z">
              <w:tcPr>
                <w:tcW w:w="4591" w:type="dxa"/>
                <w:gridSpan w:val="3"/>
                <w:tcBorders>
                  <w:top w:val="nil"/>
                </w:tcBorders>
              </w:tcPr>
            </w:tcPrChange>
          </w:tcPr>
          <w:p w14:paraId="38961DAB" w14:textId="25F7A771" w:rsidR="005A3A8F" w:rsidRDefault="0023575D" w:rsidP="003B2552">
            <w:pPr>
              <w:pStyle w:val="BodyText"/>
              <w:spacing w:after="0"/>
              <w:ind w:firstLine="0"/>
              <w:jc w:val="thaiDistribute"/>
              <w:rPr>
                <w:ins w:id="1125" w:author="Petnathean Julled" w:date="2022-01-01T07:00:00Z"/>
                <w:bCs/>
                <w:lang w:val="en-US"/>
              </w:rPr>
            </w:pPr>
            <w:ins w:id="1126" w:author="Petnathean Julled" w:date="2022-01-01T07:04:00Z">
              <w:r>
                <w:rPr>
                  <w:bCs/>
                  <w:lang w:val="en-US"/>
                </w:rPr>
                <w:t xml:space="preserve">  </w:t>
              </w:r>
            </w:ins>
            <w:ins w:id="1127" w:author="Petnathean Julled" w:date="2022-01-01T07:00:00Z">
              <w:r w:rsidR="005A3A8F">
                <w:rPr>
                  <w:bCs/>
                  <w:lang w:val="en-US"/>
                </w:rPr>
                <w:t>End</w:t>
              </w:r>
            </w:ins>
          </w:p>
        </w:tc>
      </w:tr>
    </w:tbl>
    <w:p w14:paraId="79BC6774" w14:textId="77777777" w:rsidR="00260B4B" w:rsidRPr="003B2552" w:rsidRDefault="00260B4B">
      <w:pPr>
        <w:pStyle w:val="BodyText"/>
        <w:spacing w:after="0"/>
        <w:jc w:val="thaiDistribute"/>
        <w:rPr>
          <w:ins w:id="1128" w:author="Petnathean Julled" w:date="2021-12-19T03:20:00Z"/>
          <w:bCs/>
          <w:i/>
          <w:iCs/>
          <w:color w:val="FF0000"/>
          <w:lang w:val="en-US"/>
          <w:rPrChange w:id="1129" w:author="Petnathean Julled" w:date="2021-12-31T08:48:00Z">
            <w:rPr>
              <w:ins w:id="1130" w:author="Petnathean Julled" w:date="2021-12-19T03:20:00Z"/>
              <w:i/>
              <w:iCs/>
              <w:color w:val="FF0000"/>
              <w:lang w:val="en-US"/>
            </w:rPr>
          </w:rPrChange>
        </w:rPr>
        <w:pPrChange w:id="1131" w:author="Petnathean Julled" w:date="2021-12-31T08:48:00Z">
          <w:pPr>
            <w:pStyle w:val="BodyText"/>
            <w:spacing w:after="0"/>
          </w:pPr>
        </w:pPrChange>
      </w:pPr>
    </w:p>
    <w:p w14:paraId="615495D1" w14:textId="223DEB4E" w:rsidR="00F23380" w:rsidRDefault="00F23380">
      <w:pPr>
        <w:pStyle w:val="BodyText"/>
        <w:spacing w:after="0"/>
        <w:jc w:val="thaiDistribute"/>
        <w:rPr>
          <w:moveTo w:id="1132" w:author="Petnathean Julled" w:date="2021-12-19T03:10:00Z"/>
          <w:i/>
          <w:iCs/>
          <w:color w:val="FF0000"/>
          <w:lang w:val="en-US"/>
        </w:rPr>
        <w:pPrChange w:id="1133" w:author="Petnathean Julled" w:date="2021-12-19T03:36:00Z">
          <w:pPr>
            <w:pStyle w:val="BodyText"/>
            <w:tabs>
              <w:tab w:val="clear" w:pos="288"/>
              <w:tab w:val="left" w:pos="0"/>
            </w:tabs>
            <w:spacing w:after="0"/>
            <w:ind w:firstLine="360"/>
          </w:pPr>
        </w:pPrChange>
      </w:pPr>
      <w:moveToRangeStart w:id="1134" w:author="Petnathean Julled" w:date="2021-12-19T03:10:00Z" w:name="move90775820"/>
      <w:moveTo w:id="1135" w:author="Petnathean Julled" w:date="2021-12-19T03:10:00Z">
        <w:r w:rsidRPr="003E0FAC">
          <w:rPr>
            <w:i/>
            <w:iCs/>
            <w:color w:val="FF0000"/>
            <w:lang w:val="en-US"/>
          </w:rPr>
          <w:t>XDS Document Consumer</w:t>
        </w:r>
        <w:del w:id="1136" w:author="Petnathean Julled" w:date="2021-12-19T03:11:00Z">
          <w:r w:rsidDel="00F23380">
            <w:rPr>
              <w:i/>
              <w:iCs/>
              <w:color w:val="FF0000"/>
              <w:lang w:val="en-US"/>
            </w:rPr>
            <w:delText xml:space="preserve"> </w:delText>
          </w:r>
        </w:del>
      </w:moveTo>
    </w:p>
    <w:p w14:paraId="05045DDA" w14:textId="0ECE71EF" w:rsidR="00F23380" w:rsidDel="00F23380" w:rsidRDefault="00F23380">
      <w:pPr>
        <w:pStyle w:val="BodyText"/>
        <w:tabs>
          <w:tab w:val="clear" w:pos="288"/>
          <w:tab w:val="left" w:pos="0"/>
        </w:tabs>
        <w:spacing w:after="0"/>
        <w:ind w:firstLine="360"/>
        <w:jc w:val="thaiDistribute"/>
        <w:rPr>
          <w:del w:id="1137" w:author="Petnathean Julled" w:date="2021-12-19T03:11:00Z"/>
          <w:moveTo w:id="1138" w:author="Petnathean Julled" w:date="2021-12-19T03:10:00Z"/>
          <w:i/>
          <w:iCs/>
          <w:color w:val="FF0000"/>
          <w:lang w:val="en-US"/>
        </w:rPr>
        <w:pPrChange w:id="1139" w:author="Petnathean Julled" w:date="2021-12-19T03:36:00Z">
          <w:pPr>
            <w:pStyle w:val="BodyText"/>
            <w:tabs>
              <w:tab w:val="clear" w:pos="288"/>
              <w:tab w:val="left" w:pos="0"/>
            </w:tabs>
            <w:spacing w:after="0"/>
            <w:ind w:firstLine="360"/>
          </w:pPr>
        </w:pPrChange>
      </w:pPr>
      <w:moveTo w:id="1140" w:author="Petnathean Julled" w:date="2021-12-19T03:10:00Z">
        <w:del w:id="1141" w:author="Petnathean Julled" w:date="2021-12-19T03:11:00Z">
          <w:r w:rsidDel="00F23380">
            <w:rPr>
              <w:i/>
              <w:iCs/>
              <w:color w:val="FF0000"/>
              <w:lang w:val="en-US"/>
            </w:rPr>
            <w:delText>(Shouldn’t be here, need move to its own subsection)</w:delText>
          </w:r>
        </w:del>
      </w:moveTo>
    </w:p>
    <w:p w14:paraId="13912F64" w14:textId="45E55074" w:rsidR="00F23380" w:rsidRPr="008E7FDD" w:rsidDel="00F23380" w:rsidRDefault="00F23380">
      <w:pPr>
        <w:pStyle w:val="BodyText"/>
        <w:tabs>
          <w:tab w:val="clear" w:pos="288"/>
          <w:tab w:val="left" w:pos="0"/>
        </w:tabs>
        <w:spacing w:after="0"/>
        <w:ind w:firstLine="360"/>
        <w:jc w:val="thaiDistribute"/>
        <w:rPr>
          <w:del w:id="1142" w:author="Petnathean Julled" w:date="2021-12-19T03:11:00Z"/>
          <w:moveTo w:id="1143" w:author="Petnathean Julled" w:date="2021-12-19T03:10:00Z"/>
          <w:i/>
          <w:iCs/>
          <w:color w:val="FF0000"/>
          <w:lang w:val="en-US"/>
        </w:rPr>
        <w:pPrChange w:id="1144" w:author="Petnathean Julled" w:date="2021-12-19T03:36:00Z">
          <w:pPr>
            <w:pStyle w:val="BodyText"/>
            <w:tabs>
              <w:tab w:val="clear" w:pos="288"/>
              <w:tab w:val="left" w:pos="0"/>
            </w:tabs>
            <w:spacing w:after="0"/>
            <w:ind w:firstLine="360"/>
          </w:pPr>
        </w:pPrChange>
      </w:pPr>
      <w:moveTo w:id="1145" w:author="Petnathean Julled" w:date="2021-12-19T03:10:00Z">
        <w:del w:id="1146" w:author="Petnathean Julled" w:date="2021-12-19T03:11:00Z">
          <w:r w:rsidDel="00F23380">
            <w:rPr>
              <w:i/>
              <w:iCs/>
              <w:color w:val="FF0000"/>
              <w:lang w:val="en-US"/>
            </w:rPr>
            <w:delText>-- Explain Role of this Actor in this implement--</w:delText>
          </w:r>
        </w:del>
      </w:moveTo>
    </w:p>
    <w:p w14:paraId="43D3D5D6" w14:textId="0759A5EC" w:rsidR="00F23380" w:rsidDel="00B043CA" w:rsidRDefault="00F23380">
      <w:pPr>
        <w:pStyle w:val="BodyText"/>
        <w:spacing w:after="0"/>
        <w:jc w:val="thaiDistribute"/>
        <w:rPr>
          <w:del w:id="1147" w:author="Petnathean Julled" w:date="2021-12-19T03:20:00Z"/>
          <w:moveTo w:id="1148" w:author="Petnathean Julled" w:date="2021-12-19T03:10:00Z"/>
          <w:bCs/>
          <w:lang w:val="en-US"/>
        </w:rPr>
        <w:pPrChange w:id="1149" w:author="Petnathean Julled" w:date="2021-12-19T03:36:00Z">
          <w:pPr>
            <w:pStyle w:val="BodyText"/>
            <w:spacing w:after="0"/>
          </w:pPr>
        </w:pPrChange>
      </w:pPr>
      <w:moveTo w:id="1150" w:author="Petnathean Julled" w:date="2021-12-19T03:10:00Z">
        <w:del w:id="1151" w:author="Petnathean Julled" w:date="2021-12-19T03:20:00Z">
          <w:r w:rsidRPr="004A624A" w:rsidDel="00B043CA">
            <w:rPr>
              <w:bCs/>
              <w:lang w:val="en-US"/>
            </w:rPr>
            <w:delText>For document query, XDS Document Consumer query for document Metadata attributes stored within XDS Document Registry Blockchain</w:delText>
          </w:r>
          <w:r w:rsidDel="00B043CA">
            <w:rPr>
              <w:bCs/>
              <w:lang w:val="en-US"/>
            </w:rPr>
            <w:delText>.</w:delText>
          </w:r>
        </w:del>
      </w:moveTo>
    </w:p>
    <w:p w14:paraId="30BF49A9" w14:textId="25744AFE" w:rsidR="00F23380" w:rsidDel="001C107B" w:rsidRDefault="00F23380">
      <w:pPr>
        <w:pStyle w:val="BodyText"/>
        <w:tabs>
          <w:tab w:val="clear" w:pos="288"/>
          <w:tab w:val="left" w:pos="0"/>
        </w:tabs>
        <w:spacing w:after="0"/>
        <w:ind w:firstLine="360"/>
        <w:jc w:val="thaiDistribute"/>
        <w:rPr>
          <w:del w:id="1152" w:author="Petnathean Julled" w:date="2021-12-19T03:10:00Z"/>
          <w:bCs/>
          <w:lang w:val="en-US"/>
        </w:rPr>
        <w:pPrChange w:id="1153" w:author="Petnathean Julled" w:date="2021-12-19T03:36:00Z">
          <w:pPr>
            <w:pStyle w:val="BodyText"/>
            <w:tabs>
              <w:tab w:val="clear" w:pos="288"/>
              <w:tab w:val="left" w:pos="0"/>
            </w:tabs>
            <w:spacing w:after="0"/>
            <w:ind w:firstLine="360"/>
          </w:pPr>
        </w:pPrChange>
      </w:pPr>
      <w:moveTo w:id="1154" w:author="Petnathean Julled" w:date="2021-12-19T03:10:00Z">
        <w:del w:id="1155" w:author="Petnathean Julled" w:date="2021-12-19T03:20:00Z">
          <w:r w:rsidRPr="004A624A" w:rsidDel="00B043CA">
            <w:rPr>
              <w:bCs/>
              <w:lang w:val="en-US"/>
            </w:rPr>
            <w:delText xml:space="preserve">Following IHE XDS Profile, </w:delText>
          </w:r>
        </w:del>
        <w:del w:id="1156" w:author="Petnathean Julled" w:date="2021-12-19T03:27:00Z">
          <w:r w:rsidRPr="004A624A" w:rsidDel="00110D3A">
            <w:rPr>
              <w:bCs/>
              <w:lang w:val="en-US"/>
            </w:rPr>
            <w:delText>X</w:delText>
          </w:r>
        </w:del>
      </w:moveTo>
      <w:ins w:id="1157" w:author="Petnathean Julled" w:date="2021-12-19T03:27:00Z">
        <w:r w:rsidR="00110D3A" w:rsidRPr="00110D3A">
          <w:rPr>
            <w:bCs/>
            <w:lang w:val="en-US"/>
          </w:rPr>
          <w:t>The XDS Document Consumer Actor program is composed of two major parts. The first part is a user interface where the program prompts the user for input specifying the query type and essential search keywords for document discovery. The second part is the ITI-18 transaction generator. When the query type and all the search keywords the user wants are set, the XDS Document Consumer Actor program then uses these inputs to generate an ITI-18 transaction.</w:t>
        </w:r>
      </w:ins>
      <w:moveTo w:id="1158" w:author="Petnathean Julled" w:date="2021-12-19T03:10:00Z">
        <w:r w:rsidRPr="004A624A">
          <w:rPr>
            <w:bCs/>
            <w:lang w:val="en-US"/>
          </w:rPr>
          <w:t xml:space="preserve">DS Document Consumer actor is where the user specifies search </w:t>
        </w:r>
        <w:r w:rsidRPr="004A624A">
          <w:rPr>
            <w:bCs/>
            <w:lang w:val="en-US"/>
          </w:rPr>
          <w:lastRenderedPageBreak/>
          <w:t>keyword values of Metadata attributes for the system to query for matching document exist within XDS Affinity Domain.</w:t>
        </w:r>
      </w:moveTo>
    </w:p>
    <w:p w14:paraId="796DAB24" w14:textId="77777777" w:rsidR="001C107B" w:rsidRDefault="001C107B">
      <w:pPr>
        <w:pStyle w:val="BodyText"/>
        <w:spacing w:after="0"/>
        <w:jc w:val="thaiDistribute"/>
        <w:rPr>
          <w:ins w:id="1159" w:author="Petnathean Julled" w:date="2021-12-19T03:30:00Z"/>
          <w:bCs/>
          <w:lang w:val="en-US"/>
        </w:rPr>
        <w:pPrChange w:id="1160" w:author="Petnathean Julled" w:date="2021-12-19T03:36:00Z">
          <w:pPr>
            <w:pStyle w:val="BodyText"/>
            <w:spacing w:after="0"/>
          </w:pPr>
        </w:pPrChange>
      </w:pPr>
    </w:p>
    <w:p w14:paraId="2BBCE2A8" w14:textId="24E55159" w:rsidR="001C107B" w:rsidRPr="003E0FAC" w:rsidRDefault="001C107B">
      <w:pPr>
        <w:pStyle w:val="BodyText"/>
        <w:tabs>
          <w:tab w:val="clear" w:pos="288"/>
          <w:tab w:val="left" w:pos="0"/>
        </w:tabs>
        <w:spacing w:after="0"/>
        <w:ind w:firstLine="360"/>
        <w:jc w:val="thaiDistribute"/>
        <w:rPr>
          <w:ins w:id="1161" w:author="Petnathean Julled" w:date="2021-12-19T03:30:00Z"/>
          <w:color w:val="FF0000"/>
          <w:lang w:val="en-US"/>
        </w:rPr>
        <w:pPrChange w:id="1162" w:author="Petnathean Julled" w:date="2021-12-19T03:36:00Z">
          <w:pPr>
            <w:pStyle w:val="BodyText"/>
            <w:tabs>
              <w:tab w:val="clear" w:pos="288"/>
              <w:tab w:val="left" w:pos="0"/>
            </w:tabs>
            <w:spacing w:after="0"/>
            <w:ind w:firstLine="360"/>
          </w:pPr>
        </w:pPrChange>
      </w:pPr>
      <w:ins w:id="1163" w:author="Petnathean Julled" w:date="2021-12-19T03:30:00Z">
        <w:r w:rsidRPr="00271487">
          <w:rPr>
            <w:color w:val="FF0000"/>
            <w:lang w:val="en-US"/>
          </w:rPr>
          <w:t xml:space="preserve"> </w:t>
        </w:r>
        <w:r>
          <w:rPr>
            <w:color w:val="FF0000"/>
            <w:lang w:val="en-US"/>
          </w:rPr>
          <w:t>Implementat</w:t>
        </w:r>
      </w:ins>
      <w:ins w:id="1164" w:author="Petnathean Julled" w:date="2021-12-30T08:29:00Z">
        <w:r w:rsidR="00F73CF3">
          <w:rPr>
            <w:color w:val="FF0000"/>
            <w:lang w:val="en-US"/>
          </w:rPr>
          <w:t>ion</w:t>
        </w:r>
      </w:ins>
      <w:ins w:id="1165" w:author="Petnathean Julled" w:date="2021-12-19T03:30:00Z">
        <w:r>
          <w:rPr>
            <w:color w:val="FF0000"/>
            <w:lang w:val="en-US"/>
          </w:rPr>
          <w:t xml:space="preserve"> UI for XDS Consumer</w:t>
        </w:r>
        <w:r w:rsidRPr="00271487">
          <w:rPr>
            <w:color w:val="FF0000"/>
            <w:lang w:val="en-US"/>
          </w:rPr>
          <w:t xml:space="preserve"> </w:t>
        </w:r>
      </w:ins>
    </w:p>
    <w:p w14:paraId="018FE9A1" w14:textId="4A9029D8" w:rsidR="009B218F" w:rsidRDefault="001C107B">
      <w:pPr>
        <w:pStyle w:val="BodyText"/>
        <w:spacing w:after="0"/>
        <w:jc w:val="thaiDistribute"/>
        <w:rPr>
          <w:ins w:id="1166" w:author="Petnathean Julled" w:date="2021-12-19T03:29:00Z"/>
          <w:bCs/>
          <w:lang w:val="en-US"/>
        </w:rPr>
        <w:pPrChange w:id="1167" w:author="Petnathean Julled" w:date="2021-12-19T03:36:00Z">
          <w:pPr>
            <w:pStyle w:val="BodyText"/>
            <w:spacing w:after="0"/>
          </w:pPr>
        </w:pPrChange>
      </w:pPr>
      <w:ins w:id="1168" w:author="Petnathean Julled" w:date="2021-12-19T03:30:00Z">
        <w:r w:rsidRPr="004A624A">
          <w:rPr>
            <w:bCs/>
            <w:lang w:val="en-US"/>
          </w:rPr>
          <w: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ins>
      <w:ins w:id="1169" w:author="Petnathean Julled" w:date="2021-12-31T00:29:00Z">
        <w:r w:rsidR="009F5FA2" w:rsidRPr="009F5FA2">
          <w:rPr>
            <w:bCs/>
            <w:color w:val="FF0000"/>
            <w:lang w:val="en-US"/>
            <w:rPrChange w:id="1170" w:author="Petnathean Julled" w:date="2021-12-31T00:29:00Z">
              <w:rPr>
                <w:bCs/>
                <w:lang w:val="en-US"/>
              </w:rPr>
            </w:rPrChange>
          </w:rPr>
          <w:t>(JS part how to)</w:t>
        </w:r>
      </w:ins>
    </w:p>
    <w:p w14:paraId="0F879DFF" w14:textId="0A4895E5" w:rsidR="009B218F" w:rsidRPr="003E0FAC" w:rsidRDefault="009B218F">
      <w:pPr>
        <w:pStyle w:val="BodyText"/>
        <w:tabs>
          <w:tab w:val="clear" w:pos="288"/>
          <w:tab w:val="left" w:pos="0"/>
        </w:tabs>
        <w:spacing w:after="0"/>
        <w:ind w:firstLine="360"/>
        <w:jc w:val="thaiDistribute"/>
        <w:rPr>
          <w:ins w:id="1171" w:author="Petnathean Julled" w:date="2021-12-19T03:29:00Z"/>
          <w:color w:val="FF0000"/>
          <w:lang w:val="en-US"/>
        </w:rPr>
        <w:pPrChange w:id="1172" w:author="Petnathean Julled" w:date="2021-12-19T03:36:00Z">
          <w:pPr>
            <w:pStyle w:val="BodyText"/>
            <w:tabs>
              <w:tab w:val="clear" w:pos="288"/>
              <w:tab w:val="left" w:pos="0"/>
            </w:tabs>
            <w:spacing w:after="0"/>
            <w:ind w:firstLine="360"/>
          </w:pPr>
        </w:pPrChange>
      </w:pPr>
      <w:ins w:id="1173" w:author="Petnathean Julled" w:date="2021-12-19T03:29:00Z">
        <w:r w:rsidRPr="00271487">
          <w:rPr>
            <w:color w:val="FF0000"/>
            <w:lang w:val="en-US"/>
          </w:rPr>
          <w:t xml:space="preserve"> </w:t>
        </w:r>
        <w:r>
          <w:rPr>
            <w:color w:val="FF0000"/>
            <w:lang w:val="en-US"/>
          </w:rPr>
          <w:t>How XDS Consumer UI Work</w:t>
        </w:r>
        <w:r w:rsidRPr="00271487">
          <w:rPr>
            <w:color w:val="FF0000"/>
            <w:lang w:val="en-US"/>
          </w:rPr>
          <w:t xml:space="preserve"> </w:t>
        </w:r>
      </w:ins>
    </w:p>
    <w:p w14:paraId="60C5094A" w14:textId="46FC3641" w:rsidR="009B218F" w:rsidRDefault="009B218F">
      <w:pPr>
        <w:pStyle w:val="BodyText"/>
        <w:spacing w:after="0"/>
        <w:jc w:val="thaiDistribute"/>
        <w:rPr>
          <w:ins w:id="1174" w:author="Petnathean Julled" w:date="2021-12-31T00:30:00Z"/>
          <w:bCs/>
          <w:lang w:val="en-US"/>
        </w:rPr>
      </w:pPr>
      <w:ins w:id="1175" w:author="Petnathean Julled" w:date="2021-12-19T03:29:00Z">
        <w:r w:rsidRPr="004A624A">
          <w:rPr>
            <w:bCs/>
            <w:lang w:val="en-US"/>
          </w:rPr>
          <w: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w:t>
        </w:r>
        <w:proofErr w:type="spellStart"/>
        <w:r w:rsidRPr="004A624A">
          <w:rPr>
            <w:bCs/>
            <w:lang w:val="en-US"/>
          </w:rPr>
          <w:t>FindDocuments</w:t>
        </w:r>
        <w:proofErr w:type="spellEnd"/>
        <w:r w:rsidRPr="004A624A">
          <w:rPr>
            <w:bCs/>
            <w:lang w:val="en-US"/>
          </w:rPr>
          <w:t xml:space="preserve"> will require attributes </w:t>
        </w:r>
      </w:ins>
      <w:ins w:id="1176" w:author="Petnathean Julled" w:date="2022-01-23T17:59:00Z">
        <w:r w:rsidR="00572E72">
          <w:rPr>
            <w:bCs/>
            <w:lang w:val="en-US"/>
          </w:rPr>
          <w:t>called</w:t>
        </w:r>
      </w:ins>
      <w:ins w:id="1177" w:author="Petnathean Julled" w:date="2022-01-23T17:58:00Z">
        <w:r w:rsidR="00572E72">
          <w:rPr>
            <w:bCs/>
            <w:lang w:val="en-US"/>
          </w:rPr>
          <w:t xml:space="preserve"> </w:t>
        </w:r>
      </w:ins>
      <w:proofErr w:type="spellStart"/>
      <w:ins w:id="1178" w:author="Petnathean Julled" w:date="2021-12-19T03:29:00Z">
        <w:r w:rsidRPr="004A624A">
          <w:rPr>
            <w:bCs/>
            <w:lang w:val="en-US"/>
          </w:rPr>
          <w:t>DocumentEntryPatientId</w:t>
        </w:r>
        <w:proofErr w:type="spellEnd"/>
        <w:r w:rsidRPr="004A624A">
          <w:rPr>
            <w:bCs/>
            <w:lang w:val="en-US"/>
          </w:rPr>
          <w:t xml:space="preserve"> and </w:t>
        </w:r>
        <w:proofErr w:type="spellStart"/>
        <w:r w:rsidRPr="004A624A">
          <w:rPr>
            <w:bCs/>
            <w:lang w:val="en-US"/>
          </w:rPr>
          <w:t>DocumentEntryStatus</w:t>
        </w:r>
        <w:proofErr w:type="spellEnd"/>
        <w:r w:rsidRPr="004A624A">
          <w:rPr>
            <w:bCs/>
            <w:lang w:val="en-US"/>
          </w:rPr>
          <w:t xml:space="preserve">) before prompt to input other metadata attributes as optional depending on the information the user known. When there are no more metadata attribute values to add, the user can choose to start a query for the document. </w:t>
        </w:r>
      </w:ins>
    </w:p>
    <w:p w14:paraId="494B4D59" w14:textId="47F0D864" w:rsidR="00F57028" w:rsidRDefault="00F57028" w:rsidP="00F57028">
      <w:pPr>
        <w:pStyle w:val="BodyText"/>
        <w:tabs>
          <w:tab w:val="clear" w:pos="288"/>
          <w:tab w:val="left" w:pos="0"/>
        </w:tabs>
        <w:spacing w:after="0"/>
        <w:ind w:firstLine="360"/>
        <w:jc w:val="thaiDistribute"/>
        <w:rPr>
          <w:ins w:id="1179" w:author="Petnathean Julled" w:date="2021-12-31T00:30:00Z"/>
          <w:color w:val="FF0000"/>
          <w:lang w:val="en-US"/>
        </w:rPr>
      </w:pPr>
      <w:ins w:id="1180" w:author="Petnathean Julled" w:date="2021-12-31T00:30:00Z">
        <w:r w:rsidRPr="00271487">
          <w:rPr>
            <w:color w:val="FF0000"/>
            <w:lang w:val="en-US"/>
          </w:rPr>
          <w:t xml:space="preserve"> </w:t>
        </w:r>
        <w:r>
          <w:rPr>
            <w:color w:val="FF0000"/>
            <w:lang w:val="en-US"/>
          </w:rPr>
          <w:t>Inspecting ITI-18</w:t>
        </w:r>
        <w:r w:rsidRPr="00271487">
          <w:rPr>
            <w:color w:val="FF0000"/>
            <w:lang w:val="en-US"/>
          </w:rPr>
          <w:t xml:space="preserve"> </w:t>
        </w:r>
      </w:ins>
    </w:p>
    <w:p w14:paraId="4AA54138" w14:textId="6048C147" w:rsidR="008D60E4" w:rsidRDefault="00F57028">
      <w:pPr>
        <w:pStyle w:val="BodyText"/>
        <w:spacing w:after="0"/>
        <w:jc w:val="thaiDistribute"/>
        <w:rPr>
          <w:ins w:id="1181" w:author="Petnathean Julled" w:date="2021-12-19T03:29:00Z"/>
          <w:bCs/>
          <w:lang w:val="en-US"/>
        </w:rPr>
        <w:pPrChange w:id="1182" w:author="Petnathean Julled" w:date="2021-12-19T03:36:00Z">
          <w:pPr>
            <w:pStyle w:val="BodyText"/>
            <w:spacing w:after="0"/>
          </w:pPr>
        </w:pPrChange>
      </w:pPr>
      <w:ins w:id="1183" w:author="Petnathean Julled" w:date="2021-12-31T00:30:00Z">
        <w:r w:rsidRPr="004A624A">
          <w:rPr>
            <w:bCs/>
            <w:lang w:val="en-US"/>
          </w:rPr>
          <w:t xml:space="preserve">XML code of </w:t>
        </w:r>
        <w:proofErr w:type="spellStart"/>
        <w:r w:rsidRPr="004A624A">
          <w:rPr>
            <w:bCs/>
            <w:lang w:val="en-US"/>
          </w:rPr>
          <w:t>RegistryStoredQueryRequest</w:t>
        </w:r>
        <w:proofErr w:type="spellEnd"/>
        <w:r w:rsidRPr="004A624A">
          <w:rPr>
            <w:bCs/>
            <w:lang w:val="en-US"/>
          </w:rPr>
          <w:t xml:space="preserve"> [ITI-18] transaction sample composes of three main sections. The first section labeled “</w:t>
        </w:r>
        <w:proofErr w:type="spellStart"/>
        <w:proofErr w:type="gramStart"/>
        <w:r w:rsidRPr="004A624A">
          <w:rPr>
            <w:bCs/>
            <w:lang w:val="en-US"/>
          </w:rPr>
          <w:t>query:AdhocQueryRequest</w:t>
        </w:r>
        <w:proofErr w:type="spellEnd"/>
        <w:proofErr w:type="gramEnd"/>
        <w:r w:rsidRPr="004A624A">
          <w:rPr>
            <w:bCs/>
            <w:lang w:val="en-US"/>
          </w:rPr>
          <w:t xml:space="preserve">” is where XML schematic information are located and the label also act as marker which tell interpreter program to recognize it as </w:t>
        </w:r>
      </w:ins>
      <w:ins w:id="1184" w:author="Petnathean Julled" w:date="2022-01-23T17:59:00Z">
        <w:r w:rsidR="00A73D38">
          <w:rPr>
            <w:bCs/>
            <w:lang w:val="en-US"/>
          </w:rPr>
          <w:br/>
        </w:r>
      </w:ins>
      <w:ins w:id="1185" w:author="Petnathean Julled" w:date="2021-12-31T00:30:00Z">
        <w:r w:rsidRPr="004A624A">
          <w:rPr>
            <w:bCs/>
            <w:lang w:val="en-US"/>
          </w:rPr>
          <w:t>ITI-18 transaction. The second section labeled “</w:t>
        </w:r>
        <w:proofErr w:type="spellStart"/>
        <w:proofErr w:type="gramStart"/>
        <w:r w:rsidRPr="004A624A">
          <w:rPr>
            <w:bCs/>
            <w:lang w:val="en-US"/>
          </w:rPr>
          <w:t>query:ResponseOption</w:t>
        </w:r>
        <w:proofErr w:type="spellEnd"/>
        <w:proofErr w:type="gramEnd"/>
        <w:r w:rsidRPr="004A624A">
          <w:rPr>
            <w:bCs/>
            <w:lang w:val="en-US"/>
          </w:rPr>
          <w:t>” mark the expected format of query result that will return to Document Consumer. The third section starts from label “</w:t>
        </w:r>
        <w:proofErr w:type="spellStart"/>
        <w:proofErr w:type="gramStart"/>
        <w:r w:rsidRPr="004A624A">
          <w:rPr>
            <w:bCs/>
            <w:lang w:val="en-US"/>
          </w:rPr>
          <w:t>rim:AdhocQuery</w:t>
        </w:r>
        <w:proofErr w:type="spellEnd"/>
        <w:proofErr w:type="gramEnd"/>
        <w:r w:rsidRPr="004A624A">
          <w:rPr>
            <w:bCs/>
            <w:lang w:val="en-US"/>
          </w:rPr>
          <w:t>” contain all search keywords issued by Document Consumer. These search keywords are selected Metadata attributes and its value.</w:t>
        </w:r>
      </w:ins>
    </w:p>
    <w:p w14:paraId="02024AEE" w14:textId="091B3E15" w:rsidR="009B218F" w:rsidRDefault="009B218F">
      <w:pPr>
        <w:pStyle w:val="BodyText"/>
        <w:spacing w:after="0"/>
        <w:jc w:val="thaiDistribute"/>
        <w:rPr>
          <w:ins w:id="1186" w:author="Petnathean Julled" w:date="2021-12-19T03:29:00Z"/>
          <w:bCs/>
          <w:lang w:val="en-US"/>
        </w:rPr>
        <w:pPrChange w:id="1187" w:author="Petnathean Julled" w:date="2021-12-19T03:36:00Z">
          <w:pPr>
            <w:pStyle w:val="BodyText"/>
            <w:spacing w:after="0"/>
          </w:pPr>
        </w:pPrChange>
      </w:pPr>
      <w:ins w:id="1188" w:author="Petnathean Julled" w:date="2021-12-19T03:29:00Z">
        <w:r w:rsidRPr="00271487">
          <w:rPr>
            <w:color w:val="FF0000"/>
            <w:lang w:val="en-US"/>
          </w:rPr>
          <w:t xml:space="preserve"> </w:t>
        </w:r>
      </w:ins>
      <w:ins w:id="1189" w:author="Petnathean Julled" w:date="2021-12-31T00:30:00Z">
        <w:r w:rsidR="00F57028">
          <w:rPr>
            <w:color w:val="FF0000"/>
            <w:lang w:val="en-US"/>
          </w:rPr>
          <w:t>Deal with creating IT</w:t>
        </w:r>
      </w:ins>
      <w:ins w:id="1190" w:author="Petnathean Julled" w:date="2021-12-31T00:31:00Z">
        <w:r w:rsidR="00F57028">
          <w:rPr>
            <w:color w:val="FF0000"/>
            <w:lang w:val="en-US"/>
          </w:rPr>
          <w:t>I-18 transaction</w:t>
        </w:r>
      </w:ins>
      <w:ins w:id="1191" w:author="Petnathean Julled" w:date="2021-12-19T03:29:00Z">
        <w:r w:rsidRPr="00271487">
          <w:rPr>
            <w:color w:val="FF0000"/>
            <w:lang w:val="en-US"/>
          </w:rPr>
          <w:t xml:space="preserve"> </w:t>
        </w:r>
        <w:r w:rsidRPr="004A624A">
          <w:rPr>
            <w:bCs/>
            <w:lang w:val="en-US"/>
          </w:rPr>
          <w:t xml:space="preserve"> </w:t>
        </w:r>
      </w:ins>
    </w:p>
    <w:p w14:paraId="17C9BA0C" w14:textId="1AED2711" w:rsidR="00107B39" w:rsidRDefault="009B218F" w:rsidP="005E0FD5">
      <w:pPr>
        <w:pStyle w:val="BodyText"/>
        <w:spacing w:after="0"/>
        <w:jc w:val="thaiDistribute"/>
        <w:rPr>
          <w:ins w:id="1192" w:author="Petnathean Julled" w:date="2022-01-01T08:49:00Z"/>
          <w:rFonts w:cstheme="minorBidi"/>
          <w:bCs/>
          <w:szCs w:val="25"/>
          <w:lang w:val="en-US" w:bidi="th-TH"/>
        </w:rPr>
      </w:pPr>
      <w:ins w:id="1193" w:author="Petnathean Julled" w:date="2021-12-19T03:29:00Z">
        <w:r w:rsidRPr="004A624A">
          <w:rPr>
            <w:bCs/>
            <w:lang w:val="en-US"/>
          </w:rPr>
          <w:t>The XDS Document Consumer Actor program will then accept the input and assort it into the ITI-18 transaction before sending it to XDS Document Registry Actor.</w:t>
        </w:r>
        <w:r w:rsidRPr="004A624A">
          <w:rPr>
            <w:rFonts w:cstheme="minorBidi"/>
            <w:bCs/>
            <w:szCs w:val="25"/>
            <w:cs/>
            <w:lang w:val="en-US" w:bidi="th-TH"/>
          </w:rPr>
          <w:t xml:space="preserve"> </w:t>
        </w:r>
        <w:r w:rsidRPr="004A624A">
          <w:rPr>
            <w:rFonts w:cstheme="minorBidi"/>
            <w:bCs/>
            <w:szCs w:val="25"/>
            <w:lang w:val="en-US" w:bidi="th-TH"/>
          </w:rPr>
          <w: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t>
        </w:r>
      </w:ins>
      <w:moveToRangeEnd w:id="1134"/>
    </w:p>
    <w:p w14:paraId="7BCE74CC" w14:textId="31D54B85" w:rsidR="0032667E" w:rsidRPr="0032667E" w:rsidRDefault="0032667E" w:rsidP="005E0FD5">
      <w:pPr>
        <w:pStyle w:val="BodyText"/>
        <w:spacing w:after="0"/>
        <w:jc w:val="thaiDistribute"/>
        <w:rPr>
          <w:ins w:id="1194" w:author="Petnathean Julled" w:date="2021-12-19T03:36:00Z"/>
          <w:bCs/>
          <w:i/>
          <w:iCs/>
          <w:color w:val="FF0000"/>
          <w:lang w:val="en-US"/>
          <w:rPrChange w:id="1195" w:author="Petnathean Julled" w:date="2021-12-31T08:48:00Z">
            <w:rPr>
              <w:ins w:id="1196" w:author="Petnathean Julled" w:date="2021-12-19T03:36:00Z"/>
              <w:rFonts w:cstheme="minorBidi"/>
              <w:bCs/>
              <w:szCs w:val="25"/>
              <w:lang w:val="en-US" w:bidi="th-TH"/>
            </w:rPr>
          </w:rPrChange>
        </w:rPr>
      </w:pPr>
      <w:ins w:id="1197" w:author="Petnathean Julled" w:date="2021-12-31T08:48:00Z">
        <w:r w:rsidRPr="00F34F10">
          <w:rPr>
            <w:rFonts w:cstheme="minorBidi"/>
            <w:bCs/>
            <w:color w:val="FF0000"/>
            <w:szCs w:val="25"/>
            <w:lang w:val="en-US" w:bidi="th-TH"/>
            <w:rPrChange w:id="1198" w:author="Petnathean Julled" w:date="2022-01-01T06:46:00Z">
              <w:rPr>
                <w:rFonts w:cstheme="minorBidi"/>
                <w:bCs/>
                <w:color w:val="FF0000"/>
                <w:szCs w:val="25"/>
                <w:highlight w:val="yellow"/>
                <w:lang w:val="en-US" w:bidi="th-TH"/>
              </w:rPr>
            </w:rPrChange>
          </w:rPr>
          <w:t>Pseudocode of XDS Consumer</w:t>
        </w:r>
        <w:r w:rsidR="008E0843" w:rsidRPr="00F34F10">
          <w:rPr>
            <w:rFonts w:cstheme="minorBidi"/>
            <w:bCs/>
            <w:color w:val="FF0000"/>
            <w:szCs w:val="25"/>
            <w:lang w:val="en-US" w:bidi="th-TH"/>
            <w:rPrChange w:id="1199" w:author="Petnathean Julled" w:date="2022-01-01T06:46:00Z">
              <w:rPr>
                <w:rFonts w:cstheme="minorBidi"/>
                <w:bCs/>
                <w:color w:val="FF0000"/>
                <w:szCs w:val="25"/>
                <w:highlight w:val="yellow"/>
                <w:lang w:val="en-US" w:bidi="th-TH"/>
              </w:rPr>
            </w:rPrChange>
          </w:rPr>
          <w:t xml:space="preserve"> </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1200" w:author="Petnathean Julled" w:date="2022-01-01T10:45:00Z">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PrChange>
      </w:tblPr>
      <w:tblGrid>
        <w:gridCol w:w="469"/>
        <w:gridCol w:w="4397"/>
        <w:tblGridChange w:id="1201">
          <w:tblGrid>
            <w:gridCol w:w="370"/>
            <w:gridCol w:w="99"/>
            <w:gridCol w:w="4397"/>
          </w:tblGrid>
        </w:tblGridChange>
      </w:tblGrid>
      <w:tr w:rsidR="007E0E04" w:rsidRPr="000775AA" w14:paraId="6D877896" w14:textId="77777777" w:rsidTr="00F46692">
        <w:trPr>
          <w:ins w:id="1202" w:author="Petnathean Julled" w:date="2022-01-01T06:39:00Z"/>
        </w:trPr>
        <w:tc>
          <w:tcPr>
            <w:tcW w:w="4866" w:type="dxa"/>
            <w:gridSpan w:val="2"/>
            <w:tcBorders>
              <w:bottom w:val="single" w:sz="4" w:space="0" w:color="auto"/>
            </w:tcBorders>
            <w:shd w:val="clear" w:color="auto" w:fill="F2F2F2" w:themeFill="background1" w:themeFillShade="F2"/>
            <w:tcPrChange w:id="1203" w:author="Petnathean Julled" w:date="2022-01-01T10:45:00Z">
              <w:tcPr>
                <w:tcW w:w="4856" w:type="dxa"/>
                <w:gridSpan w:val="3"/>
                <w:tcBorders>
                  <w:bottom w:val="single" w:sz="4" w:space="0" w:color="auto"/>
                </w:tcBorders>
                <w:shd w:val="clear" w:color="auto" w:fill="F2F2F2" w:themeFill="background1" w:themeFillShade="F2"/>
              </w:tcPr>
            </w:tcPrChange>
          </w:tcPr>
          <w:p w14:paraId="579E5863" w14:textId="1EA407BF" w:rsidR="007E0E04" w:rsidRDefault="007E0E04" w:rsidP="00DA5DDD">
            <w:pPr>
              <w:pStyle w:val="BodyText"/>
              <w:spacing w:after="0"/>
              <w:ind w:firstLine="0"/>
              <w:jc w:val="thaiDistribute"/>
              <w:rPr>
                <w:ins w:id="1204" w:author="Petnathean Julled" w:date="2022-01-01T06:39:00Z"/>
                <w:bCs/>
                <w:lang w:val="en-US"/>
              </w:rPr>
            </w:pPr>
            <w:ins w:id="1205" w:author="Petnathean Julled" w:date="2022-01-01T06:39:00Z">
              <w:r w:rsidRPr="00DA5DDD">
                <w:rPr>
                  <w:b/>
                  <w:lang w:val="en-US"/>
                </w:rPr>
                <w:t>Input:</w:t>
              </w:r>
              <w:r>
                <w:rPr>
                  <w:bCs/>
                  <w:lang w:val="en-US"/>
                </w:rPr>
                <w:t xml:space="preserve"> Trigger XDS Document Query</w:t>
              </w:r>
            </w:ins>
          </w:p>
          <w:p w14:paraId="70B1BC08" w14:textId="4A7ED6A4" w:rsidR="007E0E04" w:rsidRPr="00DA5DDD" w:rsidRDefault="007E0E04" w:rsidP="00DA5DDD">
            <w:pPr>
              <w:pStyle w:val="BodyText"/>
              <w:spacing w:after="0"/>
              <w:ind w:firstLine="0"/>
              <w:jc w:val="thaiDistribute"/>
              <w:rPr>
                <w:ins w:id="1206" w:author="Petnathean Julled" w:date="2022-01-01T06:39:00Z"/>
                <w:bCs/>
                <w:lang w:val="en-US"/>
              </w:rPr>
            </w:pPr>
            <w:ins w:id="1207" w:author="Petnathean Julled" w:date="2022-01-01T06:39:00Z">
              <w:r w:rsidRPr="00DA5DDD">
                <w:rPr>
                  <w:b/>
                  <w:lang w:val="en-US"/>
                </w:rPr>
                <w:t>Output:</w:t>
              </w:r>
              <w:r>
                <w:rPr>
                  <w:bCs/>
                  <w:lang w:val="en-US"/>
                </w:rPr>
                <w:t xml:space="preserve"> </w:t>
              </w:r>
            </w:ins>
            <w:ins w:id="1208" w:author="Petnathean Julled" w:date="2022-01-01T07:04:00Z">
              <w:r w:rsidR="00227395">
                <w:rPr>
                  <w:bCs/>
                  <w:lang w:val="en-US"/>
                </w:rPr>
                <w:t xml:space="preserve">XDS Consumer receive Search Result from </w:t>
              </w:r>
            </w:ins>
            <w:ins w:id="1209" w:author="Petnathean Julled" w:date="2022-01-01T07:05:00Z">
              <w:r w:rsidR="00227395">
                <w:rPr>
                  <w:bCs/>
                  <w:lang w:val="en-US"/>
                </w:rPr>
                <w:br/>
              </w:r>
            </w:ins>
            <w:ins w:id="1210" w:author="Petnathean Julled" w:date="2022-01-01T07:04:00Z">
              <w:r w:rsidR="00227395">
                <w:rPr>
                  <w:bCs/>
                  <w:lang w:val="en-US"/>
                </w:rPr>
                <w:t>XDS Registry</w:t>
              </w:r>
            </w:ins>
          </w:p>
        </w:tc>
      </w:tr>
      <w:tr w:rsidR="007E0E04" w:rsidRPr="000775AA" w14:paraId="4A483561" w14:textId="77777777" w:rsidTr="00F46692">
        <w:trPr>
          <w:ins w:id="1211" w:author="Petnathean Julled" w:date="2022-01-01T06:39:00Z"/>
        </w:trPr>
        <w:tc>
          <w:tcPr>
            <w:tcW w:w="469" w:type="dxa"/>
            <w:tcBorders>
              <w:bottom w:val="nil"/>
            </w:tcBorders>
            <w:tcPrChange w:id="1212" w:author="Petnathean Julled" w:date="2022-01-01T10:45:00Z">
              <w:tcPr>
                <w:tcW w:w="265" w:type="dxa"/>
                <w:gridSpan w:val="2"/>
                <w:tcBorders>
                  <w:bottom w:val="nil"/>
                </w:tcBorders>
              </w:tcPr>
            </w:tcPrChange>
          </w:tcPr>
          <w:p w14:paraId="012A1219" w14:textId="77777777" w:rsidR="007E0E04" w:rsidRPr="00DA5DDD" w:rsidRDefault="007E0E04" w:rsidP="00DA5DDD">
            <w:pPr>
              <w:pStyle w:val="BodyText"/>
              <w:spacing w:after="0"/>
              <w:ind w:firstLine="0"/>
              <w:jc w:val="thaiDistribute"/>
              <w:rPr>
                <w:ins w:id="1213" w:author="Petnathean Julled" w:date="2022-01-01T06:39:00Z"/>
                <w:bCs/>
                <w:lang w:val="en-US"/>
              </w:rPr>
            </w:pPr>
            <w:ins w:id="1214" w:author="Petnathean Julled" w:date="2022-01-01T06:39:00Z">
              <w:r>
                <w:rPr>
                  <w:bCs/>
                  <w:lang w:val="en-US"/>
                </w:rPr>
                <w:t>1:</w:t>
              </w:r>
            </w:ins>
          </w:p>
        </w:tc>
        <w:tc>
          <w:tcPr>
            <w:tcW w:w="4397" w:type="dxa"/>
            <w:tcBorders>
              <w:bottom w:val="nil"/>
            </w:tcBorders>
            <w:tcPrChange w:id="1215" w:author="Petnathean Julled" w:date="2022-01-01T10:45:00Z">
              <w:tcPr>
                <w:tcW w:w="4591" w:type="dxa"/>
                <w:tcBorders>
                  <w:bottom w:val="nil"/>
                </w:tcBorders>
              </w:tcPr>
            </w:tcPrChange>
          </w:tcPr>
          <w:p w14:paraId="46050972" w14:textId="7C06426E" w:rsidR="007E0E04" w:rsidRPr="00DA5DDD" w:rsidRDefault="007E0E04" w:rsidP="00DA5DDD">
            <w:pPr>
              <w:pStyle w:val="BodyText"/>
              <w:spacing w:after="0"/>
              <w:ind w:firstLine="0"/>
              <w:jc w:val="thaiDistribute"/>
              <w:rPr>
                <w:ins w:id="1216" w:author="Petnathean Julled" w:date="2022-01-01T06:39:00Z"/>
                <w:bCs/>
                <w:lang w:val="en-US"/>
              </w:rPr>
            </w:pPr>
            <w:ins w:id="1217" w:author="Petnathean Julled" w:date="2022-01-01T06:39:00Z">
              <w:r>
                <w:rPr>
                  <w:bCs/>
                  <w:lang w:val="en-US"/>
                </w:rPr>
                <w:t xml:space="preserve">If Trigger XDS Document Query = </w:t>
              </w:r>
            </w:ins>
            <w:ins w:id="1218" w:author="Petnathean Julled" w:date="2022-01-01T09:06:00Z">
              <w:r w:rsidR="00A96576">
                <w:rPr>
                  <w:bCs/>
                  <w:lang w:val="en-US"/>
                </w:rPr>
                <w:t>TRUE</w:t>
              </w:r>
            </w:ins>
          </w:p>
        </w:tc>
      </w:tr>
      <w:tr w:rsidR="007E0E04" w:rsidRPr="000775AA" w14:paraId="698A052E" w14:textId="77777777" w:rsidTr="00F46692">
        <w:trPr>
          <w:ins w:id="1219" w:author="Petnathean Julled" w:date="2022-01-01T06:39:00Z"/>
        </w:trPr>
        <w:tc>
          <w:tcPr>
            <w:tcW w:w="469" w:type="dxa"/>
            <w:tcBorders>
              <w:top w:val="nil"/>
              <w:bottom w:val="nil"/>
            </w:tcBorders>
            <w:shd w:val="clear" w:color="auto" w:fill="F2F2F2" w:themeFill="background1" w:themeFillShade="F2"/>
            <w:tcPrChange w:id="1220" w:author="Petnathean Julled" w:date="2022-01-01T10:45:00Z">
              <w:tcPr>
                <w:tcW w:w="265" w:type="dxa"/>
                <w:gridSpan w:val="2"/>
                <w:tcBorders>
                  <w:top w:val="nil"/>
                  <w:bottom w:val="nil"/>
                </w:tcBorders>
                <w:shd w:val="clear" w:color="auto" w:fill="F2F2F2" w:themeFill="background1" w:themeFillShade="F2"/>
              </w:tcPr>
            </w:tcPrChange>
          </w:tcPr>
          <w:p w14:paraId="4F349CCF" w14:textId="77777777" w:rsidR="007E0E04" w:rsidRPr="00DA5DDD" w:rsidRDefault="007E0E04" w:rsidP="00DA5DDD">
            <w:pPr>
              <w:pStyle w:val="BodyText"/>
              <w:spacing w:after="0"/>
              <w:ind w:firstLine="0"/>
              <w:jc w:val="thaiDistribute"/>
              <w:rPr>
                <w:ins w:id="1221" w:author="Petnathean Julled" w:date="2022-01-01T06:39:00Z"/>
                <w:bCs/>
                <w:lang w:val="en-US"/>
              </w:rPr>
            </w:pPr>
            <w:ins w:id="1222" w:author="Petnathean Julled" w:date="2022-01-01T06:39:00Z">
              <w:r>
                <w:rPr>
                  <w:bCs/>
                  <w:lang w:val="en-US"/>
                </w:rPr>
                <w:t>2:</w:t>
              </w:r>
            </w:ins>
          </w:p>
        </w:tc>
        <w:tc>
          <w:tcPr>
            <w:tcW w:w="4397" w:type="dxa"/>
            <w:tcBorders>
              <w:top w:val="nil"/>
              <w:bottom w:val="nil"/>
            </w:tcBorders>
            <w:shd w:val="clear" w:color="auto" w:fill="F2F2F2" w:themeFill="background1" w:themeFillShade="F2"/>
            <w:tcPrChange w:id="1223" w:author="Petnathean Julled" w:date="2022-01-01T10:45:00Z">
              <w:tcPr>
                <w:tcW w:w="4591" w:type="dxa"/>
                <w:tcBorders>
                  <w:top w:val="nil"/>
                  <w:bottom w:val="nil"/>
                </w:tcBorders>
                <w:shd w:val="clear" w:color="auto" w:fill="F2F2F2" w:themeFill="background1" w:themeFillShade="F2"/>
              </w:tcPr>
            </w:tcPrChange>
          </w:tcPr>
          <w:p w14:paraId="3070917C" w14:textId="161D5C9D" w:rsidR="007E0E04" w:rsidRPr="00DA5DDD" w:rsidRDefault="007E0E04" w:rsidP="00DA5DDD">
            <w:pPr>
              <w:pStyle w:val="BodyText"/>
              <w:spacing w:after="0"/>
              <w:ind w:firstLine="0"/>
              <w:jc w:val="thaiDistribute"/>
              <w:rPr>
                <w:ins w:id="1224" w:author="Petnathean Julled" w:date="2022-01-01T06:39:00Z"/>
                <w:bCs/>
                <w:lang w:val="en-US"/>
              </w:rPr>
            </w:pPr>
            <w:ins w:id="1225" w:author="Petnathean Julled" w:date="2022-01-01T06:39:00Z">
              <w:r>
                <w:rPr>
                  <w:bCs/>
                  <w:lang w:val="en-US"/>
                </w:rPr>
                <w:t xml:space="preserve"> </w:t>
              </w:r>
            </w:ins>
            <w:proofErr w:type="spellStart"/>
            <w:ins w:id="1226" w:author="Petnathean Julled" w:date="2022-01-01T06:40:00Z">
              <w:r w:rsidR="00255EEF">
                <w:rPr>
                  <w:bCs/>
                  <w:lang w:val="en-US"/>
                </w:rPr>
                <w:t>SearchType</w:t>
              </w:r>
            </w:ins>
            <w:proofErr w:type="spellEnd"/>
            <w:ins w:id="1227" w:author="Petnathean Julled" w:date="2022-01-01T06:39:00Z">
              <w:r>
                <w:rPr>
                  <w:bCs/>
                  <w:lang w:val="en-US"/>
                </w:rPr>
                <w:t xml:space="preserve"> = Prompt Input (Integer)</w:t>
              </w:r>
            </w:ins>
          </w:p>
        </w:tc>
      </w:tr>
      <w:tr w:rsidR="007E0E04" w:rsidRPr="000775AA" w14:paraId="046F31C0" w14:textId="77777777" w:rsidTr="00F46692">
        <w:trPr>
          <w:ins w:id="1228" w:author="Petnathean Julled" w:date="2022-01-01T06:39:00Z"/>
        </w:trPr>
        <w:tc>
          <w:tcPr>
            <w:tcW w:w="469" w:type="dxa"/>
            <w:tcBorders>
              <w:top w:val="nil"/>
              <w:bottom w:val="nil"/>
            </w:tcBorders>
            <w:tcPrChange w:id="1229" w:author="Petnathean Julled" w:date="2022-01-01T10:45:00Z">
              <w:tcPr>
                <w:tcW w:w="265" w:type="dxa"/>
                <w:gridSpan w:val="2"/>
                <w:tcBorders>
                  <w:top w:val="nil"/>
                  <w:bottom w:val="nil"/>
                </w:tcBorders>
              </w:tcPr>
            </w:tcPrChange>
          </w:tcPr>
          <w:p w14:paraId="6EF5AC52" w14:textId="77777777" w:rsidR="007E0E04" w:rsidRPr="00DA5DDD" w:rsidRDefault="007E0E04" w:rsidP="00DA5DDD">
            <w:pPr>
              <w:pStyle w:val="BodyText"/>
              <w:spacing w:after="0"/>
              <w:ind w:firstLine="0"/>
              <w:jc w:val="thaiDistribute"/>
              <w:rPr>
                <w:ins w:id="1230" w:author="Petnathean Julled" w:date="2022-01-01T06:39:00Z"/>
                <w:bCs/>
                <w:lang w:val="en-US"/>
              </w:rPr>
            </w:pPr>
            <w:ins w:id="1231" w:author="Petnathean Julled" w:date="2022-01-01T06:39:00Z">
              <w:r>
                <w:rPr>
                  <w:bCs/>
                  <w:lang w:val="en-US"/>
                </w:rPr>
                <w:t>3:</w:t>
              </w:r>
            </w:ins>
          </w:p>
        </w:tc>
        <w:tc>
          <w:tcPr>
            <w:tcW w:w="4397" w:type="dxa"/>
            <w:tcBorders>
              <w:top w:val="nil"/>
              <w:bottom w:val="nil"/>
            </w:tcBorders>
            <w:tcPrChange w:id="1232" w:author="Petnathean Julled" w:date="2022-01-01T10:45:00Z">
              <w:tcPr>
                <w:tcW w:w="4591" w:type="dxa"/>
                <w:tcBorders>
                  <w:top w:val="nil"/>
                  <w:bottom w:val="nil"/>
                </w:tcBorders>
              </w:tcPr>
            </w:tcPrChange>
          </w:tcPr>
          <w:p w14:paraId="61E0B43B" w14:textId="54D8A503" w:rsidR="007E0E04" w:rsidRPr="00DA5DDD" w:rsidRDefault="007E0E04" w:rsidP="00DA5DDD">
            <w:pPr>
              <w:pStyle w:val="BodyText"/>
              <w:spacing w:after="0"/>
              <w:ind w:firstLine="0"/>
              <w:jc w:val="thaiDistribute"/>
              <w:rPr>
                <w:ins w:id="1233" w:author="Petnathean Julled" w:date="2022-01-01T06:39:00Z"/>
                <w:bCs/>
                <w:lang w:val="en-US"/>
              </w:rPr>
            </w:pPr>
            <w:ins w:id="1234" w:author="Petnathean Julled" w:date="2022-01-01T06:39:00Z">
              <w:r>
                <w:rPr>
                  <w:bCs/>
                  <w:lang w:val="en-US"/>
                </w:rPr>
                <w:t xml:space="preserve"> </w:t>
              </w:r>
            </w:ins>
            <w:ins w:id="1235" w:author="Petnathean Julled" w:date="2022-01-01T06:40:00Z">
              <w:r w:rsidR="00255EEF">
                <w:rPr>
                  <w:bCs/>
                  <w:lang w:val="en-US"/>
                </w:rPr>
                <w:t xml:space="preserve">for </w:t>
              </w:r>
            </w:ins>
            <w:ins w:id="1236" w:author="Petnathean Julled" w:date="2022-01-01T06:45:00Z">
              <w:r w:rsidR="006260A5">
                <w:rPr>
                  <w:bCs/>
                  <w:lang w:val="en-US"/>
                </w:rPr>
                <w:t>(</w:t>
              </w:r>
            </w:ins>
            <w:ins w:id="1237" w:author="Petnathean Julled" w:date="2022-01-01T09:20:00Z">
              <w:r w:rsidR="00D64BD9">
                <w:rPr>
                  <w:bCs/>
                  <w:lang w:val="en-US"/>
                </w:rPr>
                <w:t>Loop</w:t>
              </w:r>
            </w:ins>
            <w:ins w:id="1238" w:author="Petnathean Julled" w:date="2022-01-01T06:40:00Z">
              <w:r w:rsidR="00255EEF">
                <w:rPr>
                  <w:bCs/>
                  <w:lang w:val="en-US"/>
                </w:rPr>
                <w:t xml:space="preserve"> until</w:t>
              </w:r>
            </w:ins>
            <w:ins w:id="1239" w:author="Petnathean Julled" w:date="2022-01-01T06:41:00Z">
              <w:r w:rsidR="00255EEF">
                <w:rPr>
                  <w:bCs/>
                  <w:lang w:val="en-US"/>
                </w:rPr>
                <w:t xml:space="preserve"> All Keywords Specified</w:t>
              </w:r>
            </w:ins>
            <w:ins w:id="1240" w:author="Petnathean Julled" w:date="2022-01-01T06:42:00Z">
              <w:r w:rsidR="006260A5">
                <w:rPr>
                  <w:bCs/>
                  <w:lang w:val="en-US"/>
                </w:rPr>
                <w:t xml:space="preserve">; </w:t>
              </w:r>
              <w:proofErr w:type="spellStart"/>
              <w:r w:rsidR="006260A5">
                <w:rPr>
                  <w:bCs/>
                  <w:lang w:val="en-US"/>
                </w:rPr>
                <w:t>i</w:t>
              </w:r>
              <w:proofErr w:type="spellEnd"/>
              <w:r w:rsidR="006260A5">
                <w:rPr>
                  <w:bCs/>
                  <w:lang w:val="en-US"/>
                </w:rPr>
                <w:t>++</w:t>
              </w:r>
            </w:ins>
            <w:ins w:id="1241" w:author="Petnathean Julled" w:date="2022-01-01T06:45:00Z">
              <w:r w:rsidR="006260A5">
                <w:rPr>
                  <w:bCs/>
                  <w:lang w:val="en-US"/>
                </w:rPr>
                <w:t>) {</w:t>
              </w:r>
            </w:ins>
          </w:p>
        </w:tc>
      </w:tr>
      <w:tr w:rsidR="007E0E04" w:rsidRPr="000775AA" w14:paraId="6AF06304" w14:textId="77777777" w:rsidTr="00F46692">
        <w:trPr>
          <w:ins w:id="1242" w:author="Petnathean Julled" w:date="2022-01-01T06:39:00Z"/>
        </w:trPr>
        <w:tc>
          <w:tcPr>
            <w:tcW w:w="469" w:type="dxa"/>
            <w:tcBorders>
              <w:top w:val="nil"/>
              <w:bottom w:val="nil"/>
            </w:tcBorders>
            <w:shd w:val="clear" w:color="auto" w:fill="F2F2F2" w:themeFill="background1" w:themeFillShade="F2"/>
            <w:tcPrChange w:id="1243" w:author="Petnathean Julled" w:date="2022-01-01T10:45:00Z">
              <w:tcPr>
                <w:tcW w:w="265" w:type="dxa"/>
                <w:gridSpan w:val="2"/>
                <w:tcBorders>
                  <w:top w:val="nil"/>
                  <w:bottom w:val="nil"/>
                </w:tcBorders>
                <w:shd w:val="clear" w:color="auto" w:fill="F2F2F2" w:themeFill="background1" w:themeFillShade="F2"/>
              </w:tcPr>
            </w:tcPrChange>
          </w:tcPr>
          <w:p w14:paraId="38D43EF5" w14:textId="77777777" w:rsidR="007E0E04" w:rsidRPr="00DA5DDD" w:rsidRDefault="007E0E04" w:rsidP="00DA5DDD">
            <w:pPr>
              <w:pStyle w:val="BodyText"/>
              <w:spacing w:after="0"/>
              <w:ind w:firstLine="0"/>
              <w:jc w:val="thaiDistribute"/>
              <w:rPr>
                <w:ins w:id="1244" w:author="Petnathean Julled" w:date="2022-01-01T06:39:00Z"/>
                <w:bCs/>
                <w:lang w:val="en-US"/>
              </w:rPr>
            </w:pPr>
            <w:ins w:id="1245" w:author="Petnathean Julled" w:date="2022-01-01T06:39:00Z">
              <w:r>
                <w:rPr>
                  <w:bCs/>
                  <w:lang w:val="en-US"/>
                </w:rPr>
                <w:t>4:</w:t>
              </w:r>
            </w:ins>
          </w:p>
        </w:tc>
        <w:tc>
          <w:tcPr>
            <w:tcW w:w="4397" w:type="dxa"/>
            <w:tcBorders>
              <w:top w:val="nil"/>
              <w:bottom w:val="nil"/>
            </w:tcBorders>
            <w:shd w:val="clear" w:color="auto" w:fill="F2F2F2" w:themeFill="background1" w:themeFillShade="F2"/>
            <w:tcPrChange w:id="1246" w:author="Petnathean Julled" w:date="2022-01-01T10:45:00Z">
              <w:tcPr>
                <w:tcW w:w="4591" w:type="dxa"/>
                <w:tcBorders>
                  <w:top w:val="nil"/>
                  <w:bottom w:val="nil"/>
                </w:tcBorders>
                <w:shd w:val="clear" w:color="auto" w:fill="F2F2F2" w:themeFill="background1" w:themeFillShade="F2"/>
              </w:tcPr>
            </w:tcPrChange>
          </w:tcPr>
          <w:p w14:paraId="41801D49" w14:textId="69FBF024" w:rsidR="007E0E04" w:rsidRPr="00DA5DDD" w:rsidRDefault="007E0E04" w:rsidP="00DA5DDD">
            <w:pPr>
              <w:pStyle w:val="BodyText"/>
              <w:spacing w:after="0"/>
              <w:ind w:firstLine="0"/>
              <w:jc w:val="thaiDistribute"/>
              <w:rPr>
                <w:ins w:id="1247" w:author="Petnathean Julled" w:date="2022-01-01T06:39:00Z"/>
                <w:bCs/>
                <w:lang w:val="en-US"/>
              </w:rPr>
            </w:pPr>
            <w:ins w:id="1248" w:author="Petnathean Julled" w:date="2022-01-01T06:39:00Z">
              <w:r>
                <w:rPr>
                  <w:bCs/>
                  <w:lang w:val="en-US"/>
                </w:rPr>
                <w:t xml:space="preserve">  </w:t>
              </w:r>
            </w:ins>
            <w:ins w:id="1249" w:author="Petnathean Julled" w:date="2022-01-01T06:41:00Z">
              <w:r w:rsidR="00255EEF">
                <w:rPr>
                  <w:bCs/>
                  <w:lang w:val="en-US"/>
                </w:rPr>
                <w:t xml:space="preserve"> </w:t>
              </w:r>
            </w:ins>
            <w:proofErr w:type="spellStart"/>
            <w:ins w:id="1250" w:author="Petnathean Julled" w:date="2022-01-01T06:43:00Z">
              <w:r w:rsidR="006260A5">
                <w:rPr>
                  <w:bCs/>
                  <w:lang w:val="en-US"/>
                </w:rPr>
                <w:t>METADataAtt</w:t>
              </w:r>
            </w:ins>
            <w:ins w:id="1251" w:author="Petnathean Julled" w:date="2022-01-01T06:44:00Z">
              <w:r w:rsidR="006260A5">
                <w:rPr>
                  <w:bCs/>
                  <w:lang w:val="en-US"/>
                </w:rPr>
                <w:t>ribute</w:t>
              </w:r>
            </w:ins>
            <w:ins w:id="1252" w:author="Petnathean Julled" w:date="2022-01-01T06:43:00Z">
              <w:r w:rsidR="006260A5">
                <w:rPr>
                  <w:bCs/>
                  <w:lang w:val="en-US"/>
                </w:rPr>
                <w:t>Type</w:t>
              </w:r>
            </w:ins>
            <w:proofErr w:type="spellEnd"/>
            <w:ins w:id="1253" w:author="Petnathean Julled" w:date="2022-01-01T06:44:00Z">
              <w:r w:rsidR="006260A5">
                <w:rPr>
                  <w:bCs/>
                  <w:lang w:val="en-US"/>
                </w:rPr>
                <w:t xml:space="preserve"> = Prompt Input (Integer)</w:t>
              </w:r>
            </w:ins>
          </w:p>
        </w:tc>
      </w:tr>
      <w:tr w:rsidR="007E0E04" w:rsidRPr="000775AA" w14:paraId="642316A5" w14:textId="77777777" w:rsidTr="00F46692">
        <w:trPr>
          <w:ins w:id="1254" w:author="Petnathean Julled" w:date="2022-01-01T06:39:00Z"/>
        </w:trPr>
        <w:tc>
          <w:tcPr>
            <w:tcW w:w="469" w:type="dxa"/>
            <w:tcBorders>
              <w:top w:val="nil"/>
              <w:bottom w:val="nil"/>
            </w:tcBorders>
            <w:tcPrChange w:id="1255" w:author="Petnathean Julled" w:date="2022-01-01T10:45:00Z">
              <w:tcPr>
                <w:tcW w:w="265" w:type="dxa"/>
                <w:gridSpan w:val="2"/>
                <w:tcBorders>
                  <w:top w:val="nil"/>
                  <w:bottom w:val="nil"/>
                </w:tcBorders>
              </w:tcPr>
            </w:tcPrChange>
          </w:tcPr>
          <w:p w14:paraId="23138711" w14:textId="77777777" w:rsidR="007E0E04" w:rsidRPr="00DA5DDD" w:rsidRDefault="007E0E04" w:rsidP="00DA5DDD">
            <w:pPr>
              <w:pStyle w:val="BodyText"/>
              <w:spacing w:after="0"/>
              <w:ind w:firstLine="0"/>
              <w:jc w:val="thaiDistribute"/>
              <w:rPr>
                <w:ins w:id="1256" w:author="Petnathean Julled" w:date="2022-01-01T06:39:00Z"/>
                <w:bCs/>
                <w:lang w:val="en-US"/>
              </w:rPr>
            </w:pPr>
            <w:ins w:id="1257" w:author="Petnathean Julled" w:date="2022-01-01T06:39:00Z">
              <w:r>
                <w:rPr>
                  <w:bCs/>
                  <w:lang w:val="en-US"/>
                </w:rPr>
                <w:t>5:</w:t>
              </w:r>
            </w:ins>
          </w:p>
        </w:tc>
        <w:tc>
          <w:tcPr>
            <w:tcW w:w="4397" w:type="dxa"/>
            <w:tcBorders>
              <w:top w:val="nil"/>
              <w:bottom w:val="nil"/>
            </w:tcBorders>
            <w:tcPrChange w:id="1258" w:author="Petnathean Julled" w:date="2022-01-01T10:45:00Z">
              <w:tcPr>
                <w:tcW w:w="4591" w:type="dxa"/>
                <w:tcBorders>
                  <w:top w:val="nil"/>
                  <w:bottom w:val="nil"/>
                </w:tcBorders>
              </w:tcPr>
            </w:tcPrChange>
          </w:tcPr>
          <w:p w14:paraId="3F315F55" w14:textId="1EB14F01" w:rsidR="007E0E04" w:rsidRPr="00DA5DDD" w:rsidRDefault="007E0E04" w:rsidP="00DA5DDD">
            <w:pPr>
              <w:pStyle w:val="BodyText"/>
              <w:spacing w:after="0"/>
              <w:ind w:firstLine="0"/>
              <w:jc w:val="thaiDistribute"/>
              <w:rPr>
                <w:ins w:id="1259" w:author="Petnathean Julled" w:date="2022-01-01T06:39:00Z"/>
                <w:bCs/>
                <w:lang w:val="en-US"/>
              </w:rPr>
            </w:pPr>
            <w:ins w:id="1260" w:author="Petnathean Julled" w:date="2022-01-01T06:39:00Z">
              <w:r>
                <w:rPr>
                  <w:bCs/>
                  <w:lang w:val="en-US"/>
                </w:rPr>
                <w:t xml:space="preserve">  </w:t>
              </w:r>
            </w:ins>
            <w:ins w:id="1261" w:author="Petnathean Julled" w:date="2022-01-01T06:44:00Z">
              <w:r w:rsidR="006260A5">
                <w:rPr>
                  <w:bCs/>
                  <w:lang w:val="en-US"/>
                </w:rPr>
                <w:t xml:space="preserve"> </w:t>
              </w:r>
              <w:proofErr w:type="spellStart"/>
              <w:r w:rsidR="006260A5">
                <w:rPr>
                  <w:bCs/>
                  <w:lang w:val="en-US"/>
                </w:rPr>
                <w:t>SearchKeywords</w:t>
              </w:r>
              <w:proofErr w:type="spellEnd"/>
              <w:r w:rsidR="006260A5">
                <w:rPr>
                  <w:bCs/>
                  <w:lang w:val="en-US"/>
                </w:rPr>
                <w:t>[</w:t>
              </w:r>
              <w:proofErr w:type="spellStart"/>
              <w:r w:rsidR="006260A5">
                <w:rPr>
                  <w:bCs/>
                  <w:lang w:val="en-US"/>
                </w:rPr>
                <w:t>i</w:t>
              </w:r>
              <w:proofErr w:type="spellEnd"/>
              <w:r w:rsidR="006260A5">
                <w:rPr>
                  <w:bCs/>
                  <w:lang w:val="en-US"/>
                </w:rPr>
                <w:t>] = Prompt Input (String)</w:t>
              </w:r>
            </w:ins>
          </w:p>
        </w:tc>
      </w:tr>
      <w:tr w:rsidR="007E0E04" w:rsidRPr="000775AA" w14:paraId="0263A3E2" w14:textId="77777777" w:rsidTr="00F46692">
        <w:trPr>
          <w:ins w:id="1262" w:author="Petnathean Julled" w:date="2022-01-01T06:39:00Z"/>
        </w:trPr>
        <w:tc>
          <w:tcPr>
            <w:tcW w:w="469" w:type="dxa"/>
            <w:tcBorders>
              <w:top w:val="nil"/>
              <w:bottom w:val="nil"/>
            </w:tcBorders>
            <w:shd w:val="clear" w:color="auto" w:fill="F2F2F2" w:themeFill="background1" w:themeFillShade="F2"/>
            <w:tcPrChange w:id="1263" w:author="Petnathean Julled" w:date="2022-01-01T10:45:00Z">
              <w:tcPr>
                <w:tcW w:w="265" w:type="dxa"/>
                <w:gridSpan w:val="2"/>
                <w:tcBorders>
                  <w:top w:val="nil"/>
                  <w:bottom w:val="nil"/>
                </w:tcBorders>
                <w:shd w:val="clear" w:color="auto" w:fill="F2F2F2" w:themeFill="background1" w:themeFillShade="F2"/>
              </w:tcPr>
            </w:tcPrChange>
          </w:tcPr>
          <w:p w14:paraId="31289ED2" w14:textId="77777777" w:rsidR="007E0E04" w:rsidRPr="00DA5DDD" w:rsidRDefault="007E0E04" w:rsidP="00DA5DDD">
            <w:pPr>
              <w:pStyle w:val="BodyText"/>
              <w:spacing w:after="0"/>
              <w:ind w:firstLine="0"/>
              <w:jc w:val="thaiDistribute"/>
              <w:rPr>
                <w:ins w:id="1264" w:author="Petnathean Julled" w:date="2022-01-01T06:39:00Z"/>
                <w:bCs/>
                <w:lang w:val="en-US"/>
              </w:rPr>
            </w:pPr>
            <w:ins w:id="1265" w:author="Petnathean Julled" w:date="2022-01-01T06:39:00Z">
              <w:r>
                <w:rPr>
                  <w:bCs/>
                  <w:lang w:val="en-US"/>
                </w:rPr>
                <w:t>6:</w:t>
              </w:r>
            </w:ins>
          </w:p>
        </w:tc>
        <w:tc>
          <w:tcPr>
            <w:tcW w:w="4397" w:type="dxa"/>
            <w:tcBorders>
              <w:top w:val="nil"/>
              <w:bottom w:val="nil"/>
            </w:tcBorders>
            <w:shd w:val="clear" w:color="auto" w:fill="F2F2F2" w:themeFill="background1" w:themeFillShade="F2"/>
            <w:tcPrChange w:id="1266" w:author="Petnathean Julled" w:date="2022-01-01T10:45:00Z">
              <w:tcPr>
                <w:tcW w:w="4591" w:type="dxa"/>
                <w:tcBorders>
                  <w:top w:val="nil"/>
                  <w:bottom w:val="nil"/>
                </w:tcBorders>
                <w:shd w:val="clear" w:color="auto" w:fill="F2F2F2" w:themeFill="background1" w:themeFillShade="F2"/>
              </w:tcPr>
            </w:tcPrChange>
          </w:tcPr>
          <w:p w14:paraId="7E61A0D2" w14:textId="19566388" w:rsidR="007E0E04" w:rsidRPr="00DA5DDD" w:rsidRDefault="007E0E04" w:rsidP="00DA5DDD">
            <w:pPr>
              <w:pStyle w:val="BodyText"/>
              <w:spacing w:after="0"/>
              <w:ind w:firstLine="0"/>
              <w:jc w:val="thaiDistribute"/>
              <w:rPr>
                <w:ins w:id="1267" w:author="Petnathean Julled" w:date="2022-01-01T06:39:00Z"/>
                <w:bCs/>
                <w:lang w:val="en-US"/>
              </w:rPr>
            </w:pPr>
            <w:ins w:id="1268" w:author="Petnathean Julled" w:date="2022-01-01T06:39:00Z">
              <w:r>
                <w:rPr>
                  <w:bCs/>
                  <w:lang w:val="en-US"/>
                </w:rPr>
                <w:t xml:space="preserve"> </w:t>
              </w:r>
            </w:ins>
            <w:ins w:id="1269" w:author="Petnathean Julled" w:date="2022-01-01T06:45:00Z">
              <w:r w:rsidR="006260A5">
                <w:rPr>
                  <w:bCs/>
                  <w:lang w:val="en-US"/>
                </w:rPr>
                <w:t>}</w:t>
              </w:r>
            </w:ins>
          </w:p>
        </w:tc>
      </w:tr>
      <w:tr w:rsidR="007E0E04" w:rsidRPr="000775AA" w14:paraId="2CB1C5C7" w14:textId="77777777" w:rsidTr="00F46692">
        <w:trPr>
          <w:ins w:id="1270" w:author="Petnathean Julled" w:date="2022-01-01T06:39:00Z"/>
        </w:trPr>
        <w:tc>
          <w:tcPr>
            <w:tcW w:w="469" w:type="dxa"/>
            <w:tcBorders>
              <w:top w:val="nil"/>
              <w:bottom w:val="nil"/>
            </w:tcBorders>
            <w:tcPrChange w:id="1271" w:author="Petnathean Julled" w:date="2022-01-01T10:45:00Z">
              <w:tcPr>
                <w:tcW w:w="265" w:type="dxa"/>
                <w:tcBorders>
                  <w:top w:val="nil"/>
                </w:tcBorders>
              </w:tcPr>
            </w:tcPrChange>
          </w:tcPr>
          <w:p w14:paraId="4392D7DD" w14:textId="77777777" w:rsidR="007E0E04" w:rsidRPr="00DA5DDD" w:rsidRDefault="007E0E04" w:rsidP="00DA5DDD">
            <w:pPr>
              <w:pStyle w:val="BodyText"/>
              <w:spacing w:after="0"/>
              <w:ind w:firstLine="0"/>
              <w:jc w:val="thaiDistribute"/>
              <w:rPr>
                <w:ins w:id="1272" w:author="Petnathean Julled" w:date="2022-01-01T06:39:00Z"/>
                <w:bCs/>
                <w:lang w:val="en-US"/>
              </w:rPr>
            </w:pPr>
            <w:ins w:id="1273" w:author="Petnathean Julled" w:date="2022-01-01T06:39:00Z">
              <w:r>
                <w:rPr>
                  <w:bCs/>
                  <w:lang w:val="en-US"/>
                </w:rPr>
                <w:t>7:</w:t>
              </w:r>
            </w:ins>
          </w:p>
        </w:tc>
        <w:tc>
          <w:tcPr>
            <w:tcW w:w="4397" w:type="dxa"/>
            <w:tcBorders>
              <w:top w:val="nil"/>
              <w:bottom w:val="nil"/>
            </w:tcBorders>
            <w:tcPrChange w:id="1274" w:author="Petnathean Julled" w:date="2022-01-01T10:45:00Z">
              <w:tcPr>
                <w:tcW w:w="4591" w:type="dxa"/>
                <w:gridSpan w:val="2"/>
                <w:tcBorders>
                  <w:top w:val="nil"/>
                </w:tcBorders>
              </w:tcPr>
            </w:tcPrChange>
          </w:tcPr>
          <w:p w14:paraId="73700D0E" w14:textId="4FEC1068" w:rsidR="007E0E04" w:rsidRPr="00DA5DDD" w:rsidRDefault="007E0E04" w:rsidP="00DA5DDD">
            <w:pPr>
              <w:pStyle w:val="BodyText"/>
              <w:spacing w:after="0"/>
              <w:ind w:firstLine="0"/>
              <w:jc w:val="thaiDistribute"/>
              <w:rPr>
                <w:ins w:id="1275" w:author="Petnathean Julled" w:date="2022-01-01T06:39:00Z"/>
                <w:bCs/>
                <w:lang w:val="en-US"/>
              </w:rPr>
            </w:pPr>
            <w:ins w:id="1276" w:author="Petnathean Julled" w:date="2022-01-01T06:39:00Z">
              <w:r>
                <w:rPr>
                  <w:bCs/>
                  <w:lang w:val="en-US"/>
                </w:rPr>
                <w:t xml:space="preserve">  </w:t>
              </w:r>
            </w:ins>
            <w:ins w:id="1277" w:author="Petnathean Julled" w:date="2022-01-01T06:48:00Z">
              <w:r w:rsidR="000801CE">
                <w:rPr>
                  <w:bCs/>
                  <w:lang w:val="en-US"/>
                </w:rPr>
                <w:t>New</w:t>
              </w:r>
            </w:ins>
            <w:ins w:id="1278" w:author="Petnathean Julled" w:date="2022-01-01T06:47:00Z">
              <w:r w:rsidR="000801CE">
                <w:rPr>
                  <w:bCs/>
                  <w:lang w:val="en-US"/>
                </w:rPr>
                <w:t xml:space="preserve"> ITI-</w:t>
              </w:r>
            </w:ins>
            <w:ins w:id="1279" w:author="Petnathean Julled" w:date="2022-01-01T06:48:00Z">
              <w:r w:rsidR="000801CE">
                <w:rPr>
                  <w:bCs/>
                  <w:lang w:val="en-US"/>
                </w:rPr>
                <w:t>18 Transaction (</w:t>
              </w:r>
              <w:proofErr w:type="spellStart"/>
              <w:r w:rsidR="000801CE">
                <w:rPr>
                  <w:bCs/>
                  <w:lang w:val="en-US"/>
                </w:rPr>
                <w:t>SearchType</w:t>
              </w:r>
              <w:proofErr w:type="spellEnd"/>
              <w:r w:rsidR="000801CE">
                <w:rPr>
                  <w:bCs/>
                  <w:lang w:val="en-US"/>
                </w:rPr>
                <w:t>)</w:t>
              </w:r>
            </w:ins>
          </w:p>
        </w:tc>
      </w:tr>
      <w:tr w:rsidR="00AA1E34" w:rsidRPr="000775AA" w14:paraId="7C4E4E79" w14:textId="77777777" w:rsidTr="00F46692">
        <w:trPr>
          <w:ins w:id="1280" w:author="Petnathean Julled" w:date="2022-01-01T06:46:00Z"/>
        </w:trPr>
        <w:tc>
          <w:tcPr>
            <w:tcW w:w="469" w:type="dxa"/>
            <w:tcBorders>
              <w:top w:val="nil"/>
              <w:bottom w:val="nil"/>
            </w:tcBorders>
            <w:shd w:val="clear" w:color="auto" w:fill="F2F2F2" w:themeFill="background1" w:themeFillShade="F2"/>
            <w:tcPrChange w:id="1281" w:author="Petnathean Julled" w:date="2022-01-01T10:45:00Z">
              <w:tcPr>
                <w:tcW w:w="265" w:type="dxa"/>
                <w:tcBorders>
                  <w:top w:val="nil"/>
                </w:tcBorders>
              </w:tcPr>
            </w:tcPrChange>
          </w:tcPr>
          <w:p w14:paraId="38192FB0" w14:textId="05A4C583" w:rsidR="00AA1E34" w:rsidRDefault="000801CE" w:rsidP="00DA5DDD">
            <w:pPr>
              <w:pStyle w:val="BodyText"/>
              <w:spacing w:after="0"/>
              <w:ind w:firstLine="0"/>
              <w:jc w:val="thaiDistribute"/>
              <w:rPr>
                <w:ins w:id="1282" w:author="Petnathean Julled" w:date="2022-01-01T06:46:00Z"/>
                <w:bCs/>
                <w:lang w:val="en-US"/>
              </w:rPr>
            </w:pPr>
            <w:ins w:id="1283" w:author="Petnathean Julled" w:date="2022-01-01T06:50:00Z">
              <w:r>
                <w:rPr>
                  <w:bCs/>
                  <w:lang w:val="en-US"/>
                </w:rPr>
                <w:t>8:</w:t>
              </w:r>
            </w:ins>
          </w:p>
        </w:tc>
        <w:tc>
          <w:tcPr>
            <w:tcW w:w="4397" w:type="dxa"/>
            <w:tcBorders>
              <w:top w:val="nil"/>
              <w:bottom w:val="nil"/>
            </w:tcBorders>
            <w:shd w:val="clear" w:color="auto" w:fill="F2F2F2" w:themeFill="background1" w:themeFillShade="F2"/>
            <w:tcPrChange w:id="1284" w:author="Petnathean Julled" w:date="2022-01-01T10:45:00Z">
              <w:tcPr>
                <w:tcW w:w="4591" w:type="dxa"/>
                <w:gridSpan w:val="2"/>
                <w:tcBorders>
                  <w:top w:val="nil"/>
                </w:tcBorders>
              </w:tcPr>
            </w:tcPrChange>
          </w:tcPr>
          <w:p w14:paraId="39473879" w14:textId="2100BFF3" w:rsidR="00AA1E34" w:rsidRDefault="000801CE" w:rsidP="00DA5DDD">
            <w:pPr>
              <w:pStyle w:val="BodyText"/>
              <w:spacing w:after="0"/>
              <w:ind w:firstLine="0"/>
              <w:jc w:val="thaiDistribute"/>
              <w:rPr>
                <w:ins w:id="1285" w:author="Petnathean Julled" w:date="2022-01-01T06:46:00Z"/>
                <w:bCs/>
                <w:lang w:val="en-US"/>
              </w:rPr>
            </w:pPr>
            <w:ins w:id="1286" w:author="Petnathean Julled" w:date="2022-01-01T06:49:00Z">
              <w:r>
                <w:rPr>
                  <w:bCs/>
                  <w:lang w:val="en-US"/>
                </w:rPr>
                <w:t xml:space="preserve">  Add value in ITI-18 Transaction</w:t>
              </w:r>
            </w:ins>
            <w:ins w:id="1287" w:author="Petnathean Julled" w:date="2022-01-01T06:52:00Z">
              <w:r w:rsidR="005037F3">
                <w:rPr>
                  <w:bCs/>
                  <w:lang w:val="en-US"/>
                </w:rPr>
                <w:t xml:space="preserve"> </w:t>
              </w:r>
            </w:ins>
            <w:ins w:id="1288" w:author="Petnathean Julled" w:date="2022-01-01T06:49:00Z">
              <w:r>
                <w:rPr>
                  <w:bCs/>
                  <w:lang w:val="en-US"/>
                </w:rPr>
                <w:t>(</w:t>
              </w:r>
              <w:proofErr w:type="spellStart"/>
              <w:r>
                <w:rPr>
                  <w:bCs/>
                  <w:lang w:val="en-US"/>
                </w:rPr>
                <w:t>SearchKeywords</w:t>
              </w:r>
              <w:proofErr w:type="spellEnd"/>
              <w:r>
                <w:rPr>
                  <w:bCs/>
                  <w:lang w:val="en-US"/>
                </w:rPr>
                <w:t>)</w:t>
              </w:r>
            </w:ins>
          </w:p>
        </w:tc>
      </w:tr>
      <w:tr w:rsidR="000801CE" w:rsidRPr="000775AA" w14:paraId="58634F32" w14:textId="77777777" w:rsidTr="00F46692">
        <w:trPr>
          <w:ins w:id="1289" w:author="Petnathean Julled" w:date="2022-01-01T06:49:00Z"/>
        </w:trPr>
        <w:tc>
          <w:tcPr>
            <w:tcW w:w="469" w:type="dxa"/>
            <w:tcBorders>
              <w:top w:val="nil"/>
              <w:bottom w:val="nil"/>
            </w:tcBorders>
            <w:shd w:val="clear" w:color="auto" w:fill="FFFFFF" w:themeFill="background1"/>
            <w:tcPrChange w:id="1290" w:author="Petnathean Julled" w:date="2022-01-01T10:45:00Z">
              <w:tcPr>
                <w:tcW w:w="265" w:type="dxa"/>
                <w:tcBorders>
                  <w:top w:val="nil"/>
                </w:tcBorders>
                <w:shd w:val="clear" w:color="auto" w:fill="F2F2F2" w:themeFill="background1" w:themeFillShade="F2"/>
              </w:tcPr>
            </w:tcPrChange>
          </w:tcPr>
          <w:p w14:paraId="5A0CCAB8" w14:textId="6CB83561" w:rsidR="000801CE" w:rsidRDefault="000801CE" w:rsidP="00DA5DDD">
            <w:pPr>
              <w:pStyle w:val="BodyText"/>
              <w:spacing w:after="0"/>
              <w:ind w:firstLine="0"/>
              <w:jc w:val="thaiDistribute"/>
              <w:rPr>
                <w:ins w:id="1291" w:author="Petnathean Julled" w:date="2022-01-01T06:49:00Z"/>
                <w:bCs/>
                <w:lang w:val="en-US"/>
              </w:rPr>
            </w:pPr>
            <w:ins w:id="1292" w:author="Petnathean Julled" w:date="2022-01-01T06:50:00Z">
              <w:r>
                <w:rPr>
                  <w:bCs/>
                  <w:lang w:val="en-US"/>
                </w:rPr>
                <w:t>9:</w:t>
              </w:r>
            </w:ins>
          </w:p>
        </w:tc>
        <w:tc>
          <w:tcPr>
            <w:tcW w:w="4397" w:type="dxa"/>
            <w:tcBorders>
              <w:top w:val="nil"/>
              <w:bottom w:val="nil"/>
            </w:tcBorders>
            <w:shd w:val="clear" w:color="auto" w:fill="FFFFFF" w:themeFill="background1"/>
            <w:tcPrChange w:id="1293" w:author="Petnathean Julled" w:date="2022-01-01T10:45:00Z">
              <w:tcPr>
                <w:tcW w:w="4591" w:type="dxa"/>
                <w:gridSpan w:val="2"/>
                <w:tcBorders>
                  <w:top w:val="nil"/>
                </w:tcBorders>
                <w:shd w:val="clear" w:color="auto" w:fill="F2F2F2" w:themeFill="background1" w:themeFillShade="F2"/>
              </w:tcPr>
            </w:tcPrChange>
          </w:tcPr>
          <w:p w14:paraId="37C9EBAE" w14:textId="1AE4F28D" w:rsidR="000801CE" w:rsidRDefault="000801CE" w:rsidP="00DA5DDD">
            <w:pPr>
              <w:pStyle w:val="BodyText"/>
              <w:spacing w:after="0"/>
              <w:ind w:firstLine="0"/>
              <w:jc w:val="thaiDistribute"/>
              <w:rPr>
                <w:ins w:id="1294" w:author="Petnathean Julled" w:date="2022-01-01T06:49:00Z"/>
                <w:bCs/>
                <w:lang w:val="en-US"/>
              </w:rPr>
            </w:pPr>
            <w:ins w:id="1295" w:author="Petnathean Julled" w:date="2022-01-01T06:51:00Z">
              <w:r>
                <w:rPr>
                  <w:bCs/>
                  <w:lang w:val="en-US"/>
                </w:rPr>
                <w:t xml:space="preserve">  </w:t>
              </w:r>
            </w:ins>
            <w:ins w:id="1296" w:author="Petnathean Julled" w:date="2022-01-01T06:52:00Z">
              <w:r>
                <w:rPr>
                  <w:bCs/>
                  <w:lang w:val="en-US"/>
                </w:rPr>
                <w:t xml:space="preserve">Send ITI-18 </w:t>
              </w:r>
            </w:ins>
            <w:ins w:id="1297" w:author="Petnathean Julled" w:date="2022-01-01T07:00:00Z">
              <w:r w:rsidR="0084574E">
                <w:rPr>
                  <w:bCs/>
                  <w:lang w:val="en-US"/>
                </w:rPr>
                <w:t>to</w:t>
              </w:r>
            </w:ins>
            <w:ins w:id="1298" w:author="Petnathean Julled" w:date="2022-01-01T06:52:00Z">
              <w:r>
                <w:rPr>
                  <w:bCs/>
                  <w:lang w:val="en-US"/>
                </w:rPr>
                <w:t xml:space="preserve"> XDS Document Registry Actor</w:t>
              </w:r>
            </w:ins>
          </w:p>
        </w:tc>
      </w:tr>
      <w:tr w:rsidR="000801CE" w:rsidRPr="000775AA" w14:paraId="629D5D6A" w14:textId="77777777" w:rsidTr="00F46692">
        <w:trPr>
          <w:ins w:id="1299" w:author="Petnathean Julled" w:date="2022-01-01T06:51:00Z"/>
        </w:trPr>
        <w:tc>
          <w:tcPr>
            <w:tcW w:w="469" w:type="dxa"/>
            <w:tcBorders>
              <w:top w:val="nil"/>
              <w:bottom w:val="nil"/>
            </w:tcBorders>
            <w:shd w:val="clear" w:color="auto" w:fill="F2F2F2" w:themeFill="background1" w:themeFillShade="F2"/>
            <w:tcPrChange w:id="1300" w:author="Petnathean Julled" w:date="2022-01-01T10:45:00Z">
              <w:tcPr>
                <w:tcW w:w="265" w:type="dxa"/>
                <w:tcBorders>
                  <w:top w:val="nil"/>
                </w:tcBorders>
                <w:shd w:val="clear" w:color="auto" w:fill="F2F2F2" w:themeFill="background1" w:themeFillShade="F2"/>
              </w:tcPr>
            </w:tcPrChange>
          </w:tcPr>
          <w:p w14:paraId="6AACE765" w14:textId="1CED9E2D" w:rsidR="000801CE" w:rsidRDefault="005037F3" w:rsidP="00DA5DDD">
            <w:pPr>
              <w:pStyle w:val="BodyText"/>
              <w:spacing w:after="0"/>
              <w:ind w:firstLine="0"/>
              <w:jc w:val="thaiDistribute"/>
              <w:rPr>
                <w:ins w:id="1301" w:author="Petnathean Julled" w:date="2022-01-01T06:51:00Z"/>
                <w:bCs/>
                <w:lang w:val="en-US"/>
              </w:rPr>
            </w:pPr>
            <w:ins w:id="1302" w:author="Petnathean Julled" w:date="2022-01-01T06:52:00Z">
              <w:r>
                <w:rPr>
                  <w:bCs/>
                  <w:lang w:val="en-US"/>
                </w:rPr>
                <w:t>10:</w:t>
              </w:r>
            </w:ins>
          </w:p>
        </w:tc>
        <w:tc>
          <w:tcPr>
            <w:tcW w:w="4397" w:type="dxa"/>
            <w:tcBorders>
              <w:top w:val="nil"/>
              <w:bottom w:val="nil"/>
            </w:tcBorders>
            <w:shd w:val="clear" w:color="auto" w:fill="F2F2F2" w:themeFill="background1" w:themeFillShade="F2"/>
            <w:tcPrChange w:id="1303" w:author="Petnathean Julled" w:date="2022-01-01T10:45:00Z">
              <w:tcPr>
                <w:tcW w:w="4591" w:type="dxa"/>
                <w:gridSpan w:val="2"/>
                <w:tcBorders>
                  <w:top w:val="nil"/>
                </w:tcBorders>
                <w:shd w:val="clear" w:color="auto" w:fill="F2F2F2" w:themeFill="background1" w:themeFillShade="F2"/>
              </w:tcPr>
            </w:tcPrChange>
          </w:tcPr>
          <w:p w14:paraId="06360D00" w14:textId="7F75AFD9" w:rsidR="000801CE" w:rsidRDefault="005037F3" w:rsidP="00DA5DDD">
            <w:pPr>
              <w:pStyle w:val="BodyText"/>
              <w:spacing w:after="0"/>
              <w:ind w:firstLine="0"/>
              <w:jc w:val="thaiDistribute"/>
              <w:rPr>
                <w:ins w:id="1304" w:author="Petnathean Julled" w:date="2022-01-01T06:51:00Z"/>
                <w:bCs/>
                <w:lang w:val="en-US"/>
              </w:rPr>
            </w:pPr>
            <w:ins w:id="1305" w:author="Petnathean Julled" w:date="2022-01-01T06:53:00Z">
              <w:r>
                <w:rPr>
                  <w:bCs/>
                  <w:lang w:val="en-US"/>
                </w:rPr>
                <w:t xml:space="preserve">  Wait for response</w:t>
              </w:r>
            </w:ins>
          </w:p>
        </w:tc>
      </w:tr>
      <w:tr w:rsidR="000801CE" w:rsidRPr="000775AA" w14:paraId="4000BCBE" w14:textId="77777777" w:rsidTr="00F46692">
        <w:trPr>
          <w:ins w:id="1306" w:author="Petnathean Julled" w:date="2022-01-01T06:51:00Z"/>
        </w:trPr>
        <w:tc>
          <w:tcPr>
            <w:tcW w:w="469" w:type="dxa"/>
            <w:tcBorders>
              <w:top w:val="nil"/>
              <w:bottom w:val="nil"/>
            </w:tcBorders>
            <w:shd w:val="clear" w:color="auto" w:fill="FFFFFF" w:themeFill="background1"/>
            <w:tcPrChange w:id="1307" w:author="Petnathean Julled" w:date="2022-01-01T10:45:00Z">
              <w:tcPr>
                <w:tcW w:w="265" w:type="dxa"/>
                <w:tcBorders>
                  <w:top w:val="nil"/>
                </w:tcBorders>
                <w:shd w:val="clear" w:color="auto" w:fill="F2F2F2" w:themeFill="background1" w:themeFillShade="F2"/>
              </w:tcPr>
            </w:tcPrChange>
          </w:tcPr>
          <w:p w14:paraId="37B8EC46" w14:textId="721FB5CB" w:rsidR="000801CE" w:rsidRDefault="005037F3" w:rsidP="00DA5DDD">
            <w:pPr>
              <w:pStyle w:val="BodyText"/>
              <w:spacing w:after="0"/>
              <w:ind w:firstLine="0"/>
              <w:jc w:val="thaiDistribute"/>
              <w:rPr>
                <w:ins w:id="1308" w:author="Petnathean Julled" w:date="2022-01-01T06:51:00Z"/>
                <w:bCs/>
                <w:lang w:val="en-US"/>
              </w:rPr>
            </w:pPr>
            <w:ins w:id="1309" w:author="Petnathean Julled" w:date="2022-01-01T06:53:00Z">
              <w:r>
                <w:rPr>
                  <w:bCs/>
                  <w:lang w:val="en-US"/>
                </w:rPr>
                <w:t>11:</w:t>
              </w:r>
            </w:ins>
          </w:p>
        </w:tc>
        <w:tc>
          <w:tcPr>
            <w:tcW w:w="4397" w:type="dxa"/>
            <w:tcBorders>
              <w:top w:val="nil"/>
              <w:bottom w:val="nil"/>
            </w:tcBorders>
            <w:shd w:val="clear" w:color="auto" w:fill="FFFFFF" w:themeFill="background1"/>
            <w:tcPrChange w:id="1310" w:author="Petnathean Julled" w:date="2022-01-01T10:45:00Z">
              <w:tcPr>
                <w:tcW w:w="4591" w:type="dxa"/>
                <w:gridSpan w:val="2"/>
                <w:tcBorders>
                  <w:top w:val="nil"/>
                </w:tcBorders>
                <w:shd w:val="clear" w:color="auto" w:fill="F2F2F2" w:themeFill="background1" w:themeFillShade="F2"/>
              </w:tcPr>
            </w:tcPrChange>
          </w:tcPr>
          <w:p w14:paraId="4C4CF931" w14:textId="7DF4A5C8" w:rsidR="000801CE" w:rsidRDefault="005037F3" w:rsidP="00DA5DDD">
            <w:pPr>
              <w:pStyle w:val="BodyText"/>
              <w:spacing w:after="0"/>
              <w:ind w:firstLine="0"/>
              <w:jc w:val="thaiDistribute"/>
              <w:rPr>
                <w:ins w:id="1311" w:author="Petnathean Julled" w:date="2022-01-01T06:51:00Z"/>
                <w:bCs/>
                <w:lang w:val="en-US"/>
              </w:rPr>
            </w:pPr>
            <w:ins w:id="1312" w:author="Petnathean Julled" w:date="2022-01-01T06:53:00Z">
              <w:r>
                <w:rPr>
                  <w:bCs/>
                  <w:lang w:val="en-US"/>
                </w:rPr>
                <w:t xml:space="preserve">  </w:t>
              </w:r>
            </w:ins>
            <w:ins w:id="1313" w:author="Petnathean Julled" w:date="2022-01-01T06:54:00Z">
              <w:r>
                <w:rPr>
                  <w:bCs/>
                  <w:lang w:val="en-US"/>
                </w:rPr>
                <w:t>If Query Response Received = T</w:t>
              </w:r>
            </w:ins>
            <w:ins w:id="1314" w:author="Petnathean Julled" w:date="2022-01-01T09:06:00Z">
              <w:r w:rsidR="00A96576">
                <w:rPr>
                  <w:bCs/>
                  <w:lang w:val="en-US"/>
                </w:rPr>
                <w:t>RUE</w:t>
              </w:r>
            </w:ins>
            <w:ins w:id="1315" w:author="Petnathean Julled" w:date="2022-01-01T06:56:00Z">
              <w:r>
                <w:rPr>
                  <w:bCs/>
                  <w:lang w:val="en-US"/>
                </w:rPr>
                <w:t xml:space="preserve"> {</w:t>
              </w:r>
            </w:ins>
          </w:p>
        </w:tc>
      </w:tr>
      <w:tr w:rsidR="000801CE" w:rsidRPr="000775AA" w14:paraId="7DC0F571" w14:textId="77777777" w:rsidTr="00F46692">
        <w:trPr>
          <w:ins w:id="1316" w:author="Petnathean Julled" w:date="2022-01-01T06:51:00Z"/>
        </w:trPr>
        <w:tc>
          <w:tcPr>
            <w:tcW w:w="469" w:type="dxa"/>
            <w:tcBorders>
              <w:top w:val="nil"/>
              <w:bottom w:val="nil"/>
            </w:tcBorders>
            <w:shd w:val="clear" w:color="auto" w:fill="F2F2F2" w:themeFill="background1" w:themeFillShade="F2"/>
            <w:tcPrChange w:id="1317" w:author="Petnathean Julled" w:date="2022-01-01T10:45:00Z">
              <w:tcPr>
                <w:tcW w:w="265" w:type="dxa"/>
                <w:tcBorders>
                  <w:top w:val="nil"/>
                </w:tcBorders>
                <w:shd w:val="clear" w:color="auto" w:fill="F2F2F2" w:themeFill="background1" w:themeFillShade="F2"/>
              </w:tcPr>
            </w:tcPrChange>
          </w:tcPr>
          <w:p w14:paraId="56138808" w14:textId="1A5644CA" w:rsidR="000801CE" w:rsidRDefault="005037F3" w:rsidP="00DA5DDD">
            <w:pPr>
              <w:pStyle w:val="BodyText"/>
              <w:spacing w:after="0"/>
              <w:ind w:firstLine="0"/>
              <w:jc w:val="thaiDistribute"/>
              <w:rPr>
                <w:ins w:id="1318" w:author="Petnathean Julled" w:date="2022-01-01T06:51:00Z"/>
                <w:bCs/>
                <w:lang w:val="en-US"/>
              </w:rPr>
            </w:pPr>
            <w:ins w:id="1319" w:author="Petnathean Julled" w:date="2022-01-01T06:54:00Z">
              <w:r>
                <w:rPr>
                  <w:bCs/>
                  <w:lang w:val="en-US"/>
                </w:rPr>
                <w:t>12:</w:t>
              </w:r>
            </w:ins>
          </w:p>
        </w:tc>
        <w:tc>
          <w:tcPr>
            <w:tcW w:w="4397" w:type="dxa"/>
            <w:tcBorders>
              <w:top w:val="nil"/>
              <w:bottom w:val="nil"/>
            </w:tcBorders>
            <w:shd w:val="clear" w:color="auto" w:fill="F2F2F2" w:themeFill="background1" w:themeFillShade="F2"/>
            <w:tcPrChange w:id="1320" w:author="Petnathean Julled" w:date="2022-01-01T10:45:00Z">
              <w:tcPr>
                <w:tcW w:w="4591" w:type="dxa"/>
                <w:gridSpan w:val="2"/>
                <w:tcBorders>
                  <w:top w:val="nil"/>
                </w:tcBorders>
                <w:shd w:val="clear" w:color="auto" w:fill="F2F2F2" w:themeFill="background1" w:themeFillShade="F2"/>
              </w:tcPr>
            </w:tcPrChange>
          </w:tcPr>
          <w:p w14:paraId="46567485" w14:textId="25005A3E" w:rsidR="000801CE" w:rsidRDefault="005037F3" w:rsidP="00DA5DDD">
            <w:pPr>
              <w:pStyle w:val="BodyText"/>
              <w:spacing w:after="0"/>
              <w:ind w:firstLine="0"/>
              <w:jc w:val="thaiDistribute"/>
              <w:rPr>
                <w:ins w:id="1321" w:author="Petnathean Julled" w:date="2022-01-01T06:51:00Z"/>
                <w:bCs/>
                <w:lang w:val="en-US"/>
              </w:rPr>
            </w:pPr>
            <w:ins w:id="1322" w:author="Petnathean Julled" w:date="2022-01-01T06:54:00Z">
              <w:r>
                <w:rPr>
                  <w:bCs/>
                  <w:lang w:val="en-US"/>
                </w:rPr>
                <w:t xml:space="preserve">  </w:t>
              </w:r>
            </w:ins>
            <w:ins w:id="1323" w:author="Petnathean Julled" w:date="2022-01-01T06:55:00Z">
              <w:r>
                <w:rPr>
                  <w:bCs/>
                  <w:lang w:val="en-US"/>
                </w:rPr>
                <w:t xml:space="preserve">  Extract (Query Response)</w:t>
              </w:r>
            </w:ins>
          </w:p>
        </w:tc>
      </w:tr>
      <w:tr w:rsidR="000801CE" w:rsidRPr="000775AA" w14:paraId="2D8A0042" w14:textId="77777777" w:rsidTr="00F46692">
        <w:trPr>
          <w:ins w:id="1324" w:author="Petnathean Julled" w:date="2022-01-01T06:51:00Z"/>
        </w:trPr>
        <w:tc>
          <w:tcPr>
            <w:tcW w:w="469" w:type="dxa"/>
            <w:tcBorders>
              <w:top w:val="nil"/>
              <w:bottom w:val="nil"/>
            </w:tcBorders>
            <w:shd w:val="clear" w:color="auto" w:fill="FFFFFF" w:themeFill="background1"/>
            <w:tcPrChange w:id="1325" w:author="Petnathean Julled" w:date="2022-01-01T10:45:00Z">
              <w:tcPr>
                <w:tcW w:w="265" w:type="dxa"/>
                <w:tcBorders>
                  <w:top w:val="nil"/>
                </w:tcBorders>
                <w:shd w:val="clear" w:color="auto" w:fill="F2F2F2" w:themeFill="background1" w:themeFillShade="F2"/>
              </w:tcPr>
            </w:tcPrChange>
          </w:tcPr>
          <w:p w14:paraId="3E5D7094" w14:textId="22EA8491" w:rsidR="000801CE" w:rsidRDefault="005037F3" w:rsidP="00DA5DDD">
            <w:pPr>
              <w:pStyle w:val="BodyText"/>
              <w:spacing w:after="0"/>
              <w:ind w:firstLine="0"/>
              <w:jc w:val="thaiDistribute"/>
              <w:rPr>
                <w:ins w:id="1326" w:author="Petnathean Julled" w:date="2022-01-01T06:51:00Z"/>
                <w:bCs/>
                <w:lang w:val="en-US"/>
              </w:rPr>
            </w:pPr>
            <w:ins w:id="1327" w:author="Petnathean Julled" w:date="2022-01-01T06:55:00Z">
              <w:r>
                <w:rPr>
                  <w:bCs/>
                  <w:lang w:val="en-US"/>
                </w:rPr>
                <w:t>13:</w:t>
              </w:r>
            </w:ins>
          </w:p>
        </w:tc>
        <w:tc>
          <w:tcPr>
            <w:tcW w:w="4397" w:type="dxa"/>
            <w:tcBorders>
              <w:top w:val="nil"/>
              <w:bottom w:val="nil"/>
            </w:tcBorders>
            <w:shd w:val="clear" w:color="auto" w:fill="FFFFFF" w:themeFill="background1"/>
            <w:tcPrChange w:id="1328" w:author="Petnathean Julled" w:date="2022-01-01T10:45:00Z">
              <w:tcPr>
                <w:tcW w:w="4591" w:type="dxa"/>
                <w:gridSpan w:val="2"/>
                <w:tcBorders>
                  <w:top w:val="nil"/>
                </w:tcBorders>
                <w:shd w:val="clear" w:color="auto" w:fill="F2F2F2" w:themeFill="background1" w:themeFillShade="F2"/>
              </w:tcPr>
            </w:tcPrChange>
          </w:tcPr>
          <w:p w14:paraId="21B4BB81" w14:textId="33F0ADF8" w:rsidR="000801CE" w:rsidRDefault="005037F3" w:rsidP="00DA5DDD">
            <w:pPr>
              <w:pStyle w:val="BodyText"/>
              <w:spacing w:after="0"/>
              <w:ind w:firstLine="0"/>
              <w:jc w:val="thaiDistribute"/>
              <w:rPr>
                <w:ins w:id="1329" w:author="Petnathean Julled" w:date="2022-01-01T06:51:00Z"/>
                <w:bCs/>
                <w:lang w:val="en-US"/>
              </w:rPr>
            </w:pPr>
            <w:ins w:id="1330" w:author="Petnathean Julled" w:date="2022-01-01T06:55:00Z">
              <w:r>
                <w:rPr>
                  <w:bCs/>
                  <w:lang w:val="en-US"/>
                </w:rPr>
                <w:t xml:space="preserve">    Read Search Result</w:t>
              </w:r>
            </w:ins>
          </w:p>
        </w:tc>
      </w:tr>
      <w:tr w:rsidR="000801CE" w:rsidRPr="000775AA" w14:paraId="1194804A" w14:textId="77777777" w:rsidTr="00F46692">
        <w:trPr>
          <w:ins w:id="1331" w:author="Petnathean Julled" w:date="2022-01-01T06:51:00Z"/>
        </w:trPr>
        <w:tc>
          <w:tcPr>
            <w:tcW w:w="469" w:type="dxa"/>
            <w:tcBorders>
              <w:top w:val="nil"/>
              <w:bottom w:val="nil"/>
            </w:tcBorders>
            <w:shd w:val="clear" w:color="auto" w:fill="F2F2F2" w:themeFill="background1" w:themeFillShade="F2"/>
            <w:tcPrChange w:id="1332" w:author="Petnathean Julled" w:date="2022-01-01T10:45:00Z">
              <w:tcPr>
                <w:tcW w:w="265" w:type="dxa"/>
                <w:gridSpan w:val="2"/>
                <w:tcBorders>
                  <w:top w:val="nil"/>
                </w:tcBorders>
                <w:shd w:val="clear" w:color="auto" w:fill="F2F2F2" w:themeFill="background1" w:themeFillShade="F2"/>
              </w:tcPr>
            </w:tcPrChange>
          </w:tcPr>
          <w:p w14:paraId="11812050" w14:textId="60DC74F3" w:rsidR="000801CE" w:rsidRDefault="005037F3" w:rsidP="00DA5DDD">
            <w:pPr>
              <w:pStyle w:val="BodyText"/>
              <w:spacing w:after="0"/>
              <w:ind w:firstLine="0"/>
              <w:jc w:val="thaiDistribute"/>
              <w:rPr>
                <w:ins w:id="1333" w:author="Petnathean Julled" w:date="2022-01-01T06:51:00Z"/>
                <w:bCs/>
                <w:lang w:val="en-US"/>
              </w:rPr>
            </w:pPr>
            <w:ins w:id="1334" w:author="Petnathean Julled" w:date="2022-01-01T06:56:00Z">
              <w:r>
                <w:rPr>
                  <w:bCs/>
                  <w:lang w:val="en-US"/>
                </w:rPr>
                <w:t>14:</w:t>
              </w:r>
            </w:ins>
          </w:p>
        </w:tc>
        <w:tc>
          <w:tcPr>
            <w:tcW w:w="4397" w:type="dxa"/>
            <w:tcBorders>
              <w:top w:val="nil"/>
              <w:bottom w:val="nil"/>
            </w:tcBorders>
            <w:shd w:val="clear" w:color="auto" w:fill="F2F2F2" w:themeFill="background1" w:themeFillShade="F2"/>
            <w:tcPrChange w:id="1335" w:author="Petnathean Julled" w:date="2022-01-01T10:45:00Z">
              <w:tcPr>
                <w:tcW w:w="4591" w:type="dxa"/>
                <w:tcBorders>
                  <w:top w:val="nil"/>
                </w:tcBorders>
                <w:shd w:val="clear" w:color="auto" w:fill="F2F2F2" w:themeFill="background1" w:themeFillShade="F2"/>
              </w:tcPr>
            </w:tcPrChange>
          </w:tcPr>
          <w:p w14:paraId="21C15988" w14:textId="3981742B" w:rsidR="000801CE" w:rsidRDefault="005037F3" w:rsidP="00DA5DDD">
            <w:pPr>
              <w:pStyle w:val="BodyText"/>
              <w:spacing w:after="0"/>
              <w:ind w:firstLine="0"/>
              <w:jc w:val="thaiDistribute"/>
              <w:rPr>
                <w:ins w:id="1336" w:author="Petnathean Julled" w:date="2022-01-01T06:51:00Z"/>
                <w:bCs/>
                <w:lang w:val="en-US"/>
              </w:rPr>
            </w:pPr>
            <w:ins w:id="1337" w:author="Petnathean Julled" w:date="2022-01-01T06:56:00Z">
              <w:r>
                <w:rPr>
                  <w:bCs/>
                  <w:lang w:val="en-US"/>
                </w:rPr>
                <w:t xml:space="preserve">    Display Search Result</w:t>
              </w:r>
            </w:ins>
          </w:p>
        </w:tc>
      </w:tr>
      <w:tr w:rsidR="005037F3" w:rsidRPr="000775AA" w14:paraId="226B0258" w14:textId="77777777" w:rsidTr="00417D1F">
        <w:trPr>
          <w:ins w:id="1338" w:author="Petnathean Julled" w:date="2022-01-01T06:56:00Z"/>
        </w:trPr>
        <w:tc>
          <w:tcPr>
            <w:tcW w:w="469" w:type="dxa"/>
            <w:tcBorders>
              <w:top w:val="nil"/>
              <w:bottom w:val="nil"/>
            </w:tcBorders>
            <w:shd w:val="clear" w:color="auto" w:fill="FFFFFF" w:themeFill="background1"/>
            <w:tcPrChange w:id="1339" w:author="Petnathean Julled" w:date="2022-01-23T18:57:00Z">
              <w:tcPr>
                <w:tcW w:w="265" w:type="dxa"/>
                <w:gridSpan w:val="2"/>
                <w:tcBorders>
                  <w:top w:val="nil"/>
                  <w:bottom w:val="nil"/>
                </w:tcBorders>
                <w:shd w:val="clear" w:color="auto" w:fill="F2F2F2" w:themeFill="background1" w:themeFillShade="F2"/>
              </w:tcPr>
            </w:tcPrChange>
          </w:tcPr>
          <w:p w14:paraId="78984EC6" w14:textId="36125829" w:rsidR="005037F3" w:rsidRDefault="005037F3" w:rsidP="00DA5DDD">
            <w:pPr>
              <w:pStyle w:val="BodyText"/>
              <w:spacing w:after="0"/>
              <w:ind w:firstLine="0"/>
              <w:jc w:val="thaiDistribute"/>
              <w:rPr>
                <w:ins w:id="1340" w:author="Petnathean Julled" w:date="2022-01-01T06:56:00Z"/>
                <w:bCs/>
                <w:lang w:val="en-US"/>
              </w:rPr>
            </w:pPr>
            <w:ins w:id="1341" w:author="Petnathean Julled" w:date="2022-01-01T06:56:00Z">
              <w:r>
                <w:rPr>
                  <w:bCs/>
                  <w:lang w:val="en-US"/>
                </w:rPr>
                <w:t>1</w:t>
              </w:r>
            </w:ins>
            <w:ins w:id="1342" w:author="Petnathean Julled" w:date="2022-01-01T10:45:00Z">
              <w:r w:rsidR="00F46692">
                <w:rPr>
                  <w:bCs/>
                  <w:lang w:val="en-US"/>
                </w:rPr>
                <w:t>5</w:t>
              </w:r>
            </w:ins>
            <w:ins w:id="1343" w:author="Petnathean Julled" w:date="2022-01-01T06:57:00Z">
              <w:r>
                <w:rPr>
                  <w:bCs/>
                  <w:lang w:val="en-US"/>
                </w:rPr>
                <w:t>:</w:t>
              </w:r>
            </w:ins>
          </w:p>
        </w:tc>
        <w:tc>
          <w:tcPr>
            <w:tcW w:w="4397" w:type="dxa"/>
            <w:tcBorders>
              <w:top w:val="nil"/>
              <w:bottom w:val="nil"/>
            </w:tcBorders>
            <w:shd w:val="clear" w:color="auto" w:fill="FFFFFF" w:themeFill="background1"/>
            <w:tcPrChange w:id="1344" w:author="Petnathean Julled" w:date="2022-01-23T18:57:00Z">
              <w:tcPr>
                <w:tcW w:w="4591" w:type="dxa"/>
                <w:tcBorders>
                  <w:top w:val="nil"/>
                  <w:bottom w:val="nil"/>
                </w:tcBorders>
                <w:shd w:val="clear" w:color="auto" w:fill="F2F2F2" w:themeFill="background1" w:themeFillShade="F2"/>
              </w:tcPr>
            </w:tcPrChange>
          </w:tcPr>
          <w:p w14:paraId="0613031C" w14:textId="1313E2C7" w:rsidR="005037F3" w:rsidRDefault="005037F3" w:rsidP="00DA5DDD">
            <w:pPr>
              <w:pStyle w:val="BodyText"/>
              <w:spacing w:after="0"/>
              <w:ind w:firstLine="0"/>
              <w:jc w:val="thaiDistribute"/>
              <w:rPr>
                <w:ins w:id="1345" w:author="Petnathean Julled" w:date="2022-01-01T06:56:00Z"/>
                <w:bCs/>
                <w:lang w:val="en-US"/>
              </w:rPr>
            </w:pPr>
            <w:ins w:id="1346" w:author="Petnathean Julled" w:date="2022-01-01T06:57:00Z">
              <w:r>
                <w:rPr>
                  <w:bCs/>
                  <w:lang w:val="en-US"/>
                </w:rPr>
                <w:t xml:space="preserve">  }</w:t>
              </w:r>
            </w:ins>
          </w:p>
        </w:tc>
      </w:tr>
      <w:tr w:rsidR="005037F3" w:rsidRPr="000775AA" w14:paraId="12E46332" w14:textId="77777777" w:rsidTr="00417D1F">
        <w:trPr>
          <w:ins w:id="1347" w:author="Petnathean Julled" w:date="2022-01-01T06:56:00Z"/>
        </w:trPr>
        <w:tc>
          <w:tcPr>
            <w:tcW w:w="469" w:type="dxa"/>
            <w:tcBorders>
              <w:top w:val="nil"/>
            </w:tcBorders>
            <w:shd w:val="clear" w:color="auto" w:fill="F2F2F2" w:themeFill="background1" w:themeFillShade="F2"/>
            <w:tcPrChange w:id="1348" w:author="Petnathean Julled" w:date="2022-01-23T18:57:00Z">
              <w:tcPr>
                <w:tcW w:w="265" w:type="dxa"/>
                <w:gridSpan w:val="2"/>
                <w:tcBorders>
                  <w:top w:val="nil"/>
                </w:tcBorders>
                <w:shd w:val="clear" w:color="auto" w:fill="F2F2F2" w:themeFill="background1" w:themeFillShade="F2"/>
              </w:tcPr>
            </w:tcPrChange>
          </w:tcPr>
          <w:p w14:paraId="0864BFBF" w14:textId="4F3985F5" w:rsidR="005037F3" w:rsidRDefault="005037F3" w:rsidP="00DA5DDD">
            <w:pPr>
              <w:pStyle w:val="BodyText"/>
              <w:spacing w:after="0"/>
              <w:ind w:firstLine="0"/>
              <w:jc w:val="thaiDistribute"/>
              <w:rPr>
                <w:ins w:id="1349" w:author="Petnathean Julled" w:date="2022-01-01T06:56:00Z"/>
                <w:bCs/>
                <w:lang w:val="en-US"/>
              </w:rPr>
            </w:pPr>
            <w:ins w:id="1350" w:author="Petnathean Julled" w:date="2022-01-01T06:56:00Z">
              <w:r>
                <w:rPr>
                  <w:bCs/>
                  <w:lang w:val="en-US"/>
                </w:rPr>
                <w:t>1</w:t>
              </w:r>
            </w:ins>
            <w:ins w:id="1351" w:author="Petnathean Julled" w:date="2022-01-01T10:45:00Z">
              <w:r w:rsidR="00F46692">
                <w:rPr>
                  <w:bCs/>
                  <w:lang w:val="en-US"/>
                </w:rPr>
                <w:t>6</w:t>
              </w:r>
            </w:ins>
            <w:ins w:id="1352" w:author="Petnathean Julled" w:date="2022-01-01T06:56:00Z">
              <w:r>
                <w:rPr>
                  <w:bCs/>
                  <w:lang w:val="en-US"/>
                </w:rPr>
                <w:t>:</w:t>
              </w:r>
            </w:ins>
          </w:p>
        </w:tc>
        <w:tc>
          <w:tcPr>
            <w:tcW w:w="4397" w:type="dxa"/>
            <w:tcBorders>
              <w:top w:val="nil"/>
            </w:tcBorders>
            <w:shd w:val="clear" w:color="auto" w:fill="F2F2F2" w:themeFill="background1" w:themeFillShade="F2"/>
            <w:tcPrChange w:id="1353" w:author="Petnathean Julled" w:date="2022-01-23T18:57:00Z">
              <w:tcPr>
                <w:tcW w:w="4591" w:type="dxa"/>
                <w:tcBorders>
                  <w:top w:val="nil"/>
                </w:tcBorders>
                <w:shd w:val="clear" w:color="auto" w:fill="F2F2F2" w:themeFill="background1" w:themeFillShade="F2"/>
              </w:tcPr>
            </w:tcPrChange>
          </w:tcPr>
          <w:p w14:paraId="1C1CAB4D" w14:textId="26A451C1" w:rsidR="005037F3" w:rsidRDefault="005037F3" w:rsidP="00DA5DDD">
            <w:pPr>
              <w:pStyle w:val="BodyText"/>
              <w:spacing w:after="0"/>
              <w:ind w:firstLine="0"/>
              <w:jc w:val="thaiDistribute"/>
              <w:rPr>
                <w:ins w:id="1354" w:author="Petnathean Julled" w:date="2022-01-01T06:56:00Z"/>
                <w:bCs/>
                <w:lang w:val="en-US"/>
              </w:rPr>
            </w:pPr>
            <w:ins w:id="1355" w:author="Petnathean Julled" w:date="2022-01-01T06:56:00Z">
              <w:r>
                <w:rPr>
                  <w:bCs/>
                  <w:lang w:val="en-US"/>
                </w:rPr>
                <w:t xml:space="preserve">  End</w:t>
              </w:r>
            </w:ins>
          </w:p>
        </w:tc>
      </w:tr>
    </w:tbl>
    <w:p w14:paraId="790A5EC8" w14:textId="77777777" w:rsidR="00760E11" w:rsidRPr="009B218F" w:rsidRDefault="00760E11">
      <w:pPr>
        <w:pStyle w:val="BodyText"/>
        <w:spacing w:after="0"/>
        <w:jc w:val="thaiDistribute"/>
        <w:rPr>
          <w:ins w:id="1356" w:author="Petnathean Julled" w:date="2021-12-19T03:10:00Z"/>
          <w:rFonts w:cstheme="minorBidi"/>
          <w:bCs/>
          <w:szCs w:val="25"/>
          <w:lang w:val="en-US" w:bidi="th-TH"/>
          <w:rPrChange w:id="1357" w:author="Petnathean Julled" w:date="2021-12-19T03:29:00Z">
            <w:rPr>
              <w:ins w:id="1358" w:author="Petnathean Julled" w:date="2021-12-19T03:10:00Z"/>
              <w:bCs/>
              <w:i/>
              <w:iCs/>
              <w:color w:val="FF0000"/>
              <w:lang w:val="en-US"/>
            </w:rPr>
          </w:rPrChange>
        </w:rPr>
        <w:pPrChange w:id="1359" w:author="Petnathean Julled" w:date="2021-12-19T03:36:00Z">
          <w:pPr>
            <w:pStyle w:val="BodyText"/>
            <w:spacing w:after="0"/>
            <w:ind w:firstLine="0"/>
          </w:pPr>
        </w:pPrChange>
      </w:pPr>
    </w:p>
    <w:p w14:paraId="5F510962" w14:textId="2C580140" w:rsidR="00B324C0" w:rsidRPr="00B324C0" w:rsidRDefault="00B324C0">
      <w:pPr>
        <w:pStyle w:val="BodyText"/>
        <w:spacing w:after="0"/>
        <w:ind w:firstLine="270"/>
        <w:jc w:val="thaiDistribute"/>
        <w:rPr>
          <w:ins w:id="1360" w:author="Petnathean Julled" w:date="2021-12-31T08:41:00Z"/>
          <w:bCs/>
          <w:color w:val="FF0000"/>
          <w:lang w:val="en-US"/>
          <w:rPrChange w:id="1361" w:author="Petnathean Julled" w:date="2021-12-31T08:42:00Z">
            <w:rPr>
              <w:ins w:id="1362" w:author="Petnathean Julled" w:date="2021-12-31T08:41:00Z"/>
              <w:bCs/>
              <w:i/>
              <w:iCs/>
              <w:color w:val="FF0000"/>
              <w:lang w:val="en-US"/>
            </w:rPr>
          </w:rPrChange>
        </w:rPr>
      </w:pPr>
      <w:ins w:id="1363" w:author="Petnathean Julled" w:date="2021-12-31T08:42:00Z">
        <w:r w:rsidRPr="00B324C0">
          <w:rPr>
            <w:rFonts w:cstheme="minorBidi"/>
            <w:bCs/>
            <w:color w:val="FF0000"/>
            <w:szCs w:val="25"/>
            <w:lang w:val="en-US" w:bidi="th-TH"/>
            <w:rPrChange w:id="1364" w:author="Petnathean Julled" w:date="2021-12-31T08:42:00Z">
              <w:rPr>
                <w:rFonts w:cstheme="minorBidi"/>
                <w:bCs/>
                <w:i/>
                <w:iCs/>
                <w:color w:val="FF0000"/>
                <w:szCs w:val="25"/>
                <w:lang w:val="en-US" w:bidi="th-TH"/>
              </w:rPr>
            </w:rPrChange>
          </w:rPr>
          <w:t xml:space="preserve">0. </w:t>
        </w:r>
      </w:ins>
      <w:del w:id="1365" w:author="Petnathean Julled" w:date="2021-12-31T08:41:00Z">
        <w:r w:rsidR="00966643" w:rsidRPr="00B324C0" w:rsidDel="00B324C0">
          <w:rPr>
            <w:bCs/>
            <w:color w:val="FF0000"/>
            <w:lang w:val="en-US"/>
            <w:rPrChange w:id="1366" w:author="Petnathean Julled" w:date="2021-12-31T08:42:00Z">
              <w:rPr>
                <w:bCs/>
                <w:i/>
                <w:iCs/>
                <w:color w:val="FF0000"/>
                <w:lang w:val="en-US"/>
              </w:rPr>
            </w:rPrChange>
          </w:rPr>
          <w:tab/>
        </w:r>
      </w:del>
      <w:r w:rsidR="00966643" w:rsidRPr="00B324C0">
        <w:rPr>
          <w:bCs/>
          <w:color w:val="FF0000"/>
          <w:lang w:val="en-US"/>
          <w:rPrChange w:id="1367" w:author="Petnathean Julled" w:date="2021-12-31T08:42:00Z">
            <w:rPr>
              <w:bCs/>
              <w:i/>
              <w:iCs/>
              <w:color w:val="FF0000"/>
              <w:lang w:val="en-US"/>
            </w:rPr>
          </w:rPrChange>
        </w:rPr>
        <w:t>XDS Registry Actor</w:t>
      </w:r>
    </w:p>
    <w:p w14:paraId="4DA16B14" w14:textId="040174A8" w:rsidR="00966643" w:rsidRPr="00B324C0" w:rsidRDefault="00B324C0">
      <w:pPr>
        <w:pStyle w:val="BodyText"/>
        <w:spacing w:after="0"/>
        <w:ind w:firstLine="270"/>
        <w:jc w:val="thaiDistribute"/>
        <w:rPr>
          <w:ins w:id="1368" w:author="Petnathean Julled" w:date="2021-12-19T03:31:00Z"/>
          <w:bCs/>
          <w:color w:val="FF0000"/>
          <w:lang w:val="en-US"/>
          <w:rPrChange w:id="1369" w:author="Petnathean Julled" w:date="2021-12-31T08:42:00Z">
            <w:rPr>
              <w:ins w:id="1370" w:author="Petnathean Julled" w:date="2021-12-19T03:31:00Z"/>
              <w:bCs/>
              <w:i/>
              <w:iCs/>
              <w:color w:val="FF0000"/>
              <w:lang w:val="en-US"/>
            </w:rPr>
          </w:rPrChange>
        </w:rPr>
        <w:pPrChange w:id="1371" w:author="Petnathean Julled" w:date="2021-12-19T03:36:00Z">
          <w:pPr>
            <w:pStyle w:val="BodyText"/>
            <w:spacing w:after="0"/>
            <w:ind w:firstLine="270"/>
          </w:pPr>
        </w:pPrChange>
      </w:pPr>
      <w:ins w:id="1372" w:author="Petnathean Julled" w:date="2021-12-31T08:42:00Z">
        <w:r w:rsidRPr="00B324C0">
          <w:rPr>
            <w:rFonts w:cstheme="minorBidi"/>
            <w:bCs/>
            <w:color w:val="FF0000"/>
            <w:szCs w:val="25"/>
            <w:lang w:val="en-US" w:bidi="th-TH"/>
            <w:rPrChange w:id="1373" w:author="Petnathean Julled" w:date="2021-12-31T08:42:00Z">
              <w:rPr>
                <w:rFonts w:cstheme="minorBidi"/>
                <w:bCs/>
                <w:i/>
                <w:iCs/>
                <w:color w:val="FF0000"/>
                <w:szCs w:val="25"/>
                <w:lang w:val="en-US" w:bidi="th-TH"/>
              </w:rPr>
            </w:rPrChange>
          </w:rPr>
          <w:t xml:space="preserve">0.1 </w:t>
        </w:r>
      </w:ins>
      <w:del w:id="1374" w:author="Petnathean Julled" w:date="2021-12-31T08:42:00Z">
        <w:r w:rsidR="00966643" w:rsidRPr="00B324C0" w:rsidDel="00B324C0">
          <w:rPr>
            <w:bCs/>
            <w:color w:val="FF0000"/>
            <w:lang w:val="en-US"/>
            <w:rPrChange w:id="1375" w:author="Petnathean Julled" w:date="2021-12-31T08:42:00Z">
              <w:rPr>
                <w:bCs/>
                <w:i/>
                <w:iCs/>
                <w:color w:val="FF0000"/>
                <w:lang w:val="en-US"/>
              </w:rPr>
            </w:rPrChange>
          </w:rPr>
          <w:delText xml:space="preserve"> </w:delText>
        </w:r>
      </w:del>
      <w:ins w:id="1376" w:author="Petnathean Julled" w:date="2021-12-31T08:42:00Z">
        <w:r w:rsidRPr="00B324C0">
          <w:rPr>
            <w:rFonts w:cstheme="minorBidi"/>
            <w:bCs/>
            <w:color w:val="FF0000"/>
            <w:szCs w:val="25"/>
            <w:lang w:val="en-US" w:bidi="th-TH"/>
            <w:rPrChange w:id="1377" w:author="Petnathean Julled" w:date="2021-12-31T08:42:00Z">
              <w:rPr>
                <w:rFonts w:cstheme="minorBidi"/>
                <w:bCs/>
                <w:i/>
                <w:iCs/>
                <w:color w:val="FF0000"/>
                <w:szCs w:val="25"/>
                <w:lang w:val="en-US" w:bidi="th-TH"/>
              </w:rPr>
            </w:rPrChange>
          </w:rPr>
          <w:t>XDS Registry Intro.</w:t>
        </w:r>
      </w:ins>
      <w:del w:id="1378" w:author="Petnathean Julled" w:date="2021-12-19T03:07:00Z">
        <w:r w:rsidR="00966643" w:rsidRPr="00B324C0" w:rsidDel="00F23380">
          <w:rPr>
            <w:bCs/>
            <w:color w:val="FF0000"/>
            <w:lang w:val="en-US"/>
            <w:rPrChange w:id="1379" w:author="Petnathean Julled" w:date="2021-12-31T08:42:00Z">
              <w:rPr>
                <w:bCs/>
                <w:i/>
                <w:iCs/>
                <w:color w:val="FF0000"/>
                <w:lang w:val="en-US"/>
              </w:rPr>
            </w:rPrChange>
          </w:rPr>
          <w:delText>(?)</w:delText>
        </w:r>
      </w:del>
    </w:p>
    <w:p w14:paraId="7B8A2F23" w14:textId="1AE9F81F" w:rsidR="00194962" w:rsidRPr="004A624A" w:rsidRDefault="00194962">
      <w:pPr>
        <w:pStyle w:val="BodyText"/>
        <w:spacing w:after="0"/>
        <w:jc w:val="thaiDistribute"/>
        <w:rPr>
          <w:moveTo w:id="1380" w:author="Petnathean Julled" w:date="2021-12-19T03:31:00Z"/>
          <w:rFonts w:cstheme="minorBidi"/>
          <w:bCs/>
          <w:szCs w:val="25"/>
          <w:lang w:val="en-US" w:bidi="th-TH"/>
        </w:rPr>
        <w:pPrChange w:id="1381" w:author="Petnathean Julled" w:date="2021-12-19T03:36:00Z">
          <w:pPr>
            <w:pStyle w:val="BodyText"/>
            <w:spacing w:after="0"/>
          </w:pPr>
        </w:pPrChange>
      </w:pPr>
      <w:moveToRangeStart w:id="1382" w:author="Petnathean Julled" w:date="2021-12-19T03:31:00Z" w:name="move90777100"/>
      <w:moveTo w:id="1383" w:author="Petnathean Julled" w:date="2021-12-19T03:31:00Z">
        <w:del w:id="1384" w:author="Petnathean Julled" w:date="2021-12-31T02:26:00Z">
          <w:r w:rsidRPr="00271487" w:rsidDel="00E77889">
            <w:rPr>
              <w:color w:val="FF0000"/>
              <w:lang w:val="en-US"/>
            </w:rPr>
            <w:delText>vvv</w:delText>
          </w:r>
        </w:del>
      </w:moveTo>
      <w:ins w:id="1385" w:author="Petnathean Julled" w:date="2021-12-31T08:42:00Z">
        <w:r w:rsidR="00B324C0">
          <w:rPr>
            <w:color w:val="FF0000"/>
            <w:lang w:val="en-US"/>
          </w:rPr>
          <w:t xml:space="preserve">0.1.1 </w:t>
        </w:r>
      </w:ins>
      <w:moveTo w:id="1386" w:author="Petnathean Julled" w:date="2021-12-19T03:31:00Z">
        <w:del w:id="1387" w:author="Petnathean Julled" w:date="2021-12-31T08:42:00Z">
          <w:r w:rsidRPr="00271487" w:rsidDel="00B324C0">
            <w:rPr>
              <w:color w:val="FF0000"/>
              <w:lang w:val="en-US"/>
            </w:rPr>
            <w:delText xml:space="preserve"> </w:delText>
          </w:r>
        </w:del>
        <w:r>
          <w:rPr>
            <w:color w:val="FF0000"/>
            <w:lang w:val="en-US"/>
          </w:rPr>
          <w:t>Design requirement for XDS Registry</w:t>
        </w:r>
        <w:r w:rsidRPr="00271487">
          <w:rPr>
            <w:color w:val="FF0000"/>
            <w:lang w:val="en-US"/>
          </w:rPr>
          <w:t xml:space="preserve"> </w:t>
        </w:r>
        <w:del w:id="1388" w:author="Petnathean Julled" w:date="2021-12-31T02:26:00Z">
          <w:r w:rsidRPr="00271487" w:rsidDel="00E77889">
            <w:rPr>
              <w:color w:val="FF0000"/>
              <w:lang w:val="en-US"/>
            </w:rPr>
            <w:delText>vvv</w:delText>
          </w:r>
        </w:del>
      </w:moveTo>
    </w:p>
    <w:p w14:paraId="7F3F4DDE" w14:textId="22B069CA" w:rsidR="00194962" w:rsidDel="00831F19" w:rsidRDefault="00831F19">
      <w:pPr>
        <w:pStyle w:val="BodyText"/>
        <w:spacing w:after="0"/>
        <w:jc w:val="thaiDistribute"/>
        <w:rPr>
          <w:del w:id="1389" w:author="Petnathean Julled" w:date="2021-12-19T03:31:00Z"/>
          <w:rFonts w:cstheme="minorBidi"/>
          <w:bCs/>
          <w:szCs w:val="25"/>
          <w:lang w:val="en-US" w:bidi="th-TH"/>
        </w:rPr>
        <w:pPrChange w:id="1390" w:author="Petnathean Julled" w:date="2021-12-19T03:36:00Z">
          <w:pPr>
            <w:pStyle w:val="BodyText"/>
            <w:spacing w:after="0"/>
          </w:pPr>
        </w:pPrChange>
      </w:pPr>
      <w:ins w:id="1391" w:author="Petnathean Julled" w:date="2021-12-19T03:35:00Z">
        <w:r w:rsidRPr="00831F19">
          <w:rPr>
            <w:rFonts w:cstheme="minorBidi"/>
            <w:bCs/>
            <w:szCs w:val="25"/>
            <w:lang w:val="en-US" w:bidi="th-TH"/>
          </w:rPr>
          <w:t>The XDS Document Registry Actor program must be able to communicate with the simulated XDS Document Repository actor and XDS Document Consumer actor. At the same time, the software will need to act as an interface for XDS system to interact with the Blockchain ledger. The actor will wait until after receiving the XML message transaction and react differently to ITI-42 and ITI-18 transactions.</w:t>
        </w:r>
      </w:ins>
      <w:moveTo w:id="1392" w:author="Petnathean Julled" w:date="2021-12-19T03:31:00Z">
        <w:del w:id="1393" w:author="Petnathean Julled" w:date="2021-12-19T03:35:00Z">
          <w:r w:rsidR="00194962" w:rsidRPr="004A624A" w:rsidDel="00831F19">
            <w:rPr>
              <w:rFonts w:cstheme="minorBidi"/>
              <w:bCs/>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1394"/>
          <w:r w:rsidR="00194962" w:rsidRPr="004A624A" w:rsidDel="00831F19">
            <w:rPr>
              <w:rFonts w:cstheme="minorBidi"/>
              <w:bCs/>
              <w:szCs w:val="25"/>
              <w:highlight w:val="yellow"/>
              <w:lang w:val="en-US" w:bidi="th-TH"/>
            </w:rPr>
            <w:delText>middleware</w:delText>
          </w:r>
          <w:commentRangeEnd w:id="1394"/>
          <w:r w:rsidR="00194962" w:rsidRPr="004A624A" w:rsidDel="00831F19">
            <w:rPr>
              <w:rStyle w:val="CommentReference"/>
              <w:spacing w:val="0"/>
              <w:lang w:val="en-US" w:eastAsia="en-US"/>
            </w:rPr>
            <w:commentReference w:id="1394"/>
          </w:r>
          <w:r w:rsidR="00194962" w:rsidRPr="004A624A" w:rsidDel="00831F19">
            <w:rPr>
              <w:rFonts w:cstheme="minorBidi"/>
              <w:bCs/>
              <w:szCs w:val="25"/>
              <w:lang w:val="en-US" w:bidi="th-TH"/>
            </w:rPr>
            <w:delText xml:space="preserve"> between the local XDS system and the Blockchain ledger. The Actor will wait until receiving the XML message transaction and react differently to ITI-42 and ITI-18 transactions.</w:delText>
          </w:r>
        </w:del>
      </w:moveTo>
    </w:p>
    <w:p w14:paraId="64D725A6" w14:textId="77777777" w:rsidR="00831F19" w:rsidRDefault="00831F19">
      <w:pPr>
        <w:pStyle w:val="BodyText"/>
        <w:spacing w:after="0"/>
        <w:jc w:val="thaiDistribute"/>
        <w:rPr>
          <w:ins w:id="1395" w:author="Petnathean Julled" w:date="2021-12-19T03:35:00Z"/>
          <w:rFonts w:cstheme="minorBidi"/>
          <w:bCs/>
          <w:szCs w:val="25"/>
          <w:lang w:val="en-US" w:bidi="th-TH"/>
        </w:rPr>
        <w:pPrChange w:id="1396" w:author="Petnathean Julled" w:date="2021-12-19T03:36:00Z">
          <w:pPr>
            <w:pStyle w:val="BodyText"/>
            <w:spacing w:after="0"/>
          </w:pPr>
        </w:pPrChange>
      </w:pPr>
    </w:p>
    <w:p w14:paraId="2CCFEBEF" w14:textId="6136AFD5" w:rsidR="00260251" w:rsidRDefault="00260251">
      <w:pPr>
        <w:pStyle w:val="BodyText"/>
        <w:spacing w:after="0"/>
        <w:jc w:val="thaiDistribute"/>
        <w:rPr>
          <w:ins w:id="1397" w:author="Petnathean Julled" w:date="2021-12-19T03:32:00Z"/>
          <w:rFonts w:cstheme="minorBidi"/>
          <w:bCs/>
          <w:szCs w:val="25"/>
          <w:lang w:val="en-US" w:bidi="th-TH"/>
        </w:rPr>
        <w:pPrChange w:id="1398" w:author="Petnathean Julled" w:date="2021-12-19T03:36:00Z">
          <w:pPr>
            <w:pStyle w:val="BodyText"/>
            <w:spacing w:after="0"/>
          </w:pPr>
        </w:pPrChange>
      </w:pPr>
      <w:ins w:id="1399" w:author="Petnathean Julled" w:date="2021-12-19T03:32:00Z">
        <w:r w:rsidRPr="00271487">
          <w:rPr>
            <w:color w:val="FF0000"/>
            <w:lang w:val="en-US"/>
          </w:rPr>
          <w:t xml:space="preserve"> </w:t>
        </w:r>
      </w:ins>
      <w:ins w:id="1400" w:author="Petnathean Julled" w:date="2021-12-31T08:43:00Z">
        <w:r w:rsidR="00590381">
          <w:rPr>
            <w:color w:val="FF0000"/>
            <w:lang w:val="en-US"/>
          </w:rPr>
          <w:t>0.1.2</w:t>
        </w:r>
      </w:ins>
      <w:ins w:id="1401" w:author="Petnathean Julled" w:date="2021-12-19T03:32:00Z">
        <w:r>
          <w:rPr>
            <w:color w:val="FF0000"/>
            <w:lang w:val="en-US"/>
          </w:rPr>
          <w:t xml:space="preserve"> </w:t>
        </w:r>
      </w:ins>
      <w:ins w:id="1402" w:author="Petnathean Julled" w:date="2021-12-31T08:43:00Z">
        <w:r w:rsidR="00590381">
          <w:rPr>
            <w:color w:val="FF0000"/>
            <w:lang w:val="en-US"/>
          </w:rPr>
          <w:t>Behavior</w:t>
        </w:r>
      </w:ins>
      <w:ins w:id="1403" w:author="Petnathean Julled" w:date="2021-12-19T03:32:00Z">
        <w:r>
          <w:rPr>
            <w:color w:val="FF0000"/>
            <w:lang w:val="en-US"/>
          </w:rPr>
          <w:t xml:space="preserve"> </w:t>
        </w:r>
      </w:ins>
      <w:ins w:id="1404" w:author="Petnathean Julled" w:date="2021-12-31T08:43:00Z">
        <w:r w:rsidR="00590381">
          <w:rPr>
            <w:color w:val="FF0000"/>
            <w:lang w:val="en-US"/>
          </w:rPr>
          <w:t xml:space="preserve">of </w:t>
        </w:r>
      </w:ins>
      <w:ins w:id="1405" w:author="Petnathean Julled" w:date="2021-12-19T03:32:00Z">
        <w:r>
          <w:rPr>
            <w:color w:val="FF0000"/>
            <w:lang w:val="en-US"/>
          </w:rPr>
          <w:t>XDS Registry</w:t>
        </w:r>
        <w:r w:rsidRPr="00271487">
          <w:rPr>
            <w:color w:val="FF0000"/>
            <w:lang w:val="en-US"/>
          </w:rPr>
          <w:t xml:space="preserve"> </w:t>
        </w:r>
        <w:r w:rsidRPr="004A624A">
          <w:rPr>
            <w:rFonts w:cstheme="minorBidi"/>
            <w:bCs/>
            <w:szCs w:val="25"/>
            <w:lang w:val="en-US" w:bidi="th-TH"/>
          </w:rPr>
          <w:t xml:space="preserve"> </w:t>
        </w:r>
      </w:ins>
    </w:p>
    <w:p w14:paraId="79338AB1" w14:textId="48295102" w:rsidR="00107B39" w:rsidRDefault="00260251">
      <w:pPr>
        <w:pStyle w:val="BodyText"/>
        <w:spacing w:after="0"/>
        <w:jc w:val="thaiDistribute"/>
        <w:rPr>
          <w:ins w:id="1406" w:author="Petnathean Julled" w:date="2022-01-01T08:49:00Z"/>
          <w:rFonts w:cstheme="minorBidi"/>
          <w:bCs/>
          <w:szCs w:val="25"/>
          <w:lang w:val="en-US" w:bidi="th-TH"/>
        </w:rPr>
      </w:pPr>
      <w:ins w:id="1407" w:author="Petnathean Julled" w:date="2021-12-19T03:32:00Z">
        <w:r w:rsidRPr="004A624A">
          <w:rPr>
            <w:rFonts w:cstheme="minorBidi"/>
            <w:bCs/>
            <w:szCs w:val="25"/>
            <w:lang w:val="en-US" w:bidi="th-TH"/>
          </w:rPr>
          <w:t xml:space="preserve">Unlike the XDS Document Repository Actor and XDS Document Consumer Actor, the XDS Document Registry was made to act as the medium between the native system and the Blockchain </w:t>
        </w:r>
      </w:ins>
      <w:ins w:id="1408" w:author="Petnathean Julled" w:date="2022-01-23T11:22:00Z">
        <w:r w:rsidR="003673FF">
          <w:rPr>
            <w:rFonts w:cstheme="minorBidi"/>
            <w:bCs/>
            <w:szCs w:val="25"/>
            <w:lang w:val="en-US" w:bidi="th-TH"/>
          </w:rPr>
          <w:t>Smart contract</w:t>
        </w:r>
      </w:ins>
      <w:ins w:id="1409" w:author="Petnathean Julled" w:date="2021-12-19T03:32:00Z">
        <w:r w:rsidRPr="004A624A">
          <w:rPr>
            <w:rFonts w:cstheme="minorBidi"/>
            <w:bCs/>
            <w:szCs w:val="25"/>
            <w:lang w:val="en-US" w:bidi="th-TH"/>
          </w:rPr>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t>
        </w:r>
      </w:ins>
      <w:ins w:id="1410" w:author="Petnathean Julled" w:date="2022-01-23T11:22:00Z">
        <w:r w:rsidR="003673FF">
          <w:rPr>
            <w:rFonts w:cstheme="minorBidi"/>
            <w:bCs/>
            <w:szCs w:val="25"/>
            <w:lang w:val="en-US" w:bidi="th-TH"/>
          </w:rPr>
          <w:t>Smart contract</w:t>
        </w:r>
      </w:ins>
      <w:ins w:id="1411" w:author="Petnathean Julled" w:date="2021-12-19T03:32:00Z">
        <w:r w:rsidRPr="004A624A">
          <w:rPr>
            <w:rFonts w:cstheme="minorBidi"/>
            <w:bCs/>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ins>
      <w:ins w:id="1412" w:author="Petnathean Julled" w:date="2022-01-23T11:22:00Z">
        <w:r w:rsidR="003673FF">
          <w:rPr>
            <w:rFonts w:cstheme="minorBidi"/>
            <w:bCs/>
            <w:szCs w:val="25"/>
            <w:lang w:val="en-US" w:bidi="th-TH"/>
          </w:rPr>
          <w:t>Smart contract</w:t>
        </w:r>
      </w:ins>
      <w:ins w:id="1413" w:author="Petnathean Julled" w:date="2021-12-19T03:32:00Z">
        <w:r w:rsidRPr="004A624A">
          <w:rPr>
            <w:rFonts w:cstheme="minorBidi"/>
            <w:bCs/>
            <w:szCs w:val="25"/>
            <w:lang w:val="en-US" w:bidi="th-TH"/>
          </w:rPr>
          <w:t xml:space="preserve"> compatible format.</w:t>
        </w:r>
        <w:r w:rsidRPr="004A624A">
          <w:rPr>
            <w:rFonts w:cstheme="minorBidi"/>
            <w:bCs/>
            <w:szCs w:val="25"/>
            <w:cs/>
            <w:lang w:val="en-US" w:bidi="th-TH"/>
          </w:rPr>
          <w:t xml:space="preserve"> </w:t>
        </w:r>
      </w:ins>
      <w:moveToRangeEnd w:id="1382"/>
    </w:p>
    <w:p w14:paraId="45C99322" w14:textId="467CAEA8" w:rsidR="00833355" w:rsidRDefault="00833355">
      <w:pPr>
        <w:pStyle w:val="BodyText"/>
        <w:spacing w:after="0"/>
        <w:jc w:val="thaiDistribute"/>
        <w:rPr>
          <w:ins w:id="1414" w:author="Petnathean Julled" w:date="2022-01-01T08:48:00Z"/>
          <w:rFonts w:cstheme="minorBidi"/>
          <w:bCs/>
          <w:color w:val="FF0000"/>
          <w:szCs w:val="25"/>
          <w:lang w:val="en-US" w:bidi="th-TH"/>
        </w:rPr>
      </w:pPr>
      <w:ins w:id="1415" w:author="Petnathean Julled" w:date="2021-12-31T08:44:00Z">
        <w:r w:rsidRPr="00107B39">
          <w:rPr>
            <w:rFonts w:cstheme="minorBidi"/>
            <w:bCs/>
            <w:color w:val="FF0000"/>
            <w:szCs w:val="25"/>
            <w:lang w:val="en-US" w:bidi="th-TH"/>
            <w:rPrChange w:id="1416" w:author="Petnathean Julled" w:date="2022-01-01T08:50:00Z">
              <w:rPr>
                <w:rFonts w:cstheme="minorBidi"/>
                <w:bCs/>
                <w:szCs w:val="25"/>
                <w:lang w:val="en-US" w:bidi="th-TH"/>
              </w:rPr>
            </w:rPrChange>
          </w:rPr>
          <w:t>Pseudocode of XDS Registry</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1417" w:author="Petnathean Julled" w:date="2022-01-01T09:50:00Z">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PrChange>
      </w:tblPr>
      <w:tblGrid>
        <w:gridCol w:w="469"/>
        <w:gridCol w:w="4397"/>
        <w:tblGridChange w:id="1418">
          <w:tblGrid>
            <w:gridCol w:w="370"/>
            <w:gridCol w:w="99"/>
            <w:gridCol w:w="4397"/>
          </w:tblGrid>
        </w:tblGridChange>
      </w:tblGrid>
      <w:tr w:rsidR="00FD5D23" w:rsidRPr="000775AA" w14:paraId="30317163" w14:textId="77777777" w:rsidTr="002666DF">
        <w:trPr>
          <w:ins w:id="1419" w:author="Petnathean Julled" w:date="2022-01-01T08:48:00Z"/>
        </w:trPr>
        <w:tc>
          <w:tcPr>
            <w:tcW w:w="4866" w:type="dxa"/>
            <w:gridSpan w:val="2"/>
            <w:tcBorders>
              <w:bottom w:val="single" w:sz="4" w:space="0" w:color="auto"/>
            </w:tcBorders>
            <w:shd w:val="clear" w:color="auto" w:fill="F2F2F2" w:themeFill="background1" w:themeFillShade="F2"/>
            <w:tcPrChange w:id="1420" w:author="Petnathean Julled" w:date="2022-01-01T09:50:00Z">
              <w:tcPr>
                <w:tcW w:w="4856" w:type="dxa"/>
                <w:gridSpan w:val="3"/>
                <w:tcBorders>
                  <w:bottom w:val="single" w:sz="4" w:space="0" w:color="auto"/>
                </w:tcBorders>
                <w:shd w:val="clear" w:color="auto" w:fill="F2F2F2" w:themeFill="background1" w:themeFillShade="F2"/>
              </w:tcPr>
            </w:tcPrChange>
          </w:tcPr>
          <w:p w14:paraId="12FB760C" w14:textId="3F614CCF" w:rsidR="00FD5D23" w:rsidRDefault="00FD5D23" w:rsidP="00DA5DDD">
            <w:pPr>
              <w:pStyle w:val="BodyText"/>
              <w:spacing w:after="0"/>
              <w:ind w:firstLine="0"/>
              <w:jc w:val="thaiDistribute"/>
              <w:rPr>
                <w:ins w:id="1421" w:author="Petnathean Julled" w:date="2022-01-01T08:48:00Z"/>
                <w:bCs/>
                <w:lang w:val="en-US"/>
              </w:rPr>
            </w:pPr>
            <w:ins w:id="1422" w:author="Petnathean Julled" w:date="2022-01-01T08:48:00Z">
              <w:r w:rsidRPr="00DA5DDD">
                <w:rPr>
                  <w:b/>
                  <w:lang w:val="en-US"/>
                </w:rPr>
                <w:t>Input:</w:t>
              </w:r>
              <w:r>
                <w:rPr>
                  <w:bCs/>
                  <w:lang w:val="en-US"/>
                </w:rPr>
                <w:t xml:space="preserve"> Received ITI-42 Transaction or Received ITI-18 Transaction</w:t>
              </w:r>
            </w:ins>
          </w:p>
          <w:p w14:paraId="53EC6D7F" w14:textId="430884FA" w:rsidR="00FD5D23" w:rsidRPr="00DA5DDD" w:rsidRDefault="00FD5D23" w:rsidP="00DA5DDD">
            <w:pPr>
              <w:pStyle w:val="BodyText"/>
              <w:spacing w:after="0"/>
              <w:ind w:firstLine="0"/>
              <w:jc w:val="thaiDistribute"/>
              <w:rPr>
                <w:ins w:id="1423" w:author="Petnathean Julled" w:date="2022-01-01T08:48:00Z"/>
                <w:bCs/>
                <w:lang w:val="en-US"/>
              </w:rPr>
            </w:pPr>
            <w:ins w:id="1424" w:author="Petnathean Julled" w:date="2022-01-01T08:48:00Z">
              <w:r w:rsidRPr="00DA5DDD">
                <w:rPr>
                  <w:b/>
                  <w:lang w:val="en-US"/>
                </w:rPr>
                <w:t>Output:</w:t>
              </w:r>
              <w:r>
                <w:rPr>
                  <w:bCs/>
                  <w:lang w:val="en-US"/>
                </w:rPr>
                <w:t xml:space="preserve"> Res</w:t>
              </w:r>
            </w:ins>
            <w:ins w:id="1425" w:author="Petnathean Julled" w:date="2022-01-01T08:49:00Z">
              <w:r>
                <w:rPr>
                  <w:bCs/>
                  <w:lang w:val="en-US"/>
                </w:rPr>
                <w:t>ponse depend on transaction type</w:t>
              </w:r>
            </w:ins>
          </w:p>
        </w:tc>
      </w:tr>
      <w:tr w:rsidR="006B6254" w:rsidRPr="000775AA" w14:paraId="5D1DD89A" w14:textId="77777777" w:rsidTr="00A73B8A">
        <w:trPr>
          <w:ins w:id="1426" w:author="Petnathean Julled" w:date="2022-01-01T08:48:00Z"/>
        </w:trPr>
        <w:tc>
          <w:tcPr>
            <w:tcW w:w="469" w:type="dxa"/>
            <w:tcBorders>
              <w:bottom w:val="nil"/>
            </w:tcBorders>
            <w:shd w:val="clear" w:color="auto" w:fill="FFFFFF" w:themeFill="background1"/>
          </w:tcPr>
          <w:p w14:paraId="73D7AB0B" w14:textId="77777777" w:rsidR="00FD5D23" w:rsidRPr="00DA5DDD" w:rsidRDefault="00FD5D23" w:rsidP="00DA5DDD">
            <w:pPr>
              <w:pStyle w:val="BodyText"/>
              <w:spacing w:after="0"/>
              <w:ind w:firstLine="0"/>
              <w:jc w:val="thaiDistribute"/>
              <w:rPr>
                <w:ins w:id="1427" w:author="Petnathean Julled" w:date="2022-01-01T08:48:00Z"/>
                <w:bCs/>
                <w:lang w:val="en-US"/>
              </w:rPr>
            </w:pPr>
            <w:ins w:id="1428" w:author="Petnathean Julled" w:date="2022-01-01T08:48:00Z">
              <w:r>
                <w:rPr>
                  <w:bCs/>
                  <w:lang w:val="en-US"/>
                </w:rPr>
                <w:t>1:</w:t>
              </w:r>
            </w:ins>
          </w:p>
        </w:tc>
        <w:tc>
          <w:tcPr>
            <w:tcW w:w="4397" w:type="dxa"/>
            <w:tcBorders>
              <w:bottom w:val="nil"/>
            </w:tcBorders>
            <w:shd w:val="clear" w:color="auto" w:fill="FFFFFF" w:themeFill="background1"/>
          </w:tcPr>
          <w:p w14:paraId="33C9BB29" w14:textId="65E452A8" w:rsidR="00FD5D23" w:rsidRPr="00DA5DDD" w:rsidRDefault="00107B39" w:rsidP="00DA5DDD">
            <w:pPr>
              <w:pStyle w:val="BodyText"/>
              <w:spacing w:after="0"/>
              <w:ind w:firstLine="0"/>
              <w:jc w:val="thaiDistribute"/>
              <w:rPr>
                <w:ins w:id="1429" w:author="Petnathean Julled" w:date="2022-01-01T08:48:00Z"/>
                <w:bCs/>
                <w:lang w:val="en-US"/>
              </w:rPr>
            </w:pPr>
            <w:ins w:id="1430" w:author="Petnathean Julled" w:date="2022-01-01T08:50:00Z">
              <w:r>
                <w:rPr>
                  <w:bCs/>
                  <w:lang w:val="en-US"/>
                </w:rPr>
                <w:t>If Received ITI</w:t>
              </w:r>
            </w:ins>
            <w:ins w:id="1431" w:author="Petnathean Julled" w:date="2022-01-01T08:51:00Z">
              <w:r>
                <w:rPr>
                  <w:bCs/>
                  <w:lang w:val="en-US"/>
                </w:rPr>
                <w:t>-42 Transaction = T</w:t>
              </w:r>
            </w:ins>
            <w:ins w:id="1432" w:author="Petnathean Julled" w:date="2022-01-01T09:06:00Z">
              <w:r w:rsidR="009203F0">
                <w:rPr>
                  <w:bCs/>
                  <w:lang w:val="en-US"/>
                </w:rPr>
                <w:t>RUE</w:t>
              </w:r>
            </w:ins>
            <w:ins w:id="1433" w:author="Petnathean Julled" w:date="2022-01-01T08:51:00Z">
              <w:r>
                <w:rPr>
                  <w:bCs/>
                  <w:lang w:val="en-US"/>
                </w:rPr>
                <w:t xml:space="preserve"> {</w:t>
              </w:r>
            </w:ins>
          </w:p>
        </w:tc>
      </w:tr>
      <w:tr w:rsidR="006E4008" w:rsidRPr="000775AA" w14:paraId="533C1D45" w14:textId="77777777" w:rsidTr="001869BC">
        <w:trPr>
          <w:ins w:id="1434" w:author="Petnathean Julled" w:date="2022-01-01T08:48:00Z"/>
        </w:trPr>
        <w:tc>
          <w:tcPr>
            <w:tcW w:w="469" w:type="dxa"/>
            <w:tcBorders>
              <w:top w:val="nil"/>
              <w:bottom w:val="nil"/>
            </w:tcBorders>
            <w:shd w:val="clear" w:color="auto" w:fill="F2F2F2" w:themeFill="background1" w:themeFillShade="F2"/>
            <w:tcPrChange w:id="1435" w:author="Petnathean Julled" w:date="2022-01-01T10:44:00Z">
              <w:tcPr>
                <w:tcW w:w="370" w:type="dxa"/>
                <w:gridSpan w:val="2"/>
                <w:tcBorders>
                  <w:top w:val="nil"/>
                  <w:bottom w:val="nil"/>
                </w:tcBorders>
                <w:shd w:val="clear" w:color="auto" w:fill="FFFFFF" w:themeFill="background1"/>
              </w:tcPr>
            </w:tcPrChange>
          </w:tcPr>
          <w:p w14:paraId="5D0B7B70" w14:textId="77777777" w:rsidR="00FD5D23" w:rsidRPr="00DA5DDD" w:rsidRDefault="00FD5D23" w:rsidP="00DA5DDD">
            <w:pPr>
              <w:pStyle w:val="BodyText"/>
              <w:spacing w:after="0"/>
              <w:ind w:firstLine="0"/>
              <w:jc w:val="thaiDistribute"/>
              <w:rPr>
                <w:ins w:id="1436" w:author="Petnathean Julled" w:date="2022-01-01T08:48:00Z"/>
                <w:bCs/>
                <w:lang w:val="en-US"/>
              </w:rPr>
            </w:pPr>
            <w:ins w:id="1437" w:author="Petnathean Julled" w:date="2022-01-01T08:48:00Z">
              <w:r>
                <w:rPr>
                  <w:bCs/>
                  <w:lang w:val="en-US"/>
                </w:rPr>
                <w:t>2:</w:t>
              </w:r>
            </w:ins>
          </w:p>
        </w:tc>
        <w:tc>
          <w:tcPr>
            <w:tcW w:w="4397" w:type="dxa"/>
            <w:tcBorders>
              <w:top w:val="nil"/>
              <w:bottom w:val="nil"/>
            </w:tcBorders>
            <w:shd w:val="clear" w:color="auto" w:fill="F2F2F2" w:themeFill="background1" w:themeFillShade="F2"/>
            <w:tcPrChange w:id="1438" w:author="Petnathean Julled" w:date="2022-01-01T10:44:00Z">
              <w:tcPr>
                <w:tcW w:w="4496" w:type="dxa"/>
                <w:tcBorders>
                  <w:top w:val="nil"/>
                  <w:bottom w:val="nil"/>
                </w:tcBorders>
                <w:shd w:val="clear" w:color="auto" w:fill="FFFFFF" w:themeFill="background1"/>
              </w:tcPr>
            </w:tcPrChange>
          </w:tcPr>
          <w:p w14:paraId="1C8B5C52" w14:textId="23305C83" w:rsidR="00FD5D23" w:rsidRPr="00DA5DDD" w:rsidRDefault="00107B39" w:rsidP="00DA5DDD">
            <w:pPr>
              <w:pStyle w:val="BodyText"/>
              <w:spacing w:after="0"/>
              <w:ind w:firstLine="0"/>
              <w:jc w:val="thaiDistribute"/>
              <w:rPr>
                <w:ins w:id="1439" w:author="Petnathean Julled" w:date="2022-01-01T08:48:00Z"/>
                <w:bCs/>
                <w:lang w:val="en-US"/>
              </w:rPr>
            </w:pPr>
            <w:ins w:id="1440" w:author="Petnathean Julled" w:date="2022-01-01T08:51:00Z">
              <w:r>
                <w:rPr>
                  <w:bCs/>
                  <w:lang w:val="en-US"/>
                </w:rPr>
                <w:t xml:space="preserve">  </w:t>
              </w:r>
            </w:ins>
            <w:ins w:id="1441" w:author="Petnathean Julled" w:date="2022-01-01T08:52:00Z">
              <w:r>
                <w:rPr>
                  <w:bCs/>
                  <w:lang w:val="en-US"/>
                </w:rPr>
                <w:t>XML = Read ITI-42 Transaction</w:t>
              </w:r>
            </w:ins>
          </w:p>
        </w:tc>
      </w:tr>
      <w:tr w:rsidR="006B6254" w:rsidRPr="000775AA" w14:paraId="52B8540C" w14:textId="77777777" w:rsidTr="00A73B8A">
        <w:trPr>
          <w:ins w:id="1442" w:author="Petnathean Julled" w:date="2022-01-01T08:48:00Z"/>
        </w:trPr>
        <w:tc>
          <w:tcPr>
            <w:tcW w:w="469" w:type="dxa"/>
            <w:tcBorders>
              <w:top w:val="nil"/>
              <w:bottom w:val="nil"/>
            </w:tcBorders>
            <w:shd w:val="clear" w:color="auto" w:fill="FFFFFF" w:themeFill="background1"/>
          </w:tcPr>
          <w:p w14:paraId="18BCCB21" w14:textId="77777777" w:rsidR="00FD5D23" w:rsidRPr="00DA5DDD" w:rsidRDefault="00FD5D23" w:rsidP="00DA5DDD">
            <w:pPr>
              <w:pStyle w:val="BodyText"/>
              <w:spacing w:after="0"/>
              <w:ind w:firstLine="0"/>
              <w:jc w:val="thaiDistribute"/>
              <w:rPr>
                <w:ins w:id="1443" w:author="Petnathean Julled" w:date="2022-01-01T08:48:00Z"/>
                <w:bCs/>
                <w:lang w:val="en-US"/>
              </w:rPr>
            </w:pPr>
            <w:ins w:id="1444" w:author="Petnathean Julled" w:date="2022-01-01T08:48:00Z">
              <w:r>
                <w:rPr>
                  <w:bCs/>
                  <w:lang w:val="en-US"/>
                </w:rPr>
                <w:t>3:</w:t>
              </w:r>
            </w:ins>
          </w:p>
        </w:tc>
        <w:tc>
          <w:tcPr>
            <w:tcW w:w="4397" w:type="dxa"/>
            <w:tcBorders>
              <w:top w:val="nil"/>
              <w:bottom w:val="nil"/>
            </w:tcBorders>
            <w:shd w:val="clear" w:color="auto" w:fill="FFFFFF" w:themeFill="background1"/>
          </w:tcPr>
          <w:p w14:paraId="1DC96870" w14:textId="4C840B08" w:rsidR="00FD5D23" w:rsidRPr="00DA5DDD" w:rsidRDefault="00107B39" w:rsidP="00DA5DDD">
            <w:pPr>
              <w:pStyle w:val="BodyText"/>
              <w:spacing w:after="0"/>
              <w:ind w:firstLine="0"/>
              <w:jc w:val="thaiDistribute"/>
              <w:rPr>
                <w:ins w:id="1445" w:author="Petnathean Julled" w:date="2022-01-01T08:48:00Z"/>
                <w:bCs/>
                <w:lang w:val="en-US"/>
              </w:rPr>
            </w:pPr>
            <w:ins w:id="1446" w:author="Petnathean Julled" w:date="2022-01-01T08:52:00Z">
              <w:r>
                <w:rPr>
                  <w:bCs/>
                  <w:lang w:val="en-US"/>
                </w:rPr>
                <w:t xml:space="preserve">  </w:t>
              </w:r>
            </w:ins>
            <w:ins w:id="1447" w:author="Petnathean Julled" w:date="2022-01-01T10:00:00Z">
              <w:r w:rsidR="00937C34">
                <w:rPr>
                  <w:bCs/>
                  <w:lang w:val="en-US"/>
                </w:rPr>
                <w:t xml:space="preserve">META </w:t>
              </w:r>
            </w:ins>
            <w:ins w:id="1448" w:author="Petnathean Julled" w:date="2022-01-01T08:53:00Z">
              <w:r>
                <w:rPr>
                  <w:bCs/>
                  <w:lang w:val="en-US"/>
                </w:rPr>
                <w:t xml:space="preserve">JSON = </w:t>
              </w:r>
            </w:ins>
            <w:ins w:id="1449" w:author="Petnathean Julled" w:date="2022-01-01T08:52:00Z">
              <w:r>
                <w:rPr>
                  <w:bCs/>
                  <w:lang w:val="en-US"/>
                </w:rPr>
                <w:t xml:space="preserve">Convert </w:t>
              </w:r>
            </w:ins>
            <w:ins w:id="1450" w:author="Petnathean Julled" w:date="2022-01-01T08:53:00Z">
              <w:r>
                <w:rPr>
                  <w:bCs/>
                  <w:lang w:val="en-US"/>
                </w:rPr>
                <w:t>XML to JSON</w:t>
              </w:r>
            </w:ins>
          </w:p>
        </w:tc>
      </w:tr>
      <w:tr w:rsidR="006E4008" w:rsidRPr="000775AA" w14:paraId="4D9264B1" w14:textId="77777777" w:rsidTr="001869BC">
        <w:trPr>
          <w:ins w:id="1451" w:author="Petnathean Julled" w:date="2022-01-01T08:48:00Z"/>
        </w:trPr>
        <w:tc>
          <w:tcPr>
            <w:tcW w:w="469" w:type="dxa"/>
            <w:tcBorders>
              <w:top w:val="nil"/>
              <w:bottom w:val="nil"/>
            </w:tcBorders>
            <w:shd w:val="clear" w:color="auto" w:fill="F2F2F2" w:themeFill="background1" w:themeFillShade="F2"/>
            <w:tcPrChange w:id="1452" w:author="Petnathean Julled" w:date="2022-01-01T10:44:00Z">
              <w:tcPr>
                <w:tcW w:w="370" w:type="dxa"/>
                <w:gridSpan w:val="2"/>
                <w:tcBorders>
                  <w:top w:val="nil"/>
                  <w:bottom w:val="nil"/>
                </w:tcBorders>
                <w:shd w:val="clear" w:color="auto" w:fill="FFFFFF" w:themeFill="background1"/>
              </w:tcPr>
            </w:tcPrChange>
          </w:tcPr>
          <w:p w14:paraId="047D3584" w14:textId="77777777" w:rsidR="00FD5D23" w:rsidRPr="00DA5DDD" w:rsidRDefault="00FD5D23" w:rsidP="00DA5DDD">
            <w:pPr>
              <w:pStyle w:val="BodyText"/>
              <w:spacing w:after="0"/>
              <w:ind w:firstLine="0"/>
              <w:jc w:val="thaiDistribute"/>
              <w:rPr>
                <w:ins w:id="1453" w:author="Petnathean Julled" w:date="2022-01-01T08:48:00Z"/>
                <w:bCs/>
                <w:lang w:val="en-US"/>
              </w:rPr>
            </w:pPr>
            <w:ins w:id="1454" w:author="Petnathean Julled" w:date="2022-01-01T08:48:00Z">
              <w:r>
                <w:rPr>
                  <w:bCs/>
                  <w:lang w:val="en-US"/>
                </w:rPr>
                <w:t>4:</w:t>
              </w:r>
            </w:ins>
          </w:p>
        </w:tc>
        <w:tc>
          <w:tcPr>
            <w:tcW w:w="4397" w:type="dxa"/>
            <w:tcBorders>
              <w:top w:val="nil"/>
              <w:bottom w:val="nil"/>
            </w:tcBorders>
            <w:shd w:val="clear" w:color="auto" w:fill="F2F2F2" w:themeFill="background1" w:themeFillShade="F2"/>
            <w:tcPrChange w:id="1455" w:author="Petnathean Julled" w:date="2022-01-01T10:44:00Z">
              <w:tcPr>
                <w:tcW w:w="4496" w:type="dxa"/>
                <w:tcBorders>
                  <w:top w:val="nil"/>
                  <w:bottom w:val="nil"/>
                </w:tcBorders>
                <w:shd w:val="clear" w:color="auto" w:fill="FFFFFF" w:themeFill="background1"/>
              </w:tcPr>
            </w:tcPrChange>
          </w:tcPr>
          <w:p w14:paraId="527AC4AC" w14:textId="67B576B5" w:rsidR="00FD5D23" w:rsidRPr="00DA5DDD" w:rsidRDefault="00A96576" w:rsidP="00DA5DDD">
            <w:pPr>
              <w:pStyle w:val="BodyText"/>
              <w:spacing w:after="0"/>
              <w:ind w:firstLine="0"/>
              <w:jc w:val="thaiDistribute"/>
              <w:rPr>
                <w:ins w:id="1456" w:author="Petnathean Julled" w:date="2022-01-01T08:48:00Z"/>
                <w:bCs/>
                <w:lang w:val="en-US"/>
              </w:rPr>
            </w:pPr>
            <w:ins w:id="1457" w:author="Petnathean Julled" w:date="2022-01-01T09:05:00Z">
              <w:r>
                <w:rPr>
                  <w:bCs/>
                  <w:lang w:val="en-US"/>
                </w:rPr>
                <w:t xml:space="preserve">  </w:t>
              </w:r>
            </w:ins>
            <w:ins w:id="1458" w:author="Petnathean Julled" w:date="2022-01-01T10:00:00Z">
              <w:r w:rsidR="00937C34">
                <w:rPr>
                  <w:bCs/>
                  <w:lang w:val="en-US"/>
                </w:rPr>
                <w:t xml:space="preserve">META </w:t>
              </w:r>
            </w:ins>
            <w:ins w:id="1459" w:author="Petnathean Julled" w:date="2022-01-01T09:05:00Z">
              <w:r>
                <w:rPr>
                  <w:bCs/>
                  <w:lang w:val="en-US"/>
                </w:rPr>
                <w:t>String = Convert XML to String</w:t>
              </w:r>
            </w:ins>
          </w:p>
        </w:tc>
      </w:tr>
      <w:tr w:rsidR="003F0A9B" w:rsidRPr="000775AA" w14:paraId="0CBC1F28" w14:textId="77777777" w:rsidTr="00A73B8A">
        <w:trPr>
          <w:ins w:id="1460" w:author="Petnathean Julled" w:date="2022-01-01T10:05:00Z"/>
        </w:trPr>
        <w:tc>
          <w:tcPr>
            <w:tcW w:w="469" w:type="dxa"/>
            <w:tcBorders>
              <w:top w:val="nil"/>
              <w:bottom w:val="nil"/>
            </w:tcBorders>
            <w:shd w:val="clear" w:color="auto" w:fill="FFFFFF" w:themeFill="background1"/>
            <w:tcPrChange w:id="1461" w:author="Petnathean Julled" w:date="2022-01-01T10:27:00Z">
              <w:tcPr>
                <w:tcW w:w="370" w:type="dxa"/>
                <w:gridSpan w:val="2"/>
                <w:tcBorders>
                  <w:top w:val="nil"/>
                  <w:bottom w:val="nil"/>
                </w:tcBorders>
                <w:shd w:val="clear" w:color="auto" w:fill="F2F2F2" w:themeFill="background1" w:themeFillShade="F2"/>
              </w:tcPr>
            </w:tcPrChange>
          </w:tcPr>
          <w:p w14:paraId="5E110DCB" w14:textId="1C3CD1DA" w:rsidR="003F0A9B" w:rsidRDefault="006E4008" w:rsidP="00DA5DDD">
            <w:pPr>
              <w:pStyle w:val="BodyText"/>
              <w:spacing w:after="0"/>
              <w:ind w:firstLine="0"/>
              <w:jc w:val="thaiDistribute"/>
              <w:rPr>
                <w:ins w:id="1462" w:author="Petnathean Julled" w:date="2022-01-01T10:05:00Z"/>
                <w:bCs/>
                <w:lang w:val="en-US"/>
              </w:rPr>
            </w:pPr>
            <w:ins w:id="1463" w:author="Petnathean Julled" w:date="2022-01-01T10:09:00Z">
              <w:r>
                <w:rPr>
                  <w:bCs/>
                  <w:lang w:val="en-US"/>
                </w:rPr>
                <w:t>5:</w:t>
              </w:r>
            </w:ins>
          </w:p>
        </w:tc>
        <w:tc>
          <w:tcPr>
            <w:tcW w:w="4397" w:type="dxa"/>
            <w:tcBorders>
              <w:top w:val="nil"/>
              <w:bottom w:val="nil"/>
            </w:tcBorders>
            <w:shd w:val="clear" w:color="auto" w:fill="FFFFFF" w:themeFill="background1"/>
            <w:tcPrChange w:id="1464" w:author="Petnathean Julled" w:date="2022-01-01T10:27:00Z">
              <w:tcPr>
                <w:tcW w:w="4496" w:type="dxa"/>
                <w:tcBorders>
                  <w:top w:val="nil"/>
                  <w:bottom w:val="nil"/>
                </w:tcBorders>
                <w:shd w:val="clear" w:color="auto" w:fill="F2F2F2" w:themeFill="background1" w:themeFillShade="F2"/>
              </w:tcPr>
            </w:tcPrChange>
          </w:tcPr>
          <w:p w14:paraId="4F4B0999" w14:textId="77777777" w:rsidR="003F0A9B" w:rsidRDefault="003F0A9B" w:rsidP="00DA5DDD">
            <w:pPr>
              <w:pStyle w:val="BodyText"/>
              <w:spacing w:after="0"/>
              <w:ind w:firstLine="0"/>
              <w:jc w:val="thaiDistribute"/>
              <w:rPr>
                <w:ins w:id="1465" w:author="Petnathean Julled" w:date="2022-01-01T10:05:00Z"/>
                <w:bCs/>
                <w:lang w:val="en-US"/>
              </w:rPr>
            </w:pPr>
          </w:p>
        </w:tc>
      </w:tr>
      <w:tr w:rsidR="006B6254" w:rsidRPr="000775AA" w14:paraId="4634F118" w14:textId="77777777" w:rsidTr="001869BC">
        <w:trPr>
          <w:ins w:id="1466" w:author="Petnathean Julled" w:date="2022-01-01T08:48:00Z"/>
        </w:trPr>
        <w:tc>
          <w:tcPr>
            <w:tcW w:w="469" w:type="dxa"/>
            <w:tcBorders>
              <w:top w:val="nil"/>
              <w:bottom w:val="nil"/>
            </w:tcBorders>
            <w:shd w:val="clear" w:color="auto" w:fill="F2F2F2" w:themeFill="background1" w:themeFillShade="F2"/>
            <w:tcPrChange w:id="1467" w:author="Petnathean Julled" w:date="2022-01-01T10:44:00Z">
              <w:tcPr>
                <w:tcW w:w="469" w:type="dxa"/>
                <w:gridSpan w:val="2"/>
                <w:tcBorders>
                  <w:top w:val="nil"/>
                  <w:bottom w:val="nil"/>
                </w:tcBorders>
                <w:shd w:val="clear" w:color="auto" w:fill="FFFFFF" w:themeFill="background1"/>
              </w:tcPr>
            </w:tcPrChange>
          </w:tcPr>
          <w:p w14:paraId="53A33537" w14:textId="1C0EE6CE" w:rsidR="00FD5D23" w:rsidRPr="00DA5DDD" w:rsidRDefault="006E4008" w:rsidP="00DA5DDD">
            <w:pPr>
              <w:pStyle w:val="BodyText"/>
              <w:spacing w:after="0"/>
              <w:ind w:firstLine="0"/>
              <w:jc w:val="thaiDistribute"/>
              <w:rPr>
                <w:ins w:id="1468" w:author="Petnathean Julled" w:date="2022-01-01T08:48:00Z"/>
                <w:bCs/>
                <w:lang w:val="en-US"/>
              </w:rPr>
            </w:pPr>
            <w:ins w:id="1469" w:author="Petnathean Julled" w:date="2022-01-01T10:09:00Z">
              <w:r>
                <w:rPr>
                  <w:bCs/>
                  <w:lang w:val="en-US"/>
                </w:rPr>
                <w:t>6:</w:t>
              </w:r>
            </w:ins>
          </w:p>
        </w:tc>
        <w:tc>
          <w:tcPr>
            <w:tcW w:w="4397" w:type="dxa"/>
            <w:tcBorders>
              <w:top w:val="nil"/>
              <w:bottom w:val="nil"/>
            </w:tcBorders>
            <w:shd w:val="clear" w:color="auto" w:fill="F2F2F2" w:themeFill="background1" w:themeFillShade="F2"/>
            <w:tcPrChange w:id="1470" w:author="Petnathean Julled" w:date="2022-01-01T10:44:00Z">
              <w:tcPr>
                <w:tcW w:w="4397" w:type="dxa"/>
                <w:tcBorders>
                  <w:top w:val="nil"/>
                  <w:bottom w:val="nil"/>
                </w:tcBorders>
                <w:shd w:val="clear" w:color="auto" w:fill="FFFFFF" w:themeFill="background1"/>
              </w:tcPr>
            </w:tcPrChange>
          </w:tcPr>
          <w:p w14:paraId="373D500E" w14:textId="455156B8" w:rsidR="00FD5D23" w:rsidRPr="00DA5DDD" w:rsidRDefault="00A96576" w:rsidP="00DA5DDD">
            <w:pPr>
              <w:pStyle w:val="BodyText"/>
              <w:spacing w:after="0"/>
              <w:ind w:firstLine="0"/>
              <w:jc w:val="thaiDistribute"/>
              <w:rPr>
                <w:ins w:id="1471" w:author="Petnathean Julled" w:date="2022-01-01T08:48:00Z"/>
                <w:bCs/>
                <w:lang w:val="en-US"/>
              </w:rPr>
            </w:pPr>
            <w:ins w:id="1472" w:author="Petnathean Julled" w:date="2022-01-01T09:05:00Z">
              <w:r>
                <w:rPr>
                  <w:bCs/>
                  <w:lang w:val="en-US"/>
                </w:rPr>
                <w:t xml:space="preserve">  If </w:t>
              </w:r>
            </w:ins>
            <w:ins w:id="1473" w:author="Petnathean Julled" w:date="2022-01-01T10:03:00Z">
              <w:r w:rsidR="00D61CDD">
                <w:rPr>
                  <w:bCs/>
                  <w:lang w:val="en-US"/>
                </w:rPr>
                <w:t xml:space="preserve">META </w:t>
              </w:r>
            </w:ins>
            <w:ins w:id="1474" w:author="Petnathean Julled" w:date="2022-01-01T09:05:00Z">
              <w:r>
                <w:rPr>
                  <w:bCs/>
                  <w:lang w:val="en-US"/>
                </w:rPr>
                <w:t>JSON valid</w:t>
              </w:r>
            </w:ins>
            <w:ins w:id="1475" w:author="Petnathean Julled" w:date="2022-01-01T09:06:00Z">
              <w:r>
                <w:rPr>
                  <w:bCs/>
                  <w:lang w:val="en-US"/>
                </w:rPr>
                <w:t>ity = TRUE</w:t>
              </w:r>
              <w:r w:rsidR="009203F0">
                <w:rPr>
                  <w:bCs/>
                  <w:lang w:val="en-US"/>
                </w:rPr>
                <w:t xml:space="preserve"> {</w:t>
              </w:r>
            </w:ins>
          </w:p>
        </w:tc>
      </w:tr>
      <w:tr w:rsidR="006E4008" w:rsidRPr="000775AA" w14:paraId="3FD531BA" w14:textId="77777777" w:rsidTr="00A73B8A">
        <w:trPr>
          <w:ins w:id="1476" w:author="Petnathean Julled" w:date="2022-01-01T08:48:00Z"/>
        </w:trPr>
        <w:tc>
          <w:tcPr>
            <w:tcW w:w="469" w:type="dxa"/>
            <w:tcBorders>
              <w:top w:val="nil"/>
              <w:bottom w:val="nil"/>
            </w:tcBorders>
            <w:shd w:val="clear" w:color="auto" w:fill="FFFFFF" w:themeFill="background1"/>
            <w:tcPrChange w:id="1477" w:author="Petnathean Julled" w:date="2022-01-01T10:27:00Z">
              <w:tcPr>
                <w:tcW w:w="370" w:type="dxa"/>
                <w:gridSpan w:val="2"/>
                <w:tcBorders>
                  <w:top w:val="nil"/>
                  <w:bottom w:val="nil"/>
                </w:tcBorders>
                <w:shd w:val="clear" w:color="auto" w:fill="FFFFFF" w:themeFill="background1"/>
              </w:tcPr>
            </w:tcPrChange>
          </w:tcPr>
          <w:p w14:paraId="7811EE8C" w14:textId="5BCB5E3D" w:rsidR="00FD5D23" w:rsidRPr="00DA5DDD" w:rsidRDefault="006E4008" w:rsidP="00DA5DDD">
            <w:pPr>
              <w:pStyle w:val="BodyText"/>
              <w:spacing w:after="0"/>
              <w:ind w:firstLine="0"/>
              <w:jc w:val="thaiDistribute"/>
              <w:rPr>
                <w:ins w:id="1478" w:author="Petnathean Julled" w:date="2022-01-01T08:48:00Z"/>
                <w:bCs/>
                <w:lang w:val="en-US"/>
              </w:rPr>
            </w:pPr>
            <w:ins w:id="1479" w:author="Petnathean Julled" w:date="2022-01-01T10:09:00Z">
              <w:r>
                <w:rPr>
                  <w:bCs/>
                  <w:lang w:val="en-US"/>
                </w:rPr>
                <w:t>7:</w:t>
              </w:r>
            </w:ins>
          </w:p>
        </w:tc>
        <w:tc>
          <w:tcPr>
            <w:tcW w:w="4397" w:type="dxa"/>
            <w:tcBorders>
              <w:top w:val="nil"/>
              <w:bottom w:val="nil"/>
            </w:tcBorders>
            <w:shd w:val="clear" w:color="auto" w:fill="FFFFFF" w:themeFill="background1"/>
            <w:tcPrChange w:id="1480" w:author="Petnathean Julled" w:date="2022-01-01T10:27:00Z">
              <w:tcPr>
                <w:tcW w:w="4496" w:type="dxa"/>
                <w:tcBorders>
                  <w:top w:val="nil"/>
                  <w:bottom w:val="nil"/>
                </w:tcBorders>
                <w:shd w:val="clear" w:color="auto" w:fill="FFFFFF" w:themeFill="background1"/>
              </w:tcPr>
            </w:tcPrChange>
          </w:tcPr>
          <w:p w14:paraId="62F95FFA" w14:textId="6FACEC53" w:rsidR="00FD5D23" w:rsidRPr="00DA5DDD" w:rsidRDefault="009203F0" w:rsidP="00DA5DDD">
            <w:pPr>
              <w:pStyle w:val="BodyText"/>
              <w:spacing w:after="0"/>
              <w:ind w:firstLine="0"/>
              <w:jc w:val="thaiDistribute"/>
              <w:rPr>
                <w:ins w:id="1481" w:author="Petnathean Julled" w:date="2022-01-01T08:48:00Z"/>
                <w:bCs/>
                <w:lang w:val="en-US"/>
              </w:rPr>
            </w:pPr>
            <w:ins w:id="1482" w:author="Petnathean Julled" w:date="2022-01-01T09:06:00Z">
              <w:r>
                <w:rPr>
                  <w:bCs/>
                  <w:lang w:val="en-US"/>
                </w:rPr>
                <w:t xml:space="preserve">    </w:t>
              </w:r>
            </w:ins>
            <w:ins w:id="1483" w:author="Petnathean Julled" w:date="2022-01-01T09:07:00Z">
              <w:r>
                <w:rPr>
                  <w:bCs/>
                  <w:lang w:val="en-US"/>
                </w:rPr>
                <w:t>META</w:t>
              </w:r>
            </w:ins>
            <w:ins w:id="1484" w:author="Petnathean Julled" w:date="2022-01-01T09:19:00Z">
              <w:r w:rsidR="00D64BD9">
                <w:rPr>
                  <w:bCs/>
                  <w:lang w:val="en-US"/>
                </w:rPr>
                <w:t xml:space="preserve"> </w:t>
              </w:r>
            </w:ins>
            <w:ins w:id="1485" w:author="Petnathean Julled" w:date="2022-01-01T09:08:00Z">
              <w:r>
                <w:rPr>
                  <w:bCs/>
                  <w:lang w:val="en-US"/>
                </w:rPr>
                <w:t>Data</w:t>
              </w:r>
            </w:ins>
            <w:ins w:id="1486" w:author="Petnathean Julled" w:date="2022-01-01T09:07:00Z">
              <w:r>
                <w:rPr>
                  <w:bCs/>
                  <w:lang w:val="en-US"/>
                </w:rPr>
                <w:t xml:space="preserve"> =</w:t>
              </w:r>
            </w:ins>
            <w:ins w:id="1487" w:author="Petnathean Julled" w:date="2022-01-01T09:08:00Z">
              <w:r>
                <w:rPr>
                  <w:bCs/>
                  <w:lang w:val="en-US"/>
                </w:rPr>
                <w:t xml:space="preserve"> </w:t>
              </w:r>
            </w:ins>
            <w:ins w:id="1488" w:author="Petnathean Julled" w:date="2022-01-01T09:51:00Z">
              <w:r w:rsidR="00D11DED">
                <w:rPr>
                  <w:bCs/>
                  <w:lang w:val="en-US"/>
                </w:rPr>
                <w:t>Ass</w:t>
              </w:r>
            </w:ins>
            <w:ins w:id="1489" w:author="Petnathean Julled" w:date="2022-01-01T09:50:00Z">
              <w:r w:rsidR="002666DF">
                <w:rPr>
                  <w:bCs/>
                  <w:lang w:val="en-US"/>
                </w:rPr>
                <w:t xml:space="preserve">ort </w:t>
              </w:r>
            </w:ins>
            <w:ins w:id="1490" w:author="Petnathean Julled" w:date="2022-01-01T10:00:00Z">
              <w:r w:rsidR="00937C34">
                <w:rPr>
                  <w:bCs/>
                  <w:lang w:val="en-US"/>
                </w:rPr>
                <w:t xml:space="preserve">META </w:t>
              </w:r>
            </w:ins>
            <w:ins w:id="1491" w:author="Petnathean Julled" w:date="2022-01-01T09:08:00Z">
              <w:r>
                <w:rPr>
                  <w:bCs/>
                  <w:lang w:val="en-US"/>
                </w:rPr>
                <w:t>JSON</w:t>
              </w:r>
            </w:ins>
          </w:p>
        </w:tc>
      </w:tr>
      <w:tr w:rsidR="006E4008" w:rsidRPr="000775AA" w14:paraId="08914752" w14:textId="77777777" w:rsidTr="001869BC">
        <w:trPr>
          <w:ins w:id="1492" w:author="Petnathean Julled" w:date="2022-01-01T08:48:00Z"/>
        </w:trPr>
        <w:tc>
          <w:tcPr>
            <w:tcW w:w="469" w:type="dxa"/>
            <w:tcBorders>
              <w:top w:val="nil"/>
              <w:bottom w:val="nil"/>
            </w:tcBorders>
            <w:shd w:val="clear" w:color="auto" w:fill="F2F2F2" w:themeFill="background1" w:themeFillShade="F2"/>
            <w:tcPrChange w:id="1493" w:author="Petnathean Julled" w:date="2022-01-01T10:44:00Z">
              <w:tcPr>
                <w:tcW w:w="370" w:type="dxa"/>
                <w:gridSpan w:val="2"/>
                <w:tcBorders>
                  <w:top w:val="nil"/>
                  <w:bottom w:val="nil"/>
                </w:tcBorders>
                <w:shd w:val="clear" w:color="auto" w:fill="FFFFFF" w:themeFill="background1"/>
              </w:tcPr>
            </w:tcPrChange>
          </w:tcPr>
          <w:p w14:paraId="2863B33D" w14:textId="1D0426D2" w:rsidR="00FD5D23" w:rsidRPr="00DA5DDD" w:rsidRDefault="006E4008" w:rsidP="00DA5DDD">
            <w:pPr>
              <w:pStyle w:val="BodyText"/>
              <w:spacing w:after="0"/>
              <w:ind w:firstLine="0"/>
              <w:jc w:val="thaiDistribute"/>
              <w:rPr>
                <w:ins w:id="1494" w:author="Petnathean Julled" w:date="2022-01-01T08:48:00Z"/>
                <w:bCs/>
                <w:lang w:val="en-US"/>
              </w:rPr>
            </w:pPr>
            <w:ins w:id="1495" w:author="Petnathean Julled" w:date="2022-01-01T10:09:00Z">
              <w:r>
                <w:rPr>
                  <w:bCs/>
                  <w:lang w:val="en-US"/>
                </w:rPr>
                <w:t>8:</w:t>
              </w:r>
            </w:ins>
          </w:p>
        </w:tc>
        <w:tc>
          <w:tcPr>
            <w:tcW w:w="4397" w:type="dxa"/>
            <w:tcBorders>
              <w:top w:val="nil"/>
              <w:bottom w:val="nil"/>
            </w:tcBorders>
            <w:shd w:val="clear" w:color="auto" w:fill="F2F2F2" w:themeFill="background1" w:themeFillShade="F2"/>
            <w:tcPrChange w:id="1496" w:author="Petnathean Julled" w:date="2022-01-01T10:44:00Z">
              <w:tcPr>
                <w:tcW w:w="4496" w:type="dxa"/>
                <w:tcBorders>
                  <w:top w:val="nil"/>
                  <w:bottom w:val="nil"/>
                </w:tcBorders>
                <w:shd w:val="clear" w:color="auto" w:fill="FFFFFF" w:themeFill="background1"/>
              </w:tcPr>
            </w:tcPrChange>
          </w:tcPr>
          <w:p w14:paraId="13DFEC93" w14:textId="357252EF" w:rsidR="00FD5D23" w:rsidRPr="00DA5DDD" w:rsidRDefault="00D64BD9" w:rsidP="00DA5DDD">
            <w:pPr>
              <w:pStyle w:val="BodyText"/>
              <w:spacing w:after="0"/>
              <w:ind w:firstLine="0"/>
              <w:jc w:val="thaiDistribute"/>
              <w:rPr>
                <w:ins w:id="1497" w:author="Petnathean Julled" w:date="2022-01-01T08:48:00Z"/>
                <w:bCs/>
                <w:lang w:val="en-US"/>
              </w:rPr>
            </w:pPr>
            <w:ins w:id="1498" w:author="Petnathean Julled" w:date="2022-01-01T09:19:00Z">
              <w:r>
                <w:rPr>
                  <w:bCs/>
                  <w:lang w:val="en-US"/>
                </w:rPr>
                <w:t xml:space="preserve">    for </w:t>
              </w:r>
            </w:ins>
            <w:ins w:id="1499" w:author="Petnathean Julled" w:date="2022-01-01T09:20:00Z">
              <w:r>
                <w:rPr>
                  <w:bCs/>
                  <w:lang w:val="en-US"/>
                </w:rPr>
                <w:t>(Loop</w:t>
              </w:r>
            </w:ins>
            <w:ins w:id="1500" w:author="Petnathean Julled" w:date="2022-01-01T09:40:00Z">
              <w:r w:rsidR="001D2C65">
                <w:rPr>
                  <w:bCs/>
                  <w:lang w:val="en-US"/>
                </w:rPr>
                <w:t xml:space="preserve"> on all attributes</w:t>
              </w:r>
            </w:ins>
            <w:ins w:id="1501" w:author="Petnathean Julled" w:date="2022-01-01T09:47:00Z">
              <w:r w:rsidR="002666DF">
                <w:rPr>
                  <w:bCs/>
                  <w:lang w:val="en-US"/>
                </w:rPr>
                <w:t xml:space="preserve">; </w:t>
              </w:r>
              <w:proofErr w:type="spellStart"/>
              <w:r w:rsidR="002666DF">
                <w:rPr>
                  <w:bCs/>
                  <w:lang w:val="en-US"/>
                </w:rPr>
                <w:t>i</w:t>
              </w:r>
              <w:proofErr w:type="spellEnd"/>
              <w:r w:rsidR="002666DF">
                <w:rPr>
                  <w:bCs/>
                  <w:lang w:val="en-US"/>
                </w:rPr>
                <w:t>++) {</w:t>
              </w:r>
            </w:ins>
          </w:p>
        </w:tc>
      </w:tr>
      <w:tr w:rsidR="006B6254" w:rsidRPr="000775AA" w14:paraId="0EC6B47D" w14:textId="77777777" w:rsidTr="00A73B8A">
        <w:trPr>
          <w:ins w:id="1502" w:author="Petnathean Julled" w:date="2022-01-01T08:48:00Z"/>
        </w:trPr>
        <w:tc>
          <w:tcPr>
            <w:tcW w:w="469" w:type="dxa"/>
            <w:tcBorders>
              <w:top w:val="nil"/>
              <w:bottom w:val="nil"/>
            </w:tcBorders>
            <w:shd w:val="clear" w:color="auto" w:fill="FFFFFF" w:themeFill="background1"/>
          </w:tcPr>
          <w:p w14:paraId="21BEA185" w14:textId="66ABA9CC" w:rsidR="00FD5D23" w:rsidRDefault="006E4008" w:rsidP="00DA5DDD">
            <w:pPr>
              <w:pStyle w:val="BodyText"/>
              <w:spacing w:after="0"/>
              <w:ind w:firstLine="0"/>
              <w:jc w:val="thaiDistribute"/>
              <w:rPr>
                <w:ins w:id="1503" w:author="Petnathean Julled" w:date="2022-01-01T08:48:00Z"/>
                <w:bCs/>
                <w:lang w:val="en-US"/>
              </w:rPr>
            </w:pPr>
            <w:ins w:id="1504" w:author="Petnathean Julled" w:date="2022-01-01T10:09:00Z">
              <w:r>
                <w:rPr>
                  <w:bCs/>
                  <w:lang w:val="en-US"/>
                </w:rPr>
                <w:t>9:</w:t>
              </w:r>
            </w:ins>
          </w:p>
        </w:tc>
        <w:tc>
          <w:tcPr>
            <w:tcW w:w="4397" w:type="dxa"/>
            <w:tcBorders>
              <w:top w:val="nil"/>
              <w:bottom w:val="nil"/>
            </w:tcBorders>
            <w:shd w:val="clear" w:color="auto" w:fill="FFFFFF" w:themeFill="background1"/>
          </w:tcPr>
          <w:p w14:paraId="29473280" w14:textId="505740C8" w:rsidR="00FD5D23" w:rsidRDefault="002666DF" w:rsidP="00DA5DDD">
            <w:pPr>
              <w:pStyle w:val="BodyText"/>
              <w:spacing w:after="0"/>
              <w:ind w:firstLine="0"/>
              <w:jc w:val="thaiDistribute"/>
              <w:rPr>
                <w:ins w:id="1505" w:author="Petnathean Julled" w:date="2022-01-01T08:48:00Z"/>
                <w:bCs/>
                <w:lang w:val="en-US"/>
              </w:rPr>
            </w:pPr>
            <w:ins w:id="1506" w:author="Petnathean Julled" w:date="2022-01-01T09:47:00Z">
              <w:r>
                <w:rPr>
                  <w:bCs/>
                  <w:lang w:val="en-US"/>
                </w:rPr>
                <w:t xml:space="preserve">      META </w:t>
              </w:r>
            </w:ins>
            <w:ins w:id="1507" w:author="Petnathean Julled" w:date="2022-01-01T09:48:00Z">
              <w:r>
                <w:rPr>
                  <w:bCs/>
                  <w:lang w:val="en-US"/>
                </w:rPr>
                <w:t>Value [</w:t>
              </w:r>
              <w:proofErr w:type="spellStart"/>
              <w:r>
                <w:rPr>
                  <w:bCs/>
                  <w:lang w:val="en-US"/>
                </w:rPr>
                <w:t>i</w:t>
              </w:r>
              <w:proofErr w:type="spellEnd"/>
              <w:r>
                <w:rPr>
                  <w:bCs/>
                  <w:lang w:val="en-US"/>
                </w:rPr>
                <w:t xml:space="preserve">] = </w:t>
              </w:r>
            </w:ins>
            <w:ins w:id="1508" w:author="Petnathean Julled" w:date="2022-01-01T09:58:00Z">
              <w:r w:rsidR="00937C34">
                <w:rPr>
                  <w:bCs/>
                  <w:lang w:val="en-US"/>
                </w:rPr>
                <w:t>META Data</w:t>
              </w:r>
            </w:ins>
            <w:ins w:id="1509" w:author="Petnathean Julled" w:date="2022-01-01T09:59:00Z">
              <w:r w:rsidR="00937C34">
                <w:rPr>
                  <w:bCs/>
                  <w:lang w:val="en-US"/>
                </w:rPr>
                <w:t>[</w:t>
              </w:r>
              <w:proofErr w:type="spellStart"/>
              <w:r w:rsidR="00937C34">
                <w:rPr>
                  <w:bCs/>
                  <w:lang w:val="en-US"/>
                </w:rPr>
                <w:t>i</w:t>
              </w:r>
              <w:proofErr w:type="spellEnd"/>
              <w:r w:rsidR="00937C34">
                <w:rPr>
                  <w:bCs/>
                  <w:lang w:val="en-US"/>
                </w:rPr>
                <w:t>]</w:t>
              </w:r>
            </w:ins>
            <w:ins w:id="1510" w:author="Petnathean Julled" w:date="2022-01-01T09:58:00Z">
              <w:r w:rsidR="00937C34">
                <w:rPr>
                  <w:bCs/>
                  <w:lang w:val="en-US"/>
                </w:rPr>
                <w:t xml:space="preserve"> to</w:t>
              </w:r>
            </w:ins>
            <w:ins w:id="1511" w:author="Petnathean Julled" w:date="2022-01-01T09:59:00Z">
              <w:r w:rsidR="00937C34">
                <w:rPr>
                  <w:bCs/>
                  <w:lang w:val="en-US"/>
                </w:rPr>
                <w:t xml:space="preserve"> String</w:t>
              </w:r>
            </w:ins>
          </w:p>
        </w:tc>
      </w:tr>
      <w:tr w:rsidR="00FD5D23" w:rsidRPr="000775AA" w14:paraId="06E5618E" w14:textId="77777777" w:rsidTr="001869BC">
        <w:trPr>
          <w:ins w:id="1512" w:author="Petnathean Julled" w:date="2022-01-01T08:48:00Z"/>
        </w:trPr>
        <w:tc>
          <w:tcPr>
            <w:tcW w:w="469" w:type="dxa"/>
            <w:tcBorders>
              <w:top w:val="nil"/>
              <w:bottom w:val="nil"/>
            </w:tcBorders>
            <w:shd w:val="clear" w:color="auto" w:fill="F2F2F2" w:themeFill="background1" w:themeFillShade="F2"/>
            <w:tcPrChange w:id="1513" w:author="Petnathean Julled" w:date="2022-01-01T10:44:00Z">
              <w:tcPr>
                <w:tcW w:w="265" w:type="dxa"/>
                <w:tcBorders>
                  <w:top w:val="nil"/>
                </w:tcBorders>
              </w:tcPr>
            </w:tcPrChange>
          </w:tcPr>
          <w:p w14:paraId="7B336280" w14:textId="6E71EBD4" w:rsidR="00FD5D23" w:rsidRDefault="006E4008" w:rsidP="00DA5DDD">
            <w:pPr>
              <w:pStyle w:val="BodyText"/>
              <w:spacing w:after="0"/>
              <w:ind w:firstLine="0"/>
              <w:jc w:val="thaiDistribute"/>
              <w:rPr>
                <w:ins w:id="1514" w:author="Petnathean Julled" w:date="2022-01-01T08:48:00Z"/>
                <w:bCs/>
                <w:lang w:val="en-US"/>
              </w:rPr>
            </w:pPr>
            <w:ins w:id="1515" w:author="Petnathean Julled" w:date="2022-01-01T10:10:00Z">
              <w:r>
                <w:rPr>
                  <w:bCs/>
                  <w:lang w:val="en-US"/>
                </w:rPr>
                <w:t>10:</w:t>
              </w:r>
            </w:ins>
          </w:p>
        </w:tc>
        <w:tc>
          <w:tcPr>
            <w:tcW w:w="4397" w:type="dxa"/>
            <w:tcBorders>
              <w:top w:val="nil"/>
              <w:bottom w:val="nil"/>
            </w:tcBorders>
            <w:shd w:val="clear" w:color="auto" w:fill="F2F2F2" w:themeFill="background1" w:themeFillShade="F2"/>
            <w:tcPrChange w:id="1516" w:author="Petnathean Julled" w:date="2022-01-01T10:44:00Z">
              <w:tcPr>
                <w:tcW w:w="4591" w:type="dxa"/>
                <w:gridSpan w:val="2"/>
                <w:tcBorders>
                  <w:top w:val="nil"/>
                </w:tcBorders>
              </w:tcPr>
            </w:tcPrChange>
          </w:tcPr>
          <w:p w14:paraId="7D56D2E4" w14:textId="21532B15" w:rsidR="00FD5D23" w:rsidRDefault="00937C34" w:rsidP="00DA5DDD">
            <w:pPr>
              <w:pStyle w:val="BodyText"/>
              <w:spacing w:after="0"/>
              <w:ind w:firstLine="0"/>
              <w:jc w:val="thaiDistribute"/>
              <w:rPr>
                <w:ins w:id="1517" w:author="Petnathean Julled" w:date="2022-01-01T08:48:00Z"/>
                <w:bCs/>
                <w:lang w:val="en-US"/>
              </w:rPr>
            </w:pPr>
            <w:ins w:id="1518" w:author="Petnathean Julled" w:date="2022-01-01T09:59:00Z">
              <w:r>
                <w:rPr>
                  <w:bCs/>
                  <w:lang w:val="en-US"/>
                </w:rPr>
                <w:t xml:space="preserve">    }</w:t>
              </w:r>
            </w:ins>
          </w:p>
        </w:tc>
      </w:tr>
      <w:tr w:rsidR="00107B39" w:rsidRPr="000775AA" w14:paraId="28EC6E67" w14:textId="77777777" w:rsidTr="00A73B8A">
        <w:trPr>
          <w:ins w:id="1519" w:author="Petnathean Julled" w:date="2022-01-01T08:49:00Z"/>
        </w:trPr>
        <w:tc>
          <w:tcPr>
            <w:tcW w:w="469" w:type="dxa"/>
            <w:tcBorders>
              <w:top w:val="nil"/>
              <w:bottom w:val="nil"/>
            </w:tcBorders>
            <w:tcPrChange w:id="1520" w:author="Petnathean Julled" w:date="2022-01-01T10:27:00Z">
              <w:tcPr>
                <w:tcW w:w="265" w:type="dxa"/>
                <w:tcBorders>
                  <w:top w:val="nil"/>
                </w:tcBorders>
              </w:tcPr>
            </w:tcPrChange>
          </w:tcPr>
          <w:p w14:paraId="5E4C30D2" w14:textId="6609414C" w:rsidR="00107B39" w:rsidRDefault="006E4008" w:rsidP="00DA5DDD">
            <w:pPr>
              <w:pStyle w:val="BodyText"/>
              <w:spacing w:after="0"/>
              <w:ind w:firstLine="0"/>
              <w:jc w:val="thaiDistribute"/>
              <w:rPr>
                <w:ins w:id="1521" w:author="Petnathean Julled" w:date="2022-01-01T08:49:00Z"/>
                <w:bCs/>
                <w:lang w:val="en-US"/>
              </w:rPr>
            </w:pPr>
            <w:ins w:id="1522" w:author="Petnathean Julled" w:date="2022-01-01T10:10:00Z">
              <w:r>
                <w:rPr>
                  <w:bCs/>
                  <w:lang w:val="en-US"/>
                </w:rPr>
                <w:t>11:</w:t>
              </w:r>
            </w:ins>
          </w:p>
        </w:tc>
        <w:tc>
          <w:tcPr>
            <w:tcW w:w="4397" w:type="dxa"/>
            <w:tcBorders>
              <w:top w:val="nil"/>
              <w:bottom w:val="nil"/>
            </w:tcBorders>
            <w:tcPrChange w:id="1523" w:author="Petnathean Julled" w:date="2022-01-01T10:27:00Z">
              <w:tcPr>
                <w:tcW w:w="4591" w:type="dxa"/>
                <w:gridSpan w:val="2"/>
                <w:tcBorders>
                  <w:top w:val="nil"/>
                </w:tcBorders>
              </w:tcPr>
            </w:tcPrChange>
          </w:tcPr>
          <w:p w14:paraId="2BF9CAF9" w14:textId="09C561A4" w:rsidR="00107B39" w:rsidRDefault="00937C34" w:rsidP="00DA5DDD">
            <w:pPr>
              <w:pStyle w:val="BodyText"/>
              <w:spacing w:after="0"/>
              <w:ind w:firstLine="0"/>
              <w:jc w:val="thaiDistribute"/>
              <w:rPr>
                <w:ins w:id="1524" w:author="Petnathean Julled" w:date="2022-01-01T08:49:00Z"/>
                <w:bCs/>
                <w:lang w:val="en-US"/>
              </w:rPr>
            </w:pPr>
            <w:ins w:id="1525" w:author="Petnathean Julled" w:date="2022-01-01T09:59:00Z">
              <w:r>
                <w:rPr>
                  <w:bCs/>
                  <w:lang w:val="en-US"/>
                </w:rPr>
                <w:t xml:space="preserve">    Add META Value to </w:t>
              </w:r>
            </w:ins>
            <w:ins w:id="1526" w:author="Petnathean Julled" w:date="2022-01-23T11:22:00Z">
              <w:r w:rsidR="003673FF">
                <w:rPr>
                  <w:bCs/>
                  <w:lang w:val="en-US"/>
                </w:rPr>
                <w:t>Smart contract</w:t>
              </w:r>
            </w:ins>
          </w:p>
        </w:tc>
      </w:tr>
      <w:tr w:rsidR="00107B39" w:rsidRPr="000775AA" w14:paraId="3708BC93" w14:textId="77777777" w:rsidTr="001869BC">
        <w:trPr>
          <w:ins w:id="1527" w:author="Petnathean Julled" w:date="2022-01-01T08:49:00Z"/>
        </w:trPr>
        <w:tc>
          <w:tcPr>
            <w:tcW w:w="469" w:type="dxa"/>
            <w:tcBorders>
              <w:top w:val="nil"/>
              <w:bottom w:val="nil"/>
            </w:tcBorders>
            <w:shd w:val="clear" w:color="auto" w:fill="F2F2F2" w:themeFill="background1" w:themeFillShade="F2"/>
            <w:tcPrChange w:id="1528" w:author="Petnathean Julled" w:date="2022-01-01T10:44:00Z">
              <w:tcPr>
                <w:tcW w:w="265" w:type="dxa"/>
                <w:tcBorders>
                  <w:top w:val="nil"/>
                </w:tcBorders>
              </w:tcPr>
            </w:tcPrChange>
          </w:tcPr>
          <w:p w14:paraId="56F9160C" w14:textId="71133A27" w:rsidR="00107B39" w:rsidRDefault="006E4008" w:rsidP="00DA5DDD">
            <w:pPr>
              <w:pStyle w:val="BodyText"/>
              <w:spacing w:after="0"/>
              <w:ind w:firstLine="0"/>
              <w:jc w:val="thaiDistribute"/>
              <w:rPr>
                <w:ins w:id="1529" w:author="Petnathean Julled" w:date="2022-01-01T08:49:00Z"/>
                <w:bCs/>
                <w:lang w:val="en-US"/>
              </w:rPr>
            </w:pPr>
            <w:ins w:id="1530" w:author="Petnathean Julled" w:date="2022-01-01T10:10:00Z">
              <w:r>
                <w:rPr>
                  <w:bCs/>
                  <w:lang w:val="en-US"/>
                </w:rPr>
                <w:t>12:</w:t>
              </w:r>
            </w:ins>
          </w:p>
        </w:tc>
        <w:tc>
          <w:tcPr>
            <w:tcW w:w="4397" w:type="dxa"/>
            <w:tcBorders>
              <w:top w:val="nil"/>
              <w:bottom w:val="nil"/>
            </w:tcBorders>
            <w:shd w:val="clear" w:color="auto" w:fill="F2F2F2" w:themeFill="background1" w:themeFillShade="F2"/>
            <w:tcPrChange w:id="1531" w:author="Petnathean Julled" w:date="2022-01-01T10:44:00Z">
              <w:tcPr>
                <w:tcW w:w="4591" w:type="dxa"/>
                <w:gridSpan w:val="2"/>
                <w:tcBorders>
                  <w:top w:val="nil"/>
                </w:tcBorders>
              </w:tcPr>
            </w:tcPrChange>
          </w:tcPr>
          <w:p w14:paraId="2CCFB2BD" w14:textId="1657FA36" w:rsidR="00107B39" w:rsidRDefault="00937C34" w:rsidP="00DA5DDD">
            <w:pPr>
              <w:pStyle w:val="BodyText"/>
              <w:spacing w:after="0"/>
              <w:ind w:firstLine="0"/>
              <w:jc w:val="thaiDistribute"/>
              <w:rPr>
                <w:ins w:id="1532" w:author="Petnathean Julled" w:date="2022-01-01T08:49:00Z"/>
                <w:bCs/>
                <w:lang w:val="en-US"/>
              </w:rPr>
            </w:pPr>
            <w:ins w:id="1533" w:author="Petnathean Julled" w:date="2022-01-01T10:00:00Z">
              <w:r>
                <w:rPr>
                  <w:bCs/>
                  <w:lang w:val="en-US"/>
                </w:rPr>
                <w:t xml:space="preserve">  }</w:t>
              </w:r>
            </w:ins>
          </w:p>
        </w:tc>
      </w:tr>
      <w:tr w:rsidR="003F0A9B" w:rsidRPr="000775AA" w14:paraId="7D2E5EFA" w14:textId="77777777" w:rsidTr="00A73B8A">
        <w:trPr>
          <w:ins w:id="1534" w:author="Petnathean Julled" w:date="2022-01-01T10:05:00Z"/>
        </w:trPr>
        <w:tc>
          <w:tcPr>
            <w:tcW w:w="469" w:type="dxa"/>
            <w:tcBorders>
              <w:top w:val="nil"/>
              <w:bottom w:val="nil"/>
            </w:tcBorders>
            <w:tcPrChange w:id="1535" w:author="Petnathean Julled" w:date="2022-01-01T10:27:00Z">
              <w:tcPr>
                <w:tcW w:w="370" w:type="dxa"/>
                <w:gridSpan w:val="2"/>
                <w:tcBorders>
                  <w:top w:val="nil"/>
                  <w:bottom w:val="nil"/>
                </w:tcBorders>
              </w:tcPr>
            </w:tcPrChange>
          </w:tcPr>
          <w:p w14:paraId="6770B6AF" w14:textId="32DBDF89" w:rsidR="003F0A9B" w:rsidRDefault="006E4008" w:rsidP="00DA5DDD">
            <w:pPr>
              <w:pStyle w:val="BodyText"/>
              <w:spacing w:after="0"/>
              <w:ind w:firstLine="0"/>
              <w:jc w:val="thaiDistribute"/>
              <w:rPr>
                <w:ins w:id="1536" w:author="Petnathean Julled" w:date="2022-01-01T10:05:00Z"/>
                <w:bCs/>
                <w:lang w:val="en-US"/>
              </w:rPr>
            </w:pPr>
            <w:ins w:id="1537" w:author="Petnathean Julled" w:date="2022-01-01T10:10:00Z">
              <w:r>
                <w:rPr>
                  <w:bCs/>
                  <w:lang w:val="en-US"/>
                </w:rPr>
                <w:t>13:</w:t>
              </w:r>
            </w:ins>
          </w:p>
        </w:tc>
        <w:tc>
          <w:tcPr>
            <w:tcW w:w="4397" w:type="dxa"/>
            <w:tcBorders>
              <w:top w:val="nil"/>
              <w:bottom w:val="nil"/>
            </w:tcBorders>
            <w:tcPrChange w:id="1538" w:author="Petnathean Julled" w:date="2022-01-01T10:27:00Z">
              <w:tcPr>
                <w:tcW w:w="4496" w:type="dxa"/>
                <w:tcBorders>
                  <w:top w:val="nil"/>
                  <w:bottom w:val="nil"/>
                </w:tcBorders>
              </w:tcPr>
            </w:tcPrChange>
          </w:tcPr>
          <w:p w14:paraId="6A1D32AF" w14:textId="77777777" w:rsidR="003F0A9B" w:rsidRDefault="003F0A9B" w:rsidP="00DA5DDD">
            <w:pPr>
              <w:pStyle w:val="BodyText"/>
              <w:spacing w:after="0"/>
              <w:ind w:firstLine="0"/>
              <w:jc w:val="thaiDistribute"/>
              <w:rPr>
                <w:ins w:id="1539" w:author="Petnathean Julled" w:date="2022-01-01T10:05:00Z"/>
                <w:bCs/>
                <w:lang w:val="en-US"/>
              </w:rPr>
            </w:pPr>
          </w:p>
        </w:tc>
      </w:tr>
      <w:tr w:rsidR="00107B39" w:rsidRPr="000775AA" w14:paraId="110FDD5E" w14:textId="77777777" w:rsidTr="001869BC">
        <w:trPr>
          <w:ins w:id="1540" w:author="Petnathean Julled" w:date="2022-01-01T08:49:00Z"/>
        </w:trPr>
        <w:tc>
          <w:tcPr>
            <w:tcW w:w="469" w:type="dxa"/>
            <w:tcBorders>
              <w:top w:val="nil"/>
              <w:bottom w:val="nil"/>
            </w:tcBorders>
            <w:shd w:val="clear" w:color="auto" w:fill="F2F2F2" w:themeFill="background1" w:themeFillShade="F2"/>
            <w:tcPrChange w:id="1541" w:author="Petnathean Julled" w:date="2022-01-01T10:44:00Z">
              <w:tcPr>
                <w:tcW w:w="265" w:type="dxa"/>
                <w:tcBorders>
                  <w:top w:val="nil"/>
                </w:tcBorders>
              </w:tcPr>
            </w:tcPrChange>
          </w:tcPr>
          <w:p w14:paraId="44D0BBF8" w14:textId="4D6C53E3" w:rsidR="00107B39" w:rsidRDefault="006E4008" w:rsidP="00DA5DDD">
            <w:pPr>
              <w:pStyle w:val="BodyText"/>
              <w:spacing w:after="0"/>
              <w:ind w:firstLine="0"/>
              <w:jc w:val="thaiDistribute"/>
              <w:rPr>
                <w:ins w:id="1542" w:author="Petnathean Julled" w:date="2022-01-01T08:49:00Z"/>
                <w:bCs/>
                <w:lang w:val="en-US"/>
              </w:rPr>
            </w:pPr>
            <w:ins w:id="1543" w:author="Petnathean Julled" w:date="2022-01-01T10:10:00Z">
              <w:r>
                <w:rPr>
                  <w:bCs/>
                  <w:lang w:val="en-US"/>
                </w:rPr>
                <w:t>14:</w:t>
              </w:r>
            </w:ins>
          </w:p>
        </w:tc>
        <w:tc>
          <w:tcPr>
            <w:tcW w:w="4397" w:type="dxa"/>
            <w:tcBorders>
              <w:top w:val="nil"/>
              <w:bottom w:val="nil"/>
            </w:tcBorders>
            <w:shd w:val="clear" w:color="auto" w:fill="F2F2F2" w:themeFill="background1" w:themeFillShade="F2"/>
            <w:tcPrChange w:id="1544" w:author="Petnathean Julled" w:date="2022-01-01T10:44:00Z">
              <w:tcPr>
                <w:tcW w:w="4591" w:type="dxa"/>
                <w:gridSpan w:val="2"/>
                <w:tcBorders>
                  <w:top w:val="nil"/>
                </w:tcBorders>
              </w:tcPr>
            </w:tcPrChange>
          </w:tcPr>
          <w:p w14:paraId="16C7FBB4" w14:textId="59B6940D" w:rsidR="00107B39" w:rsidRDefault="00937C34" w:rsidP="00DA5DDD">
            <w:pPr>
              <w:pStyle w:val="BodyText"/>
              <w:spacing w:after="0"/>
              <w:ind w:firstLine="0"/>
              <w:jc w:val="thaiDistribute"/>
              <w:rPr>
                <w:ins w:id="1545" w:author="Petnathean Julled" w:date="2022-01-01T08:49:00Z"/>
                <w:bCs/>
                <w:lang w:val="en-US"/>
              </w:rPr>
            </w:pPr>
            <w:ins w:id="1546" w:author="Petnathean Julled" w:date="2022-01-01T10:00:00Z">
              <w:r>
                <w:rPr>
                  <w:bCs/>
                  <w:lang w:val="en-US"/>
                </w:rPr>
                <w:t xml:space="preserve">  If </w:t>
              </w:r>
            </w:ins>
            <w:ins w:id="1547" w:author="Petnathean Julled" w:date="2022-01-01T10:03:00Z">
              <w:r w:rsidR="00D61CDD">
                <w:rPr>
                  <w:bCs/>
                  <w:lang w:val="en-US"/>
                </w:rPr>
                <w:t xml:space="preserve">META </w:t>
              </w:r>
            </w:ins>
            <w:ins w:id="1548" w:author="Petnathean Julled" w:date="2022-01-01T10:00:00Z">
              <w:r>
                <w:rPr>
                  <w:bCs/>
                  <w:lang w:val="en-US"/>
                </w:rPr>
                <w:t xml:space="preserve">String </w:t>
              </w:r>
              <w:r w:rsidR="00D61CDD">
                <w:rPr>
                  <w:bCs/>
                  <w:lang w:val="en-US"/>
                </w:rPr>
                <w:t>val</w:t>
              </w:r>
            </w:ins>
            <w:ins w:id="1549" w:author="Petnathean Julled" w:date="2022-01-01T10:01:00Z">
              <w:r w:rsidR="00D61CDD">
                <w:rPr>
                  <w:bCs/>
                  <w:lang w:val="en-US"/>
                </w:rPr>
                <w:t>idity = TRUE {</w:t>
              </w:r>
            </w:ins>
          </w:p>
        </w:tc>
      </w:tr>
      <w:tr w:rsidR="00107B39" w:rsidRPr="000775AA" w14:paraId="579C725E" w14:textId="77777777" w:rsidTr="00A73B8A">
        <w:trPr>
          <w:ins w:id="1550" w:author="Petnathean Julled" w:date="2022-01-01T08:49:00Z"/>
        </w:trPr>
        <w:tc>
          <w:tcPr>
            <w:tcW w:w="469" w:type="dxa"/>
            <w:tcBorders>
              <w:top w:val="nil"/>
              <w:bottom w:val="nil"/>
            </w:tcBorders>
            <w:tcPrChange w:id="1551" w:author="Petnathean Julled" w:date="2022-01-01T10:27:00Z">
              <w:tcPr>
                <w:tcW w:w="265" w:type="dxa"/>
                <w:tcBorders>
                  <w:top w:val="nil"/>
                </w:tcBorders>
              </w:tcPr>
            </w:tcPrChange>
          </w:tcPr>
          <w:p w14:paraId="4A5FB36B" w14:textId="7F09BF24" w:rsidR="00107B39" w:rsidRDefault="006E4008" w:rsidP="00DA5DDD">
            <w:pPr>
              <w:pStyle w:val="BodyText"/>
              <w:spacing w:after="0"/>
              <w:ind w:firstLine="0"/>
              <w:jc w:val="thaiDistribute"/>
              <w:rPr>
                <w:ins w:id="1552" w:author="Petnathean Julled" w:date="2022-01-01T08:49:00Z"/>
                <w:bCs/>
                <w:lang w:val="en-US"/>
              </w:rPr>
            </w:pPr>
            <w:ins w:id="1553" w:author="Petnathean Julled" w:date="2022-01-01T10:10:00Z">
              <w:r>
                <w:rPr>
                  <w:bCs/>
                  <w:lang w:val="en-US"/>
                </w:rPr>
                <w:t>15:</w:t>
              </w:r>
            </w:ins>
          </w:p>
        </w:tc>
        <w:tc>
          <w:tcPr>
            <w:tcW w:w="4397" w:type="dxa"/>
            <w:tcBorders>
              <w:top w:val="nil"/>
              <w:bottom w:val="nil"/>
            </w:tcBorders>
            <w:tcPrChange w:id="1554" w:author="Petnathean Julled" w:date="2022-01-01T10:27:00Z">
              <w:tcPr>
                <w:tcW w:w="4591" w:type="dxa"/>
                <w:gridSpan w:val="2"/>
                <w:tcBorders>
                  <w:top w:val="nil"/>
                </w:tcBorders>
              </w:tcPr>
            </w:tcPrChange>
          </w:tcPr>
          <w:p w14:paraId="5472EA89" w14:textId="3589F839" w:rsidR="00107B39" w:rsidRDefault="00D61CDD" w:rsidP="00DA5DDD">
            <w:pPr>
              <w:pStyle w:val="BodyText"/>
              <w:spacing w:after="0"/>
              <w:ind w:firstLine="0"/>
              <w:jc w:val="thaiDistribute"/>
              <w:rPr>
                <w:ins w:id="1555" w:author="Petnathean Julled" w:date="2022-01-01T08:49:00Z"/>
                <w:bCs/>
                <w:lang w:val="en-US"/>
              </w:rPr>
            </w:pPr>
            <w:ins w:id="1556" w:author="Petnathean Julled" w:date="2022-01-01T10:01:00Z">
              <w:r>
                <w:rPr>
                  <w:bCs/>
                  <w:lang w:val="en-US"/>
                </w:rPr>
                <w:t xml:space="preserve">    </w:t>
              </w:r>
            </w:ins>
            <w:ins w:id="1557" w:author="Petnathean Julled" w:date="2022-01-01T10:03:00Z">
              <w:r>
                <w:rPr>
                  <w:bCs/>
                  <w:lang w:val="en-US"/>
                </w:rPr>
                <w:t xml:space="preserve">Add META String to </w:t>
              </w:r>
            </w:ins>
            <w:ins w:id="1558" w:author="Petnathean Julled" w:date="2022-01-23T11:22:00Z">
              <w:r w:rsidR="003673FF">
                <w:rPr>
                  <w:bCs/>
                  <w:lang w:val="en-US"/>
                </w:rPr>
                <w:t>Smart contract</w:t>
              </w:r>
            </w:ins>
          </w:p>
        </w:tc>
      </w:tr>
      <w:tr w:rsidR="00107B39" w:rsidRPr="000775AA" w14:paraId="53B3B74D" w14:textId="77777777" w:rsidTr="001869BC">
        <w:trPr>
          <w:ins w:id="1559" w:author="Petnathean Julled" w:date="2022-01-01T08:49:00Z"/>
        </w:trPr>
        <w:tc>
          <w:tcPr>
            <w:tcW w:w="469" w:type="dxa"/>
            <w:tcBorders>
              <w:top w:val="nil"/>
              <w:bottom w:val="nil"/>
            </w:tcBorders>
            <w:shd w:val="clear" w:color="auto" w:fill="F2F2F2" w:themeFill="background1" w:themeFillShade="F2"/>
            <w:tcPrChange w:id="1560" w:author="Petnathean Julled" w:date="2022-01-01T10:44:00Z">
              <w:tcPr>
                <w:tcW w:w="265" w:type="dxa"/>
                <w:tcBorders>
                  <w:top w:val="nil"/>
                </w:tcBorders>
              </w:tcPr>
            </w:tcPrChange>
          </w:tcPr>
          <w:p w14:paraId="3E45B7A0" w14:textId="449A70FA" w:rsidR="00107B39" w:rsidRDefault="006E4008" w:rsidP="00DA5DDD">
            <w:pPr>
              <w:pStyle w:val="BodyText"/>
              <w:spacing w:after="0"/>
              <w:ind w:firstLine="0"/>
              <w:jc w:val="thaiDistribute"/>
              <w:rPr>
                <w:ins w:id="1561" w:author="Petnathean Julled" w:date="2022-01-01T08:49:00Z"/>
                <w:bCs/>
                <w:lang w:val="en-US"/>
              </w:rPr>
            </w:pPr>
            <w:ins w:id="1562" w:author="Petnathean Julled" w:date="2022-01-01T10:10:00Z">
              <w:r>
                <w:rPr>
                  <w:bCs/>
                  <w:lang w:val="en-US"/>
                </w:rPr>
                <w:t>16:</w:t>
              </w:r>
            </w:ins>
          </w:p>
        </w:tc>
        <w:tc>
          <w:tcPr>
            <w:tcW w:w="4397" w:type="dxa"/>
            <w:tcBorders>
              <w:top w:val="nil"/>
              <w:bottom w:val="nil"/>
            </w:tcBorders>
            <w:shd w:val="clear" w:color="auto" w:fill="F2F2F2" w:themeFill="background1" w:themeFillShade="F2"/>
            <w:tcPrChange w:id="1563" w:author="Petnathean Julled" w:date="2022-01-01T10:44:00Z">
              <w:tcPr>
                <w:tcW w:w="4591" w:type="dxa"/>
                <w:gridSpan w:val="2"/>
                <w:tcBorders>
                  <w:top w:val="nil"/>
                </w:tcBorders>
              </w:tcPr>
            </w:tcPrChange>
          </w:tcPr>
          <w:p w14:paraId="13A24813" w14:textId="6A63FDE0" w:rsidR="00107B39" w:rsidRDefault="00D61CDD" w:rsidP="00DA5DDD">
            <w:pPr>
              <w:pStyle w:val="BodyText"/>
              <w:spacing w:after="0"/>
              <w:ind w:firstLine="0"/>
              <w:jc w:val="thaiDistribute"/>
              <w:rPr>
                <w:ins w:id="1564" w:author="Petnathean Julled" w:date="2022-01-01T08:49:00Z"/>
                <w:bCs/>
                <w:lang w:val="en-US"/>
              </w:rPr>
            </w:pPr>
            <w:ins w:id="1565" w:author="Petnathean Julled" w:date="2022-01-01T10:04:00Z">
              <w:r>
                <w:rPr>
                  <w:bCs/>
                  <w:lang w:val="en-US"/>
                </w:rPr>
                <w:t xml:space="preserve">  }</w:t>
              </w:r>
            </w:ins>
          </w:p>
        </w:tc>
      </w:tr>
      <w:tr w:rsidR="00107B39" w:rsidRPr="000775AA" w14:paraId="31DE6430" w14:textId="77777777" w:rsidTr="00A73B8A">
        <w:trPr>
          <w:ins w:id="1566" w:author="Petnathean Julled" w:date="2022-01-01T08:49:00Z"/>
        </w:trPr>
        <w:tc>
          <w:tcPr>
            <w:tcW w:w="469" w:type="dxa"/>
            <w:tcBorders>
              <w:top w:val="nil"/>
              <w:bottom w:val="nil"/>
            </w:tcBorders>
            <w:tcPrChange w:id="1567" w:author="Petnathean Julled" w:date="2022-01-01T10:27:00Z">
              <w:tcPr>
                <w:tcW w:w="265" w:type="dxa"/>
                <w:tcBorders>
                  <w:top w:val="nil"/>
                </w:tcBorders>
              </w:tcPr>
            </w:tcPrChange>
          </w:tcPr>
          <w:p w14:paraId="088BC1F5" w14:textId="7324F9B9" w:rsidR="00107B39" w:rsidRDefault="006E4008" w:rsidP="00DA5DDD">
            <w:pPr>
              <w:pStyle w:val="BodyText"/>
              <w:spacing w:after="0"/>
              <w:ind w:firstLine="0"/>
              <w:jc w:val="thaiDistribute"/>
              <w:rPr>
                <w:ins w:id="1568" w:author="Petnathean Julled" w:date="2022-01-01T08:49:00Z"/>
                <w:bCs/>
                <w:lang w:val="en-US"/>
              </w:rPr>
            </w:pPr>
            <w:ins w:id="1569" w:author="Petnathean Julled" w:date="2022-01-01T10:10:00Z">
              <w:r>
                <w:rPr>
                  <w:bCs/>
                  <w:lang w:val="en-US"/>
                </w:rPr>
                <w:t>17:</w:t>
              </w:r>
            </w:ins>
          </w:p>
        </w:tc>
        <w:tc>
          <w:tcPr>
            <w:tcW w:w="4397" w:type="dxa"/>
            <w:tcBorders>
              <w:top w:val="nil"/>
              <w:bottom w:val="nil"/>
            </w:tcBorders>
            <w:tcPrChange w:id="1570" w:author="Petnathean Julled" w:date="2022-01-01T10:27:00Z">
              <w:tcPr>
                <w:tcW w:w="4591" w:type="dxa"/>
                <w:gridSpan w:val="2"/>
                <w:tcBorders>
                  <w:top w:val="nil"/>
                </w:tcBorders>
              </w:tcPr>
            </w:tcPrChange>
          </w:tcPr>
          <w:p w14:paraId="749C7917" w14:textId="55B5E087" w:rsidR="00107B39" w:rsidRDefault="003F0A9B" w:rsidP="00DA5DDD">
            <w:pPr>
              <w:pStyle w:val="BodyText"/>
              <w:spacing w:after="0"/>
              <w:ind w:firstLine="0"/>
              <w:jc w:val="thaiDistribute"/>
              <w:rPr>
                <w:ins w:id="1571" w:author="Petnathean Julled" w:date="2022-01-01T08:49:00Z"/>
                <w:bCs/>
                <w:lang w:val="en-US"/>
              </w:rPr>
            </w:pPr>
            <w:ins w:id="1572" w:author="Petnathean Julled" w:date="2022-01-01T10:06:00Z">
              <w:r>
                <w:rPr>
                  <w:bCs/>
                  <w:lang w:val="en-US"/>
                </w:rPr>
                <w:t xml:space="preserve">  </w:t>
              </w:r>
            </w:ins>
          </w:p>
        </w:tc>
      </w:tr>
      <w:tr w:rsidR="00107B39" w:rsidRPr="000775AA" w14:paraId="3149A8A4" w14:textId="77777777" w:rsidTr="001869BC">
        <w:trPr>
          <w:ins w:id="1573" w:author="Petnathean Julled" w:date="2022-01-01T08:49:00Z"/>
        </w:trPr>
        <w:tc>
          <w:tcPr>
            <w:tcW w:w="469" w:type="dxa"/>
            <w:tcBorders>
              <w:top w:val="nil"/>
              <w:bottom w:val="nil"/>
            </w:tcBorders>
            <w:shd w:val="clear" w:color="auto" w:fill="F2F2F2" w:themeFill="background1" w:themeFillShade="F2"/>
            <w:tcPrChange w:id="1574" w:author="Petnathean Julled" w:date="2022-01-01T10:44:00Z">
              <w:tcPr>
                <w:tcW w:w="265" w:type="dxa"/>
                <w:tcBorders>
                  <w:top w:val="nil"/>
                </w:tcBorders>
              </w:tcPr>
            </w:tcPrChange>
          </w:tcPr>
          <w:p w14:paraId="104BF58F" w14:textId="4ACDB33D" w:rsidR="00107B39" w:rsidRDefault="006E4008" w:rsidP="00DA5DDD">
            <w:pPr>
              <w:pStyle w:val="BodyText"/>
              <w:spacing w:after="0"/>
              <w:ind w:firstLine="0"/>
              <w:jc w:val="thaiDistribute"/>
              <w:rPr>
                <w:ins w:id="1575" w:author="Petnathean Julled" w:date="2022-01-01T08:49:00Z"/>
                <w:bCs/>
                <w:lang w:val="en-US"/>
              </w:rPr>
            </w:pPr>
            <w:ins w:id="1576" w:author="Petnathean Julled" w:date="2022-01-01T10:10:00Z">
              <w:r>
                <w:rPr>
                  <w:bCs/>
                  <w:lang w:val="en-US"/>
                </w:rPr>
                <w:t>18:</w:t>
              </w:r>
            </w:ins>
          </w:p>
        </w:tc>
        <w:tc>
          <w:tcPr>
            <w:tcW w:w="4397" w:type="dxa"/>
            <w:tcBorders>
              <w:top w:val="nil"/>
              <w:bottom w:val="nil"/>
            </w:tcBorders>
            <w:shd w:val="clear" w:color="auto" w:fill="F2F2F2" w:themeFill="background1" w:themeFillShade="F2"/>
            <w:tcPrChange w:id="1577" w:author="Petnathean Julled" w:date="2022-01-01T10:44:00Z">
              <w:tcPr>
                <w:tcW w:w="4591" w:type="dxa"/>
                <w:gridSpan w:val="2"/>
                <w:tcBorders>
                  <w:top w:val="nil"/>
                </w:tcBorders>
              </w:tcPr>
            </w:tcPrChange>
          </w:tcPr>
          <w:p w14:paraId="4D181E27" w14:textId="7560EEEF" w:rsidR="00107B39" w:rsidRDefault="006E4008" w:rsidP="00DA5DDD">
            <w:pPr>
              <w:pStyle w:val="BodyText"/>
              <w:spacing w:after="0"/>
              <w:ind w:firstLine="0"/>
              <w:jc w:val="thaiDistribute"/>
              <w:rPr>
                <w:ins w:id="1578" w:author="Petnathean Julled" w:date="2022-01-01T08:49:00Z"/>
                <w:bCs/>
                <w:lang w:val="en-US"/>
              </w:rPr>
            </w:pPr>
            <w:ins w:id="1579" w:author="Petnathean Julled" w:date="2022-01-01T10:09:00Z">
              <w:r>
                <w:rPr>
                  <w:bCs/>
                  <w:lang w:val="en-US"/>
                </w:rPr>
                <w:t xml:space="preserve">  </w:t>
              </w:r>
            </w:ins>
            <w:ins w:id="1580" w:author="Petnathean Julled" w:date="2022-01-01T10:10:00Z">
              <w:r>
                <w:rPr>
                  <w:bCs/>
                  <w:lang w:val="en-US"/>
                </w:rPr>
                <w:t xml:space="preserve">Publish </w:t>
              </w:r>
            </w:ins>
            <w:ins w:id="1581" w:author="Petnathean Julled" w:date="2022-01-23T11:22:00Z">
              <w:r w:rsidR="003673FF">
                <w:rPr>
                  <w:bCs/>
                  <w:lang w:val="en-US"/>
                </w:rPr>
                <w:t>Smart contract</w:t>
              </w:r>
            </w:ins>
            <w:ins w:id="1582" w:author="Petnathean Julled" w:date="2022-01-01T10:13:00Z">
              <w:r w:rsidR="00265EC0">
                <w:rPr>
                  <w:bCs/>
                  <w:lang w:val="en-US"/>
                </w:rPr>
                <w:t xml:space="preserve"> into Blockchain</w:t>
              </w:r>
            </w:ins>
          </w:p>
        </w:tc>
      </w:tr>
      <w:tr w:rsidR="00D822E8" w:rsidRPr="000775AA" w14:paraId="6B2BFD12" w14:textId="77777777" w:rsidTr="00A73B8A">
        <w:trPr>
          <w:ins w:id="1583" w:author="Petnathean Julled" w:date="2022-01-01T10:38:00Z"/>
        </w:trPr>
        <w:tc>
          <w:tcPr>
            <w:tcW w:w="469" w:type="dxa"/>
            <w:tcBorders>
              <w:top w:val="nil"/>
              <w:bottom w:val="nil"/>
            </w:tcBorders>
          </w:tcPr>
          <w:p w14:paraId="64FFDF58" w14:textId="0695244E" w:rsidR="00D822E8" w:rsidRDefault="002259BD" w:rsidP="00DA5DDD">
            <w:pPr>
              <w:pStyle w:val="BodyText"/>
              <w:spacing w:after="0"/>
              <w:ind w:firstLine="0"/>
              <w:jc w:val="thaiDistribute"/>
              <w:rPr>
                <w:ins w:id="1584" w:author="Petnathean Julled" w:date="2022-01-01T10:38:00Z"/>
                <w:bCs/>
                <w:lang w:val="en-US"/>
              </w:rPr>
            </w:pPr>
            <w:ins w:id="1585" w:author="Petnathean Julled" w:date="2022-01-01T10:39:00Z">
              <w:r>
                <w:rPr>
                  <w:bCs/>
                  <w:lang w:val="en-US"/>
                </w:rPr>
                <w:t>19</w:t>
              </w:r>
            </w:ins>
          </w:p>
        </w:tc>
        <w:tc>
          <w:tcPr>
            <w:tcW w:w="4397" w:type="dxa"/>
            <w:tcBorders>
              <w:top w:val="nil"/>
              <w:bottom w:val="nil"/>
            </w:tcBorders>
          </w:tcPr>
          <w:p w14:paraId="47282BFA" w14:textId="237C4FBB" w:rsidR="00D822E8" w:rsidRDefault="00D822E8" w:rsidP="00DA5DDD">
            <w:pPr>
              <w:pStyle w:val="BodyText"/>
              <w:spacing w:after="0"/>
              <w:ind w:firstLine="0"/>
              <w:jc w:val="thaiDistribute"/>
              <w:rPr>
                <w:ins w:id="1586" w:author="Petnathean Julled" w:date="2022-01-01T10:38:00Z"/>
                <w:bCs/>
                <w:lang w:val="en-US"/>
              </w:rPr>
            </w:pPr>
            <w:ins w:id="1587" w:author="Petnathean Julled" w:date="2022-01-01T10:38:00Z">
              <w:r>
                <w:rPr>
                  <w:bCs/>
                  <w:lang w:val="en-US"/>
                </w:rPr>
                <w:t xml:space="preserve">  Response ACK to XDS Repository Actor</w:t>
              </w:r>
            </w:ins>
          </w:p>
        </w:tc>
      </w:tr>
      <w:tr w:rsidR="00107B39" w:rsidRPr="000775AA" w14:paraId="5C75A51B" w14:textId="77777777" w:rsidTr="001869BC">
        <w:trPr>
          <w:ins w:id="1588" w:author="Petnathean Julled" w:date="2022-01-01T08:49:00Z"/>
        </w:trPr>
        <w:tc>
          <w:tcPr>
            <w:tcW w:w="469" w:type="dxa"/>
            <w:tcBorders>
              <w:top w:val="nil"/>
              <w:bottom w:val="nil"/>
            </w:tcBorders>
            <w:shd w:val="clear" w:color="auto" w:fill="F2F2F2" w:themeFill="background1" w:themeFillShade="F2"/>
            <w:tcPrChange w:id="1589" w:author="Petnathean Julled" w:date="2022-01-01T10:44:00Z">
              <w:tcPr>
                <w:tcW w:w="265" w:type="dxa"/>
                <w:tcBorders>
                  <w:top w:val="nil"/>
                </w:tcBorders>
              </w:tcPr>
            </w:tcPrChange>
          </w:tcPr>
          <w:p w14:paraId="4ADAD870" w14:textId="31ADF70D" w:rsidR="00107B39" w:rsidRDefault="002259BD" w:rsidP="00DA5DDD">
            <w:pPr>
              <w:pStyle w:val="BodyText"/>
              <w:spacing w:after="0"/>
              <w:ind w:firstLine="0"/>
              <w:jc w:val="thaiDistribute"/>
              <w:rPr>
                <w:ins w:id="1590" w:author="Petnathean Julled" w:date="2022-01-01T08:49:00Z"/>
                <w:bCs/>
                <w:lang w:val="en-US"/>
              </w:rPr>
            </w:pPr>
            <w:ins w:id="1591" w:author="Petnathean Julled" w:date="2022-01-01T10:39:00Z">
              <w:r>
                <w:rPr>
                  <w:bCs/>
                  <w:lang w:val="en-US"/>
                </w:rPr>
                <w:t>20</w:t>
              </w:r>
            </w:ins>
            <w:ins w:id="1592" w:author="Petnathean Julled" w:date="2022-01-01T10:12:00Z">
              <w:r w:rsidR="005D1237">
                <w:rPr>
                  <w:bCs/>
                  <w:lang w:val="en-US"/>
                </w:rPr>
                <w:t>:</w:t>
              </w:r>
            </w:ins>
          </w:p>
        </w:tc>
        <w:tc>
          <w:tcPr>
            <w:tcW w:w="4397" w:type="dxa"/>
            <w:tcBorders>
              <w:top w:val="nil"/>
              <w:bottom w:val="nil"/>
            </w:tcBorders>
            <w:shd w:val="clear" w:color="auto" w:fill="F2F2F2" w:themeFill="background1" w:themeFillShade="F2"/>
            <w:tcPrChange w:id="1593" w:author="Petnathean Julled" w:date="2022-01-01T10:44:00Z">
              <w:tcPr>
                <w:tcW w:w="4591" w:type="dxa"/>
                <w:gridSpan w:val="2"/>
                <w:tcBorders>
                  <w:top w:val="nil"/>
                </w:tcBorders>
              </w:tcPr>
            </w:tcPrChange>
          </w:tcPr>
          <w:p w14:paraId="48AE295D" w14:textId="294E9A89" w:rsidR="00107B39" w:rsidRDefault="005D1237" w:rsidP="00DA5DDD">
            <w:pPr>
              <w:pStyle w:val="BodyText"/>
              <w:spacing w:after="0"/>
              <w:ind w:firstLine="0"/>
              <w:jc w:val="thaiDistribute"/>
              <w:rPr>
                <w:ins w:id="1594" w:author="Petnathean Julled" w:date="2022-01-01T08:49:00Z"/>
                <w:bCs/>
                <w:lang w:val="en-US"/>
              </w:rPr>
            </w:pPr>
            <w:ins w:id="1595" w:author="Petnathean Julled" w:date="2022-01-01T10:12:00Z">
              <w:r>
                <w:rPr>
                  <w:bCs/>
                  <w:lang w:val="en-US"/>
                </w:rPr>
                <w:t>}</w:t>
              </w:r>
            </w:ins>
          </w:p>
        </w:tc>
      </w:tr>
      <w:tr w:rsidR="00107B39" w:rsidRPr="000775AA" w14:paraId="764FA3BB" w14:textId="77777777" w:rsidTr="00A73B8A">
        <w:trPr>
          <w:ins w:id="1596" w:author="Petnathean Julled" w:date="2022-01-01T08:49:00Z"/>
        </w:trPr>
        <w:tc>
          <w:tcPr>
            <w:tcW w:w="469" w:type="dxa"/>
            <w:tcBorders>
              <w:top w:val="nil"/>
              <w:bottom w:val="nil"/>
            </w:tcBorders>
            <w:tcPrChange w:id="1597" w:author="Petnathean Julled" w:date="2022-01-01T10:27:00Z">
              <w:tcPr>
                <w:tcW w:w="265" w:type="dxa"/>
                <w:tcBorders>
                  <w:top w:val="nil"/>
                </w:tcBorders>
              </w:tcPr>
            </w:tcPrChange>
          </w:tcPr>
          <w:p w14:paraId="3DED2F25" w14:textId="444B9C51" w:rsidR="00107B39" w:rsidRDefault="005D1237" w:rsidP="00DA5DDD">
            <w:pPr>
              <w:pStyle w:val="BodyText"/>
              <w:spacing w:after="0"/>
              <w:ind w:firstLine="0"/>
              <w:jc w:val="thaiDistribute"/>
              <w:rPr>
                <w:ins w:id="1598" w:author="Petnathean Julled" w:date="2022-01-01T08:49:00Z"/>
                <w:bCs/>
                <w:lang w:val="en-US"/>
              </w:rPr>
            </w:pPr>
            <w:ins w:id="1599" w:author="Petnathean Julled" w:date="2022-01-01T10:12:00Z">
              <w:r>
                <w:rPr>
                  <w:bCs/>
                  <w:lang w:val="en-US"/>
                </w:rPr>
                <w:t>2</w:t>
              </w:r>
            </w:ins>
            <w:ins w:id="1600" w:author="Petnathean Julled" w:date="2022-01-01T10:39:00Z">
              <w:r w:rsidR="002259BD">
                <w:rPr>
                  <w:bCs/>
                  <w:lang w:val="en-US"/>
                </w:rPr>
                <w:t>1</w:t>
              </w:r>
            </w:ins>
            <w:ins w:id="1601" w:author="Petnathean Julled" w:date="2022-01-01T10:12:00Z">
              <w:r>
                <w:rPr>
                  <w:bCs/>
                  <w:lang w:val="en-US"/>
                </w:rPr>
                <w:t>:</w:t>
              </w:r>
            </w:ins>
          </w:p>
        </w:tc>
        <w:tc>
          <w:tcPr>
            <w:tcW w:w="4397" w:type="dxa"/>
            <w:tcBorders>
              <w:top w:val="nil"/>
              <w:bottom w:val="nil"/>
            </w:tcBorders>
            <w:tcPrChange w:id="1602" w:author="Petnathean Julled" w:date="2022-01-01T10:27:00Z">
              <w:tcPr>
                <w:tcW w:w="4591" w:type="dxa"/>
                <w:gridSpan w:val="2"/>
                <w:tcBorders>
                  <w:top w:val="nil"/>
                </w:tcBorders>
              </w:tcPr>
            </w:tcPrChange>
          </w:tcPr>
          <w:p w14:paraId="4F366F10" w14:textId="2F1E268F" w:rsidR="00107B39" w:rsidRDefault="00265EC0" w:rsidP="00DA5DDD">
            <w:pPr>
              <w:pStyle w:val="BodyText"/>
              <w:spacing w:after="0"/>
              <w:ind w:firstLine="0"/>
              <w:jc w:val="thaiDistribute"/>
              <w:rPr>
                <w:ins w:id="1603" w:author="Petnathean Julled" w:date="2022-01-01T08:49:00Z"/>
                <w:bCs/>
                <w:lang w:val="en-US"/>
              </w:rPr>
            </w:pPr>
            <w:ins w:id="1604" w:author="Petnathean Julled" w:date="2022-01-01T10:13:00Z">
              <w:r>
                <w:rPr>
                  <w:bCs/>
                  <w:lang w:val="en-US"/>
                </w:rPr>
                <w:t>End</w:t>
              </w:r>
            </w:ins>
          </w:p>
        </w:tc>
      </w:tr>
      <w:tr w:rsidR="00107B39" w:rsidRPr="000775AA" w14:paraId="5F188743" w14:textId="77777777" w:rsidTr="001869BC">
        <w:trPr>
          <w:ins w:id="1605" w:author="Petnathean Julled" w:date="2022-01-01T08:49:00Z"/>
        </w:trPr>
        <w:tc>
          <w:tcPr>
            <w:tcW w:w="469" w:type="dxa"/>
            <w:tcBorders>
              <w:top w:val="nil"/>
              <w:bottom w:val="nil"/>
            </w:tcBorders>
            <w:shd w:val="clear" w:color="auto" w:fill="F2F2F2" w:themeFill="background1" w:themeFillShade="F2"/>
            <w:tcPrChange w:id="1606" w:author="Petnathean Julled" w:date="2022-01-01T10:44:00Z">
              <w:tcPr>
                <w:tcW w:w="265" w:type="dxa"/>
                <w:tcBorders>
                  <w:top w:val="nil"/>
                </w:tcBorders>
              </w:tcPr>
            </w:tcPrChange>
          </w:tcPr>
          <w:p w14:paraId="2FBA172D" w14:textId="716DC4E1" w:rsidR="00107B39" w:rsidRDefault="005D1237" w:rsidP="00DA5DDD">
            <w:pPr>
              <w:pStyle w:val="BodyText"/>
              <w:spacing w:after="0"/>
              <w:ind w:firstLine="0"/>
              <w:jc w:val="thaiDistribute"/>
              <w:rPr>
                <w:ins w:id="1607" w:author="Petnathean Julled" w:date="2022-01-01T08:49:00Z"/>
                <w:bCs/>
                <w:lang w:val="en-US"/>
              </w:rPr>
            </w:pPr>
            <w:ins w:id="1608" w:author="Petnathean Julled" w:date="2022-01-01T10:12:00Z">
              <w:r>
                <w:rPr>
                  <w:bCs/>
                  <w:lang w:val="en-US"/>
                </w:rPr>
                <w:t>2</w:t>
              </w:r>
            </w:ins>
            <w:ins w:id="1609" w:author="Petnathean Julled" w:date="2022-01-01T10:39:00Z">
              <w:r w:rsidR="002259BD">
                <w:rPr>
                  <w:bCs/>
                  <w:lang w:val="en-US"/>
                </w:rPr>
                <w:t>2</w:t>
              </w:r>
            </w:ins>
            <w:ins w:id="1610" w:author="Petnathean Julled" w:date="2022-01-01T10:12:00Z">
              <w:r>
                <w:rPr>
                  <w:bCs/>
                  <w:lang w:val="en-US"/>
                </w:rPr>
                <w:t>:</w:t>
              </w:r>
            </w:ins>
          </w:p>
        </w:tc>
        <w:tc>
          <w:tcPr>
            <w:tcW w:w="4397" w:type="dxa"/>
            <w:tcBorders>
              <w:top w:val="nil"/>
              <w:bottom w:val="nil"/>
            </w:tcBorders>
            <w:shd w:val="clear" w:color="auto" w:fill="F2F2F2" w:themeFill="background1" w:themeFillShade="F2"/>
            <w:tcPrChange w:id="1611" w:author="Petnathean Julled" w:date="2022-01-01T10:44:00Z">
              <w:tcPr>
                <w:tcW w:w="4591" w:type="dxa"/>
                <w:gridSpan w:val="2"/>
                <w:tcBorders>
                  <w:top w:val="nil"/>
                </w:tcBorders>
              </w:tcPr>
            </w:tcPrChange>
          </w:tcPr>
          <w:p w14:paraId="1117F4D7" w14:textId="77777777" w:rsidR="00107B39" w:rsidRDefault="00107B39" w:rsidP="00DA5DDD">
            <w:pPr>
              <w:pStyle w:val="BodyText"/>
              <w:spacing w:after="0"/>
              <w:ind w:firstLine="0"/>
              <w:jc w:val="thaiDistribute"/>
              <w:rPr>
                <w:ins w:id="1612" w:author="Petnathean Julled" w:date="2022-01-01T08:49:00Z"/>
                <w:bCs/>
                <w:lang w:val="en-US"/>
              </w:rPr>
            </w:pPr>
          </w:p>
        </w:tc>
      </w:tr>
      <w:tr w:rsidR="00107B39" w:rsidRPr="000775AA" w14:paraId="01086545" w14:textId="77777777" w:rsidTr="00A73B8A">
        <w:trPr>
          <w:ins w:id="1613" w:author="Petnathean Julled" w:date="2022-01-01T08:49:00Z"/>
        </w:trPr>
        <w:tc>
          <w:tcPr>
            <w:tcW w:w="469" w:type="dxa"/>
            <w:tcBorders>
              <w:top w:val="nil"/>
              <w:bottom w:val="nil"/>
            </w:tcBorders>
            <w:tcPrChange w:id="1614" w:author="Petnathean Julled" w:date="2022-01-01T10:27:00Z">
              <w:tcPr>
                <w:tcW w:w="265" w:type="dxa"/>
                <w:tcBorders>
                  <w:top w:val="nil"/>
                </w:tcBorders>
              </w:tcPr>
            </w:tcPrChange>
          </w:tcPr>
          <w:p w14:paraId="22FB2EB0" w14:textId="69027537" w:rsidR="00107B39" w:rsidRDefault="00265EC0" w:rsidP="00DA5DDD">
            <w:pPr>
              <w:pStyle w:val="BodyText"/>
              <w:spacing w:after="0"/>
              <w:ind w:firstLine="0"/>
              <w:jc w:val="thaiDistribute"/>
              <w:rPr>
                <w:ins w:id="1615" w:author="Petnathean Julled" w:date="2022-01-01T08:49:00Z"/>
                <w:bCs/>
                <w:lang w:val="en-US"/>
              </w:rPr>
            </w:pPr>
            <w:ins w:id="1616" w:author="Petnathean Julled" w:date="2022-01-01T10:13:00Z">
              <w:r>
                <w:rPr>
                  <w:bCs/>
                  <w:lang w:val="en-US"/>
                </w:rPr>
                <w:t>2</w:t>
              </w:r>
            </w:ins>
            <w:ins w:id="1617" w:author="Petnathean Julled" w:date="2022-01-01T10:39:00Z">
              <w:r w:rsidR="002259BD">
                <w:rPr>
                  <w:bCs/>
                  <w:lang w:val="en-US"/>
                </w:rPr>
                <w:t>3</w:t>
              </w:r>
            </w:ins>
            <w:ins w:id="1618" w:author="Petnathean Julled" w:date="2022-01-01T10:13:00Z">
              <w:r>
                <w:rPr>
                  <w:bCs/>
                  <w:lang w:val="en-US"/>
                </w:rPr>
                <w:t>:</w:t>
              </w:r>
            </w:ins>
          </w:p>
        </w:tc>
        <w:tc>
          <w:tcPr>
            <w:tcW w:w="4397" w:type="dxa"/>
            <w:tcBorders>
              <w:top w:val="nil"/>
              <w:bottom w:val="nil"/>
            </w:tcBorders>
            <w:tcPrChange w:id="1619" w:author="Petnathean Julled" w:date="2022-01-01T10:27:00Z">
              <w:tcPr>
                <w:tcW w:w="4591" w:type="dxa"/>
                <w:gridSpan w:val="2"/>
                <w:tcBorders>
                  <w:top w:val="nil"/>
                </w:tcBorders>
              </w:tcPr>
            </w:tcPrChange>
          </w:tcPr>
          <w:p w14:paraId="193AD4F4" w14:textId="2130D84C" w:rsidR="00107B39" w:rsidRDefault="00265EC0" w:rsidP="00DA5DDD">
            <w:pPr>
              <w:pStyle w:val="BodyText"/>
              <w:spacing w:after="0"/>
              <w:ind w:firstLine="0"/>
              <w:jc w:val="thaiDistribute"/>
              <w:rPr>
                <w:ins w:id="1620" w:author="Petnathean Julled" w:date="2022-01-01T08:49:00Z"/>
                <w:bCs/>
                <w:lang w:val="en-US"/>
              </w:rPr>
            </w:pPr>
            <w:ins w:id="1621" w:author="Petnathean Julled" w:date="2022-01-01T10:13:00Z">
              <w:r>
                <w:rPr>
                  <w:bCs/>
                  <w:lang w:val="en-US"/>
                </w:rPr>
                <w:t xml:space="preserve">If Received </w:t>
              </w:r>
            </w:ins>
            <w:ins w:id="1622" w:author="Petnathean Julled" w:date="2022-01-01T10:14:00Z">
              <w:r>
                <w:rPr>
                  <w:bCs/>
                  <w:lang w:val="en-US"/>
                </w:rPr>
                <w:t>ITI-18 Transaction = TRUE {</w:t>
              </w:r>
            </w:ins>
          </w:p>
        </w:tc>
      </w:tr>
      <w:tr w:rsidR="00107B39" w:rsidRPr="000775AA" w14:paraId="0D45D6FF" w14:textId="77777777" w:rsidTr="001869BC">
        <w:trPr>
          <w:ins w:id="1623" w:author="Petnathean Julled" w:date="2022-01-01T08:49:00Z"/>
        </w:trPr>
        <w:tc>
          <w:tcPr>
            <w:tcW w:w="469" w:type="dxa"/>
            <w:tcBorders>
              <w:top w:val="nil"/>
              <w:bottom w:val="nil"/>
            </w:tcBorders>
            <w:shd w:val="clear" w:color="auto" w:fill="F2F2F2" w:themeFill="background1" w:themeFillShade="F2"/>
            <w:tcPrChange w:id="1624" w:author="Petnathean Julled" w:date="2022-01-01T10:44:00Z">
              <w:tcPr>
                <w:tcW w:w="265" w:type="dxa"/>
                <w:tcBorders>
                  <w:top w:val="nil"/>
                </w:tcBorders>
              </w:tcPr>
            </w:tcPrChange>
          </w:tcPr>
          <w:p w14:paraId="4895C8DB" w14:textId="0E48112B" w:rsidR="00107B39" w:rsidRDefault="00265EC0" w:rsidP="00DA5DDD">
            <w:pPr>
              <w:pStyle w:val="BodyText"/>
              <w:spacing w:after="0"/>
              <w:ind w:firstLine="0"/>
              <w:jc w:val="thaiDistribute"/>
              <w:rPr>
                <w:ins w:id="1625" w:author="Petnathean Julled" w:date="2022-01-01T08:49:00Z"/>
                <w:bCs/>
                <w:lang w:val="en-US"/>
              </w:rPr>
            </w:pPr>
            <w:ins w:id="1626" w:author="Petnathean Julled" w:date="2022-01-01T10:14:00Z">
              <w:r>
                <w:rPr>
                  <w:bCs/>
                  <w:lang w:val="en-US"/>
                </w:rPr>
                <w:t>2</w:t>
              </w:r>
            </w:ins>
            <w:ins w:id="1627" w:author="Petnathean Julled" w:date="2022-01-01T10:39:00Z">
              <w:r w:rsidR="002259BD">
                <w:rPr>
                  <w:bCs/>
                  <w:lang w:val="en-US"/>
                </w:rPr>
                <w:t>4</w:t>
              </w:r>
            </w:ins>
            <w:ins w:id="1628" w:author="Petnathean Julled" w:date="2022-01-01T10:14:00Z">
              <w:r>
                <w:rPr>
                  <w:bCs/>
                  <w:lang w:val="en-US"/>
                </w:rPr>
                <w:t>:</w:t>
              </w:r>
            </w:ins>
          </w:p>
        </w:tc>
        <w:tc>
          <w:tcPr>
            <w:tcW w:w="4397" w:type="dxa"/>
            <w:tcBorders>
              <w:top w:val="nil"/>
              <w:bottom w:val="nil"/>
            </w:tcBorders>
            <w:shd w:val="clear" w:color="auto" w:fill="F2F2F2" w:themeFill="background1" w:themeFillShade="F2"/>
            <w:tcPrChange w:id="1629" w:author="Petnathean Julled" w:date="2022-01-01T10:44:00Z">
              <w:tcPr>
                <w:tcW w:w="4591" w:type="dxa"/>
                <w:gridSpan w:val="2"/>
                <w:tcBorders>
                  <w:top w:val="nil"/>
                </w:tcBorders>
              </w:tcPr>
            </w:tcPrChange>
          </w:tcPr>
          <w:p w14:paraId="3547599E" w14:textId="3FBF7353" w:rsidR="00107B39" w:rsidRDefault="00265EC0" w:rsidP="00DA5DDD">
            <w:pPr>
              <w:pStyle w:val="BodyText"/>
              <w:spacing w:after="0"/>
              <w:ind w:firstLine="0"/>
              <w:jc w:val="thaiDistribute"/>
              <w:rPr>
                <w:ins w:id="1630" w:author="Petnathean Julled" w:date="2022-01-01T08:49:00Z"/>
                <w:bCs/>
                <w:lang w:val="en-US"/>
              </w:rPr>
            </w:pPr>
            <w:ins w:id="1631" w:author="Petnathean Julled" w:date="2022-01-01T10:14:00Z">
              <w:r>
                <w:rPr>
                  <w:bCs/>
                  <w:lang w:val="en-US"/>
                </w:rPr>
                <w:t xml:space="preserve">  XML = Read ITI-18 Transaction</w:t>
              </w:r>
            </w:ins>
            <w:ins w:id="1632" w:author="Petnathean Julled" w:date="2022-01-01T10:15:00Z">
              <w:r>
                <w:rPr>
                  <w:bCs/>
                  <w:lang w:val="en-US"/>
                </w:rPr>
                <w:t xml:space="preserve"> = TRUE {</w:t>
              </w:r>
            </w:ins>
          </w:p>
        </w:tc>
      </w:tr>
      <w:tr w:rsidR="003F0A9B" w:rsidRPr="000775AA" w14:paraId="03EBEB8F" w14:textId="77777777" w:rsidTr="00A73B8A">
        <w:trPr>
          <w:ins w:id="1633" w:author="Petnathean Julled" w:date="2022-01-01T10:06:00Z"/>
        </w:trPr>
        <w:tc>
          <w:tcPr>
            <w:tcW w:w="469" w:type="dxa"/>
            <w:tcBorders>
              <w:top w:val="nil"/>
              <w:bottom w:val="nil"/>
            </w:tcBorders>
            <w:tcPrChange w:id="1634" w:author="Petnathean Julled" w:date="2022-01-01T10:27:00Z">
              <w:tcPr>
                <w:tcW w:w="370" w:type="dxa"/>
                <w:gridSpan w:val="2"/>
                <w:tcBorders>
                  <w:top w:val="nil"/>
                </w:tcBorders>
              </w:tcPr>
            </w:tcPrChange>
          </w:tcPr>
          <w:p w14:paraId="3A639A55" w14:textId="2255290B" w:rsidR="003F0A9B" w:rsidRDefault="006B6254" w:rsidP="00DA5DDD">
            <w:pPr>
              <w:pStyle w:val="BodyText"/>
              <w:spacing w:after="0"/>
              <w:ind w:firstLine="0"/>
              <w:jc w:val="thaiDistribute"/>
              <w:rPr>
                <w:ins w:id="1635" w:author="Petnathean Julled" w:date="2022-01-01T10:06:00Z"/>
                <w:bCs/>
                <w:lang w:val="en-US"/>
              </w:rPr>
            </w:pPr>
            <w:ins w:id="1636" w:author="Petnathean Julled" w:date="2022-01-01T10:39:00Z">
              <w:r>
                <w:rPr>
                  <w:bCs/>
                  <w:lang w:val="en-US"/>
                </w:rPr>
                <w:t>25:</w:t>
              </w:r>
            </w:ins>
          </w:p>
        </w:tc>
        <w:tc>
          <w:tcPr>
            <w:tcW w:w="4397" w:type="dxa"/>
            <w:tcBorders>
              <w:top w:val="nil"/>
              <w:bottom w:val="nil"/>
            </w:tcBorders>
            <w:tcPrChange w:id="1637" w:author="Petnathean Julled" w:date="2022-01-01T10:27:00Z">
              <w:tcPr>
                <w:tcW w:w="4496" w:type="dxa"/>
                <w:tcBorders>
                  <w:top w:val="nil"/>
                </w:tcBorders>
              </w:tcPr>
            </w:tcPrChange>
          </w:tcPr>
          <w:p w14:paraId="1A2476BD" w14:textId="5023F3D5" w:rsidR="003F0A9B" w:rsidRDefault="00265EC0" w:rsidP="00DA5DDD">
            <w:pPr>
              <w:pStyle w:val="BodyText"/>
              <w:spacing w:after="0"/>
              <w:ind w:firstLine="0"/>
              <w:jc w:val="thaiDistribute"/>
              <w:rPr>
                <w:ins w:id="1638" w:author="Petnathean Julled" w:date="2022-01-01T10:06:00Z"/>
                <w:bCs/>
                <w:lang w:val="en-US"/>
              </w:rPr>
            </w:pPr>
            <w:ins w:id="1639" w:author="Petnathean Julled" w:date="2022-01-01T10:15:00Z">
              <w:r>
                <w:rPr>
                  <w:bCs/>
                  <w:lang w:val="en-US"/>
                </w:rPr>
                <w:t xml:space="preserve">  Q</w:t>
              </w:r>
            </w:ins>
            <w:ins w:id="1640" w:author="Petnathean Julled" w:date="2022-01-01T10:16:00Z">
              <w:r>
                <w:rPr>
                  <w:bCs/>
                  <w:lang w:val="en-US"/>
                </w:rPr>
                <w:t>uery JSON = Convert XML to JSON</w:t>
              </w:r>
            </w:ins>
          </w:p>
        </w:tc>
      </w:tr>
      <w:tr w:rsidR="003F0A9B" w:rsidRPr="000775AA" w14:paraId="665E5A18" w14:textId="77777777" w:rsidTr="001869BC">
        <w:trPr>
          <w:ins w:id="1641" w:author="Petnathean Julled" w:date="2022-01-01T10:07:00Z"/>
        </w:trPr>
        <w:tc>
          <w:tcPr>
            <w:tcW w:w="469" w:type="dxa"/>
            <w:tcBorders>
              <w:top w:val="nil"/>
              <w:bottom w:val="nil"/>
            </w:tcBorders>
            <w:shd w:val="clear" w:color="auto" w:fill="F2F2F2" w:themeFill="background1" w:themeFillShade="F2"/>
            <w:tcPrChange w:id="1642" w:author="Petnathean Julled" w:date="2022-01-01T10:44:00Z">
              <w:tcPr>
                <w:tcW w:w="370" w:type="dxa"/>
                <w:gridSpan w:val="2"/>
                <w:tcBorders>
                  <w:top w:val="nil"/>
                </w:tcBorders>
              </w:tcPr>
            </w:tcPrChange>
          </w:tcPr>
          <w:p w14:paraId="310EA15F" w14:textId="0CF50B2D" w:rsidR="003F0A9B" w:rsidRDefault="006B6254" w:rsidP="00DA5DDD">
            <w:pPr>
              <w:pStyle w:val="BodyText"/>
              <w:spacing w:after="0"/>
              <w:ind w:firstLine="0"/>
              <w:jc w:val="thaiDistribute"/>
              <w:rPr>
                <w:ins w:id="1643" w:author="Petnathean Julled" w:date="2022-01-01T10:07:00Z"/>
                <w:bCs/>
                <w:lang w:val="en-US"/>
              </w:rPr>
            </w:pPr>
            <w:ins w:id="1644" w:author="Petnathean Julled" w:date="2022-01-01T10:42:00Z">
              <w:r>
                <w:rPr>
                  <w:bCs/>
                  <w:lang w:val="en-US"/>
                </w:rPr>
                <w:t>26:</w:t>
              </w:r>
            </w:ins>
          </w:p>
        </w:tc>
        <w:tc>
          <w:tcPr>
            <w:tcW w:w="4397" w:type="dxa"/>
            <w:tcBorders>
              <w:top w:val="nil"/>
              <w:bottom w:val="nil"/>
            </w:tcBorders>
            <w:shd w:val="clear" w:color="auto" w:fill="F2F2F2" w:themeFill="background1" w:themeFillShade="F2"/>
            <w:tcPrChange w:id="1645" w:author="Petnathean Julled" w:date="2022-01-01T10:44:00Z">
              <w:tcPr>
                <w:tcW w:w="4496" w:type="dxa"/>
                <w:tcBorders>
                  <w:top w:val="nil"/>
                </w:tcBorders>
              </w:tcPr>
            </w:tcPrChange>
          </w:tcPr>
          <w:p w14:paraId="19517E13" w14:textId="12562FF5" w:rsidR="003F0A9B" w:rsidRDefault="00A73B8A" w:rsidP="00DA5DDD">
            <w:pPr>
              <w:pStyle w:val="BodyText"/>
              <w:spacing w:after="0"/>
              <w:ind w:firstLine="0"/>
              <w:jc w:val="thaiDistribute"/>
              <w:rPr>
                <w:ins w:id="1646" w:author="Petnathean Julled" w:date="2022-01-01T10:07:00Z"/>
                <w:bCs/>
                <w:lang w:val="en-US"/>
              </w:rPr>
            </w:pPr>
            <w:ins w:id="1647" w:author="Petnathean Julled" w:date="2022-01-01T10:23:00Z">
              <w:r>
                <w:rPr>
                  <w:bCs/>
                  <w:lang w:val="en-US"/>
                </w:rPr>
                <w:t xml:space="preserve">  </w:t>
              </w:r>
            </w:ins>
            <w:ins w:id="1648" w:author="Petnathean Julled" w:date="2022-01-01T10:24:00Z">
              <w:r>
                <w:rPr>
                  <w:bCs/>
                  <w:lang w:val="en-US"/>
                </w:rPr>
                <w:t>Search Type = Read from Query JSON</w:t>
              </w:r>
            </w:ins>
          </w:p>
        </w:tc>
      </w:tr>
      <w:tr w:rsidR="003F0A9B" w:rsidRPr="000775AA" w14:paraId="1D71D88F" w14:textId="77777777" w:rsidTr="00A73B8A">
        <w:trPr>
          <w:ins w:id="1649" w:author="Petnathean Julled" w:date="2022-01-01T10:07:00Z"/>
        </w:trPr>
        <w:tc>
          <w:tcPr>
            <w:tcW w:w="469" w:type="dxa"/>
            <w:tcBorders>
              <w:top w:val="nil"/>
              <w:bottom w:val="nil"/>
            </w:tcBorders>
            <w:tcPrChange w:id="1650" w:author="Petnathean Julled" w:date="2022-01-01T10:27:00Z">
              <w:tcPr>
                <w:tcW w:w="370" w:type="dxa"/>
                <w:gridSpan w:val="2"/>
                <w:tcBorders>
                  <w:top w:val="nil"/>
                </w:tcBorders>
              </w:tcPr>
            </w:tcPrChange>
          </w:tcPr>
          <w:p w14:paraId="061D9559" w14:textId="3C25133A" w:rsidR="003F0A9B" w:rsidRDefault="006B6254" w:rsidP="00DA5DDD">
            <w:pPr>
              <w:pStyle w:val="BodyText"/>
              <w:spacing w:after="0"/>
              <w:ind w:firstLine="0"/>
              <w:jc w:val="thaiDistribute"/>
              <w:rPr>
                <w:ins w:id="1651" w:author="Petnathean Julled" w:date="2022-01-01T10:07:00Z"/>
                <w:bCs/>
                <w:lang w:val="en-US"/>
              </w:rPr>
            </w:pPr>
            <w:ins w:id="1652" w:author="Petnathean Julled" w:date="2022-01-01T10:42:00Z">
              <w:r>
                <w:rPr>
                  <w:bCs/>
                  <w:lang w:val="en-US"/>
                </w:rPr>
                <w:t>27:</w:t>
              </w:r>
            </w:ins>
          </w:p>
        </w:tc>
        <w:tc>
          <w:tcPr>
            <w:tcW w:w="4397" w:type="dxa"/>
            <w:tcBorders>
              <w:top w:val="nil"/>
              <w:bottom w:val="nil"/>
            </w:tcBorders>
            <w:tcPrChange w:id="1653" w:author="Petnathean Julled" w:date="2022-01-01T10:27:00Z">
              <w:tcPr>
                <w:tcW w:w="4496" w:type="dxa"/>
                <w:tcBorders>
                  <w:top w:val="nil"/>
                </w:tcBorders>
              </w:tcPr>
            </w:tcPrChange>
          </w:tcPr>
          <w:p w14:paraId="37F71873" w14:textId="1313E2C6" w:rsidR="003F0A9B" w:rsidRDefault="00A73B8A" w:rsidP="00DA5DDD">
            <w:pPr>
              <w:pStyle w:val="BodyText"/>
              <w:spacing w:after="0"/>
              <w:ind w:firstLine="0"/>
              <w:jc w:val="thaiDistribute"/>
              <w:rPr>
                <w:ins w:id="1654" w:author="Petnathean Julled" w:date="2022-01-01T10:07:00Z"/>
                <w:bCs/>
                <w:lang w:val="en-US"/>
              </w:rPr>
            </w:pPr>
            <w:ins w:id="1655" w:author="Petnathean Julled" w:date="2022-01-01T10:24:00Z">
              <w:r>
                <w:rPr>
                  <w:bCs/>
                  <w:lang w:val="en-US"/>
                </w:rPr>
                <w:t xml:space="preserve">  Search Keywords Set = Read from Query JSON</w:t>
              </w:r>
            </w:ins>
          </w:p>
        </w:tc>
      </w:tr>
      <w:tr w:rsidR="006B6254" w:rsidRPr="000775AA" w14:paraId="7968AA47" w14:textId="77777777" w:rsidTr="001869BC">
        <w:trPr>
          <w:ins w:id="1656" w:author="Petnathean Julled" w:date="2022-01-01T10:40:00Z"/>
        </w:trPr>
        <w:tc>
          <w:tcPr>
            <w:tcW w:w="469" w:type="dxa"/>
            <w:tcBorders>
              <w:top w:val="nil"/>
              <w:bottom w:val="nil"/>
            </w:tcBorders>
            <w:shd w:val="clear" w:color="auto" w:fill="F2F2F2" w:themeFill="background1" w:themeFillShade="F2"/>
            <w:tcPrChange w:id="1657" w:author="Petnathean Julled" w:date="2022-01-01T10:44:00Z">
              <w:tcPr>
                <w:tcW w:w="469" w:type="dxa"/>
                <w:gridSpan w:val="2"/>
                <w:tcBorders>
                  <w:top w:val="nil"/>
                  <w:bottom w:val="nil"/>
                </w:tcBorders>
              </w:tcPr>
            </w:tcPrChange>
          </w:tcPr>
          <w:p w14:paraId="38BB433C" w14:textId="0699E72A" w:rsidR="006B6254" w:rsidRDefault="006B6254" w:rsidP="00DA5DDD">
            <w:pPr>
              <w:pStyle w:val="BodyText"/>
              <w:spacing w:after="0"/>
              <w:ind w:firstLine="0"/>
              <w:jc w:val="thaiDistribute"/>
              <w:rPr>
                <w:ins w:id="1658" w:author="Petnathean Julled" w:date="2022-01-01T10:40:00Z"/>
                <w:bCs/>
                <w:lang w:val="en-US"/>
              </w:rPr>
            </w:pPr>
            <w:ins w:id="1659" w:author="Petnathean Julled" w:date="2022-01-01T10:42:00Z">
              <w:r>
                <w:rPr>
                  <w:bCs/>
                  <w:lang w:val="en-US"/>
                </w:rPr>
                <w:t>28:</w:t>
              </w:r>
            </w:ins>
          </w:p>
        </w:tc>
        <w:tc>
          <w:tcPr>
            <w:tcW w:w="4397" w:type="dxa"/>
            <w:tcBorders>
              <w:top w:val="nil"/>
              <w:bottom w:val="nil"/>
            </w:tcBorders>
            <w:shd w:val="clear" w:color="auto" w:fill="F2F2F2" w:themeFill="background1" w:themeFillShade="F2"/>
            <w:tcPrChange w:id="1660" w:author="Petnathean Julled" w:date="2022-01-01T10:44:00Z">
              <w:tcPr>
                <w:tcW w:w="4397" w:type="dxa"/>
                <w:tcBorders>
                  <w:top w:val="nil"/>
                  <w:bottom w:val="nil"/>
                </w:tcBorders>
              </w:tcPr>
            </w:tcPrChange>
          </w:tcPr>
          <w:p w14:paraId="030F34C9" w14:textId="77777777" w:rsidR="006B6254" w:rsidRDefault="006B6254" w:rsidP="00DA5DDD">
            <w:pPr>
              <w:pStyle w:val="BodyText"/>
              <w:spacing w:after="0"/>
              <w:ind w:firstLine="0"/>
              <w:jc w:val="thaiDistribute"/>
              <w:rPr>
                <w:ins w:id="1661" w:author="Petnathean Julled" w:date="2022-01-01T10:40:00Z"/>
                <w:bCs/>
                <w:lang w:val="en-US"/>
              </w:rPr>
            </w:pPr>
          </w:p>
        </w:tc>
      </w:tr>
      <w:tr w:rsidR="003F0A9B" w:rsidRPr="000775AA" w14:paraId="7FBF827C" w14:textId="77777777" w:rsidTr="00A73B8A">
        <w:trPr>
          <w:ins w:id="1662" w:author="Petnathean Julled" w:date="2022-01-01T10:07:00Z"/>
        </w:trPr>
        <w:tc>
          <w:tcPr>
            <w:tcW w:w="469" w:type="dxa"/>
            <w:tcBorders>
              <w:top w:val="nil"/>
              <w:bottom w:val="nil"/>
            </w:tcBorders>
            <w:tcPrChange w:id="1663" w:author="Petnathean Julled" w:date="2022-01-01T10:27:00Z">
              <w:tcPr>
                <w:tcW w:w="370" w:type="dxa"/>
                <w:gridSpan w:val="2"/>
                <w:tcBorders>
                  <w:top w:val="nil"/>
                </w:tcBorders>
              </w:tcPr>
            </w:tcPrChange>
          </w:tcPr>
          <w:p w14:paraId="707B30CB" w14:textId="211BB8C9" w:rsidR="003F0A9B" w:rsidRDefault="006B6254" w:rsidP="00DA5DDD">
            <w:pPr>
              <w:pStyle w:val="BodyText"/>
              <w:spacing w:after="0"/>
              <w:ind w:firstLine="0"/>
              <w:jc w:val="thaiDistribute"/>
              <w:rPr>
                <w:ins w:id="1664" w:author="Petnathean Julled" w:date="2022-01-01T10:07:00Z"/>
                <w:bCs/>
                <w:lang w:val="en-US"/>
              </w:rPr>
            </w:pPr>
            <w:ins w:id="1665" w:author="Petnathean Julled" w:date="2022-01-01T10:42:00Z">
              <w:r>
                <w:rPr>
                  <w:bCs/>
                  <w:lang w:val="en-US"/>
                </w:rPr>
                <w:t>29:</w:t>
              </w:r>
            </w:ins>
          </w:p>
        </w:tc>
        <w:tc>
          <w:tcPr>
            <w:tcW w:w="4397" w:type="dxa"/>
            <w:tcBorders>
              <w:top w:val="nil"/>
              <w:bottom w:val="nil"/>
            </w:tcBorders>
            <w:tcPrChange w:id="1666" w:author="Petnathean Julled" w:date="2022-01-01T10:27:00Z">
              <w:tcPr>
                <w:tcW w:w="4496" w:type="dxa"/>
                <w:tcBorders>
                  <w:top w:val="nil"/>
                </w:tcBorders>
              </w:tcPr>
            </w:tcPrChange>
          </w:tcPr>
          <w:p w14:paraId="410BE0E5" w14:textId="0DAAFF23" w:rsidR="003F0A9B" w:rsidRDefault="00A73B8A" w:rsidP="00DA5DDD">
            <w:pPr>
              <w:pStyle w:val="BodyText"/>
              <w:spacing w:after="0"/>
              <w:ind w:firstLine="0"/>
              <w:jc w:val="thaiDistribute"/>
              <w:rPr>
                <w:ins w:id="1667" w:author="Petnathean Julled" w:date="2022-01-01T10:07:00Z"/>
                <w:bCs/>
                <w:lang w:val="en-US"/>
              </w:rPr>
            </w:pPr>
            <w:ins w:id="1668" w:author="Petnathean Julled" w:date="2022-01-01T10:25:00Z">
              <w:r>
                <w:rPr>
                  <w:bCs/>
                  <w:lang w:val="en-US"/>
                </w:rPr>
                <w:t xml:space="preserve">  for (Loop on registered document </w:t>
              </w:r>
            </w:ins>
            <w:ins w:id="1669" w:author="Petnathean Julled" w:date="2022-01-23T11:22:00Z">
              <w:r w:rsidR="003673FF">
                <w:rPr>
                  <w:bCs/>
                  <w:lang w:val="en-US"/>
                </w:rPr>
                <w:t>smart contract</w:t>
              </w:r>
            </w:ins>
            <w:ins w:id="1670" w:author="Petnathean Julled" w:date="2022-01-01T10:25:00Z">
              <w:r>
                <w:rPr>
                  <w:bCs/>
                  <w:lang w:val="en-US"/>
                </w:rPr>
                <w:t xml:space="preserve">) </w:t>
              </w:r>
            </w:ins>
            <w:ins w:id="1671" w:author="Petnathean Julled" w:date="2022-01-01T10:27:00Z">
              <w:r>
                <w:rPr>
                  <w:bCs/>
                  <w:lang w:val="en-US"/>
                </w:rPr>
                <w:t>{</w:t>
              </w:r>
            </w:ins>
          </w:p>
        </w:tc>
      </w:tr>
      <w:tr w:rsidR="003F0A9B" w:rsidRPr="000775AA" w14:paraId="717716BE" w14:textId="77777777" w:rsidTr="001869BC">
        <w:trPr>
          <w:ins w:id="1672" w:author="Petnathean Julled" w:date="2022-01-01T10:07:00Z"/>
        </w:trPr>
        <w:tc>
          <w:tcPr>
            <w:tcW w:w="469" w:type="dxa"/>
            <w:tcBorders>
              <w:top w:val="nil"/>
              <w:bottom w:val="nil"/>
            </w:tcBorders>
            <w:shd w:val="clear" w:color="auto" w:fill="F2F2F2" w:themeFill="background1" w:themeFillShade="F2"/>
            <w:tcPrChange w:id="1673" w:author="Petnathean Julled" w:date="2022-01-01T10:44:00Z">
              <w:tcPr>
                <w:tcW w:w="370" w:type="dxa"/>
                <w:gridSpan w:val="2"/>
                <w:tcBorders>
                  <w:top w:val="nil"/>
                </w:tcBorders>
              </w:tcPr>
            </w:tcPrChange>
          </w:tcPr>
          <w:p w14:paraId="7EA1CDEA" w14:textId="24E39CD1" w:rsidR="003F0A9B" w:rsidRDefault="006B6254" w:rsidP="00DA5DDD">
            <w:pPr>
              <w:pStyle w:val="BodyText"/>
              <w:spacing w:after="0"/>
              <w:ind w:firstLine="0"/>
              <w:jc w:val="thaiDistribute"/>
              <w:rPr>
                <w:ins w:id="1674" w:author="Petnathean Julled" w:date="2022-01-01T10:07:00Z"/>
                <w:bCs/>
                <w:lang w:val="en-US"/>
              </w:rPr>
            </w:pPr>
            <w:ins w:id="1675" w:author="Petnathean Julled" w:date="2022-01-01T10:42:00Z">
              <w:r>
                <w:rPr>
                  <w:bCs/>
                  <w:lang w:val="en-US"/>
                </w:rPr>
                <w:t>30:</w:t>
              </w:r>
            </w:ins>
          </w:p>
        </w:tc>
        <w:tc>
          <w:tcPr>
            <w:tcW w:w="4397" w:type="dxa"/>
            <w:tcBorders>
              <w:top w:val="nil"/>
              <w:bottom w:val="nil"/>
            </w:tcBorders>
            <w:shd w:val="clear" w:color="auto" w:fill="F2F2F2" w:themeFill="background1" w:themeFillShade="F2"/>
            <w:tcPrChange w:id="1676" w:author="Petnathean Julled" w:date="2022-01-01T10:44:00Z">
              <w:tcPr>
                <w:tcW w:w="4496" w:type="dxa"/>
                <w:tcBorders>
                  <w:top w:val="nil"/>
                </w:tcBorders>
              </w:tcPr>
            </w:tcPrChange>
          </w:tcPr>
          <w:p w14:paraId="2065839E" w14:textId="2A6A6299" w:rsidR="003F0A9B" w:rsidRDefault="00A73B8A" w:rsidP="00DA5DDD">
            <w:pPr>
              <w:pStyle w:val="BodyText"/>
              <w:spacing w:after="0"/>
              <w:ind w:firstLine="0"/>
              <w:jc w:val="thaiDistribute"/>
              <w:rPr>
                <w:ins w:id="1677" w:author="Petnathean Julled" w:date="2022-01-01T10:07:00Z"/>
                <w:bCs/>
                <w:lang w:val="en-US"/>
              </w:rPr>
            </w:pPr>
            <w:ins w:id="1678" w:author="Petnathean Julled" w:date="2022-01-01T10:25:00Z">
              <w:r>
                <w:rPr>
                  <w:bCs/>
                  <w:lang w:val="en-US"/>
                </w:rPr>
                <w:t xml:space="preserve">    </w:t>
              </w:r>
            </w:ins>
            <w:ins w:id="1679" w:author="Petnathean Julled" w:date="2022-01-01T10:26:00Z">
              <w:r>
                <w:rPr>
                  <w:bCs/>
                  <w:lang w:val="en-US"/>
                </w:rPr>
                <w:t xml:space="preserve">for (Loop on all Search Keywords; </w:t>
              </w:r>
              <w:proofErr w:type="spellStart"/>
              <w:r>
                <w:rPr>
                  <w:bCs/>
                  <w:lang w:val="en-US"/>
                </w:rPr>
                <w:t>i</w:t>
              </w:r>
              <w:proofErr w:type="spellEnd"/>
              <w:r>
                <w:rPr>
                  <w:bCs/>
                  <w:lang w:val="en-US"/>
                </w:rPr>
                <w:t>++) {</w:t>
              </w:r>
            </w:ins>
          </w:p>
        </w:tc>
      </w:tr>
      <w:tr w:rsidR="003F0A9B" w:rsidRPr="000775AA" w14:paraId="69A6FCDF" w14:textId="77777777" w:rsidTr="00A73B8A">
        <w:trPr>
          <w:ins w:id="1680" w:author="Petnathean Julled" w:date="2022-01-01T10:07:00Z"/>
        </w:trPr>
        <w:tc>
          <w:tcPr>
            <w:tcW w:w="469" w:type="dxa"/>
            <w:tcBorders>
              <w:top w:val="nil"/>
              <w:bottom w:val="nil"/>
            </w:tcBorders>
            <w:tcPrChange w:id="1681" w:author="Petnathean Julled" w:date="2022-01-01T10:27:00Z">
              <w:tcPr>
                <w:tcW w:w="370" w:type="dxa"/>
                <w:gridSpan w:val="2"/>
                <w:tcBorders>
                  <w:top w:val="nil"/>
                </w:tcBorders>
              </w:tcPr>
            </w:tcPrChange>
          </w:tcPr>
          <w:p w14:paraId="076D15B5" w14:textId="3FD3C0F3" w:rsidR="003F0A9B" w:rsidRDefault="006B6254" w:rsidP="00DA5DDD">
            <w:pPr>
              <w:pStyle w:val="BodyText"/>
              <w:spacing w:after="0"/>
              <w:ind w:firstLine="0"/>
              <w:jc w:val="thaiDistribute"/>
              <w:rPr>
                <w:ins w:id="1682" w:author="Petnathean Julled" w:date="2022-01-01T10:07:00Z"/>
                <w:bCs/>
                <w:lang w:val="en-US"/>
              </w:rPr>
            </w:pPr>
            <w:ins w:id="1683" w:author="Petnathean Julled" w:date="2022-01-01T10:42:00Z">
              <w:r>
                <w:rPr>
                  <w:bCs/>
                  <w:lang w:val="en-US"/>
                </w:rPr>
                <w:t>31</w:t>
              </w:r>
            </w:ins>
            <w:ins w:id="1684" w:author="Petnathean Julled" w:date="2022-01-01T10:43:00Z">
              <w:r>
                <w:rPr>
                  <w:bCs/>
                  <w:lang w:val="en-US"/>
                </w:rPr>
                <w:t>:</w:t>
              </w:r>
            </w:ins>
          </w:p>
        </w:tc>
        <w:tc>
          <w:tcPr>
            <w:tcW w:w="4397" w:type="dxa"/>
            <w:tcBorders>
              <w:top w:val="nil"/>
              <w:bottom w:val="nil"/>
            </w:tcBorders>
            <w:tcPrChange w:id="1685" w:author="Petnathean Julled" w:date="2022-01-01T10:27:00Z">
              <w:tcPr>
                <w:tcW w:w="4496" w:type="dxa"/>
                <w:tcBorders>
                  <w:top w:val="nil"/>
                </w:tcBorders>
              </w:tcPr>
            </w:tcPrChange>
          </w:tcPr>
          <w:p w14:paraId="7EE671C1" w14:textId="50682029" w:rsidR="003F0A9B" w:rsidRDefault="00A73B8A" w:rsidP="00DA5DDD">
            <w:pPr>
              <w:pStyle w:val="BodyText"/>
              <w:spacing w:after="0"/>
              <w:ind w:firstLine="0"/>
              <w:jc w:val="thaiDistribute"/>
              <w:rPr>
                <w:ins w:id="1686" w:author="Petnathean Julled" w:date="2022-01-01T10:07:00Z"/>
                <w:bCs/>
                <w:lang w:val="en-US"/>
              </w:rPr>
            </w:pPr>
            <w:ins w:id="1687" w:author="Petnathean Julled" w:date="2022-01-01T10:27:00Z">
              <w:r>
                <w:rPr>
                  <w:bCs/>
                  <w:lang w:val="en-US"/>
                </w:rPr>
                <w:t xml:space="preserve">      </w:t>
              </w:r>
            </w:ins>
            <w:ins w:id="1688" w:author="Petnathean Julled" w:date="2022-01-01T10:28:00Z">
              <w:r>
                <w:rPr>
                  <w:bCs/>
                  <w:lang w:val="en-US"/>
                </w:rPr>
                <w:t xml:space="preserve">if (META </w:t>
              </w:r>
            </w:ins>
            <w:ins w:id="1689" w:author="Petnathean Julled" w:date="2022-01-01T10:32:00Z">
              <w:r w:rsidR="008C277E">
                <w:rPr>
                  <w:bCs/>
                  <w:lang w:val="en-US"/>
                </w:rPr>
                <w:t>V</w:t>
              </w:r>
            </w:ins>
            <w:ins w:id="1690" w:author="Petnathean Julled" w:date="2022-01-01T10:28:00Z">
              <w:r>
                <w:rPr>
                  <w:bCs/>
                  <w:lang w:val="en-US"/>
                </w:rPr>
                <w:t>alue = Search Keyword) {</w:t>
              </w:r>
            </w:ins>
          </w:p>
        </w:tc>
      </w:tr>
      <w:tr w:rsidR="003F0A9B" w:rsidRPr="000775AA" w14:paraId="52CA6D0C" w14:textId="77777777" w:rsidTr="001869BC">
        <w:trPr>
          <w:ins w:id="1691" w:author="Petnathean Julled" w:date="2022-01-01T10:07:00Z"/>
        </w:trPr>
        <w:tc>
          <w:tcPr>
            <w:tcW w:w="469" w:type="dxa"/>
            <w:tcBorders>
              <w:top w:val="nil"/>
              <w:bottom w:val="nil"/>
            </w:tcBorders>
            <w:shd w:val="clear" w:color="auto" w:fill="F2F2F2" w:themeFill="background1" w:themeFillShade="F2"/>
            <w:tcPrChange w:id="1692" w:author="Petnathean Julled" w:date="2022-01-01T10:44:00Z">
              <w:tcPr>
                <w:tcW w:w="370" w:type="dxa"/>
                <w:gridSpan w:val="2"/>
                <w:tcBorders>
                  <w:top w:val="nil"/>
                </w:tcBorders>
              </w:tcPr>
            </w:tcPrChange>
          </w:tcPr>
          <w:p w14:paraId="1B492CBC" w14:textId="2D8643E1" w:rsidR="003F0A9B" w:rsidRDefault="006B6254" w:rsidP="00DA5DDD">
            <w:pPr>
              <w:pStyle w:val="BodyText"/>
              <w:spacing w:after="0"/>
              <w:ind w:firstLine="0"/>
              <w:jc w:val="thaiDistribute"/>
              <w:rPr>
                <w:ins w:id="1693" w:author="Petnathean Julled" w:date="2022-01-01T10:07:00Z"/>
                <w:bCs/>
                <w:lang w:val="en-US"/>
              </w:rPr>
            </w:pPr>
            <w:ins w:id="1694" w:author="Petnathean Julled" w:date="2022-01-01T10:43:00Z">
              <w:r>
                <w:rPr>
                  <w:bCs/>
                  <w:lang w:val="en-US"/>
                </w:rPr>
                <w:t>32:</w:t>
              </w:r>
            </w:ins>
          </w:p>
        </w:tc>
        <w:tc>
          <w:tcPr>
            <w:tcW w:w="4397" w:type="dxa"/>
            <w:tcBorders>
              <w:top w:val="nil"/>
              <w:bottom w:val="nil"/>
            </w:tcBorders>
            <w:shd w:val="clear" w:color="auto" w:fill="F2F2F2" w:themeFill="background1" w:themeFillShade="F2"/>
            <w:tcPrChange w:id="1695" w:author="Petnathean Julled" w:date="2022-01-01T10:44:00Z">
              <w:tcPr>
                <w:tcW w:w="4496" w:type="dxa"/>
                <w:tcBorders>
                  <w:top w:val="nil"/>
                </w:tcBorders>
              </w:tcPr>
            </w:tcPrChange>
          </w:tcPr>
          <w:p w14:paraId="6145EE0E" w14:textId="127553D5" w:rsidR="003F0A9B" w:rsidRDefault="00A73B8A" w:rsidP="00DA5DDD">
            <w:pPr>
              <w:pStyle w:val="BodyText"/>
              <w:spacing w:after="0"/>
              <w:ind w:firstLine="0"/>
              <w:jc w:val="thaiDistribute"/>
              <w:rPr>
                <w:ins w:id="1696" w:author="Petnathean Julled" w:date="2022-01-01T10:07:00Z"/>
                <w:bCs/>
                <w:lang w:val="en-US"/>
              </w:rPr>
            </w:pPr>
            <w:ins w:id="1697" w:author="Petnathean Julled" w:date="2022-01-01T10:28:00Z">
              <w:r>
                <w:rPr>
                  <w:bCs/>
                  <w:lang w:val="en-US"/>
                </w:rPr>
                <w:t xml:space="preserve">        </w:t>
              </w:r>
            </w:ins>
            <w:ins w:id="1698" w:author="Petnathean Julled" w:date="2022-01-01T10:29:00Z">
              <w:r w:rsidR="008C277E">
                <w:rPr>
                  <w:bCs/>
                  <w:lang w:val="en-US"/>
                </w:rPr>
                <w:t xml:space="preserve">Matched </w:t>
              </w:r>
            </w:ins>
            <w:ins w:id="1699" w:author="Petnathean Julled" w:date="2022-01-01T10:33:00Z">
              <w:r w:rsidR="008C277E">
                <w:rPr>
                  <w:bCs/>
                  <w:lang w:val="en-US"/>
                </w:rPr>
                <w:t>V</w:t>
              </w:r>
            </w:ins>
            <w:ins w:id="1700" w:author="Petnathean Julled" w:date="2022-01-01T10:29:00Z">
              <w:r w:rsidR="008C277E">
                <w:rPr>
                  <w:bCs/>
                  <w:lang w:val="en-US"/>
                </w:rPr>
                <w:t>alue</w:t>
              </w:r>
            </w:ins>
          </w:p>
        </w:tc>
      </w:tr>
      <w:tr w:rsidR="003F0A9B" w:rsidRPr="000775AA" w14:paraId="384B76CB" w14:textId="77777777" w:rsidTr="00A73B8A">
        <w:trPr>
          <w:ins w:id="1701" w:author="Petnathean Julled" w:date="2022-01-01T10:07:00Z"/>
        </w:trPr>
        <w:tc>
          <w:tcPr>
            <w:tcW w:w="469" w:type="dxa"/>
            <w:tcBorders>
              <w:top w:val="nil"/>
              <w:bottom w:val="nil"/>
            </w:tcBorders>
            <w:tcPrChange w:id="1702" w:author="Petnathean Julled" w:date="2022-01-01T10:27:00Z">
              <w:tcPr>
                <w:tcW w:w="370" w:type="dxa"/>
                <w:gridSpan w:val="2"/>
                <w:tcBorders>
                  <w:top w:val="nil"/>
                </w:tcBorders>
              </w:tcPr>
            </w:tcPrChange>
          </w:tcPr>
          <w:p w14:paraId="49D38465" w14:textId="51FD44F9" w:rsidR="003F0A9B" w:rsidRDefault="006B6254" w:rsidP="00DA5DDD">
            <w:pPr>
              <w:pStyle w:val="BodyText"/>
              <w:spacing w:after="0"/>
              <w:ind w:firstLine="0"/>
              <w:jc w:val="thaiDistribute"/>
              <w:rPr>
                <w:ins w:id="1703" w:author="Petnathean Julled" w:date="2022-01-01T10:07:00Z"/>
                <w:bCs/>
                <w:lang w:val="en-US"/>
              </w:rPr>
            </w:pPr>
            <w:ins w:id="1704" w:author="Petnathean Julled" w:date="2022-01-01T10:43:00Z">
              <w:r>
                <w:rPr>
                  <w:bCs/>
                  <w:lang w:val="en-US"/>
                </w:rPr>
                <w:lastRenderedPageBreak/>
                <w:t>33:</w:t>
              </w:r>
            </w:ins>
          </w:p>
        </w:tc>
        <w:tc>
          <w:tcPr>
            <w:tcW w:w="4397" w:type="dxa"/>
            <w:tcBorders>
              <w:top w:val="nil"/>
              <w:bottom w:val="nil"/>
            </w:tcBorders>
            <w:tcPrChange w:id="1705" w:author="Petnathean Julled" w:date="2022-01-01T10:27:00Z">
              <w:tcPr>
                <w:tcW w:w="4496" w:type="dxa"/>
                <w:tcBorders>
                  <w:top w:val="nil"/>
                </w:tcBorders>
              </w:tcPr>
            </w:tcPrChange>
          </w:tcPr>
          <w:p w14:paraId="528AF7A6" w14:textId="4D9F96B0" w:rsidR="003F0A9B" w:rsidRDefault="008C277E" w:rsidP="00DA5DDD">
            <w:pPr>
              <w:pStyle w:val="BodyText"/>
              <w:spacing w:after="0"/>
              <w:ind w:firstLine="0"/>
              <w:jc w:val="thaiDistribute"/>
              <w:rPr>
                <w:ins w:id="1706" w:author="Petnathean Julled" w:date="2022-01-01T10:07:00Z"/>
                <w:bCs/>
                <w:lang w:val="en-US"/>
              </w:rPr>
            </w:pPr>
            <w:ins w:id="1707" w:author="Petnathean Julled" w:date="2022-01-01T10:29:00Z">
              <w:r>
                <w:rPr>
                  <w:bCs/>
                  <w:lang w:val="en-US"/>
                </w:rPr>
                <w:t xml:space="preserve">      }</w:t>
              </w:r>
            </w:ins>
          </w:p>
        </w:tc>
      </w:tr>
      <w:tr w:rsidR="00EB47D2" w:rsidRPr="000775AA" w14:paraId="1A7DD55C" w14:textId="77777777" w:rsidTr="001869BC">
        <w:trPr>
          <w:ins w:id="1708" w:author="Petnathean Julled" w:date="2022-01-01T10:07:00Z"/>
        </w:trPr>
        <w:tc>
          <w:tcPr>
            <w:tcW w:w="469" w:type="dxa"/>
            <w:tcBorders>
              <w:top w:val="nil"/>
              <w:bottom w:val="nil"/>
            </w:tcBorders>
            <w:shd w:val="clear" w:color="auto" w:fill="F2F2F2" w:themeFill="background1" w:themeFillShade="F2"/>
            <w:tcPrChange w:id="1709" w:author="Petnathean Julled" w:date="2022-01-01T10:44:00Z">
              <w:tcPr>
                <w:tcW w:w="370" w:type="dxa"/>
                <w:gridSpan w:val="2"/>
                <w:tcBorders>
                  <w:top w:val="nil"/>
                </w:tcBorders>
              </w:tcPr>
            </w:tcPrChange>
          </w:tcPr>
          <w:p w14:paraId="3BDFE5A0" w14:textId="391CF7DF" w:rsidR="00EB47D2" w:rsidRDefault="006B6254" w:rsidP="00DA5DDD">
            <w:pPr>
              <w:pStyle w:val="BodyText"/>
              <w:spacing w:after="0"/>
              <w:ind w:firstLine="0"/>
              <w:jc w:val="thaiDistribute"/>
              <w:rPr>
                <w:ins w:id="1710" w:author="Petnathean Julled" w:date="2022-01-01T10:07:00Z"/>
                <w:bCs/>
                <w:lang w:val="en-US"/>
              </w:rPr>
            </w:pPr>
            <w:ins w:id="1711" w:author="Petnathean Julled" w:date="2022-01-01T10:43:00Z">
              <w:r>
                <w:rPr>
                  <w:bCs/>
                  <w:lang w:val="en-US"/>
                </w:rPr>
                <w:t>34:</w:t>
              </w:r>
            </w:ins>
          </w:p>
        </w:tc>
        <w:tc>
          <w:tcPr>
            <w:tcW w:w="4397" w:type="dxa"/>
            <w:tcBorders>
              <w:top w:val="nil"/>
              <w:bottom w:val="nil"/>
            </w:tcBorders>
            <w:shd w:val="clear" w:color="auto" w:fill="F2F2F2" w:themeFill="background1" w:themeFillShade="F2"/>
            <w:tcPrChange w:id="1712" w:author="Petnathean Julled" w:date="2022-01-01T10:44:00Z">
              <w:tcPr>
                <w:tcW w:w="4496" w:type="dxa"/>
                <w:tcBorders>
                  <w:top w:val="nil"/>
                </w:tcBorders>
              </w:tcPr>
            </w:tcPrChange>
          </w:tcPr>
          <w:p w14:paraId="17791095" w14:textId="6F926CB1" w:rsidR="00EB47D2" w:rsidRDefault="008C277E" w:rsidP="00DA5DDD">
            <w:pPr>
              <w:pStyle w:val="BodyText"/>
              <w:spacing w:after="0"/>
              <w:ind w:firstLine="0"/>
              <w:jc w:val="thaiDistribute"/>
              <w:rPr>
                <w:ins w:id="1713" w:author="Petnathean Julled" w:date="2022-01-01T10:07:00Z"/>
                <w:bCs/>
                <w:lang w:val="en-US"/>
              </w:rPr>
            </w:pPr>
            <w:ins w:id="1714" w:author="Petnathean Julled" w:date="2022-01-01T10:29:00Z">
              <w:r>
                <w:rPr>
                  <w:bCs/>
                  <w:lang w:val="en-US"/>
                </w:rPr>
                <w:t xml:space="preserve">    }</w:t>
              </w:r>
            </w:ins>
          </w:p>
        </w:tc>
      </w:tr>
      <w:tr w:rsidR="00EB47D2" w:rsidRPr="000775AA" w14:paraId="0EE705D6" w14:textId="77777777" w:rsidTr="008C277E">
        <w:trPr>
          <w:ins w:id="1715" w:author="Petnathean Julled" w:date="2022-01-01T10:07:00Z"/>
        </w:trPr>
        <w:tc>
          <w:tcPr>
            <w:tcW w:w="469" w:type="dxa"/>
            <w:tcBorders>
              <w:top w:val="nil"/>
              <w:bottom w:val="nil"/>
            </w:tcBorders>
            <w:tcPrChange w:id="1716" w:author="Petnathean Julled" w:date="2022-01-01T10:30:00Z">
              <w:tcPr>
                <w:tcW w:w="370" w:type="dxa"/>
                <w:gridSpan w:val="2"/>
                <w:tcBorders>
                  <w:top w:val="nil"/>
                </w:tcBorders>
              </w:tcPr>
            </w:tcPrChange>
          </w:tcPr>
          <w:p w14:paraId="71BB491E" w14:textId="7D94F988" w:rsidR="00EB47D2" w:rsidRDefault="006B6254" w:rsidP="00DA5DDD">
            <w:pPr>
              <w:pStyle w:val="BodyText"/>
              <w:spacing w:after="0"/>
              <w:ind w:firstLine="0"/>
              <w:jc w:val="thaiDistribute"/>
              <w:rPr>
                <w:ins w:id="1717" w:author="Petnathean Julled" w:date="2022-01-01T10:07:00Z"/>
                <w:bCs/>
                <w:lang w:val="en-US"/>
              </w:rPr>
            </w:pPr>
            <w:ins w:id="1718" w:author="Petnathean Julled" w:date="2022-01-01T10:43:00Z">
              <w:r>
                <w:rPr>
                  <w:bCs/>
                  <w:lang w:val="en-US"/>
                </w:rPr>
                <w:t>35:</w:t>
              </w:r>
            </w:ins>
          </w:p>
        </w:tc>
        <w:tc>
          <w:tcPr>
            <w:tcW w:w="4397" w:type="dxa"/>
            <w:tcBorders>
              <w:top w:val="nil"/>
              <w:bottom w:val="nil"/>
            </w:tcBorders>
            <w:tcPrChange w:id="1719" w:author="Petnathean Julled" w:date="2022-01-01T10:30:00Z">
              <w:tcPr>
                <w:tcW w:w="4496" w:type="dxa"/>
                <w:tcBorders>
                  <w:top w:val="nil"/>
                </w:tcBorders>
              </w:tcPr>
            </w:tcPrChange>
          </w:tcPr>
          <w:p w14:paraId="38F0F4AB" w14:textId="73E2EDB9" w:rsidR="008C277E" w:rsidRDefault="008C277E" w:rsidP="00DA5DDD">
            <w:pPr>
              <w:pStyle w:val="BodyText"/>
              <w:spacing w:after="0"/>
              <w:ind w:firstLine="0"/>
              <w:jc w:val="thaiDistribute"/>
              <w:rPr>
                <w:ins w:id="1720" w:author="Petnathean Julled" w:date="2022-01-01T10:07:00Z"/>
                <w:bCs/>
                <w:lang w:val="en-US"/>
              </w:rPr>
            </w:pPr>
            <w:ins w:id="1721" w:author="Petnathean Julled" w:date="2022-01-01T10:29:00Z">
              <w:r>
                <w:rPr>
                  <w:bCs/>
                  <w:lang w:val="en-US"/>
                </w:rPr>
                <w:t xml:space="preserve">    if (All Search Keyword Matched</w:t>
              </w:r>
            </w:ins>
            <w:ins w:id="1722" w:author="Petnathean Julled" w:date="2022-01-01T10:30:00Z">
              <w:r>
                <w:rPr>
                  <w:bCs/>
                  <w:lang w:val="en-US"/>
                </w:rPr>
                <w:t xml:space="preserve"> = TRUE) {</w:t>
              </w:r>
            </w:ins>
          </w:p>
        </w:tc>
      </w:tr>
      <w:tr w:rsidR="008C277E" w:rsidRPr="000775AA" w14:paraId="1584120A" w14:textId="77777777" w:rsidTr="001869BC">
        <w:trPr>
          <w:ins w:id="1723" w:author="Petnathean Julled" w:date="2022-01-01T10:30:00Z"/>
        </w:trPr>
        <w:tc>
          <w:tcPr>
            <w:tcW w:w="469" w:type="dxa"/>
            <w:tcBorders>
              <w:top w:val="nil"/>
              <w:bottom w:val="nil"/>
            </w:tcBorders>
            <w:shd w:val="clear" w:color="auto" w:fill="F2F2F2" w:themeFill="background1" w:themeFillShade="F2"/>
            <w:tcPrChange w:id="1724" w:author="Petnathean Julled" w:date="2022-01-01T10:44:00Z">
              <w:tcPr>
                <w:tcW w:w="469" w:type="dxa"/>
                <w:gridSpan w:val="2"/>
                <w:tcBorders>
                  <w:top w:val="nil"/>
                </w:tcBorders>
              </w:tcPr>
            </w:tcPrChange>
          </w:tcPr>
          <w:p w14:paraId="676F84BB" w14:textId="2E106792" w:rsidR="008C277E" w:rsidRDefault="006B6254" w:rsidP="00DA5DDD">
            <w:pPr>
              <w:pStyle w:val="BodyText"/>
              <w:spacing w:after="0"/>
              <w:ind w:firstLine="0"/>
              <w:jc w:val="thaiDistribute"/>
              <w:rPr>
                <w:ins w:id="1725" w:author="Petnathean Julled" w:date="2022-01-01T10:30:00Z"/>
                <w:bCs/>
                <w:lang w:val="en-US"/>
              </w:rPr>
            </w:pPr>
            <w:ins w:id="1726" w:author="Petnathean Julled" w:date="2022-01-01T10:43:00Z">
              <w:r>
                <w:rPr>
                  <w:bCs/>
                  <w:lang w:val="en-US"/>
                </w:rPr>
                <w:t>36:</w:t>
              </w:r>
            </w:ins>
          </w:p>
        </w:tc>
        <w:tc>
          <w:tcPr>
            <w:tcW w:w="4397" w:type="dxa"/>
            <w:tcBorders>
              <w:top w:val="nil"/>
              <w:bottom w:val="nil"/>
            </w:tcBorders>
            <w:shd w:val="clear" w:color="auto" w:fill="F2F2F2" w:themeFill="background1" w:themeFillShade="F2"/>
            <w:tcPrChange w:id="1727" w:author="Petnathean Julled" w:date="2022-01-01T10:44:00Z">
              <w:tcPr>
                <w:tcW w:w="4397" w:type="dxa"/>
                <w:tcBorders>
                  <w:top w:val="nil"/>
                </w:tcBorders>
              </w:tcPr>
            </w:tcPrChange>
          </w:tcPr>
          <w:p w14:paraId="3C43F112" w14:textId="738CFDA4" w:rsidR="008C277E" w:rsidRDefault="008C277E" w:rsidP="00DA5DDD">
            <w:pPr>
              <w:pStyle w:val="BodyText"/>
              <w:spacing w:after="0"/>
              <w:ind w:firstLine="0"/>
              <w:jc w:val="thaiDistribute"/>
              <w:rPr>
                <w:ins w:id="1728" w:author="Petnathean Julled" w:date="2022-01-01T10:30:00Z"/>
                <w:bCs/>
                <w:lang w:val="en-US"/>
              </w:rPr>
            </w:pPr>
            <w:ins w:id="1729" w:author="Petnathean Julled" w:date="2022-01-01T10:30:00Z">
              <w:r>
                <w:rPr>
                  <w:bCs/>
                  <w:lang w:val="en-US"/>
                </w:rPr>
                <w:t xml:space="preserve">      Docu</w:t>
              </w:r>
            </w:ins>
            <w:ins w:id="1730" w:author="Petnathean Julled" w:date="2022-01-01T10:31:00Z">
              <w:r>
                <w:rPr>
                  <w:bCs/>
                  <w:lang w:val="en-US"/>
                </w:rPr>
                <w:t>ment Found for Search Result</w:t>
              </w:r>
            </w:ins>
          </w:p>
        </w:tc>
      </w:tr>
      <w:tr w:rsidR="008C277E" w:rsidRPr="000775AA" w14:paraId="7A438F01" w14:textId="77777777" w:rsidTr="008C277E">
        <w:trPr>
          <w:ins w:id="1731" w:author="Petnathean Julled" w:date="2022-01-01T10:30:00Z"/>
        </w:trPr>
        <w:tc>
          <w:tcPr>
            <w:tcW w:w="469" w:type="dxa"/>
            <w:tcBorders>
              <w:top w:val="nil"/>
              <w:bottom w:val="nil"/>
            </w:tcBorders>
            <w:tcPrChange w:id="1732" w:author="Petnathean Julled" w:date="2022-01-01T10:30:00Z">
              <w:tcPr>
                <w:tcW w:w="469" w:type="dxa"/>
                <w:gridSpan w:val="2"/>
                <w:tcBorders>
                  <w:top w:val="nil"/>
                </w:tcBorders>
              </w:tcPr>
            </w:tcPrChange>
          </w:tcPr>
          <w:p w14:paraId="6BB99231" w14:textId="07E6D130" w:rsidR="008C277E" w:rsidRDefault="006B6254" w:rsidP="00DA5DDD">
            <w:pPr>
              <w:pStyle w:val="BodyText"/>
              <w:spacing w:after="0"/>
              <w:ind w:firstLine="0"/>
              <w:jc w:val="thaiDistribute"/>
              <w:rPr>
                <w:ins w:id="1733" w:author="Petnathean Julled" w:date="2022-01-01T10:30:00Z"/>
                <w:bCs/>
                <w:lang w:val="en-US"/>
              </w:rPr>
            </w:pPr>
            <w:ins w:id="1734" w:author="Petnathean Julled" w:date="2022-01-01T10:43:00Z">
              <w:r>
                <w:rPr>
                  <w:bCs/>
                  <w:lang w:val="en-US"/>
                </w:rPr>
                <w:t>37:</w:t>
              </w:r>
            </w:ins>
          </w:p>
        </w:tc>
        <w:tc>
          <w:tcPr>
            <w:tcW w:w="4397" w:type="dxa"/>
            <w:tcBorders>
              <w:top w:val="nil"/>
              <w:bottom w:val="nil"/>
            </w:tcBorders>
            <w:tcPrChange w:id="1735" w:author="Petnathean Julled" w:date="2022-01-01T10:30:00Z">
              <w:tcPr>
                <w:tcW w:w="4397" w:type="dxa"/>
                <w:tcBorders>
                  <w:top w:val="nil"/>
                </w:tcBorders>
              </w:tcPr>
            </w:tcPrChange>
          </w:tcPr>
          <w:p w14:paraId="492A63CD" w14:textId="3822CBBD" w:rsidR="008C277E" w:rsidRDefault="008C277E" w:rsidP="00DA5DDD">
            <w:pPr>
              <w:pStyle w:val="BodyText"/>
              <w:spacing w:after="0"/>
              <w:ind w:firstLine="0"/>
              <w:jc w:val="thaiDistribute"/>
              <w:rPr>
                <w:ins w:id="1736" w:author="Petnathean Julled" w:date="2022-01-01T10:30:00Z"/>
                <w:bCs/>
                <w:lang w:val="en-US"/>
              </w:rPr>
            </w:pPr>
            <w:ins w:id="1737" w:author="Petnathean Julled" w:date="2022-01-01T10:31:00Z">
              <w:r>
                <w:rPr>
                  <w:bCs/>
                  <w:lang w:val="en-US"/>
                </w:rPr>
                <w:t xml:space="preserve">      Search Result = META</w:t>
              </w:r>
            </w:ins>
            <w:ins w:id="1738" w:author="Petnathean Julled" w:date="2022-01-01T10:32:00Z">
              <w:r>
                <w:rPr>
                  <w:bCs/>
                  <w:lang w:val="en-US"/>
                </w:rPr>
                <w:t xml:space="preserve"> </w:t>
              </w:r>
            </w:ins>
            <w:ins w:id="1739" w:author="Petnathean Julled" w:date="2022-01-01T10:33:00Z">
              <w:r>
                <w:rPr>
                  <w:bCs/>
                  <w:lang w:val="en-US"/>
                </w:rPr>
                <w:t>String of thi</w:t>
              </w:r>
            </w:ins>
            <w:ins w:id="1740" w:author="Petnathean Julled" w:date="2022-01-01T10:34:00Z">
              <w:r>
                <w:rPr>
                  <w:bCs/>
                  <w:lang w:val="en-US"/>
                </w:rPr>
                <w:t>s</w:t>
              </w:r>
            </w:ins>
            <w:ins w:id="1741" w:author="Petnathean Julled" w:date="2022-01-01T10:33:00Z">
              <w:r>
                <w:rPr>
                  <w:bCs/>
                  <w:lang w:val="en-US"/>
                </w:rPr>
                <w:t xml:space="preserve"> document</w:t>
              </w:r>
            </w:ins>
          </w:p>
        </w:tc>
      </w:tr>
      <w:tr w:rsidR="008C277E" w:rsidRPr="000775AA" w14:paraId="5FD305D2" w14:textId="77777777" w:rsidTr="001869BC">
        <w:trPr>
          <w:ins w:id="1742" w:author="Petnathean Julled" w:date="2022-01-01T10:30:00Z"/>
        </w:trPr>
        <w:tc>
          <w:tcPr>
            <w:tcW w:w="469" w:type="dxa"/>
            <w:tcBorders>
              <w:top w:val="nil"/>
              <w:bottom w:val="nil"/>
            </w:tcBorders>
            <w:shd w:val="clear" w:color="auto" w:fill="F2F2F2" w:themeFill="background1" w:themeFillShade="F2"/>
            <w:tcPrChange w:id="1743" w:author="Petnathean Julled" w:date="2022-01-01T10:44:00Z">
              <w:tcPr>
                <w:tcW w:w="469" w:type="dxa"/>
                <w:gridSpan w:val="2"/>
                <w:tcBorders>
                  <w:top w:val="nil"/>
                </w:tcBorders>
              </w:tcPr>
            </w:tcPrChange>
          </w:tcPr>
          <w:p w14:paraId="64679666" w14:textId="3B8AF896" w:rsidR="008C277E" w:rsidRDefault="006B6254" w:rsidP="00DA5DDD">
            <w:pPr>
              <w:pStyle w:val="BodyText"/>
              <w:spacing w:after="0"/>
              <w:ind w:firstLine="0"/>
              <w:jc w:val="thaiDistribute"/>
              <w:rPr>
                <w:ins w:id="1744" w:author="Petnathean Julled" w:date="2022-01-01T10:30:00Z"/>
                <w:bCs/>
                <w:lang w:val="en-US"/>
              </w:rPr>
            </w:pPr>
            <w:ins w:id="1745" w:author="Petnathean Julled" w:date="2022-01-01T10:43:00Z">
              <w:r>
                <w:rPr>
                  <w:bCs/>
                  <w:lang w:val="en-US"/>
                </w:rPr>
                <w:t>38:</w:t>
              </w:r>
            </w:ins>
          </w:p>
        </w:tc>
        <w:tc>
          <w:tcPr>
            <w:tcW w:w="4397" w:type="dxa"/>
            <w:tcBorders>
              <w:top w:val="nil"/>
              <w:bottom w:val="nil"/>
            </w:tcBorders>
            <w:shd w:val="clear" w:color="auto" w:fill="F2F2F2" w:themeFill="background1" w:themeFillShade="F2"/>
            <w:tcPrChange w:id="1746" w:author="Petnathean Julled" w:date="2022-01-01T10:44:00Z">
              <w:tcPr>
                <w:tcW w:w="4397" w:type="dxa"/>
                <w:tcBorders>
                  <w:top w:val="nil"/>
                </w:tcBorders>
              </w:tcPr>
            </w:tcPrChange>
          </w:tcPr>
          <w:p w14:paraId="7501C442" w14:textId="19B2BF8C" w:rsidR="008C277E" w:rsidRDefault="008E61F4" w:rsidP="00DA5DDD">
            <w:pPr>
              <w:pStyle w:val="BodyText"/>
              <w:spacing w:after="0"/>
              <w:ind w:firstLine="0"/>
              <w:jc w:val="thaiDistribute"/>
              <w:rPr>
                <w:ins w:id="1747" w:author="Petnathean Julled" w:date="2022-01-01T10:30:00Z"/>
                <w:bCs/>
                <w:lang w:val="en-US"/>
              </w:rPr>
            </w:pPr>
            <w:ins w:id="1748" w:author="Petnathean Julled" w:date="2022-01-01T10:35:00Z">
              <w:r>
                <w:rPr>
                  <w:bCs/>
                  <w:lang w:val="en-US"/>
                </w:rPr>
                <w:t xml:space="preserve">    }</w:t>
              </w:r>
            </w:ins>
          </w:p>
        </w:tc>
      </w:tr>
      <w:tr w:rsidR="008C277E" w:rsidRPr="000775AA" w14:paraId="2ED0F515" w14:textId="77777777" w:rsidTr="008C277E">
        <w:trPr>
          <w:ins w:id="1749" w:author="Petnathean Julled" w:date="2022-01-01T10:30:00Z"/>
        </w:trPr>
        <w:tc>
          <w:tcPr>
            <w:tcW w:w="469" w:type="dxa"/>
            <w:tcBorders>
              <w:top w:val="nil"/>
              <w:bottom w:val="nil"/>
            </w:tcBorders>
            <w:tcPrChange w:id="1750" w:author="Petnathean Julled" w:date="2022-01-01T10:30:00Z">
              <w:tcPr>
                <w:tcW w:w="469" w:type="dxa"/>
                <w:gridSpan w:val="2"/>
                <w:tcBorders>
                  <w:top w:val="nil"/>
                </w:tcBorders>
              </w:tcPr>
            </w:tcPrChange>
          </w:tcPr>
          <w:p w14:paraId="75EBDCB1" w14:textId="3347E6CA" w:rsidR="008C277E" w:rsidRDefault="006B6254" w:rsidP="00DA5DDD">
            <w:pPr>
              <w:pStyle w:val="BodyText"/>
              <w:spacing w:after="0"/>
              <w:ind w:firstLine="0"/>
              <w:jc w:val="thaiDistribute"/>
              <w:rPr>
                <w:ins w:id="1751" w:author="Petnathean Julled" w:date="2022-01-01T10:30:00Z"/>
                <w:bCs/>
                <w:lang w:val="en-US"/>
              </w:rPr>
            </w:pPr>
            <w:ins w:id="1752" w:author="Petnathean Julled" w:date="2022-01-01T10:43:00Z">
              <w:r>
                <w:rPr>
                  <w:bCs/>
                  <w:lang w:val="en-US"/>
                </w:rPr>
                <w:t>39:</w:t>
              </w:r>
            </w:ins>
          </w:p>
        </w:tc>
        <w:tc>
          <w:tcPr>
            <w:tcW w:w="4397" w:type="dxa"/>
            <w:tcBorders>
              <w:top w:val="nil"/>
              <w:bottom w:val="nil"/>
            </w:tcBorders>
            <w:tcPrChange w:id="1753" w:author="Petnathean Julled" w:date="2022-01-01T10:30:00Z">
              <w:tcPr>
                <w:tcW w:w="4397" w:type="dxa"/>
                <w:tcBorders>
                  <w:top w:val="nil"/>
                </w:tcBorders>
              </w:tcPr>
            </w:tcPrChange>
          </w:tcPr>
          <w:p w14:paraId="747E5D5F" w14:textId="1CD87C92" w:rsidR="008C277E" w:rsidRDefault="008E61F4" w:rsidP="00DA5DDD">
            <w:pPr>
              <w:pStyle w:val="BodyText"/>
              <w:spacing w:after="0"/>
              <w:ind w:firstLine="0"/>
              <w:jc w:val="thaiDistribute"/>
              <w:rPr>
                <w:ins w:id="1754" w:author="Petnathean Julled" w:date="2022-01-01T10:30:00Z"/>
                <w:bCs/>
                <w:lang w:val="en-US"/>
              </w:rPr>
            </w:pPr>
            <w:ins w:id="1755" w:author="Petnathean Julled" w:date="2022-01-01T10:35:00Z">
              <w:r>
                <w:rPr>
                  <w:bCs/>
                  <w:lang w:val="en-US"/>
                </w:rPr>
                <w:t xml:space="preserve">  }</w:t>
              </w:r>
            </w:ins>
          </w:p>
        </w:tc>
      </w:tr>
      <w:tr w:rsidR="006B6254" w:rsidRPr="000775AA" w14:paraId="413E6FD6" w14:textId="77777777" w:rsidTr="001869BC">
        <w:trPr>
          <w:ins w:id="1756" w:author="Petnathean Julled" w:date="2022-01-01T10:40:00Z"/>
        </w:trPr>
        <w:tc>
          <w:tcPr>
            <w:tcW w:w="469" w:type="dxa"/>
            <w:tcBorders>
              <w:top w:val="nil"/>
              <w:bottom w:val="nil"/>
            </w:tcBorders>
            <w:shd w:val="clear" w:color="auto" w:fill="F2F2F2" w:themeFill="background1" w:themeFillShade="F2"/>
            <w:tcPrChange w:id="1757" w:author="Petnathean Julled" w:date="2022-01-01T10:44:00Z">
              <w:tcPr>
                <w:tcW w:w="469" w:type="dxa"/>
                <w:gridSpan w:val="2"/>
                <w:tcBorders>
                  <w:top w:val="nil"/>
                  <w:bottom w:val="nil"/>
                </w:tcBorders>
              </w:tcPr>
            </w:tcPrChange>
          </w:tcPr>
          <w:p w14:paraId="68D04DC3" w14:textId="3160CF17" w:rsidR="006B6254" w:rsidRDefault="006B6254" w:rsidP="00DA5DDD">
            <w:pPr>
              <w:pStyle w:val="BodyText"/>
              <w:spacing w:after="0"/>
              <w:ind w:firstLine="0"/>
              <w:jc w:val="thaiDistribute"/>
              <w:rPr>
                <w:ins w:id="1758" w:author="Petnathean Julled" w:date="2022-01-01T10:40:00Z"/>
                <w:bCs/>
                <w:lang w:val="en-US"/>
              </w:rPr>
            </w:pPr>
            <w:ins w:id="1759" w:author="Petnathean Julled" w:date="2022-01-01T10:43:00Z">
              <w:r>
                <w:rPr>
                  <w:bCs/>
                  <w:lang w:val="en-US"/>
                </w:rPr>
                <w:t>40:</w:t>
              </w:r>
            </w:ins>
          </w:p>
        </w:tc>
        <w:tc>
          <w:tcPr>
            <w:tcW w:w="4397" w:type="dxa"/>
            <w:tcBorders>
              <w:top w:val="nil"/>
              <w:bottom w:val="nil"/>
            </w:tcBorders>
            <w:shd w:val="clear" w:color="auto" w:fill="F2F2F2" w:themeFill="background1" w:themeFillShade="F2"/>
            <w:tcPrChange w:id="1760" w:author="Petnathean Julled" w:date="2022-01-01T10:44:00Z">
              <w:tcPr>
                <w:tcW w:w="4397" w:type="dxa"/>
                <w:tcBorders>
                  <w:top w:val="nil"/>
                  <w:bottom w:val="nil"/>
                </w:tcBorders>
              </w:tcPr>
            </w:tcPrChange>
          </w:tcPr>
          <w:p w14:paraId="1A44174C" w14:textId="77777777" w:rsidR="006B6254" w:rsidRDefault="006B6254" w:rsidP="00DA5DDD">
            <w:pPr>
              <w:pStyle w:val="BodyText"/>
              <w:spacing w:after="0"/>
              <w:ind w:firstLine="0"/>
              <w:jc w:val="thaiDistribute"/>
              <w:rPr>
                <w:ins w:id="1761" w:author="Petnathean Julled" w:date="2022-01-01T10:40:00Z"/>
                <w:bCs/>
                <w:lang w:val="en-US"/>
              </w:rPr>
            </w:pPr>
          </w:p>
        </w:tc>
      </w:tr>
      <w:tr w:rsidR="008C277E" w:rsidRPr="000775AA" w14:paraId="245F318D" w14:textId="77777777" w:rsidTr="008C277E">
        <w:trPr>
          <w:ins w:id="1762" w:author="Petnathean Julled" w:date="2022-01-01T10:30:00Z"/>
        </w:trPr>
        <w:tc>
          <w:tcPr>
            <w:tcW w:w="469" w:type="dxa"/>
            <w:tcBorders>
              <w:top w:val="nil"/>
              <w:bottom w:val="nil"/>
            </w:tcBorders>
            <w:tcPrChange w:id="1763" w:author="Petnathean Julled" w:date="2022-01-01T10:30:00Z">
              <w:tcPr>
                <w:tcW w:w="469" w:type="dxa"/>
                <w:gridSpan w:val="2"/>
                <w:tcBorders>
                  <w:top w:val="nil"/>
                </w:tcBorders>
              </w:tcPr>
            </w:tcPrChange>
          </w:tcPr>
          <w:p w14:paraId="54DB0764" w14:textId="6D89B43C" w:rsidR="008C277E" w:rsidRDefault="006B6254" w:rsidP="00DA5DDD">
            <w:pPr>
              <w:pStyle w:val="BodyText"/>
              <w:spacing w:after="0"/>
              <w:ind w:firstLine="0"/>
              <w:jc w:val="thaiDistribute"/>
              <w:rPr>
                <w:ins w:id="1764" w:author="Petnathean Julled" w:date="2022-01-01T10:30:00Z"/>
                <w:bCs/>
                <w:lang w:val="en-US"/>
              </w:rPr>
            </w:pPr>
            <w:ins w:id="1765" w:author="Petnathean Julled" w:date="2022-01-01T10:43:00Z">
              <w:r>
                <w:rPr>
                  <w:bCs/>
                  <w:lang w:val="en-US"/>
                </w:rPr>
                <w:t>41:</w:t>
              </w:r>
            </w:ins>
          </w:p>
        </w:tc>
        <w:tc>
          <w:tcPr>
            <w:tcW w:w="4397" w:type="dxa"/>
            <w:tcBorders>
              <w:top w:val="nil"/>
              <w:bottom w:val="nil"/>
            </w:tcBorders>
            <w:tcPrChange w:id="1766" w:author="Petnathean Julled" w:date="2022-01-01T10:30:00Z">
              <w:tcPr>
                <w:tcW w:w="4397" w:type="dxa"/>
                <w:tcBorders>
                  <w:top w:val="nil"/>
                </w:tcBorders>
              </w:tcPr>
            </w:tcPrChange>
          </w:tcPr>
          <w:p w14:paraId="71B769B5" w14:textId="44EBD6C9" w:rsidR="008C277E" w:rsidRDefault="00D822E8" w:rsidP="00DA5DDD">
            <w:pPr>
              <w:pStyle w:val="BodyText"/>
              <w:spacing w:after="0"/>
              <w:ind w:firstLine="0"/>
              <w:jc w:val="thaiDistribute"/>
              <w:rPr>
                <w:ins w:id="1767" w:author="Petnathean Julled" w:date="2022-01-01T10:30:00Z"/>
                <w:bCs/>
                <w:lang w:val="en-US"/>
              </w:rPr>
            </w:pPr>
            <w:ins w:id="1768" w:author="Petnathean Julled" w:date="2022-01-01T10:37:00Z">
              <w:r>
                <w:rPr>
                  <w:bCs/>
                  <w:lang w:val="en-US"/>
                </w:rPr>
                <w:t xml:space="preserve">  </w:t>
              </w:r>
            </w:ins>
            <w:ins w:id="1769" w:author="Petnathean Julled" w:date="2022-01-01T10:40:00Z">
              <w:r w:rsidR="006B6254">
                <w:rPr>
                  <w:bCs/>
                  <w:lang w:val="en-US"/>
                </w:rPr>
                <w:t>New ITI-18 Respo</w:t>
              </w:r>
            </w:ins>
            <w:ins w:id="1770" w:author="Petnathean Julled" w:date="2022-01-01T10:41:00Z">
              <w:r w:rsidR="006B6254">
                <w:rPr>
                  <w:bCs/>
                  <w:lang w:val="en-US"/>
                </w:rPr>
                <w:t>nse Transaction as JSON</w:t>
              </w:r>
            </w:ins>
          </w:p>
        </w:tc>
      </w:tr>
      <w:tr w:rsidR="008C277E" w:rsidRPr="000775AA" w14:paraId="3FB5825D" w14:textId="77777777" w:rsidTr="001869BC">
        <w:trPr>
          <w:ins w:id="1771" w:author="Petnathean Julled" w:date="2022-01-01T10:30:00Z"/>
        </w:trPr>
        <w:tc>
          <w:tcPr>
            <w:tcW w:w="469" w:type="dxa"/>
            <w:tcBorders>
              <w:top w:val="nil"/>
              <w:bottom w:val="nil"/>
            </w:tcBorders>
            <w:shd w:val="clear" w:color="auto" w:fill="F2F2F2" w:themeFill="background1" w:themeFillShade="F2"/>
            <w:tcPrChange w:id="1772" w:author="Petnathean Julled" w:date="2022-01-01T10:44:00Z">
              <w:tcPr>
                <w:tcW w:w="469" w:type="dxa"/>
                <w:gridSpan w:val="2"/>
                <w:tcBorders>
                  <w:top w:val="nil"/>
                </w:tcBorders>
              </w:tcPr>
            </w:tcPrChange>
          </w:tcPr>
          <w:p w14:paraId="19AA94DB" w14:textId="6668EBA7" w:rsidR="008C277E" w:rsidRDefault="006B6254" w:rsidP="00DA5DDD">
            <w:pPr>
              <w:pStyle w:val="BodyText"/>
              <w:spacing w:after="0"/>
              <w:ind w:firstLine="0"/>
              <w:jc w:val="thaiDistribute"/>
              <w:rPr>
                <w:ins w:id="1773" w:author="Petnathean Julled" w:date="2022-01-01T10:30:00Z"/>
                <w:bCs/>
                <w:lang w:val="en-US"/>
              </w:rPr>
            </w:pPr>
            <w:ins w:id="1774" w:author="Petnathean Julled" w:date="2022-01-01T10:43:00Z">
              <w:r>
                <w:rPr>
                  <w:bCs/>
                  <w:lang w:val="en-US"/>
                </w:rPr>
                <w:t>42:</w:t>
              </w:r>
            </w:ins>
          </w:p>
        </w:tc>
        <w:tc>
          <w:tcPr>
            <w:tcW w:w="4397" w:type="dxa"/>
            <w:tcBorders>
              <w:top w:val="nil"/>
              <w:bottom w:val="nil"/>
            </w:tcBorders>
            <w:shd w:val="clear" w:color="auto" w:fill="F2F2F2" w:themeFill="background1" w:themeFillShade="F2"/>
            <w:tcPrChange w:id="1775" w:author="Petnathean Julled" w:date="2022-01-01T10:44:00Z">
              <w:tcPr>
                <w:tcW w:w="4397" w:type="dxa"/>
                <w:tcBorders>
                  <w:top w:val="nil"/>
                </w:tcBorders>
              </w:tcPr>
            </w:tcPrChange>
          </w:tcPr>
          <w:p w14:paraId="401D50E7" w14:textId="56906E45" w:rsidR="008C277E" w:rsidRDefault="006B6254" w:rsidP="00DA5DDD">
            <w:pPr>
              <w:pStyle w:val="BodyText"/>
              <w:spacing w:after="0"/>
              <w:ind w:firstLine="0"/>
              <w:jc w:val="thaiDistribute"/>
              <w:rPr>
                <w:ins w:id="1776" w:author="Petnathean Julled" w:date="2022-01-01T10:30:00Z"/>
                <w:bCs/>
                <w:lang w:val="en-US"/>
              </w:rPr>
            </w:pPr>
            <w:ins w:id="1777" w:author="Petnathean Julled" w:date="2022-01-01T10:41:00Z">
              <w:r>
                <w:rPr>
                  <w:bCs/>
                  <w:lang w:val="en-US"/>
                </w:rPr>
                <w:t xml:space="preserve">  Add Search Result to ITI-18 Response JSON</w:t>
              </w:r>
            </w:ins>
          </w:p>
        </w:tc>
      </w:tr>
      <w:tr w:rsidR="006B6254" w:rsidRPr="000775AA" w14:paraId="06C00C50" w14:textId="77777777" w:rsidTr="006B6254">
        <w:trPr>
          <w:ins w:id="1778" w:author="Petnathean Julled" w:date="2022-01-01T10:41:00Z"/>
        </w:trPr>
        <w:tc>
          <w:tcPr>
            <w:tcW w:w="469" w:type="dxa"/>
            <w:tcBorders>
              <w:top w:val="nil"/>
              <w:bottom w:val="nil"/>
            </w:tcBorders>
            <w:tcPrChange w:id="1779" w:author="Petnathean Julled" w:date="2022-01-01T10:42:00Z">
              <w:tcPr>
                <w:tcW w:w="469" w:type="dxa"/>
                <w:gridSpan w:val="2"/>
                <w:tcBorders>
                  <w:top w:val="nil"/>
                </w:tcBorders>
              </w:tcPr>
            </w:tcPrChange>
          </w:tcPr>
          <w:p w14:paraId="1764FB9C" w14:textId="1A7FDFB7" w:rsidR="006B6254" w:rsidRDefault="006B6254" w:rsidP="00DA5DDD">
            <w:pPr>
              <w:pStyle w:val="BodyText"/>
              <w:spacing w:after="0"/>
              <w:ind w:firstLine="0"/>
              <w:jc w:val="thaiDistribute"/>
              <w:rPr>
                <w:ins w:id="1780" w:author="Petnathean Julled" w:date="2022-01-01T10:41:00Z"/>
                <w:bCs/>
                <w:lang w:val="en-US"/>
              </w:rPr>
            </w:pPr>
            <w:ins w:id="1781" w:author="Petnathean Julled" w:date="2022-01-01T10:43:00Z">
              <w:r>
                <w:rPr>
                  <w:bCs/>
                  <w:lang w:val="en-US"/>
                </w:rPr>
                <w:t>43:</w:t>
              </w:r>
            </w:ins>
          </w:p>
        </w:tc>
        <w:tc>
          <w:tcPr>
            <w:tcW w:w="4397" w:type="dxa"/>
            <w:tcBorders>
              <w:top w:val="nil"/>
              <w:bottom w:val="nil"/>
            </w:tcBorders>
            <w:tcPrChange w:id="1782" w:author="Petnathean Julled" w:date="2022-01-01T10:42:00Z">
              <w:tcPr>
                <w:tcW w:w="4397" w:type="dxa"/>
                <w:tcBorders>
                  <w:top w:val="nil"/>
                </w:tcBorders>
              </w:tcPr>
            </w:tcPrChange>
          </w:tcPr>
          <w:p w14:paraId="18155DE6" w14:textId="13F97DE4" w:rsidR="006B6254" w:rsidRDefault="006B6254" w:rsidP="00DA5DDD">
            <w:pPr>
              <w:pStyle w:val="BodyText"/>
              <w:spacing w:after="0"/>
              <w:ind w:firstLine="0"/>
              <w:jc w:val="thaiDistribute"/>
              <w:rPr>
                <w:ins w:id="1783" w:author="Petnathean Julled" w:date="2022-01-01T10:41:00Z"/>
                <w:bCs/>
                <w:lang w:val="en-US"/>
              </w:rPr>
            </w:pPr>
            <w:ins w:id="1784" w:author="Petnathean Julled" w:date="2022-01-01T10:41:00Z">
              <w:r>
                <w:rPr>
                  <w:bCs/>
                  <w:lang w:val="en-US"/>
                </w:rPr>
                <w:t xml:space="preserve">  Convert ITI-18 Response JSON to XML</w:t>
              </w:r>
            </w:ins>
          </w:p>
        </w:tc>
      </w:tr>
      <w:tr w:rsidR="006B6254" w:rsidRPr="000775AA" w14:paraId="34C0D1AB" w14:textId="77777777" w:rsidTr="001869BC">
        <w:trPr>
          <w:ins w:id="1785" w:author="Petnathean Julled" w:date="2022-01-01T10:42:00Z"/>
        </w:trPr>
        <w:tc>
          <w:tcPr>
            <w:tcW w:w="469" w:type="dxa"/>
            <w:tcBorders>
              <w:top w:val="nil"/>
              <w:bottom w:val="nil"/>
            </w:tcBorders>
            <w:shd w:val="clear" w:color="auto" w:fill="F2F2F2" w:themeFill="background1" w:themeFillShade="F2"/>
            <w:tcPrChange w:id="1786" w:author="Petnathean Julled" w:date="2022-01-01T10:44:00Z">
              <w:tcPr>
                <w:tcW w:w="469" w:type="dxa"/>
                <w:gridSpan w:val="2"/>
                <w:tcBorders>
                  <w:top w:val="nil"/>
                </w:tcBorders>
              </w:tcPr>
            </w:tcPrChange>
          </w:tcPr>
          <w:p w14:paraId="5C7D74CC" w14:textId="084101E3" w:rsidR="006B6254" w:rsidRDefault="006B6254" w:rsidP="00DA5DDD">
            <w:pPr>
              <w:pStyle w:val="BodyText"/>
              <w:spacing w:after="0"/>
              <w:ind w:firstLine="0"/>
              <w:jc w:val="thaiDistribute"/>
              <w:rPr>
                <w:ins w:id="1787" w:author="Petnathean Julled" w:date="2022-01-01T10:42:00Z"/>
                <w:bCs/>
                <w:lang w:val="en-US"/>
              </w:rPr>
            </w:pPr>
            <w:ins w:id="1788" w:author="Petnathean Julled" w:date="2022-01-01T10:43:00Z">
              <w:r>
                <w:rPr>
                  <w:bCs/>
                  <w:lang w:val="en-US"/>
                </w:rPr>
                <w:t>44:</w:t>
              </w:r>
            </w:ins>
          </w:p>
        </w:tc>
        <w:tc>
          <w:tcPr>
            <w:tcW w:w="4397" w:type="dxa"/>
            <w:tcBorders>
              <w:top w:val="nil"/>
              <w:bottom w:val="nil"/>
            </w:tcBorders>
            <w:shd w:val="clear" w:color="auto" w:fill="F2F2F2" w:themeFill="background1" w:themeFillShade="F2"/>
            <w:tcPrChange w:id="1789" w:author="Petnathean Julled" w:date="2022-01-01T10:44:00Z">
              <w:tcPr>
                <w:tcW w:w="4397" w:type="dxa"/>
                <w:tcBorders>
                  <w:top w:val="nil"/>
                </w:tcBorders>
              </w:tcPr>
            </w:tcPrChange>
          </w:tcPr>
          <w:p w14:paraId="53F68E60" w14:textId="690623E3" w:rsidR="006B6254" w:rsidRDefault="006B6254" w:rsidP="00DA5DDD">
            <w:pPr>
              <w:pStyle w:val="BodyText"/>
              <w:spacing w:after="0"/>
              <w:ind w:firstLine="0"/>
              <w:jc w:val="thaiDistribute"/>
              <w:rPr>
                <w:ins w:id="1790" w:author="Petnathean Julled" w:date="2022-01-01T10:42:00Z"/>
                <w:bCs/>
                <w:lang w:val="en-US"/>
              </w:rPr>
            </w:pPr>
            <w:ins w:id="1791" w:author="Petnathean Julled" w:date="2022-01-01T10:42:00Z">
              <w:r>
                <w:rPr>
                  <w:bCs/>
                  <w:lang w:val="en-US"/>
                </w:rPr>
                <w:t xml:space="preserve">  Send ITI-18 Response to XDS Consumer Actor</w:t>
              </w:r>
            </w:ins>
          </w:p>
        </w:tc>
      </w:tr>
      <w:tr w:rsidR="006B6254" w:rsidRPr="000775AA" w14:paraId="74317C3D" w14:textId="77777777" w:rsidTr="006B6254">
        <w:trPr>
          <w:ins w:id="1792" w:author="Petnathean Julled" w:date="2022-01-01T10:42:00Z"/>
        </w:trPr>
        <w:tc>
          <w:tcPr>
            <w:tcW w:w="469" w:type="dxa"/>
            <w:tcBorders>
              <w:top w:val="nil"/>
              <w:bottom w:val="nil"/>
            </w:tcBorders>
            <w:tcPrChange w:id="1793" w:author="Petnathean Julled" w:date="2022-01-01T10:42:00Z">
              <w:tcPr>
                <w:tcW w:w="469" w:type="dxa"/>
                <w:gridSpan w:val="2"/>
                <w:tcBorders>
                  <w:top w:val="nil"/>
                </w:tcBorders>
              </w:tcPr>
            </w:tcPrChange>
          </w:tcPr>
          <w:p w14:paraId="02F32920" w14:textId="4FDEC120" w:rsidR="006B6254" w:rsidRDefault="006B6254" w:rsidP="00DA5DDD">
            <w:pPr>
              <w:pStyle w:val="BodyText"/>
              <w:spacing w:after="0"/>
              <w:ind w:firstLine="0"/>
              <w:jc w:val="thaiDistribute"/>
              <w:rPr>
                <w:ins w:id="1794" w:author="Petnathean Julled" w:date="2022-01-01T10:42:00Z"/>
                <w:bCs/>
                <w:lang w:val="en-US"/>
              </w:rPr>
            </w:pPr>
            <w:ins w:id="1795" w:author="Petnathean Julled" w:date="2022-01-01T10:43:00Z">
              <w:r>
                <w:rPr>
                  <w:bCs/>
                  <w:lang w:val="en-US"/>
                </w:rPr>
                <w:t>45:</w:t>
              </w:r>
            </w:ins>
          </w:p>
        </w:tc>
        <w:tc>
          <w:tcPr>
            <w:tcW w:w="4397" w:type="dxa"/>
            <w:tcBorders>
              <w:top w:val="nil"/>
              <w:bottom w:val="nil"/>
            </w:tcBorders>
            <w:tcPrChange w:id="1796" w:author="Petnathean Julled" w:date="2022-01-01T10:42:00Z">
              <w:tcPr>
                <w:tcW w:w="4397" w:type="dxa"/>
                <w:tcBorders>
                  <w:top w:val="nil"/>
                </w:tcBorders>
              </w:tcPr>
            </w:tcPrChange>
          </w:tcPr>
          <w:p w14:paraId="457D54F8" w14:textId="502668D4" w:rsidR="006B6254" w:rsidRDefault="006B6254" w:rsidP="00DA5DDD">
            <w:pPr>
              <w:pStyle w:val="BodyText"/>
              <w:spacing w:after="0"/>
              <w:ind w:firstLine="0"/>
              <w:jc w:val="thaiDistribute"/>
              <w:rPr>
                <w:ins w:id="1797" w:author="Petnathean Julled" w:date="2022-01-01T10:42:00Z"/>
                <w:bCs/>
                <w:lang w:val="en-US"/>
              </w:rPr>
            </w:pPr>
            <w:ins w:id="1798" w:author="Petnathean Julled" w:date="2022-01-01T10:42:00Z">
              <w:r>
                <w:rPr>
                  <w:bCs/>
                  <w:lang w:val="en-US"/>
                </w:rPr>
                <w:t>}</w:t>
              </w:r>
            </w:ins>
          </w:p>
        </w:tc>
      </w:tr>
      <w:tr w:rsidR="006B6254" w:rsidRPr="000775AA" w14:paraId="5A3F05B8" w14:textId="77777777" w:rsidTr="001869BC">
        <w:trPr>
          <w:ins w:id="1799" w:author="Petnathean Julled" w:date="2022-01-01T10:42:00Z"/>
        </w:trPr>
        <w:tc>
          <w:tcPr>
            <w:tcW w:w="469" w:type="dxa"/>
            <w:tcBorders>
              <w:top w:val="nil"/>
            </w:tcBorders>
            <w:shd w:val="clear" w:color="auto" w:fill="F2F2F2" w:themeFill="background1" w:themeFillShade="F2"/>
            <w:tcPrChange w:id="1800" w:author="Petnathean Julled" w:date="2022-01-01T10:44:00Z">
              <w:tcPr>
                <w:tcW w:w="469" w:type="dxa"/>
                <w:gridSpan w:val="2"/>
                <w:tcBorders>
                  <w:top w:val="nil"/>
                </w:tcBorders>
              </w:tcPr>
            </w:tcPrChange>
          </w:tcPr>
          <w:p w14:paraId="13D39052" w14:textId="51450A78" w:rsidR="006B6254" w:rsidRDefault="006B6254" w:rsidP="00DA5DDD">
            <w:pPr>
              <w:pStyle w:val="BodyText"/>
              <w:spacing w:after="0"/>
              <w:ind w:firstLine="0"/>
              <w:jc w:val="thaiDistribute"/>
              <w:rPr>
                <w:ins w:id="1801" w:author="Petnathean Julled" w:date="2022-01-01T10:42:00Z"/>
                <w:bCs/>
                <w:lang w:val="en-US"/>
              </w:rPr>
            </w:pPr>
            <w:ins w:id="1802" w:author="Petnathean Julled" w:date="2022-01-01T10:43:00Z">
              <w:r>
                <w:rPr>
                  <w:bCs/>
                  <w:lang w:val="en-US"/>
                </w:rPr>
                <w:t>46:</w:t>
              </w:r>
            </w:ins>
          </w:p>
        </w:tc>
        <w:tc>
          <w:tcPr>
            <w:tcW w:w="4397" w:type="dxa"/>
            <w:tcBorders>
              <w:top w:val="nil"/>
            </w:tcBorders>
            <w:shd w:val="clear" w:color="auto" w:fill="F2F2F2" w:themeFill="background1" w:themeFillShade="F2"/>
            <w:tcPrChange w:id="1803" w:author="Petnathean Julled" w:date="2022-01-01T10:44:00Z">
              <w:tcPr>
                <w:tcW w:w="4397" w:type="dxa"/>
                <w:tcBorders>
                  <w:top w:val="nil"/>
                </w:tcBorders>
              </w:tcPr>
            </w:tcPrChange>
          </w:tcPr>
          <w:p w14:paraId="36544745" w14:textId="4B10FD1D" w:rsidR="006B6254" w:rsidRDefault="006B6254" w:rsidP="00DA5DDD">
            <w:pPr>
              <w:pStyle w:val="BodyText"/>
              <w:spacing w:after="0"/>
              <w:ind w:firstLine="0"/>
              <w:jc w:val="thaiDistribute"/>
              <w:rPr>
                <w:ins w:id="1804" w:author="Petnathean Julled" w:date="2022-01-01T10:42:00Z"/>
                <w:bCs/>
                <w:lang w:val="en-US"/>
              </w:rPr>
            </w:pPr>
            <w:ins w:id="1805" w:author="Petnathean Julled" w:date="2022-01-01T10:42:00Z">
              <w:r>
                <w:rPr>
                  <w:bCs/>
                  <w:lang w:val="en-US"/>
                </w:rPr>
                <w:t>End</w:t>
              </w:r>
            </w:ins>
          </w:p>
        </w:tc>
      </w:tr>
    </w:tbl>
    <w:p w14:paraId="0860BFE6" w14:textId="77777777" w:rsidR="00FD5D23" w:rsidRPr="00833355" w:rsidDel="00E16184" w:rsidRDefault="00FD5D23">
      <w:pPr>
        <w:pStyle w:val="BodyText"/>
        <w:spacing w:after="0"/>
        <w:jc w:val="thaiDistribute"/>
        <w:rPr>
          <w:del w:id="1806" w:author="Petnathean Julled" w:date="2022-01-24T01:06:00Z"/>
          <w:bCs/>
          <w:i/>
          <w:iCs/>
          <w:color w:val="FF0000"/>
          <w:lang w:val="en-US"/>
        </w:rPr>
        <w:pPrChange w:id="1807" w:author="Petnathean Julled" w:date="2021-12-19T03:36:00Z">
          <w:pPr>
            <w:pStyle w:val="BodyText"/>
            <w:spacing w:after="0"/>
            <w:ind w:firstLine="0"/>
          </w:pPr>
        </w:pPrChange>
      </w:pPr>
    </w:p>
    <w:p w14:paraId="4FCF5A3B" w14:textId="77777777" w:rsidR="003F431A" w:rsidRDefault="003F431A">
      <w:pPr>
        <w:pStyle w:val="BodyText"/>
        <w:tabs>
          <w:tab w:val="clear" w:pos="288"/>
          <w:tab w:val="left" w:pos="0"/>
        </w:tabs>
        <w:spacing w:after="0"/>
        <w:ind w:firstLine="360"/>
        <w:jc w:val="thaiDistribute"/>
        <w:rPr>
          <w:ins w:id="1808" w:author="Petnathean Julled" w:date="2022-01-23T19:40:00Z"/>
          <w:bCs/>
          <w:color w:val="FF0000"/>
          <w:lang w:val="en-US"/>
        </w:rPr>
      </w:pPr>
    </w:p>
    <w:p w14:paraId="7DC65495" w14:textId="20BEB917" w:rsidR="00833355" w:rsidRDefault="00833355">
      <w:pPr>
        <w:pStyle w:val="BodyText"/>
        <w:tabs>
          <w:tab w:val="clear" w:pos="288"/>
          <w:tab w:val="left" w:pos="0"/>
        </w:tabs>
        <w:spacing w:after="0"/>
        <w:ind w:firstLine="360"/>
        <w:jc w:val="thaiDistribute"/>
        <w:rPr>
          <w:ins w:id="1809" w:author="Petnathean Julled" w:date="2021-12-31T08:44:00Z"/>
          <w:bCs/>
          <w:color w:val="FF0000"/>
          <w:lang w:val="en-US"/>
        </w:rPr>
      </w:pPr>
      <w:ins w:id="1810" w:author="Petnathean Julled" w:date="2021-12-31T08:44:00Z">
        <w:r>
          <w:rPr>
            <w:bCs/>
            <w:color w:val="FF0000"/>
            <w:lang w:val="en-US"/>
          </w:rPr>
          <w:t xml:space="preserve">0.2 </w:t>
        </w:r>
      </w:ins>
      <w:ins w:id="1811" w:author="Petnathean Julled" w:date="2021-12-31T08:45:00Z">
        <w:r>
          <w:rPr>
            <w:bCs/>
            <w:color w:val="FF0000"/>
            <w:lang w:val="en-US"/>
          </w:rPr>
          <w:t>XDS Registry interaction with XDS Repository</w:t>
        </w:r>
      </w:ins>
    </w:p>
    <w:p w14:paraId="4495CCDC" w14:textId="48CC16CF" w:rsidR="00966643" w:rsidDel="00F23380" w:rsidRDefault="00833355">
      <w:pPr>
        <w:pStyle w:val="BodyText"/>
        <w:spacing w:after="0"/>
        <w:ind w:firstLine="270"/>
        <w:jc w:val="thaiDistribute"/>
        <w:rPr>
          <w:del w:id="1812" w:author="Petnathean Julled" w:date="2021-12-19T03:07:00Z"/>
          <w:bCs/>
          <w:i/>
          <w:iCs/>
          <w:color w:val="FF0000"/>
          <w:lang w:val="en-US"/>
        </w:rPr>
        <w:pPrChange w:id="1813" w:author="Petnathean Julled" w:date="2021-12-19T03:36:00Z">
          <w:pPr>
            <w:pStyle w:val="BodyText"/>
            <w:spacing w:after="0"/>
            <w:ind w:firstLine="0"/>
          </w:pPr>
        </w:pPrChange>
      </w:pPr>
      <w:ins w:id="1814" w:author="Petnathean Julled" w:date="2021-12-31T08:44:00Z">
        <w:r>
          <w:rPr>
            <w:bCs/>
            <w:color w:val="FF0000"/>
            <w:lang w:val="en-US"/>
          </w:rPr>
          <w:t>0.2.1</w:t>
        </w:r>
      </w:ins>
      <w:ins w:id="1815" w:author="Petnathean Julled" w:date="2021-12-31T08:45:00Z">
        <w:r w:rsidR="007C37A7">
          <w:rPr>
            <w:bCs/>
            <w:color w:val="FF0000"/>
            <w:lang w:val="en-US"/>
          </w:rPr>
          <w:t xml:space="preserve"> </w:t>
        </w:r>
      </w:ins>
      <w:del w:id="1816" w:author="Petnathean Julled" w:date="2021-12-19T03:07:00Z">
        <w:r w:rsidR="00966643" w:rsidDel="00F23380">
          <w:rPr>
            <w:bCs/>
            <w:i/>
            <w:iCs/>
            <w:color w:val="FF0000"/>
            <w:lang w:val="en-US"/>
          </w:rPr>
          <w:tab/>
          <w:delText>(Content is currently shuffled, need huge rearrange)</w:delText>
        </w:r>
      </w:del>
    </w:p>
    <w:p w14:paraId="41E0F1A8" w14:textId="07436B7E" w:rsidR="00966643" w:rsidRPr="008E7FDD" w:rsidDel="006A3A8E" w:rsidRDefault="00966643">
      <w:pPr>
        <w:pStyle w:val="BodyText"/>
        <w:tabs>
          <w:tab w:val="clear" w:pos="288"/>
          <w:tab w:val="left" w:pos="0"/>
        </w:tabs>
        <w:spacing w:after="0"/>
        <w:ind w:firstLine="270"/>
        <w:jc w:val="thaiDistribute"/>
        <w:rPr>
          <w:moveFrom w:id="1817" w:author="Petnathean Julled" w:date="2021-12-31T00:31:00Z"/>
          <w:color w:val="FF0000"/>
          <w:lang w:val="en-US"/>
        </w:rPr>
        <w:pPrChange w:id="1818" w:author="Petnathean Julled" w:date="2021-12-19T03:36:00Z">
          <w:pPr>
            <w:pStyle w:val="BodyText"/>
            <w:tabs>
              <w:tab w:val="clear" w:pos="288"/>
              <w:tab w:val="left" w:pos="0"/>
            </w:tabs>
            <w:spacing w:after="0"/>
            <w:ind w:firstLine="360"/>
          </w:pPr>
        </w:pPrChange>
      </w:pPr>
      <w:moveFromRangeStart w:id="1819" w:author="Petnathean Julled" w:date="2021-12-31T00:31:00Z" w:name="move91803111"/>
      <w:moveFrom w:id="1820" w:author="Petnathean Julled" w:date="2021-12-31T00:31:00Z">
        <w:r w:rsidRPr="00271487" w:rsidDel="006A3A8E">
          <w:rPr>
            <w:color w:val="FF0000"/>
            <w:lang w:val="en-US"/>
          </w:rPr>
          <w:t xml:space="preserve">vvv </w:t>
        </w:r>
        <w:r w:rsidDel="006A3A8E">
          <w:rPr>
            <w:color w:val="FF0000"/>
            <w:lang w:val="en-US"/>
          </w:rPr>
          <w:t>inspecting ITI-42</w:t>
        </w:r>
        <w:r w:rsidRPr="00271487" w:rsidDel="006A3A8E">
          <w:rPr>
            <w:color w:val="FF0000"/>
            <w:lang w:val="en-US"/>
          </w:rPr>
          <w:t xml:space="preserve"> </w:t>
        </w:r>
        <w:r w:rsidDel="006A3A8E">
          <w:rPr>
            <w:color w:val="FF0000"/>
            <w:lang w:val="en-US"/>
          </w:rPr>
          <w:t xml:space="preserve">forward side </w:t>
        </w:r>
        <w:r w:rsidRPr="00271487" w:rsidDel="006A3A8E">
          <w:rPr>
            <w:color w:val="FF0000"/>
            <w:lang w:val="en-US"/>
          </w:rPr>
          <w:t>vvv</w:t>
        </w:r>
      </w:moveFrom>
    </w:p>
    <w:p w14:paraId="6DA39CC9" w14:textId="3A463CDF" w:rsidR="00966643" w:rsidDel="00833355" w:rsidRDefault="00966643">
      <w:pPr>
        <w:pStyle w:val="BodyText"/>
        <w:spacing w:after="0"/>
        <w:jc w:val="thaiDistribute"/>
        <w:rPr>
          <w:del w:id="1821" w:author="Petnathean Julled" w:date="2021-12-31T08:44:00Z"/>
          <w:moveFrom w:id="1822" w:author="Petnathean Julled" w:date="2021-12-31T00:31:00Z"/>
          <w:bCs/>
          <w:lang w:val="en-US"/>
        </w:rPr>
        <w:pPrChange w:id="1823" w:author="Petnathean Julled" w:date="2021-12-19T03:36:00Z">
          <w:pPr>
            <w:pStyle w:val="BodyText"/>
            <w:spacing w:after="0"/>
          </w:pPr>
        </w:pPrChange>
      </w:pPr>
      <w:moveFrom w:id="1824" w:author="Petnathean Julled" w:date="2021-12-31T00:31:00Z">
        <w:r w:rsidRPr="004A624A" w:rsidDel="006A3A8E">
          <w:rPr>
            <w:bCs/>
            <w:lang w:val="en-US"/>
          </w:rPr>
          <w: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contains all information regarding corresponding health document. This section is where all Metadata attributes of the document are located</w:t>
        </w:r>
        <w:del w:id="1825" w:author="Petnathean Julled" w:date="2021-12-31T08:44:00Z">
          <w:r w:rsidRPr="004A624A" w:rsidDel="00833355">
            <w:rPr>
              <w:bCs/>
              <w:lang w:val="en-US"/>
            </w:rPr>
            <w:delText xml:space="preserve">. </w:delText>
          </w:r>
        </w:del>
      </w:moveFrom>
    </w:p>
    <w:moveFromRangeEnd w:id="1819"/>
    <w:p w14:paraId="38C2B44B" w14:textId="311517A6" w:rsidR="00966643" w:rsidRPr="003E0FAC" w:rsidRDefault="00966643">
      <w:pPr>
        <w:pStyle w:val="BodyText"/>
        <w:tabs>
          <w:tab w:val="clear" w:pos="288"/>
          <w:tab w:val="left" w:pos="0"/>
        </w:tabs>
        <w:spacing w:after="0"/>
        <w:ind w:firstLine="360"/>
        <w:jc w:val="thaiDistribute"/>
        <w:rPr>
          <w:color w:val="FF0000"/>
          <w:lang w:val="en-US"/>
        </w:rPr>
        <w:pPrChange w:id="1826" w:author="Petnathean Julled" w:date="2021-12-31T09:00:00Z">
          <w:pPr>
            <w:pStyle w:val="BodyText"/>
            <w:tabs>
              <w:tab w:val="clear" w:pos="288"/>
              <w:tab w:val="left" w:pos="0"/>
            </w:tabs>
            <w:spacing w:after="0"/>
            <w:ind w:firstLine="360"/>
          </w:pPr>
        </w:pPrChange>
      </w:pPr>
      <w:del w:id="1827" w:author="Petnathean Julled" w:date="2021-12-31T02:26:00Z">
        <w:r w:rsidRPr="00271487" w:rsidDel="00E77889">
          <w:rPr>
            <w:color w:val="FF0000"/>
            <w:lang w:val="en-US"/>
          </w:rPr>
          <w:delText>vvv</w:delText>
        </w:r>
      </w:del>
      <w:del w:id="1828" w:author="Petnathean Julled" w:date="2021-12-31T08:44:00Z">
        <w:r w:rsidRPr="00271487" w:rsidDel="00833355">
          <w:rPr>
            <w:color w:val="FF0000"/>
            <w:lang w:val="en-US"/>
          </w:rPr>
          <w:delText xml:space="preserve"> </w:delText>
        </w:r>
      </w:del>
      <w:del w:id="1829" w:author="Petnathean Julled" w:date="2021-12-31T09:00:00Z">
        <w:r w:rsidDel="00F16A74">
          <w:rPr>
            <w:color w:val="FF0000"/>
            <w:lang w:val="en-US"/>
          </w:rPr>
          <w:delText xml:space="preserve">Inspecting </w:delText>
        </w:r>
      </w:del>
      <w:r>
        <w:rPr>
          <w:color w:val="FF0000"/>
          <w:lang w:val="en-US"/>
        </w:rPr>
        <w:t>ITI-42 response side + flow</w:t>
      </w:r>
      <w:r w:rsidRPr="00271487">
        <w:rPr>
          <w:color w:val="FF0000"/>
          <w:lang w:val="en-US"/>
        </w:rPr>
        <w:t xml:space="preserve"> </w:t>
      </w:r>
      <w:del w:id="1830" w:author="Petnathean Julled" w:date="2021-12-31T02:26:00Z">
        <w:r w:rsidRPr="00271487" w:rsidDel="00E77889">
          <w:rPr>
            <w:color w:val="FF0000"/>
            <w:lang w:val="en-US"/>
          </w:rPr>
          <w:delText>vvv</w:delText>
        </w:r>
      </w:del>
    </w:p>
    <w:p w14:paraId="208B8308" w14:textId="3442B429" w:rsidR="00966643" w:rsidDel="00F16A74" w:rsidRDefault="00966643">
      <w:pPr>
        <w:pStyle w:val="BodyText"/>
        <w:spacing w:after="0"/>
        <w:jc w:val="thaiDistribute"/>
        <w:rPr>
          <w:del w:id="1831" w:author="Petnathean Julled" w:date="2021-12-31T00:30:00Z"/>
          <w:bCs/>
          <w:lang w:val="en-US"/>
        </w:rPr>
      </w:pPr>
      <w:r w:rsidRPr="004A624A">
        <w:rPr>
          <w:bCs/>
          <w:lang w:val="en-US"/>
        </w:rPr>
        <w:t xml:space="preserve">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w:t>
      </w:r>
      <w:del w:id="1832" w:author="Petnathean Julled" w:date="2022-01-23T11:22:00Z">
        <w:r w:rsidDel="003673FF">
          <w:rPr>
            <w:bCs/>
            <w:lang w:val="en-US"/>
          </w:rPr>
          <w:delText>Smartcontract</w:delText>
        </w:r>
      </w:del>
      <w:ins w:id="1833" w:author="Petnathean Julled" w:date="2022-01-23T11:22:00Z">
        <w:r w:rsidR="003673FF">
          <w:rPr>
            <w:bCs/>
            <w:lang w:val="en-US"/>
          </w:rPr>
          <w:t>Smart contract</w:t>
        </w:r>
      </w:ins>
      <w:r w:rsidRPr="004A624A">
        <w:rPr>
          <w:bCs/>
          <w:lang w:val="en-US"/>
        </w:rPr>
        <w:t xml:space="preserve"> and publish it into a Blockchain ledger.</w:t>
      </w:r>
    </w:p>
    <w:p w14:paraId="45524F82" w14:textId="77777777" w:rsidR="00F16A74" w:rsidRDefault="00F16A74">
      <w:pPr>
        <w:pStyle w:val="BodyText"/>
        <w:spacing w:after="0"/>
        <w:jc w:val="thaiDistribute"/>
        <w:rPr>
          <w:ins w:id="1834" w:author="Petnathean Julled" w:date="2021-12-31T08:59:00Z"/>
          <w:bCs/>
          <w:lang w:val="en-US"/>
        </w:rPr>
        <w:pPrChange w:id="1835" w:author="Petnathean Julled" w:date="2021-12-19T03:36:00Z">
          <w:pPr>
            <w:pStyle w:val="BodyText"/>
            <w:spacing w:after="0"/>
          </w:pPr>
        </w:pPrChange>
      </w:pPr>
    </w:p>
    <w:p w14:paraId="232E7EF5" w14:textId="474C500B" w:rsidR="00966643" w:rsidDel="00234E45" w:rsidRDefault="00F16A74">
      <w:pPr>
        <w:pStyle w:val="BodyText"/>
        <w:spacing w:after="0"/>
        <w:jc w:val="thaiDistribute"/>
        <w:rPr>
          <w:del w:id="1836" w:author="Petnathean Julled" w:date="2021-12-19T03:09:00Z"/>
          <w:color w:val="FF0000"/>
          <w:lang w:val="en-US"/>
        </w:rPr>
      </w:pPr>
      <w:ins w:id="1837" w:author="Petnathean Julled" w:date="2021-12-31T08:59:00Z">
        <w:r>
          <w:rPr>
            <w:bCs/>
            <w:color w:val="FF0000"/>
            <w:lang w:val="en-US"/>
          </w:rPr>
          <w:t xml:space="preserve">0.2.2 </w:t>
        </w:r>
        <w:r>
          <w:rPr>
            <w:color w:val="FF0000"/>
            <w:lang w:val="en-US"/>
          </w:rPr>
          <w:t>Interpret ITI-42 transaction</w:t>
        </w:r>
        <w:r w:rsidRPr="00271487">
          <w:rPr>
            <w:color w:val="FF0000"/>
            <w:lang w:val="en-US"/>
          </w:rPr>
          <w:t xml:space="preserve"> </w:t>
        </w:r>
      </w:ins>
      <w:del w:id="1838" w:author="Petnathean Julled" w:date="2021-12-19T03:09:00Z">
        <w:r w:rsidR="00966643" w:rsidRPr="003E0FAC" w:rsidDel="00F23380">
          <w:rPr>
            <w:bCs/>
            <w:color w:val="FF0000"/>
            <w:lang w:val="en-US"/>
          </w:rPr>
          <w:delText>-- XDS Repository Should be around here? --</w:delText>
        </w:r>
      </w:del>
    </w:p>
    <w:p w14:paraId="55A7A351" w14:textId="44A03CB8" w:rsidR="00234E45" w:rsidRDefault="00234E45" w:rsidP="00F16A74">
      <w:pPr>
        <w:pStyle w:val="BodyText"/>
        <w:tabs>
          <w:tab w:val="clear" w:pos="288"/>
          <w:tab w:val="left" w:pos="0"/>
        </w:tabs>
        <w:spacing w:after="0"/>
        <w:ind w:firstLine="360"/>
        <w:jc w:val="thaiDistribute"/>
        <w:rPr>
          <w:ins w:id="1839" w:author="Petnathean Julled" w:date="2022-01-23T18:26:00Z"/>
          <w:color w:val="FF0000"/>
          <w:lang w:val="en-US"/>
        </w:rPr>
      </w:pPr>
    </w:p>
    <w:p w14:paraId="40526F0F" w14:textId="4454AD5F" w:rsidR="003F456A" w:rsidRPr="007A0685" w:rsidRDefault="007A0685" w:rsidP="00F16A74">
      <w:pPr>
        <w:pStyle w:val="BodyText"/>
        <w:tabs>
          <w:tab w:val="clear" w:pos="288"/>
          <w:tab w:val="left" w:pos="0"/>
        </w:tabs>
        <w:spacing w:after="0"/>
        <w:ind w:firstLine="360"/>
        <w:jc w:val="thaiDistribute"/>
        <w:rPr>
          <w:ins w:id="1840" w:author="Petnathean Julled" w:date="2021-12-31T09:00:00Z"/>
          <w:lang w:val="en-US"/>
          <w:rPrChange w:id="1841" w:author="Petnathean Julled" w:date="2022-01-23T18:32:00Z">
            <w:rPr>
              <w:ins w:id="1842" w:author="Petnathean Julled" w:date="2021-12-31T09:00:00Z"/>
              <w:color w:val="FF0000"/>
              <w:lang w:val="en-US"/>
            </w:rPr>
          </w:rPrChange>
        </w:rPr>
      </w:pPr>
      <w:ins w:id="1843" w:author="Petnathean Julled" w:date="2022-01-23T18:32:00Z">
        <w:r w:rsidRPr="007A0685">
          <w:rPr>
            <w:lang w:val="en-US"/>
            <w:rPrChange w:id="1844" w:author="Petnathean Julled" w:date="2022-01-23T18:32:00Z">
              <w:rPr>
                <w:color w:val="FF0000"/>
                <w:lang w:val="en-US"/>
              </w:rPr>
            </w:rPrChange>
          </w:rPr>
          <w:t xml:space="preserve">The component of the ITI-42 transaction is specified within ITI TF </w:t>
        </w:r>
      </w:ins>
      <w:ins w:id="1845" w:author="Petnathean Julled" w:date="2022-01-23T18:35:00Z">
        <w:r w:rsidR="00626B3F">
          <w:rPr>
            <w:lang w:val="en-US"/>
          </w:rPr>
          <w:t xml:space="preserve">in XML format </w:t>
        </w:r>
      </w:ins>
      <w:ins w:id="1846" w:author="Petnathean Julled" w:date="2022-01-23T18:32:00Z">
        <w:r w:rsidRPr="007A0685">
          <w:rPr>
            <w:lang w:val="en-US"/>
            <w:rPrChange w:id="1847" w:author="Petnathean Julled" w:date="2022-01-23T18:32:00Z">
              <w:rPr>
                <w:color w:val="FF0000"/>
                <w:lang w:val="en-US"/>
              </w:rPr>
            </w:rPrChange>
          </w:rPr>
          <w:t>[]. It is composed of the transaction header and its body content. The header includes information about the document's identification and the communication protocol. The transaction body is simply composed of metadata attributes corresponding to the health document it represents. It depends on the health document which metadata attributes will be included within each transaction.</w:t>
        </w:r>
      </w:ins>
      <w:ins w:id="1848" w:author="Petnathean Julled" w:date="2022-01-23T18:38:00Z">
        <w:r w:rsidR="00582568">
          <w:rPr>
            <w:lang w:val="en-US"/>
          </w:rPr>
          <w:t xml:space="preserve"> </w:t>
        </w:r>
        <w:r w:rsidR="00582568" w:rsidRPr="00582568">
          <w:rPr>
            <w:lang w:val="en-US"/>
          </w:rPr>
          <w:t>When the ITI-42 transaction interpreter program reads the received transaction, it uses the NodeJS "xml2js" node module to convert the entire XML object within the transaction into JSON. Once the JSON is retrieved, our program can then extract and sort document information and its metadata attributes for the next step.</w:t>
        </w:r>
      </w:ins>
    </w:p>
    <w:p w14:paraId="38A57D2B" w14:textId="24BA3E4B" w:rsidR="00626B3F" w:rsidRDefault="003F456A" w:rsidP="00F16A74">
      <w:pPr>
        <w:pStyle w:val="BodyText"/>
        <w:tabs>
          <w:tab w:val="clear" w:pos="288"/>
          <w:tab w:val="left" w:pos="0"/>
        </w:tabs>
        <w:spacing w:after="0"/>
        <w:ind w:firstLine="360"/>
        <w:jc w:val="thaiDistribute"/>
        <w:rPr>
          <w:ins w:id="1849" w:author="Petnathean Julled" w:date="2022-01-23T18:38:00Z"/>
          <w:color w:val="FF0000"/>
          <w:lang w:val="en-US"/>
        </w:rPr>
      </w:pPr>
      <w:ins w:id="1850" w:author="Petnathean Julled" w:date="2021-12-31T09:00:00Z">
        <w:r>
          <w:rPr>
            <w:bCs/>
            <w:color w:val="FF0000"/>
            <w:lang w:val="en-US"/>
          </w:rPr>
          <w:t xml:space="preserve">0.2.3 </w:t>
        </w:r>
      </w:ins>
      <w:ins w:id="1851" w:author="Petnathean Julled" w:date="2021-12-31T09:03:00Z">
        <w:r>
          <w:rPr>
            <w:color w:val="FF0000"/>
            <w:lang w:val="en-US"/>
          </w:rPr>
          <w:t xml:space="preserve">Registering document into Blockchain (before </w:t>
        </w:r>
      </w:ins>
      <w:ins w:id="1852" w:author="Petnathean Julled" w:date="2022-01-23T11:22:00Z">
        <w:r w:rsidR="003673FF">
          <w:rPr>
            <w:color w:val="FF0000"/>
            <w:lang w:val="en-US"/>
          </w:rPr>
          <w:t>smart contract</w:t>
        </w:r>
      </w:ins>
      <w:ins w:id="1853" w:author="Petnathean Julled" w:date="2021-12-31T09:03:00Z">
        <w:r>
          <w:rPr>
            <w:color w:val="FF0000"/>
            <w:lang w:val="en-US"/>
          </w:rPr>
          <w:t>)</w:t>
        </w:r>
      </w:ins>
    </w:p>
    <w:p w14:paraId="17F48530" w14:textId="1CDC77BD" w:rsidR="007D5034" w:rsidRPr="00300A84" w:rsidRDefault="00300A84" w:rsidP="00F16A74">
      <w:pPr>
        <w:pStyle w:val="BodyText"/>
        <w:tabs>
          <w:tab w:val="clear" w:pos="288"/>
          <w:tab w:val="left" w:pos="0"/>
        </w:tabs>
        <w:spacing w:after="0"/>
        <w:ind w:firstLine="360"/>
        <w:jc w:val="thaiDistribute"/>
        <w:rPr>
          <w:ins w:id="1854" w:author="Petnathean Julled" w:date="2021-12-31T09:04:00Z"/>
          <w:lang w:val="en-US"/>
          <w:rPrChange w:id="1855" w:author="Petnathean Julled" w:date="2022-01-23T18:53:00Z">
            <w:rPr>
              <w:ins w:id="1856" w:author="Petnathean Julled" w:date="2021-12-31T09:04:00Z"/>
              <w:color w:val="FF0000"/>
              <w:lang w:val="en-US"/>
            </w:rPr>
          </w:rPrChange>
        </w:rPr>
      </w:pPr>
      <w:ins w:id="1857" w:author="Petnathean Julled" w:date="2022-01-23T18:53:00Z">
        <w:r w:rsidRPr="00300A84">
          <w:rPr>
            <w:lang w:val="en-US"/>
            <w:rPrChange w:id="1858" w:author="Petnathean Julled" w:date="2022-01-23T18:53:00Z">
              <w:rPr>
                <w:color w:val="FF0000"/>
                <w:lang w:val="en-US"/>
              </w:rPr>
            </w:rPrChange>
          </w:rPr>
          <w:t>At this point, our program will have document information and its metadata attributes retrieved from the latest ITI-42 transaction. The program then proceeds to prepare document information and metadata attributes for adding them into the Blockchain smart contract. Due to the limitations of Ethereum smart contracts, storing multiple variable values in a single contract can consume a significant amount of the blockchain network's computational resources and may not be permitted to be published into the blockchain ledger. So, we convert both the document information and its metadata attributes from JSON format into a single string variable value. This allows them to be stored within an Ethereum smart contract, reducing the risk of error in the process.</w:t>
        </w:r>
      </w:ins>
      <w:ins w:id="1859" w:author="Petnathean Julled" w:date="2022-01-23T19:18:00Z">
        <w:r w:rsidR="009359E7">
          <w:rPr>
            <w:lang w:val="en-US"/>
          </w:rPr>
          <w:t xml:space="preserve"> </w:t>
        </w:r>
        <w:r w:rsidR="009359E7" w:rsidRPr="009359E7">
          <w:rPr>
            <w:lang w:val="en-US"/>
          </w:rPr>
          <w:t>Then the program uses the NodeJS "Web3js" node module to connect and interface with the Ethereum blockchain smart contract to trigger the storing of new document data.</w:t>
        </w:r>
      </w:ins>
    </w:p>
    <w:p w14:paraId="4B19CF81" w14:textId="33A7B446" w:rsidR="003F456A" w:rsidRDefault="003F456A" w:rsidP="003F456A">
      <w:pPr>
        <w:pStyle w:val="BodyText"/>
        <w:spacing w:after="0"/>
        <w:jc w:val="thaiDistribute"/>
        <w:rPr>
          <w:ins w:id="1860" w:author="Petnathean Julled" w:date="2021-12-31T09:04:00Z"/>
          <w:color w:val="FF0000"/>
          <w:lang w:val="en-US"/>
        </w:rPr>
      </w:pPr>
      <w:ins w:id="1861" w:author="Petnathean Julled" w:date="2021-12-31T09:04:00Z">
        <w:r>
          <w:rPr>
            <w:color w:val="FF0000"/>
            <w:lang w:val="en-US"/>
          </w:rPr>
          <w:t xml:space="preserve">0.2.4 How </w:t>
        </w:r>
      </w:ins>
      <w:ins w:id="1862" w:author="Petnathean Julled" w:date="2022-01-23T11:22:00Z">
        <w:r w:rsidR="003673FF">
          <w:rPr>
            <w:color w:val="FF0000"/>
            <w:lang w:val="en-US"/>
          </w:rPr>
          <w:t>Smart contract</w:t>
        </w:r>
      </w:ins>
      <w:ins w:id="1863" w:author="Petnathean Julled" w:date="2021-12-31T09:04:00Z">
        <w:r>
          <w:rPr>
            <w:color w:val="FF0000"/>
            <w:lang w:val="en-US"/>
          </w:rPr>
          <w:t xml:space="preserve"> made for XDS Registry</w:t>
        </w:r>
        <w:r w:rsidRPr="00271487">
          <w:rPr>
            <w:color w:val="FF0000"/>
            <w:lang w:val="en-US"/>
          </w:rPr>
          <w:t xml:space="preserve"> </w:t>
        </w:r>
      </w:ins>
    </w:p>
    <w:p w14:paraId="383A5B26" w14:textId="1AF61D18" w:rsidR="003F456A" w:rsidRPr="008E7FDD" w:rsidRDefault="003F456A" w:rsidP="003F456A">
      <w:pPr>
        <w:pStyle w:val="BodyText"/>
        <w:spacing w:after="0"/>
        <w:jc w:val="thaiDistribute"/>
        <w:rPr>
          <w:ins w:id="1864" w:author="Petnathean Julled" w:date="2021-12-31T09:04:00Z"/>
          <w:color w:val="FF0000"/>
          <w:lang w:val="en-US"/>
        </w:rPr>
      </w:pPr>
      <w:ins w:id="1865" w:author="Petnathean Julled" w:date="2021-12-31T09:04:00Z">
        <w:r>
          <w:rPr>
            <w:color w:val="FF0000"/>
            <w:lang w:val="en-US"/>
          </w:rPr>
          <w:t xml:space="preserve">(Maybe move to or move from </w:t>
        </w:r>
      </w:ins>
      <w:ins w:id="1866" w:author="Petnathean Julled" w:date="2022-01-23T11:22:00Z">
        <w:r w:rsidR="003673FF">
          <w:rPr>
            <w:color w:val="FF0000"/>
            <w:lang w:val="en-US"/>
          </w:rPr>
          <w:t>Smart contract</w:t>
        </w:r>
      </w:ins>
      <w:ins w:id="1867" w:author="Petnathean Julled" w:date="2021-12-31T09:04:00Z">
        <w:r>
          <w:rPr>
            <w:color w:val="FF0000"/>
            <w:lang w:val="en-US"/>
          </w:rPr>
          <w:t xml:space="preserve"> section)</w:t>
        </w:r>
      </w:ins>
    </w:p>
    <w:p w14:paraId="31C78358" w14:textId="29EFFBAD" w:rsidR="003F456A" w:rsidRDefault="003F456A">
      <w:pPr>
        <w:pStyle w:val="BodyText"/>
        <w:jc w:val="thaiDistribute"/>
        <w:rPr>
          <w:ins w:id="1868" w:author="Petnathean Julled" w:date="2021-12-31T09:04:00Z"/>
          <w:rFonts w:cstheme="minorBidi"/>
          <w:bCs/>
          <w:szCs w:val="25"/>
          <w:lang w:val="en-US" w:bidi="th-TH"/>
        </w:rPr>
        <w:pPrChange w:id="1869" w:author="Petnathean Julled" w:date="2022-01-23T20:15:00Z">
          <w:pPr>
            <w:pStyle w:val="BodyText"/>
            <w:spacing w:after="0"/>
            <w:jc w:val="thaiDistribute"/>
          </w:pPr>
        </w:pPrChange>
      </w:pPr>
      <w:ins w:id="1870" w:author="Petnathean Julled" w:date="2021-12-31T09:04:00Z">
        <w:r w:rsidRPr="004A624A">
          <w:rPr>
            <w:rFonts w:cstheme="minorBidi"/>
            <w:bCs/>
            <w:szCs w:val="25"/>
            <w:lang w:val="en-US" w:bidi="th-TH"/>
          </w:rPr>
          <w:t xml:space="preserve">In the implementation, </w:t>
        </w:r>
      </w:ins>
      <w:ins w:id="1871" w:author="Petnathean Julled" w:date="2022-01-23T11:22:00Z">
        <w:r w:rsidR="003673FF">
          <w:rPr>
            <w:rFonts w:cstheme="minorBidi"/>
            <w:bCs/>
            <w:szCs w:val="25"/>
            <w:lang w:val="en-US" w:bidi="th-TH"/>
          </w:rPr>
          <w:t>Smart contract</w:t>
        </w:r>
      </w:ins>
      <w:ins w:id="1872" w:author="Petnathean Julled" w:date="2021-12-31T09:04:00Z">
        <w:r w:rsidRPr="004A624A">
          <w:rPr>
            <w:rFonts w:cstheme="minorBidi"/>
            <w:bCs/>
            <w:szCs w:val="25"/>
            <w:lang w:val="en-US" w:bidi="th-TH"/>
          </w:rPr>
          <w:t xml:space="preserve"> was designed to store string values and will return the stored value when called by the corresponding </w:t>
        </w:r>
      </w:ins>
      <w:ins w:id="1873" w:author="Petnathean Julled" w:date="2022-01-23T11:22:00Z">
        <w:r w:rsidR="003673FF">
          <w:rPr>
            <w:rFonts w:cstheme="minorBidi"/>
            <w:bCs/>
            <w:szCs w:val="25"/>
            <w:lang w:val="en-US" w:bidi="th-TH"/>
          </w:rPr>
          <w:t>Smart contract</w:t>
        </w:r>
      </w:ins>
      <w:ins w:id="1874" w:author="Petnathean Julled" w:date="2021-12-31T09:04:00Z">
        <w:r w:rsidRPr="004A624A">
          <w:rPr>
            <w:rFonts w:cstheme="minorBidi"/>
            <w:bCs/>
            <w:szCs w:val="25"/>
            <w:lang w:val="en-US" w:bidi="th-TH"/>
          </w:rPr>
          <w:t xml:space="preserve"> function. The prepared JSON must be converted into a string variable before entering </w:t>
        </w:r>
      </w:ins>
      <w:ins w:id="1875" w:author="Petnathean Julled" w:date="2022-01-23T11:22:00Z">
        <w:r w:rsidR="003673FF">
          <w:rPr>
            <w:rFonts w:cstheme="minorBidi"/>
            <w:bCs/>
            <w:szCs w:val="25"/>
            <w:lang w:val="en-US" w:bidi="th-TH"/>
          </w:rPr>
          <w:t>Smart contract</w:t>
        </w:r>
      </w:ins>
      <w:ins w:id="1876" w:author="Petnathean Julled" w:date="2021-12-31T09:04:00Z">
        <w:r w:rsidRPr="004A624A">
          <w:rPr>
            <w:rFonts w:cstheme="minorBidi"/>
            <w:bCs/>
            <w:szCs w:val="25"/>
            <w:lang w:val="en-US" w:bidi="th-TH"/>
          </w:rPr>
          <w:t xml:space="preserve">. This is due to the limit of the Ethereum </w:t>
        </w:r>
      </w:ins>
      <w:ins w:id="1877" w:author="Petnathean Julled" w:date="2022-01-23T11:22:00Z">
        <w:r w:rsidR="003673FF">
          <w:rPr>
            <w:rFonts w:cstheme="minorBidi"/>
            <w:bCs/>
            <w:szCs w:val="25"/>
            <w:lang w:val="en-US" w:bidi="th-TH"/>
          </w:rPr>
          <w:t>Smart contract</w:t>
        </w:r>
      </w:ins>
      <w:ins w:id="1878" w:author="Petnathean Julled" w:date="2021-12-31T09:04:00Z">
        <w:r w:rsidRPr="004A624A">
          <w:rPr>
            <w:rFonts w:cstheme="minorBidi"/>
            <w:bCs/>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ins>
      <w:ins w:id="1879" w:author="Petnathean Julled" w:date="2022-01-23T11:22:00Z">
        <w:r w:rsidR="003673FF">
          <w:rPr>
            <w:rFonts w:cstheme="minorBidi"/>
            <w:bCs/>
            <w:szCs w:val="25"/>
            <w:lang w:val="en-US" w:bidi="th-TH"/>
          </w:rPr>
          <w:t>Smart contract</w:t>
        </w:r>
      </w:ins>
      <w:ins w:id="1880" w:author="Petnathean Julled" w:date="2021-12-31T09:04:00Z">
        <w:r w:rsidRPr="004A624A">
          <w:rPr>
            <w:rFonts w:cstheme="minorBidi"/>
            <w:bCs/>
            <w:szCs w:val="25"/>
            <w:lang w:val="en-US" w:bidi="th-TH"/>
          </w:rPr>
          <w:t xml:space="preserve">, the length of the variable could produce an error if there isn't enough gas available. That means, we need to increase the limit amount of gas for executing </w:t>
        </w:r>
      </w:ins>
      <w:ins w:id="1881" w:author="Petnathean Julled" w:date="2022-01-23T11:22:00Z">
        <w:r w:rsidR="003673FF">
          <w:rPr>
            <w:rFonts w:cstheme="minorBidi"/>
            <w:bCs/>
            <w:szCs w:val="25"/>
            <w:lang w:val="en-US" w:bidi="th-TH"/>
          </w:rPr>
          <w:t>Smart contract</w:t>
        </w:r>
      </w:ins>
      <w:ins w:id="1882" w:author="Petnathean Julled" w:date="2021-12-31T09:04:00Z">
        <w:r w:rsidRPr="004A624A">
          <w:rPr>
            <w:rFonts w:cstheme="minorBidi"/>
            <w:bCs/>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ins>
      <w:ins w:id="1883" w:author="Petnathean Julled" w:date="2022-01-23T11:22:00Z">
        <w:r w:rsidR="003673FF">
          <w:rPr>
            <w:rFonts w:cstheme="minorBidi"/>
            <w:bCs/>
            <w:szCs w:val="25"/>
            <w:lang w:val="en-US" w:bidi="th-TH"/>
          </w:rPr>
          <w:t>Smart contract</w:t>
        </w:r>
      </w:ins>
      <w:ins w:id="1884" w:author="Petnathean Julled" w:date="2021-12-31T09:04:00Z">
        <w:r w:rsidRPr="004A624A">
          <w:rPr>
            <w:rFonts w:cstheme="minorBidi"/>
            <w:bCs/>
            <w:szCs w:val="25"/>
            <w:lang w:val="en-US" w:bidi="th-TH"/>
          </w:rPr>
          <w:t xml:space="preserve"> design, XDS Document Registry actors can keep Metadata attributes of each document by storing them as JSON string variable inside Blockchain using one </w:t>
        </w:r>
      </w:ins>
      <w:ins w:id="1885" w:author="Petnathean Julled" w:date="2022-01-23T11:22:00Z">
        <w:r w:rsidR="003673FF">
          <w:rPr>
            <w:rFonts w:cstheme="minorBidi"/>
            <w:bCs/>
            <w:szCs w:val="25"/>
            <w:lang w:val="en-US" w:bidi="th-TH"/>
          </w:rPr>
          <w:t>Smart contract</w:t>
        </w:r>
      </w:ins>
      <w:ins w:id="1886" w:author="Petnathean Julled" w:date="2021-12-31T09:04:00Z">
        <w:r w:rsidRPr="004A624A">
          <w:rPr>
            <w:rFonts w:cstheme="minorBidi"/>
            <w:bCs/>
            <w:szCs w:val="25"/>
            <w:lang w:val="en-US" w:bidi="th-TH"/>
          </w:rPr>
          <w:t xml:space="preserve"> per document. At the same time, the actor can perform search operation by sequentially call upon each published </w:t>
        </w:r>
      </w:ins>
      <w:ins w:id="1887" w:author="Petnathean Julled" w:date="2022-01-23T11:22:00Z">
        <w:r w:rsidR="003673FF">
          <w:rPr>
            <w:rFonts w:cstheme="minorBidi"/>
            <w:bCs/>
            <w:szCs w:val="25"/>
            <w:lang w:val="en-US" w:bidi="th-TH"/>
          </w:rPr>
          <w:t>Smart contract</w:t>
        </w:r>
      </w:ins>
      <w:ins w:id="1888" w:author="Petnathean Julled" w:date="2021-12-31T09:04:00Z">
        <w:r w:rsidRPr="004A624A">
          <w:rPr>
            <w:rFonts w:cstheme="minorBidi"/>
            <w:bCs/>
            <w:szCs w:val="25"/>
            <w:lang w:val="en-US" w:bidi="th-TH"/>
          </w:rPr>
          <w:t xml:space="preserve"> one-by-one until the result was found or until the last in the case which no matching result. It must be noted that publishing of </w:t>
        </w:r>
      </w:ins>
      <w:ins w:id="1889" w:author="Petnathean Julled" w:date="2022-01-23T11:22:00Z">
        <w:r w:rsidR="003673FF">
          <w:rPr>
            <w:rFonts w:cstheme="minorBidi"/>
            <w:bCs/>
            <w:szCs w:val="25"/>
            <w:lang w:val="en-US" w:bidi="th-TH"/>
          </w:rPr>
          <w:t>Smart contract</w:t>
        </w:r>
      </w:ins>
      <w:ins w:id="1890" w:author="Petnathean Julled" w:date="2021-12-31T09:04:00Z">
        <w:r w:rsidRPr="004A624A">
          <w:rPr>
            <w:rFonts w:cstheme="minorBidi"/>
            <w:bCs/>
            <w:szCs w:val="25"/>
            <w:lang w:val="en-US" w:bidi="th-TH"/>
          </w:rPr>
          <w:t xml:space="preserve"> always requires gas to execute the task while calling for the variable value stored in the </w:t>
        </w:r>
      </w:ins>
      <w:ins w:id="1891" w:author="Petnathean Julled" w:date="2022-01-23T11:23:00Z">
        <w:r w:rsidR="003673FF">
          <w:rPr>
            <w:rFonts w:cstheme="minorBidi"/>
            <w:bCs/>
            <w:szCs w:val="25"/>
            <w:lang w:val="en-US" w:bidi="th-TH"/>
          </w:rPr>
          <w:t>Smart contract</w:t>
        </w:r>
      </w:ins>
      <w:ins w:id="1892" w:author="Petnathean Julled" w:date="2021-12-31T09:04:00Z">
        <w:r w:rsidRPr="004A624A">
          <w:rPr>
            <w:rFonts w:cstheme="minorBidi"/>
            <w:bCs/>
            <w:szCs w:val="25"/>
            <w:lang w:val="en-US" w:bidi="th-TH"/>
          </w:rPr>
          <w:t xml:space="preserve"> is not consuming any Blockchain resource. It must be noted that at the beginning of the XDS Blockchain network, the base </w:t>
        </w:r>
      </w:ins>
      <w:ins w:id="1893" w:author="Petnathean Julled" w:date="2022-01-23T11:23:00Z">
        <w:r w:rsidR="003673FF">
          <w:rPr>
            <w:rFonts w:cstheme="minorBidi"/>
            <w:bCs/>
            <w:szCs w:val="25"/>
            <w:lang w:val="en-US" w:bidi="th-TH"/>
          </w:rPr>
          <w:t>Smart contract</w:t>
        </w:r>
      </w:ins>
      <w:ins w:id="1894" w:author="Petnathean Julled" w:date="2021-12-31T09:04:00Z">
        <w:r w:rsidRPr="004A624A">
          <w:rPr>
            <w:rFonts w:cstheme="minorBidi"/>
            <w:bCs/>
            <w:szCs w:val="25"/>
            <w:lang w:val="en-US" w:bidi="th-TH"/>
          </w:rPr>
          <w:t xml:space="preserve"> must be initially deployed into the Blockchain to allow further registration of health documents for the rest of the Blockchain ledger. </w:t>
        </w:r>
      </w:ins>
    </w:p>
    <w:p w14:paraId="4E0685D5" w14:textId="0EA1FCB2" w:rsidR="003F456A" w:rsidRDefault="003F456A">
      <w:pPr>
        <w:pStyle w:val="BodyText"/>
        <w:spacing w:after="0"/>
        <w:jc w:val="thaiDistribute"/>
        <w:rPr>
          <w:ins w:id="1895" w:author="Petnathean Julled" w:date="2022-01-23T18:54:00Z"/>
          <w:bCs/>
          <w:color w:val="FF0000"/>
          <w:lang w:val="en-US"/>
        </w:rPr>
      </w:pPr>
      <w:ins w:id="1896" w:author="Petnathean Julled" w:date="2021-12-31T09:04:00Z">
        <w:r>
          <w:rPr>
            <w:bCs/>
            <w:color w:val="FF0000"/>
            <w:lang w:val="en-US"/>
          </w:rPr>
          <w:t>0.2.5</w:t>
        </w:r>
        <w:r w:rsidRPr="003E0FAC">
          <w:rPr>
            <w:bCs/>
            <w:color w:val="FF0000"/>
            <w:lang w:val="en-US"/>
          </w:rPr>
          <w:t xml:space="preserve"> </w:t>
        </w:r>
      </w:ins>
      <w:ins w:id="1897" w:author="Petnathean Julled" w:date="2022-01-23T11:23:00Z">
        <w:r w:rsidR="003673FF">
          <w:rPr>
            <w:bCs/>
            <w:color w:val="FF0000"/>
            <w:lang w:val="en-US"/>
          </w:rPr>
          <w:t>Smart contract</w:t>
        </w:r>
      </w:ins>
      <w:ins w:id="1898" w:author="Petnathean Julled" w:date="2021-12-31T09:04:00Z">
        <w:r w:rsidRPr="003E0FAC">
          <w:rPr>
            <w:bCs/>
            <w:color w:val="FF0000"/>
            <w:lang w:val="en-US"/>
          </w:rPr>
          <w:t xml:space="preserve"> </w:t>
        </w:r>
        <w:r>
          <w:rPr>
            <w:bCs/>
            <w:color w:val="FF0000"/>
            <w:lang w:val="en-US"/>
          </w:rPr>
          <w:t>behavior</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69"/>
        <w:gridCol w:w="4397"/>
        <w:tblGridChange w:id="1899">
          <w:tblGrid>
            <w:gridCol w:w="469"/>
            <w:gridCol w:w="4397"/>
          </w:tblGrid>
        </w:tblGridChange>
      </w:tblGrid>
      <w:tr w:rsidR="008906B6" w:rsidRPr="000775AA" w14:paraId="7B7767F2" w14:textId="77777777" w:rsidTr="002F556A">
        <w:trPr>
          <w:ins w:id="1900" w:author="Petnathean Julled" w:date="2022-01-23T18:54:00Z"/>
        </w:trPr>
        <w:tc>
          <w:tcPr>
            <w:tcW w:w="4866" w:type="dxa"/>
            <w:gridSpan w:val="2"/>
            <w:tcBorders>
              <w:bottom w:val="single" w:sz="4" w:space="0" w:color="auto"/>
            </w:tcBorders>
            <w:shd w:val="clear" w:color="auto" w:fill="F2F2F2" w:themeFill="background1" w:themeFillShade="F2"/>
          </w:tcPr>
          <w:p w14:paraId="3C5C2E27" w14:textId="5A54126B" w:rsidR="008906B6" w:rsidRDefault="008906B6" w:rsidP="002F556A">
            <w:pPr>
              <w:pStyle w:val="BodyText"/>
              <w:spacing w:after="0"/>
              <w:ind w:firstLine="0"/>
              <w:jc w:val="thaiDistribute"/>
              <w:rPr>
                <w:ins w:id="1901" w:author="Petnathean Julled" w:date="2022-01-23T18:54:00Z"/>
                <w:bCs/>
                <w:lang w:val="en-US"/>
              </w:rPr>
            </w:pPr>
            <w:ins w:id="1902" w:author="Petnathean Julled" w:date="2022-01-23T18:54:00Z">
              <w:r w:rsidRPr="00DA5DDD">
                <w:rPr>
                  <w:b/>
                  <w:lang w:val="en-US"/>
                </w:rPr>
                <w:t>Input:</w:t>
              </w:r>
              <w:r>
                <w:rPr>
                  <w:bCs/>
                  <w:lang w:val="en-US"/>
                </w:rPr>
                <w:t xml:space="preserve"> Trigger storing data</w:t>
              </w:r>
            </w:ins>
          </w:p>
          <w:p w14:paraId="3763671C" w14:textId="073DEDB4" w:rsidR="008906B6" w:rsidRPr="00DA5DDD" w:rsidRDefault="008906B6" w:rsidP="002F556A">
            <w:pPr>
              <w:pStyle w:val="BodyText"/>
              <w:spacing w:after="0"/>
              <w:ind w:firstLine="0"/>
              <w:jc w:val="thaiDistribute"/>
              <w:rPr>
                <w:ins w:id="1903" w:author="Petnathean Julled" w:date="2022-01-23T18:54:00Z"/>
                <w:bCs/>
                <w:lang w:val="en-US"/>
              </w:rPr>
            </w:pPr>
            <w:ins w:id="1904" w:author="Petnathean Julled" w:date="2022-01-23T18:54:00Z">
              <w:r w:rsidRPr="00DA5DDD">
                <w:rPr>
                  <w:b/>
                  <w:lang w:val="en-US"/>
                </w:rPr>
                <w:t>Output:</w:t>
              </w:r>
              <w:r>
                <w:rPr>
                  <w:bCs/>
                  <w:lang w:val="en-US"/>
                </w:rPr>
                <w:t xml:space="preserve"> </w:t>
              </w:r>
            </w:ins>
            <w:ins w:id="1905" w:author="Petnathean Julled" w:date="2022-01-23T18:55:00Z">
              <w:r>
                <w:rPr>
                  <w:bCs/>
                  <w:lang w:val="en-US"/>
                </w:rPr>
                <w:t xml:space="preserve">Blockchain </w:t>
              </w:r>
            </w:ins>
            <w:ins w:id="1906" w:author="Petnathean Julled" w:date="2022-01-23T18:56:00Z">
              <w:r>
                <w:rPr>
                  <w:bCs/>
                  <w:lang w:val="en-US"/>
                </w:rPr>
                <w:t>t</w:t>
              </w:r>
            </w:ins>
            <w:ins w:id="1907" w:author="Petnathean Julled" w:date="2022-01-23T18:55:00Z">
              <w:r>
                <w:rPr>
                  <w:bCs/>
                  <w:lang w:val="en-US"/>
                </w:rPr>
                <w:t xml:space="preserve">ransaction receipt signify succession of publishing </w:t>
              </w:r>
            </w:ins>
            <w:ins w:id="1908" w:author="Petnathean Julled" w:date="2022-01-23T19:03:00Z">
              <w:r w:rsidR="00B610CC">
                <w:rPr>
                  <w:bCs/>
                  <w:lang w:val="en-US"/>
                </w:rPr>
                <w:t>data</w:t>
              </w:r>
            </w:ins>
            <w:ins w:id="1909" w:author="Petnathean Julled" w:date="2022-01-23T18:55:00Z">
              <w:r>
                <w:rPr>
                  <w:bCs/>
                  <w:lang w:val="en-US"/>
                </w:rPr>
                <w:t xml:space="preserve"> into Blockchain ledger</w:t>
              </w:r>
            </w:ins>
          </w:p>
        </w:tc>
      </w:tr>
      <w:tr w:rsidR="008906B6" w:rsidRPr="000775AA" w14:paraId="390DCDC6" w14:textId="77777777" w:rsidTr="003012E1">
        <w:tblPrEx>
          <w:tblW w:w="0" w:type="auto"/>
          <w:tblBorders>
            <w:left w:val="none" w:sz="0" w:space="0" w:color="auto"/>
            <w:right w:val="none" w:sz="0" w:space="0" w:color="auto"/>
            <w:insideV w:val="none" w:sz="0" w:space="0" w:color="auto"/>
          </w:tblBorders>
          <w:tblPrExChange w:id="1910" w:author="Petnathean Julled" w:date="2022-01-23T19:14:00Z">
            <w:tblPrEx>
              <w:tblW w:w="0" w:type="auto"/>
              <w:tblBorders>
                <w:left w:val="none" w:sz="0" w:space="0" w:color="auto"/>
                <w:right w:val="none" w:sz="0" w:space="0" w:color="auto"/>
                <w:insideV w:val="none" w:sz="0" w:space="0" w:color="auto"/>
              </w:tblBorders>
            </w:tblPrEx>
          </w:tblPrExChange>
        </w:tblPrEx>
        <w:trPr>
          <w:ins w:id="1911" w:author="Petnathean Julled" w:date="2022-01-23T18:54:00Z"/>
        </w:trPr>
        <w:tc>
          <w:tcPr>
            <w:tcW w:w="469" w:type="dxa"/>
            <w:tcBorders>
              <w:bottom w:val="nil"/>
            </w:tcBorders>
            <w:tcPrChange w:id="1912" w:author="Petnathean Julled" w:date="2022-01-23T19:14:00Z">
              <w:tcPr>
                <w:tcW w:w="469" w:type="dxa"/>
                <w:tcBorders>
                  <w:bottom w:val="nil"/>
                </w:tcBorders>
              </w:tcPr>
            </w:tcPrChange>
          </w:tcPr>
          <w:p w14:paraId="2EDBB9C2" w14:textId="77777777" w:rsidR="008906B6" w:rsidRPr="00DA5DDD" w:rsidRDefault="008906B6" w:rsidP="002F556A">
            <w:pPr>
              <w:pStyle w:val="BodyText"/>
              <w:spacing w:after="0"/>
              <w:ind w:firstLine="0"/>
              <w:jc w:val="thaiDistribute"/>
              <w:rPr>
                <w:ins w:id="1913" w:author="Petnathean Julled" w:date="2022-01-23T18:54:00Z"/>
                <w:bCs/>
                <w:lang w:val="en-US"/>
              </w:rPr>
            </w:pPr>
            <w:ins w:id="1914" w:author="Petnathean Julled" w:date="2022-01-23T18:54:00Z">
              <w:r>
                <w:rPr>
                  <w:bCs/>
                  <w:lang w:val="en-US"/>
                </w:rPr>
                <w:t>1:</w:t>
              </w:r>
            </w:ins>
          </w:p>
        </w:tc>
        <w:tc>
          <w:tcPr>
            <w:tcW w:w="4397" w:type="dxa"/>
            <w:tcBorders>
              <w:bottom w:val="nil"/>
            </w:tcBorders>
            <w:tcPrChange w:id="1915" w:author="Petnathean Julled" w:date="2022-01-23T19:14:00Z">
              <w:tcPr>
                <w:tcW w:w="4397" w:type="dxa"/>
                <w:tcBorders>
                  <w:bottom w:val="nil"/>
                </w:tcBorders>
              </w:tcPr>
            </w:tcPrChange>
          </w:tcPr>
          <w:p w14:paraId="3E721148" w14:textId="248E3457" w:rsidR="008906B6" w:rsidRPr="00DA5DDD" w:rsidRDefault="008906B6" w:rsidP="002F556A">
            <w:pPr>
              <w:pStyle w:val="BodyText"/>
              <w:spacing w:after="0"/>
              <w:ind w:firstLine="0"/>
              <w:jc w:val="thaiDistribute"/>
              <w:rPr>
                <w:ins w:id="1916" w:author="Petnathean Julled" w:date="2022-01-23T18:54:00Z"/>
                <w:bCs/>
                <w:lang w:val="en-US"/>
              </w:rPr>
            </w:pPr>
            <w:ins w:id="1917" w:author="Petnathean Julled" w:date="2022-01-23T18:54:00Z">
              <w:r>
                <w:rPr>
                  <w:bCs/>
                  <w:lang w:val="en-US"/>
                </w:rPr>
                <w:t xml:space="preserve">If Trigger </w:t>
              </w:r>
            </w:ins>
            <w:ins w:id="1918" w:author="Petnathean Julled" w:date="2022-01-23T18:56:00Z">
              <w:r w:rsidR="00417D1F">
                <w:rPr>
                  <w:bCs/>
                  <w:lang w:val="en-US"/>
                </w:rPr>
                <w:t>storing data</w:t>
              </w:r>
            </w:ins>
            <w:ins w:id="1919" w:author="Petnathean Julled" w:date="2022-01-23T18:54:00Z">
              <w:r>
                <w:rPr>
                  <w:bCs/>
                  <w:lang w:val="en-US"/>
                </w:rPr>
                <w:t xml:space="preserve"> = TRUE</w:t>
              </w:r>
            </w:ins>
          </w:p>
        </w:tc>
      </w:tr>
      <w:tr w:rsidR="003012E1" w:rsidRPr="000775AA" w14:paraId="4BAB3CED" w14:textId="77777777" w:rsidTr="003012E1">
        <w:tblPrEx>
          <w:tblW w:w="0" w:type="auto"/>
          <w:tblBorders>
            <w:left w:val="none" w:sz="0" w:space="0" w:color="auto"/>
            <w:right w:val="none" w:sz="0" w:space="0" w:color="auto"/>
            <w:insideV w:val="none" w:sz="0" w:space="0" w:color="auto"/>
          </w:tblBorders>
          <w:tblPrExChange w:id="1920" w:author="Petnathean Julled" w:date="2022-01-23T19:14:00Z">
            <w:tblPrEx>
              <w:tblW w:w="0" w:type="auto"/>
              <w:tblBorders>
                <w:left w:val="none" w:sz="0" w:space="0" w:color="auto"/>
                <w:right w:val="none" w:sz="0" w:space="0" w:color="auto"/>
                <w:insideV w:val="none" w:sz="0" w:space="0" w:color="auto"/>
              </w:tblBorders>
            </w:tblPrEx>
          </w:tblPrExChange>
        </w:tblPrEx>
        <w:trPr>
          <w:ins w:id="1921" w:author="Petnathean Julled" w:date="2022-01-23T19:13:00Z"/>
        </w:trPr>
        <w:tc>
          <w:tcPr>
            <w:tcW w:w="469" w:type="dxa"/>
            <w:tcBorders>
              <w:top w:val="nil"/>
              <w:bottom w:val="nil"/>
            </w:tcBorders>
            <w:shd w:val="clear" w:color="auto" w:fill="F2F2F2" w:themeFill="background1" w:themeFillShade="F2"/>
            <w:tcPrChange w:id="1922" w:author="Petnathean Julled" w:date="2022-01-23T19:14:00Z">
              <w:tcPr>
                <w:tcW w:w="469" w:type="dxa"/>
                <w:tcBorders>
                  <w:bottom w:val="nil"/>
                </w:tcBorders>
              </w:tcPr>
            </w:tcPrChange>
          </w:tcPr>
          <w:p w14:paraId="5E8813A0" w14:textId="781D55B8" w:rsidR="003012E1" w:rsidRDefault="003012E1" w:rsidP="002F556A">
            <w:pPr>
              <w:pStyle w:val="BodyText"/>
              <w:spacing w:after="0"/>
              <w:ind w:firstLine="0"/>
              <w:jc w:val="thaiDistribute"/>
              <w:rPr>
                <w:ins w:id="1923" w:author="Petnathean Julled" w:date="2022-01-23T19:13:00Z"/>
                <w:bCs/>
                <w:lang w:val="en-US"/>
              </w:rPr>
            </w:pPr>
            <w:ins w:id="1924" w:author="Petnathean Julled" w:date="2022-01-23T19:13:00Z">
              <w:r>
                <w:rPr>
                  <w:bCs/>
                  <w:lang w:val="en-US"/>
                </w:rPr>
                <w:t>2:</w:t>
              </w:r>
            </w:ins>
          </w:p>
        </w:tc>
        <w:tc>
          <w:tcPr>
            <w:tcW w:w="4397" w:type="dxa"/>
            <w:tcBorders>
              <w:top w:val="nil"/>
              <w:bottom w:val="nil"/>
            </w:tcBorders>
            <w:shd w:val="clear" w:color="auto" w:fill="F2F2F2" w:themeFill="background1" w:themeFillShade="F2"/>
            <w:tcPrChange w:id="1925" w:author="Petnathean Julled" w:date="2022-01-23T19:14:00Z">
              <w:tcPr>
                <w:tcW w:w="4397" w:type="dxa"/>
                <w:tcBorders>
                  <w:bottom w:val="nil"/>
                </w:tcBorders>
              </w:tcPr>
            </w:tcPrChange>
          </w:tcPr>
          <w:p w14:paraId="2565C109" w14:textId="02B78675" w:rsidR="003012E1" w:rsidRDefault="003012E1" w:rsidP="002F556A">
            <w:pPr>
              <w:pStyle w:val="BodyText"/>
              <w:spacing w:after="0"/>
              <w:ind w:firstLine="0"/>
              <w:jc w:val="thaiDistribute"/>
              <w:rPr>
                <w:ins w:id="1926" w:author="Petnathean Julled" w:date="2022-01-23T19:13:00Z"/>
                <w:bCs/>
                <w:lang w:val="en-US"/>
              </w:rPr>
            </w:pPr>
            <w:ins w:id="1927" w:author="Petnathean Julled" w:date="2022-01-23T19:13:00Z">
              <w:r>
                <w:rPr>
                  <w:bCs/>
                  <w:lang w:val="en-US"/>
                </w:rPr>
                <w:t xml:space="preserve">   Spawning new transaction instance</w:t>
              </w:r>
            </w:ins>
            <w:ins w:id="1928" w:author="Petnathean Julled" w:date="2022-01-23T19:15:00Z">
              <w:r w:rsidR="00A719FF">
                <w:rPr>
                  <w:bCs/>
                  <w:lang w:val="en-US"/>
                </w:rPr>
                <w:t xml:space="preserve"> with ID</w:t>
              </w:r>
            </w:ins>
          </w:p>
        </w:tc>
      </w:tr>
      <w:tr w:rsidR="008906B6" w:rsidRPr="000775AA" w14:paraId="67150FDC" w14:textId="77777777" w:rsidTr="003012E1">
        <w:tblPrEx>
          <w:tblW w:w="0" w:type="auto"/>
          <w:tblBorders>
            <w:left w:val="none" w:sz="0" w:space="0" w:color="auto"/>
            <w:right w:val="none" w:sz="0" w:space="0" w:color="auto"/>
            <w:insideV w:val="none" w:sz="0" w:space="0" w:color="auto"/>
          </w:tblBorders>
          <w:tblPrExChange w:id="1929" w:author="Petnathean Julled" w:date="2022-01-23T19:14:00Z">
            <w:tblPrEx>
              <w:tblW w:w="0" w:type="auto"/>
              <w:tblBorders>
                <w:left w:val="none" w:sz="0" w:space="0" w:color="auto"/>
                <w:right w:val="none" w:sz="0" w:space="0" w:color="auto"/>
                <w:insideV w:val="none" w:sz="0" w:space="0" w:color="auto"/>
              </w:tblBorders>
            </w:tblPrEx>
          </w:tblPrExChange>
        </w:tblPrEx>
        <w:trPr>
          <w:ins w:id="1930" w:author="Petnathean Julled" w:date="2022-01-23T18:54:00Z"/>
        </w:trPr>
        <w:tc>
          <w:tcPr>
            <w:tcW w:w="469" w:type="dxa"/>
            <w:tcBorders>
              <w:top w:val="nil"/>
              <w:bottom w:val="nil"/>
            </w:tcBorders>
            <w:shd w:val="clear" w:color="auto" w:fill="FFFFFF" w:themeFill="background1"/>
            <w:tcPrChange w:id="1931" w:author="Petnathean Julled" w:date="2022-01-23T19:14:00Z">
              <w:tcPr>
                <w:tcW w:w="469" w:type="dxa"/>
                <w:tcBorders>
                  <w:top w:val="nil"/>
                  <w:bottom w:val="nil"/>
                </w:tcBorders>
                <w:shd w:val="clear" w:color="auto" w:fill="F2F2F2" w:themeFill="background1" w:themeFillShade="F2"/>
              </w:tcPr>
            </w:tcPrChange>
          </w:tcPr>
          <w:p w14:paraId="619BFDDE" w14:textId="60FAAA7D" w:rsidR="008906B6" w:rsidRPr="00DA5DDD" w:rsidRDefault="003012E1" w:rsidP="002F556A">
            <w:pPr>
              <w:pStyle w:val="BodyText"/>
              <w:spacing w:after="0"/>
              <w:ind w:firstLine="0"/>
              <w:jc w:val="thaiDistribute"/>
              <w:rPr>
                <w:ins w:id="1932" w:author="Petnathean Julled" w:date="2022-01-23T18:54:00Z"/>
                <w:bCs/>
                <w:lang w:val="en-US"/>
              </w:rPr>
            </w:pPr>
            <w:ins w:id="1933" w:author="Petnathean Julled" w:date="2022-01-23T19:13:00Z">
              <w:r>
                <w:rPr>
                  <w:bCs/>
                  <w:lang w:val="en-US"/>
                </w:rPr>
                <w:t>3</w:t>
              </w:r>
            </w:ins>
            <w:ins w:id="1934" w:author="Petnathean Julled" w:date="2022-01-23T18:54:00Z">
              <w:r w:rsidR="008906B6">
                <w:rPr>
                  <w:bCs/>
                  <w:lang w:val="en-US"/>
                </w:rPr>
                <w:t>:</w:t>
              </w:r>
            </w:ins>
          </w:p>
        </w:tc>
        <w:tc>
          <w:tcPr>
            <w:tcW w:w="4397" w:type="dxa"/>
            <w:tcBorders>
              <w:top w:val="nil"/>
              <w:bottom w:val="nil"/>
            </w:tcBorders>
            <w:shd w:val="clear" w:color="auto" w:fill="FFFFFF" w:themeFill="background1"/>
            <w:tcPrChange w:id="1935" w:author="Petnathean Julled" w:date="2022-01-23T19:14:00Z">
              <w:tcPr>
                <w:tcW w:w="4397" w:type="dxa"/>
                <w:tcBorders>
                  <w:top w:val="nil"/>
                  <w:bottom w:val="nil"/>
                </w:tcBorders>
                <w:shd w:val="clear" w:color="auto" w:fill="F2F2F2" w:themeFill="background1" w:themeFillShade="F2"/>
              </w:tcPr>
            </w:tcPrChange>
          </w:tcPr>
          <w:p w14:paraId="38671ECA" w14:textId="6C84398C" w:rsidR="008906B6" w:rsidRPr="00DA5DDD" w:rsidRDefault="008906B6" w:rsidP="002F556A">
            <w:pPr>
              <w:pStyle w:val="BodyText"/>
              <w:spacing w:after="0"/>
              <w:ind w:firstLine="0"/>
              <w:jc w:val="thaiDistribute"/>
              <w:rPr>
                <w:ins w:id="1936" w:author="Petnathean Julled" w:date="2022-01-23T18:54:00Z"/>
                <w:bCs/>
                <w:lang w:val="en-US"/>
              </w:rPr>
            </w:pPr>
            <w:ins w:id="1937" w:author="Petnathean Julled" w:date="2022-01-23T18:54:00Z">
              <w:r>
                <w:rPr>
                  <w:bCs/>
                  <w:lang w:val="en-US"/>
                </w:rPr>
                <w:t xml:space="preserve"> </w:t>
              </w:r>
            </w:ins>
            <w:ins w:id="1938" w:author="Petnathean Julled" w:date="2022-01-23T18:58:00Z">
              <w:r w:rsidR="00C56720">
                <w:rPr>
                  <w:bCs/>
                  <w:lang w:val="en-US"/>
                </w:rPr>
                <w:t xml:space="preserve">  </w:t>
              </w:r>
            </w:ins>
            <w:proofErr w:type="spellStart"/>
            <w:ins w:id="1939" w:author="Petnathean Julled" w:date="2022-01-23T18:54:00Z">
              <w:r>
                <w:rPr>
                  <w:bCs/>
                  <w:lang w:val="en-US"/>
                </w:rPr>
                <w:t>S</w:t>
              </w:r>
            </w:ins>
            <w:ins w:id="1940" w:author="Petnathean Julled" w:date="2022-01-23T18:56:00Z">
              <w:r w:rsidR="00417D1F">
                <w:rPr>
                  <w:bCs/>
                  <w:lang w:val="en-US"/>
                </w:rPr>
                <w:t>toreValue</w:t>
              </w:r>
            </w:ins>
            <w:proofErr w:type="spellEnd"/>
            <w:ins w:id="1941" w:author="Petnathean Julled" w:date="2022-01-23T18:54:00Z">
              <w:r>
                <w:rPr>
                  <w:bCs/>
                  <w:lang w:val="en-US"/>
                </w:rPr>
                <w:t xml:space="preserve"> </w:t>
              </w:r>
            </w:ins>
            <w:ins w:id="1942" w:author="Petnathean Julled" w:date="2022-01-23T19:15:00Z">
              <w:r w:rsidR="00A719FF">
                <w:rPr>
                  <w:bCs/>
                  <w:lang w:val="en-US"/>
                </w:rPr>
                <w:t xml:space="preserve">(ID) </w:t>
              </w:r>
            </w:ins>
            <w:ins w:id="1943" w:author="Petnathean Julled" w:date="2022-01-23T18:54:00Z">
              <w:r>
                <w:rPr>
                  <w:bCs/>
                  <w:lang w:val="en-US"/>
                </w:rPr>
                <w:t>= Input (</w:t>
              </w:r>
            </w:ins>
            <w:ins w:id="1944" w:author="Petnathean Julled" w:date="2022-01-23T18:56:00Z">
              <w:r w:rsidR="00417D1F">
                <w:rPr>
                  <w:bCs/>
                  <w:lang w:val="en-US"/>
                </w:rPr>
                <w:t>String variable v</w:t>
              </w:r>
            </w:ins>
            <w:ins w:id="1945" w:author="Petnathean Julled" w:date="2022-01-23T18:57:00Z">
              <w:r w:rsidR="00417D1F">
                <w:rPr>
                  <w:bCs/>
                  <w:lang w:val="en-US"/>
                </w:rPr>
                <w:t>alue</w:t>
              </w:r>
            </w:ins>
            <w:ins w:id="1946" w:author="Petnathean Julled" w:date="2022-01-23T18:54:00Z">
              <w:r>
                <w:rPr>
                  <w:bCs/>
                  <w:lang w:val="en-US"/>
                </w:rPr>
                <w:t>)</w:t>
              </w:r>
            </w:ins>
          </w:p>
        </w:tc>
      </w:tr>
      <w:tr w:rsidR="008906B6" w:rsidRPr="000775AA" w14:paraId="13FA5A82" w14:textId="77777777" w:rsidTr="003012E1">
        <w:tblPrEx>
          <w:tblW w:w="0" w:type="auto"/>
          <w:tblBorders>
            <w:left w:val="none" w:sz="0" w:space="0" w:color="auto"/>
            <w:right w:val="none" w:sz="0" w:space="0" w:color="auto"/>
            <w:insideV w:val="none" w:sz="0" w:space="0" w:color="auto"/>
          </w:tblBorders>
          <w:tblPrExChange w:id="1947" w:author="Petnathean Julled" w:date="2022-01-23T19:14:00Z">
            <w:tblPrEx>
              <w:tblW w:w="0" w:type="auto"/>
              <w:tblBorders>
                <w:left w:val="none" w:sz="0" w:space="0" w:color="auto"/>
                <w:right w:val="none" w:sz="0" w:space="0" w:color="auto"/>
                <w:insideV w:val="none" w:sz="0" w:space="0" w:color="auto"/>
              </w:tblBorders>
            </w:tblPrEx>
          </w:tblPrExChange>
        </w:tblPrEx>
        <w:trPr>
          <w:ins w:id="1948" w:author="Petnathean Julled" w:date="2022-01-23T18:54:00Z"/>
        </w:trPr>
        <w:tc>
          <w:tcPr>
            <w:tcW w:w="469" w:type="dxa"/>
            <w:tcBorders>
              <w:top w:val="nil"/>
              <w:bottom w:val="nil"/>
            </w:tcBorders>
            <w:shd w:val="clear" w:color="auto" w:fill="F2F2F2" w:themeFill="background1" w:themeFillShade="F2"/>
            <w:tcPrChange w:id="1949" w:author="Petnathean Julled" w:date="2022-01-23T19:14:00Z">
              <w:tcPr>
                <w:tcW w:w="469" w:type="dxa"/>
                <w:tcBorders>
                  <w:top w:val="nil"/>
                  <w:bottom w:val="nil"/>
                </w:tcBorders>
              </w:tcPr>
            </w:tcPrChange>
          </w:tcPr>
          <w:p w14:paraId="2E0E5B04" w14:textId="51248E73" w:rsidR="008906B6" w:rsidRPr="00DA5DDD" w:rsidRDefault="003012E1" w:rsidP="002F556A">
            <w:pPr>
              <w:pStyle w:val="BodyText"/>
              <w:spacing w:after="0"/>
              <w:ind w:firstLine="0"/>
              <w:jc w:val="thaiDistribute"/>
              <w:rPr>
                <w:ins w:id="1950" w:author="Petnathean Julled" w:date="2022-01-23T18:54:00Z"/>
                <w:bCs/>
                <w:lang w:val="en-US"/>
              </w:rPr>
            </w:pPr>
            <w:ins w:id="1951" w:author="Petnathean Julled" w:date="2022-01-23T19:13:00Z">
              <w:r>
                <w:rPr>
                  <w:bCs/>
                  <w:lang w:val="en-US"/>
                </w:rPr>
                <w:t>4</w:t>
              </w:r>
            </w:ins>
            <w:ins w:id="1952" w:author="Petnathean Julled" w:date="2022-01-23T18:54:00Z">
              <w:r w:rsidR="008906B6">
                <w:rPr>
                  <w:bCs/>
                  <w:lang w:val="en-US"/>
                </w:rPr>
                <w:t>:</w:t>
              </w:r>
            </w:ins>
          </w:p>
        </w:tc>
        <w:tc>
          <w:tcPr>
            <w:tcW w:w="4397" w:type="dxa"/>
            <w:tcBorders>
              <w:top w:val="nil"/>
              <w:bottom w:val="nil"/>
            </w:tcBorders>
            <w:shd w:val="clear" w:color="auto" w:fill="F2F2F2" w:themeFill="background1" w:themeFillShade="F2"/>
            <w:tcPrChange w:id="1953" w:author="Petnathean Julled" w:date="2022-01-23T19:14:00Z">
              <w:tcPr>
                <w:tcW w:w="4397" w:type="dxa"/>
                <w:tcBorders>
                  <w:top w:val="nil"/>
                  <w:bottom w:val="nil"/>
                </w:tcBorders>
              </w:tcPr>
            </w:tcPrChange>
          </w:tcPr>
          <w:p w14:paraId="77C67819" w14:textId="3F137B6F" w:rsidR="008906B6" w:rsidRPr="00DA5DDD" w:rsidRDefault="00C56720" w:rsidP="002F556A">
            <w:pPr>
              <w:pStyle w:val="BodyText"/>
              <w:spacing w:after="0"/>
              <w:ind w:firstLine="0"/>
              <w:jc w:val="thaiDistribute"/>
              <w:rPr>
                <w:ins w:id="1954" w:author="Petnathean Julled" w:date="2022-01-23T18:54:00Z"/>
                <w:bCs/>
                <w:lang w:val="en-US"/>
              </w:rPr>
            </w:pPr>
            <w:ins w:id="1955" w:author="Petnathean Julled" w:date="2022-01-23T18:58:00Z">
              <w:r>
                <w:rPr>
                  <w:bCs/>
                  <w:lang w:val="en-US"/>
                </w:rPr>
                <w:t>End</w:t>
              </w:r>
            </w:ins>
          </w:p>
        </w:tc>
      </w:tr>
      <w:tr w:rsidR="00C56720" w:rsidRPr="000775AA" w14:paraId="13B03501" w14:textId="77777777" w:rsidTr="002F556A">
        <w:trPr>
          <w:ins w:id="1956" w:author="Petnathean Julled" w:date="2022-01-23T18:59:00Z"/>
        </w:trPr>
        <w:tc>
          <w:tcPr>
            <w:tcW w:w="4866" w:type="dxa"/>
            <w:gridSpan w:val="2"/>
            <w:tcBorders>
              <w:bottom w:val="single" w:sz="4" w:space="0" w:color="auto"/>
            </w:tcBorders>
            <w:shd w:val="clear" w:color="auto" w:fill="F2F2F2" w:themeFill="background1" w:themeFillShade="F2"/>
          </w:tcPr>
          <w:p w14:paraId="53E5335D" w14:textId="4F8A5F1B" w:rsidR="00C56720" w:rsidRDefault="00C56720" w:rsidP="002F556A">
            <w:pPr>
              <w:pStyle w:val="BodyText"/>
              <w:spacing w:after="0"/>
              <w:ind w:firstLine="0"/>
              <w:jc w:val="thaiDistribute"/>
              <w:rPr>
                <w:ins w:id="1957" w:author="Petnathean Julled" w:date="2022-01-23T18:59:00Z"/>
                <w:bCs/>
                <w:lang w:val="en-US"/>
              </w:rPr>
            </w:pPr>
            <w:ins w:id="1958" w:author="Petnathean Julled" w:date="2022-01-23T18:59:00Z">
              <w:r w:rsidRPr="00DA5DDD">
                <w:rPr>
                  <w:b/>
                  <w:lang w:val="en-US"/>
                </w:rPr>
                <w:t>Input:</w:t>
              </w:r>
              <w:r>
                <w:rPr>
                  <w:bCs/>
                  <w:lang w:val="en-US"/>
                </w:rPr>
                <w:t xml:space="preserve"> Trigger reading data</w:t>
              </w:r>
            </w:ins>
          </w:p>
          <w:p w14:paraId="1AF0671B" w14:textId="7B65224E" w:rsidR="00C56720" w:rsidRPr="00DA5DDD" w:rsidRDefault="00C56720" w:rsidP="002F556A">
            <w:pPr>
              <w:pStyle w:val="BodyText"/>
              <w:spacing w:after="0"/>
              <w:ind w:firstLine="0"/>
              <w:jc w:val="thaiDistribute"/>
              <w:rPr>
                <w:ins w:id="1959" w:author="Petnathean Julled" w:date="2022-01-23T18:59:00Z"/>
                <w:bCs/>
                <w:lang w:val="en-US"/>
              </w:rPr>
            </w:pPr>
            <w:ins w:id="1960" w:author="Petnathean Julled" w:date="2022-01-23T18:59:00Z">
              <w:r w:rsidRPr="00DA5DDD">
                <w:rPr>
                  <w:b/>
                  <w:lang w:val="en-US"/>
                </w:rPr>
                <w:t>Output:</w:t>
              </w:r>
              <w:r>
                <w:rPr>
                  <w:bCs/>
                  <w:lang w:val="en-US"/>
                </w:rPr>
                <w:t xml:space="preserve"> Value stored within the smart contract</w:t>
              </w:r>
            </w:ins>
          </w:p>
        </w:tc>
      </w:tr>
      <w:tr w:rsidR="00C56720" w:rsidRPr="000775AA" w14:paraId="7772E405" w14:textId="77777777" w:rsidTr="002F556A">
        <w:trPr>
          <w:ins w:id="1961" w:author="Petnathean Julled" w:date="2022-01-23T18:59:00Z"/>
        </w:trPr>
        <w:tc>
          <w:tcPr>
            <w:tcW w:w="469" w:type="dxa"/>
            <w:tcBorders>
              <w:bottom w:val="nil"/>
            </w:tcBorders>
          </w:tcPr>
          <w:p w14:paraId="69EE11B2" w14:textId="77777777" w:rsidR="00C56720" w:rsidRPr="00DA5DDD" w:rsidRDefault="00C56720" w:rsidP="002F556A">
            <w:pPr>
              <w:pStyle w:val="BodyText"/>
              <w:spacing w:after="0"/>
              <w:ind w:firstLine="0"/>
              <w:jc w:val="thaiDistribute"/>
              <w:rPr>
                <w:ins w:id="1962" w:author="Petnathean Julled" w:date="2022-01-23T18:59:00Z"/>
                <w:bCs/>
                <w:lang w:val="en-US"/>
              </w:rPr>
            </w:pPr>
            <w:ins w:id="1963" w:author="Petnathean Julled" w:date="2022-01-23T18:59:00Z">
              <w:r>
                <w:rPr>
                  <w:bCs/>
                  <w:lang w:val="en-US"/>
                </w:rPr>
                <w:t>1:</w:t>
              </w:r>
            </w:ins>
          </w:p>
        </w:tc>
        <w:tc>
          <w:tcPr>
            <w:tcW w:w="4397" w:type="dxa"/>
            <w:tcBorders>
              <w:bottom w:val="nil"/>
            </w:tcBorders>
          </w:tcPr>
          <w:p w14:paraId="6D29CB8D" w14:textId="22C766DE" w:rsidR="00C56720" w:rsidRPr="00DA5DDD" w:rsidRDefault="00C56720" w:rsidP="002F556A">
            <w:pPr>
              <w:pStyle w:val="BodyText"/>
              <w:spacing w:after="0"/>
              <w:ind w:firstLine="0"/>
              <w:jc w:val="thaiDistribute"/>
              <w:rPr>
                <w:ins w:id="1964" w:author="Petnathean Julled" w:date="2022-01-23T18:59:00Z"/>
                <w:bCs/>
                <w:lang w:val="en-US"/>
              </w:rPr>
            </w:pPr>
            <w:ins w:id="1965" w:author="Petnathean Julled" w:date="2022-01-23T18:59:00Z">
              <w:r>
                <w:rPr>
                  <w:bCs/>
                  <w:lang w:val="en-US"/>
                </w:rPr>
                <w:t>If Trigger reading data = TRUE</w:t>
              </w:r>
            </w:ins>
          </w:p>
        </w:tc>
      </w:tr>
      <w:tr w:rsidR="00C56720" w:rsidRPr="000775AA" w14:paraId="0D30193A" w14:textId="77777777" w:rsidTr="00C56720">
        <w:tblPrEx>
          <w:tblW w:w="0" w:type="auto"/>
          <w:tblBorders>
            <w:left w:val="none" w:sz="0" w:space="0" w:color="auto"/>
            <w:right w:val="none" w:sz="0" w:space="0" w:color="auto"/>
            <w:insideV w:val="none" w:sz="0" w:space="0" w:color="auto"/>
          </w:tblBorders>
          <w:tblPrExChange w:id="1966" w:author="Petnathean Julled" w:date="2022-01-23T19:00:00Z">
            <w:tblPrEx>
              <w:tblW w:w="0" w:type="auto"/>
              <w:tblBorders>
                <w:left w:val="none" w:sz="0" w:space="0" w:color="auto"/>
                <w:right w:val="none" w:sz="0" w:space="0" w:color="auto"/>
                <w:insideV w:val="none" w:sz="0" w:space="0" w:color="auto"/>
              </w:tblBorders>
            </w:tblPrEx>
          </w:tblPrExChange>
        </w:tblPrEx>
        <w:trPr>
          <w:ins w:id="1967" w:author="Petnathean Julled" w:date="2022-01-23T18:59:00Z"/>
        </w:trPr>
        <w:tc>
          <w:tcPr>
            <w:tcW w:w="469" w:type="dxa"/>
            <w:tcBorders>
              <w:top w:val="nil"/>
              <w:bottom w:val="nil"/>
            </w:tcBorders>
            <w:shd w:val="clear" w:color="auto" w:fill="F2F2F2" w:themeFill="background1" w:themeFillShade="F2"/>
            <w:tcPrChange w:id="1968" w:author="Petnathean Julled" w:date="2022-01-23T19:00:00Z">
              <w:tcPr>
                <w:tcW w:w="469" w:type="dxa"/>
                <w:tcBorders>
                  <w:top w:val="nil"/>
                  <w:bottom w:val="nil"/>
                </w:tcBorders>
                <w:shd w:val="clear" w:color="auto" w:fill="F2F2F2" w:themeFill="background1" w:themeFillShade="F2"/>
              </w:tcPr>
            </w:tcPrChange>
          </w:tcPr>
          <w:p w14:paraId="0DA28124" w14:textId="77777777" w:rsidR="00C56720" w:rsidRPr="00DA5DDD" w:rsidRDefault="00C56720" w:rsidP="002F556A">
            <w:pPr>
              <w:pStyle w:val="BodyText"/>
              <w:spacing w:after="0"/>
              <w:ind w:firstLine="0"/>
              <w:jc w:val="thaiDistribute"/>
              <w:rPr>
                <w:ins w:id="1969" w:author="Petnathean Julled" w:date="2022-01-23T18:59:00Z"/>
                <w:bCs/>
                <w:lang w:val="en-US"/>
              </w:rPr>
            </w:pPr>
            <w:ins w:id="1970" w:author="Petnathean Julled" w:date="2022-01-23T18:59:00Z">
              <w:r>
                <w:rPr>
                  <w:bCs/>
                  <w:lang w:val="en-US"/>
                </w:rPr>
                <w:t>2:</w:t>
              </w:r>
            </w:ins>
          </w:p>
        </w:tc>
        <w:tc>
          <w:tcPr>
            <w:tcW w:w="4397" w:type="dxa"/>
            <w:tcBorders>
              <w:top w:val="nil"/>
              <w:bottom w:val="nil"/>
            </w:tcBorders>
            <w:shd w:val="clear" w:color="auto" w:fill="F2F2F2" w:themeFill="background1" w:themeFillShade="F2"/>
            <w:tcPrChange w:id="1971" w:author="Petnathean Julled" w:date="2022-01-23T19:00:00Z">
              <w:tcPr>
                <w:tcW w:w="4397" w:type="dxa"/>
                <w:tcBorders>
                  <w:top w:val="nil"/>
                  <w:bottom w:val="nil"/>
                </w:tcBorders>
                <w:shd w:val="clear" w:color="auto" w:fill="F2F2F2" w:themeFill="background1" w:themeFillShade="F2"/>
              </w:tcPr>
            </w:tcPrChange>
          </w:tcPr>
          <w:p w14:paraId="2E40F628" w14:textId="290AE7DE" w:rsidR="00C56720" w:rsidRPr="00DA5DDD" w:rsidRDefault="00C56720" w:rsidP="002F556A">
            <w:pPr>
              <w:pStyle w:val="BodyText"/>
              <w:spacing w:after="0"/>
              <w:ind w:firstLine="0"/>
              <w:jc w:val="thaiDistribute"/>
              <w:rPr>
                <w:ins w:id="1972" w:author="Petnathean Julled" w:date="2022-01-23T18:59:00Z"/>
                <w:bCs/>
                <w:lang w:val="en-US"/>
              </w:rPr>
            </w:pPr>
            <w:ins w:id="1973" w:author="Petnathean Julled" w:date="2022-01-23T18:59:00Z">
              <w:r>
                <w:rPr>
                  <w:bCs/>
                  <w:lang w:val="en-US"/>
                </w:rPr>
                <w:t xml:space="preserve">   return </w:t>
              </w:r>
              <w:proofErr w:type="spellStart"/>
              <w:r>
                <w:rPr>
                  <w:bCs/>
                  <w:lang w:val="en-US"/>
                </w:rPr>
                <w:t>StoreValue</w:t>
              </w:r>
            </w:ins>
            <w:proofErr w:type="spellEnd"/>
            <w:ins w:id="1974" w:author="Petnathean Julled" w:date="2022-01-23T19:14:00Z">
              <w:r w:rsidR="00086676">
                <w:rPr>
                  <w:bCs/>
                  <w:lang w:val="en-US"/>
                </w:rPr>
                <w:t xml:space="preserve"> (I</w:t>
              </w:r>
            </w:ins>
            <w:ins w:id="1975" w:author="Petnathean Julled" w:date="2022-01-23T19:15:00Z">
              <w:r w:rsidR="00086676">
                <w:rPr>
                  <w:bCs/>
                  <w:lang w:val="en-US"/>
                </w:rPr>
                <w:t>D</w:t>
              </w:r>
            </w:ins>
            <w:ins w:id="1976" w:author="Petnathean Julled" w:date="2022-01-23T19:14:00Z">
              <w:r w:rsidR="00086676">
                <w:rPr>
                  <w:bCs/>
                  <w:lang w:val="en-US"/>
                </w:rPr>
                <w:t>)</w:t>
              </w:r>
            </w:ins>
          </w:p>
        </w:tc>
      </w:tr>
      <w:tr w:rsidR="00C56720" w:rsidRPr="000775AA" w14:paraId="03EFA495" w14:textId="77777777" w:rsidTr="00C56720">
        <w:tblPrEx>
          <w:tblW w:w="0" w:type="auto"/>
          <w:tblBorders>
            <w:left w:val="none" w:sz="0" w:space="0" w:color="auto"/>
            <w:right w:val="none" w:sz="0" w:space="0" w:color="auto"/>
            <w:insideV w:val="none" w:sz="0" w:space="0" w:color="auto"/>
          </w:tblBorders>
          <w:tblPrExChange w:id="1977" w:author="Petnathean Julled" w:date="2022-01-23T19:00:00Z">
            <w:tblPrEx>
              <w:tblW w:w="0" w:type="auto"/>
              <w:tblBorders>
                <w:left w:val="none" w:sz="0" w:space="0" w:color="auto"/>
                <w:right w:val="none" w:sz="0" w:space="0" w:color="auto"/>
                <w:insideV w:val="none" w:sz="0" w:space="0" w:color="auto"/>
              </w:tblBorders>
            </w:tblPrEx>
          </w:tblPrExChange>
        </w:tblPrEx>
        <w:trPr>
          <w:ins w:id="1978" w:author="Petnathean Julled" w:date="2022-01-23T18:59:00Z"/>
        </w:trPr>
        <w:tc>
          <w:tcPr>
            <w:tcW w:w="469" w:type="dxa"/>
            <w:tcBorders>
              <w:top w:val="nil"/>
              <w:bottom w:val="single" w:sz="4" w:space="0" w:color="auto"/>
            </w:tcBorders>
            <w:tcPrChange w:id="1979" w:author="Petnathean Julled" w:date="2022-01-23T19:00:00Z">
              <w:tcPr>
                <w:tcW w:w="469" w:type="dxa"/>
                <w:tcBorders>
                  <w:top w:val="nil"/>
                  <w:bottom w:val="nil"/>
                </w:tcBorders>
              </w:tcPr>
            </w:tcPrChange>
          </w:tcPr>
          <w:p w14:paraId="09447E7F" w14:textId="77777777" w:rsidR="00C56720" w:rsidRPr="00DA5DDD" w:rsidRDefault="00C56720" w:rsidP="002F556A">
            <w:pPr>
              <w:pStyle w:val="BodyText"/>
              <w:spacing w:after="0"/>
              <w:ind w:firstLine="0"/>
              <w:jc w:val="thaiDistribute"/>
              <w:rPr>
                <w:ins w:id="1980" w:author="Petnathean Julled" w:date="2022-01-23T18:59:00Z"/>
                <w:bCs/>
                <w:lang w:val="en-US"/>
              </w:rPr>
            </w:pPr>
            <w:ins w:id="1981" w:author="Petnathean Julled" w:date="2022-01-23T18:59:00Z">
              <w:r>
                <w:rPr>
                  <w:bCs/>
                  <w:lang w:val="en-US"/>
                </w:rPr>
                <w:t>3:</w:t>
              </w:r>
            </w:ins>
          </w:p>
        </w:tc>
        <w:tc>
          <w:tcPr>
            <w:tcW w:w="4397" w:type="dxa"/>
            <w:tcBorders>
              <w:top w:val="nil"/>
              <w:bottom w:val="single" w:sz="4" w:space="0" w:color="auto"/>
            </w:tcBorders>
            <w:tcPrChange w:id="1982" w:author="Petnathean Julled" w:date="2022-01-23T19:00:00Z">
              <w:tcPr>
                <w:tcW w:w="4397" w:type="dxa"/>
                <w:tcBorders>
                  <w:top w:val="nil"/>
                  <w:bottom w:val="nil"/>
                </w:tcBorders>
              </w:tcPr>
            </w:tcPrChange>
          </w:tcPr>
          <w:p w14:paraId="23B578FF" w14:textId="77777777" w:rsidR="00C56720" w:rsidRPr="00DA5DDD" w:rsidRDefault="00C56720" w:rsidP="002F556A">
            <w:pPr>
              <w:pStyle w:val="BodyText"/>
              <w:spacing w:after="0"/>
              <w:ind w:firstLine="0"/>
              <w:jc w:val="thaiDistribute"/>
              <w:rPr>
                <w:ins w:id="1983" w:author="Petnathean Julled" w:date="2022-01-23T18:59:00Z"/>
                <w:bCs/>
                <w:lang w:val="en-US"/>
              </w:rPr>
            </w:pPr>
            <w:ins w:id="1984" w:author="Petnathean Julled" w:date="2022-01-23T18:59:00Z">
              <w:r>
                <w:rPr>
                  <w:bCs/>
                  <w:lang w:val="en-US"/>
                </w:rPr>
                <w:t>End</w:t>
              </w:r>
            </w:ins>
          </w:p>
        </w:tc>
      </w:tr>
    </w:tbl>
    <w:p w14:paraId="7767EED6" w14:textId="77777777" w:rsidR="008906B6" w:rsidRPr="003E0FAC" w:rsidRDefault="008906B6">
      <w:pPr>
        <w:pStyle w:val="BodyText"/>
        <w:spacing w:after="0"/>
        <w:jc w:val="thaiDistribute"/>
        <w:rPr>
          <w:ins w:id="1985" w:author="Petnathean Julled" w:date="2021-12-31T09:04:00Z"/>
          <w:bCs/>
          <w:color w:val="FF0000"/>
          <w:lang w:val="en-US"/>
        </w:rPr>
        <w:pPrChange w:id="1986" w:author="Petnathean Julled" w:date="2022-01-01T11:21:00Z">
          <w:pPr>
            <w:pStyle w:val="BodyText"/>
            <w:jc w:val="thaiDistribute"/>
          </w:pPr>
        </w:pPrChange>
      </w:pPr>
    </w:p>
    <w:p w14:paraId="49C9478F" w14:textId="0B24F871" w:rsidR="00966643" w:rsidDel="00D74CA2" w:rsidRDefault="003F456A">
      <w:pPr>
        <w:pStyle w:val="BodyText"/>
        <w:spacing w:after="0"/>
        <w:ind w:firstLine="270"/>
        <w:jc w:val="thaiDistribute"/>
        <w:rPr>
          <w:del w:id="1987" w:author="Petnathean Julled" w:date="2021-12-31T00:30:00Z"/>
          <w:bCs/>
          <w:color w:val="FF0000"/>
          <w:lang w:val="en-US"/>
        </w:rPr>
        <w:pPrChange w:id="1988" w:author="Petnathean Julled" w:date="2022-01-23T19:12:00Z">
          <w:pPr>
            <w:pStyle w:val="BodyText"/>
            <w:spacing w:after="0"/>
            <w:ind w:firstLine="270"/>
            <w:jc w:val="thaiDistribute"/>
          </w:pPr>
        </w:pPrChange>
      </w:pPr>
      <w:ins w:id="1989" w:author="Petnathean Julled" w:date="2021-12-31T09:04:00Z">
        <w:r>
          <w:rPr>
            <w:bCs/>
            <w:color w:val="FF0000"/>
            <w:lang w:val="en-US"/>
          </w:rPr>
          <w:t xml:space="preserve">0.2.6 </w:t>
        </w:r>
      </w:ins>
      <w:ins w:id="1990" w:author="Petnathean Julled" w:date="2022-01-23T11:23:00Z">
        <w:r w:rsidR="003673FF">
          <w:rPr>
            <w:bCs/>
            <w:color w:val="FF0000"/>
            <w:lang w:val="en-US"/>
          </w:rPr>
          <w:t>Smart contract</w:t>
        </w:r>
      </w:ins>
      <w:ins w:id="1991" w:author="Petnathean Julled" w:date="2021-12-31T09:05:00Z">
        <w:r>
          <w:rPr>
            <w:bCs/>
            <w:color w:val="FF0000"/>
            <w:lang w:val="en-US"/>
          </w:rPr>
          <w:t xml:space="preserve"> </w:t>
        </w:r>
        <w:r w:rsidR="00F467AD">
          <w:rPr>
            <w:bCs/>
            <w:color w:val="FF0000"/>
            <w:lang w:val="en-US"/>
          </w:rPr>
          <w:t>programming structure</w:t>
        </w:r>
      </w:ins>
      <w:del w:id="1992" w:author="Petnathean Julled" w:date="2021-12-31T00:30:00Z">
        <w:r w:rsidR="00966643" w:rsidRPr="00271487" w:rsidDel="00F57028">
          <w:rPr>
            <w:color w:val="FF0000"/>
            <w:lang w:val="en-US"/>
          </w:rPr>
          <w:delText xml:space="preserve">vvv </w:delText>
        </w:r>
        <w:r w:rsidR="00966643" w:rsidDel="00F57028">
          <w:rPr>
            <w:color w:val="FF0000"/>
            <w:lang w:val="en-US"/>
          </w:rPr>
          <w:delText>Inspecting ITI-18</w:delText>
        </w:r>
        <w:r w:rsidR="00966643" w:rsidRPr="00271487" w:rsidDel="00F57028">
          <w:rPr>
            <w:color w:val="FF0000"/>
            <w:lang w:val="en-US"/>
          </w:rPr>
          <w:delText xml:space="preserve"> vvv</w:delText>
        </w:r>
      </w:del>
    </w:p>
    <w:p w14:paraId="7DB31F18" w14:textId="77777777" w:rsidR="00D74CA2" w:rsidRDefault="00D74CA2" w:rsidP="00F467AD">
      <w:pPr>
        <w:pStyle w:val="BodyText"/>
        <w:spacing w:after="0"/>
        <w:ind w:firstLine="270"/>
        <w:jc w:val="thaiDistribute"/>
        <w:rPr>
          <w:ins w:id="1993" w:author="Petnathean Julled" w:date="2022-01-23T19:12:00Z"/>
          <w:bCs/>
          <w:color w:val="FF0000"/>
          <w:lang w:val="en-US"/>
        </w:rPr>
      </w:pPr>
    </w:p>
    <w:p w14:paraId="05F06927" w14:textId="4A000455" w:rsidR="0053620E" w:rsidRPr="00EC550F" w:rsidRDefault="00D74CA2" w:rsidP="00F467AD">
      <w:pPr>
        <w:pStyle w:val="BodyText"/>
        <w:spacing w:after="0"/>
        <w:ind w:firstLine="270"/>
        <w:jc w:val="thaiDistribute"/>
        <w:rPr>
          <w:ins w:id="1994" w:author="Petnathean Julled" w:date="2021-12-31T09:18:00Z"/>
          <w:bCs/>
          <w:lang w:val="en-US"/>
          <w:rPrChange w:id="1995" w:author="Petnathean Julled" w:date="2022-01-23T19:12:00Z">
            <w:rPr>
              <w:ins w:id="1996" w:author="Petnathean Julled" w:date="2021-12-31T09:18:00Z"/>
              <w:bCs/>
              <w:color w:val="FF0000"/>
              <w:lang w:val="en-US"/>
            </w:rPr>
          </w:rPrChange>
        </w:rPr>
      </w:pPr>
      <w:ins w:id="1997" w:author="Petnathean Julled" w:date="2022-01-23T19:12:00Z">
        <w:r w:rsidRPr="00EC550F">
          <w:rPr>
            <w:bCs/>
            <w:lang w:val="en-US"/>
            <w:rPrChange w:id="1998" w:author="Petnathean Julled" w:date="2022-01-23T19:12:00Z">
              <w:rPr>
                <w:bCs/>
                <w:color w:val="FF0000"/>
                <w:lang w:val="en-US"/>
              </w:rPr>
            </w:rPrChange>
          </w:rPr>
          <w:t xml:space="preserve">We designed the behavior of smart contracts to be simple and straightforward. Once it is called for storing data, it spawns a new blockchain transaction to contain its new instance that will be used for storing new document information and its metadata attributes set. This newly spawned transaction will automatically go through the transaction validation and block validation processes of the blockchain network, involving the blockchain consensus. Once it passes the validation process, it will be recorded within the blockchain ledger </w:t>
        </w:r>
        <w:proofErr w:type="gramStart"/>
        <w:r w:rsidRPr="00EC550F">
          <w:rPr>
            <w:bCs/>
            <w:lang w:val="en-US"/>
            <w:rPrChange w:id="1999" w:author="Petnathean Julled" w:date="2022-01-23T19:12:00Z">
              <w:rPr>
                <w:bCs/>
                <w:color w:val="FF0000"/>
                <w:lang w:val="en-US"/>
              </w:rPr>
            </w:rPrChange>
          </w:rPr>
          <w:t>as long as</w:t>
        </w:r>
        <w:proofErr w:type="gramEnd"/>
        <w:r w:rsidRPr="00EC550F">
          <w:rPr>
            <w:bCs/>
            <w:lang w:val="en-US"/>
            <w:rPrChange w:id="2000" w:author="Petnathean Julled" w:date="2022-01-23T19:12:00Z">
              <w:rPr>
                <w:bCs/>
                <w:color w:val="FF0000"/>
                <w:lang w:val="en-US"/>
              </w:rPr>
            </w:rPrChange>
          </w:rPr>
          <w:t xml:space="preserve"> the ledger persists. When the search program or document query is performed, the XDS Document Registry actor can simply trigger a smart contract to read the stored value from each transaction to search or query for the matching document.</w:t>
        </w:r>
      </w:ins>
    </w:p>
    <w:p w14:paraId="2588F508" w14:textId="2817F9B4" w:rsidR="003F456A" w:rsidRDefault="0027068B" w:rsidP="005E2683">
      <w:pPr>
        <w:pStyle w:val="BodyText"/>
        <w:spacing w:after="0"/>
        <w:ind w:firstLine="270"/>
        <w:jc w:val="thaiDistribute"/>
        <w:rPr>
          <w:ins w:id="2001" w:author="Petnathean Julled" w:date="2022-01-01T11:21:00Z"/>
          <w:bCs/>
          <w:color w:val="FF0000"/>
          <w:lang w:val="en-US"/>
        </w:rPr>
      </w:pPr>
      <w:ins w:id="2002" w:author="Petnathean Julled" w:date="2021-12-31T09:31:00Z">
        <w:r>
          <w:rPr>
            <w:bCs/>
            <w:color w:val="FF0000"/>
            <w:lang w:val="en-US"/>
          </w:rPr>
          <w:t xml:space="preserve">0.2.7 Block </w:t>
        </w:r>
      </w:ins>
      <w:ins w:id="2003" w:author="Petnathean Julled" w:date="2021-12-31T09:32:00Z">
        <w:r>
          <w:rPr>
            <w:bCs/>
            <w:color w:val="FF0000"/>
            <w:lang w:val="en-US"/>
          </w:rPr>
          <w:t>validation</w:t>
        </w:r>
      </w:ins>
      <w:ins w:id="2004" w:author="Petnathean Julled" w:date="2022-01-24T01:04:00Z">
        <w:r w:rsidR="004B1991">
          <w:rPr>
            <w:bCs/>
            <w:color w:val="FF0000"/>
            <w:lang w:val="en-US"/>
          </w:rPr>
          <w:t xml:space="preserve"> and consensus</w:t>
        </w:r>
      </w:ins>
    </w:p>
    <w:p w14:paraId="70445ED8" w14:textId="290C8E9A" w:rsidR="004F29ED" w:rsidRDefault="003A0DCF">
      <w:pPr>
        <w:pStyle w:val="BodyText"/>
        <w:spacing w:after="0"/>
        <w:ind w:firstLine="270"/>
        <w:jc w:val="thaiDistribute"/>
        <w:rPr>
          <w:ins w:id="2005" w:author="Petnathean Julled" w:date="2022-01-23T20:15:00Z"/>
          <w:bCs/>
          <w:lang w:val="en-US"/>
        </w:rPr>
      </w:pPr>
      <w:ins w:id="2006" w:author="Petnathean Julled" w:date="2022-01-23T19:28:00Z">
        <w:r w:rsidRPr="003A0DCF">
          <w:rPr>
            <w:bCs/>
            <w:lang w:val="en-US"/>
            <w:rPrChange w:id="2007" w:author="Petnathean Julled" w:date="2022-01-23T19:28:00Z">
              <w:rPr>
                <w:bCs/>
                <w:color w:val="FF0000"/>
                <w:lang w:val="en-US"/>
              </w:rPr>
            </w:rPrChange>
          </w:rPr>
          <w:lastRenderedPageBreak/>
          <w:t>As we mentioned earlier in Section III, we adopted the IBFT consensus protocol for the implementation of this work. That means every new blockchain transaction instance entering the blockchain ledger will need to pass through this process. This reduces the risk of malicious activity targeting data tampering on health document information being performed.</w:t>
        </w:r>
      </w:ins>
    </w:p>
    <w:p w14:paraId="0602F191" w14:textId="77777777" w:rsidR="004F29ED" w:rsidRPr="003A0DCF" w:rsidRDefault="004F29ED">
      <w:pPr>
        <w:pStyle w:val="BodyText"/>
        <w:spacing w:after="0"/>
        <w:ind w:firstLine="270"/>
        <w:jc w:val="thaiDistribute"/>
        <w:rPr>
          <w:ins w:id="2008" w:author="Petnathean Julled" w:date="2021-12-31T09:05:00Z"/>
          <w:bCs/>
          <w:lang w:val="en-US"/>
          <w:rPrChange w:id="2009" w:author="Petnathean Julled" w:date="2022-01-23T19:28:00Z">
            <w:rPr>
              <w:ins w:id="2010" w:author="Petnathean Julled" w:date="2021-12-31T09:05:00Z"/>
              <w:color w:val="FF0000"/>
              <w:lang w:val="en-US"/>
            </w:rPr>
          </w:rPrChange>
        </w:rPr>
        <w:pPrChange w:id="2011" w:author="Petnathean Julled" w:date="2022-01-01T11:21:00Z">
          <w:pPr>
            <w:pStyle w:val="BodyText"/>
            <w:tabs>
              <w:tab w:val="clear" w:pos="288"/>
              <w:tab w:val="left" w:pos="0"/>
            </w:tabs>
            <w:spacing w:after="0"/>
            <w:ind w:firstLine="360"/>
          </w:pPr>
        </w:pPrChange>
      </w:pPr>
    </w:p>
    <w:p w14:paraId="49CB0886" w14:textId="111024AC" w:rsidR="00966643" w:rsidRPr="008E7FDD" w:rsidDel="00F57028" w:rsidRDefault="00922709">
      <w:pPr>
        <w:pStyle w:val="BodyText"/>
        <w:tabs>
          <w:tab w:val="clear" w:pos="288"/>
          <w:tab w:val="left" w:pos="0"/>
        </w:tabs>
        <w:spacing w:after="0"/>
        <w:ind w:firstLine="360"/>
        <w:jc w:val="thaiDistribute"/>
        <w:rPr>
          <w:del w:id="2012" w:author="Petnathean Julled" w:date="2021-12-31T00:30:00Z"/>
          <w:color w:val="FF0000"/>
          <w:lang w:val="en-US"/>
        </w:rPr>
        <w:pPrChange w:id="2013" w:author="Petnathean Julled" w:date="2021-12-19T03:36:00Z">
          <w:pPr>
            <w:pStyle w:val="BodyText"/>
            <w:tabs>
              <w:tab w:val="clear" w:pos="288"/>
              <w:tab w:val="left" w:pos="0"/>
            </w:tabs>
            <w:spacing w:after="0"/>
            <w:ind w:firstLine="360"/>
          </w:pPr>
        </w:pPrChange>
      </w:pPr>
      <w:ins w:id="2014" w:author="Petnathean Julled" w:date="2021-12-31T09:17:00Z">
        <w:r>
          <w:rPr>
            <w:color w:val="FF0000"/>
            <w:lang w:val="en-US"/>
          </w:rPr>
          <w:t>0.3</w:t>
        </w:r>
      </w:ins>
      <w:ins w:id="2015" w:author="Petnathean Julled" w:date="2021-12-31T09:18:00Z">
        <w:r>
          <w:rPr>
            <w:color w:val="FF0000"/>
            <w:lang w:val="en-US"/>
          </w:rPr>
          <w:t xml:space="preserve"> </w:t>
        </w:r>
        <w:r w:rsidRPr="00922709">
          <w:rPr>
            <w:color w:val="FF0000"/>
            <w:lang w:val="en-US"/>
          </w:rPr>
          <w:t xml:space="preserve">XDS Registry interaction with XDS </w:t>
        </w:r>
        <w:r>
          <w:rPr>
            <w:color w:val="FF0000"/>
            <w:lang w:val="en-US"/>
          </w:rPr>
          <w:t>Consumer</w:t>
        </w:r>
      </w:ins>
      <w:del w:id="2016" w:author="Petnathean Julled" w:date="2021-12-31T00:30:00Z">
        <w:r w:rsidR="00966643" w:rsidDel="00F57028">
          <w:rPr>
            <w:color w:val="FF0000"/>
            <w:lang w:val="en-US"/>
          </w:rPr>
          <w:delText>(It should not be here, will move to XDS Consumer)</w:delText>
        </w:r>
      </w:del>
    </w:p>
    <w:p w14:paraId="0D12D2C7" w14:textId="58C8E7CC" w:rsidR="00966643" w:rsidRDefault="00966643">
      <w:pPr>
        <w:pStyle w:val="BodyText"/>
        <w:spacing w:after="0"/>
        <w:jc w:val="thaiDistribute"/>
        <w:rPr>
          <w:bCs/>
          <w:lang w:val="en-US"/>
        </w:rPr>
        <w:pPrChange w:id="2017" w:author="Petnathean Julled" w:date="2021-12-19T03:36:00Z">
          <w:pPr>
            <w:pStyle w:val="BodyText"/>
            <w:spacing w:after="0"/>
          </w:pPr>
        </w:pPrChange>
      </w:pPr>
      <w:del w:id="2018" w:author="Petnathean Julled" w:date="2021-12-31T00:30:00Z">
        <w:r w:rsidRPr="004A624A" w:rsidDel="00F57028">
          <w:rPr>
            <w:bCs/>
            <w:lang w:val="en-US"/>
          </w:rPr>
          <w:delText xml:space="preserve">XML code of RegistryStoredQueryRequest [ITI-18] transaction sample composes of three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starts from label “rim:AdhocQuery” contain all search keywords issued by Document Consumer. These search keywords are selected Metadata attributes and its value. </w:delText>
        </w:r>
      </w:del>
    </w:p>
    <w:p w14:paraId="72898A86" w14:textId="77777777" w:rsidR="0053620E" w:rsidRPr="004A624A" w:rsidRDefault="0053620E">
      <w:pPr>
        <w:pStyle w:val="BodyText"/>
        <w:spacing w:after="0"/>
        <w:jc w:val="thaiDistribute"/>
        <w:rPr>
          <w:ins w:id="2019" w:author="Petnathean Julled" w:date="2021-12-31T09:19:00Z"/>
          <w:rFonts w:cstheme="minorBidi"/>
          <w:bCs/>
          <w:szCs w:val="25"/>
          <w:lang w:val="en-US" w:bidi="th-TH"/>
        </w:rPr>
        <w:pPrChange w:id="2020" w:author="Petnathean Julled" w:date="2021-12-19T03:36:00Z">
          <w:pPr>
            <w:pStyle w:val="BodyText"/>
            <w:spacing w:after="0"/>
          </w:pPr>
        </w:pPrChange>
      </w:pPr>
      <w:ins w:id="2021" w:author="Petnathean Julled" w:date="2021-12-31T09:19:00Z">
        <w:del w:id="2022" w:author="Petnathean Julled" w:date="2021-12-31T02:26:00Z">
          <w:r w:rsidRPr="00271487" w:rsidDel="00E77889">
            <w:rPr>
              <w:color w:val="FF0000"/>
              <w:lang w:val="en-US"/>
            </w:rPr>
            <w:delText>vvv</w:delText>
          </w:r>
          <w:r w:rsidRPr="00271487" w:rsidDel="00557198">
            <w:rPr>
              <w:color w:val="FF0000"/>
              <w:lang w:val="en-US"/>
            </w:rPr>
            <w:delText xml:space="preserve"> </w:delText>
          </w:r>
          <w:r w:rsidDel="00557198">
            <w:rPr>
              <w:color w:val="FF0000"/>
              <w:lang w:val="en-US"/>
            </w:rPr>
            <w:delText>How</w:delText>
          </w:r>
        </w:del>
        <w:r>
          <w:rPr>
            <w:color w:val="FF0000"/>
            <w:lang w:val="en-US"/>
          </w:rPr>
          <w:t xml:space="preserve">0.3.1 </w:t>
        </w:r>
        <w:del w:id="2023" w:author="Petnathean Julled" w:date="2021-12-31T09:19:00Z">
          <w:r w:rsidDel="0053620E">
            <w:rPr>
              <w:color w:val="FF0000"/>
              <w:lang w:val="en-US"/>
            </w:rPr>
            <w:delText xml:space="preserve"> </w:delText>
          </w:r>
        </w:del>
        <w:r>
          <w:rPr>
            <w:color w:val="FF0000"/>
            <w:lang w:val="en-US"/>
          </w:rPr>
          <w:t>XDS Registry handling</w:t>
        </w:r>
        <w:del w:id="2024" w:author="Petnathean Julled" w:date="2021-12-31T02:26:00Z">
          <w:r w:rsidDel="00557198">
            <w:rPr>
              <w:color w:val="FF0000"/>
              <w:lang w:val="en-US"/>
            </w:rPr>
            <w:delText>e</w:delText>
          </w:r>
        </w:del>
        <w:r>
          <w:rPr>
            <w:color w:val="FF0000"/>
            <w:lang w:val="en-US"/>
          </w:rPr>
          <w:t xml:space="preserve"> ITI-18</w:t>
        </w:r>
        <w:r w:rsidRPr="00271487">
          <w:rPr>
            <w:color w:val="FF0000"/>
            <w:lang w:val="en-US"/>
          </w:rPr>
          <w:t xml:space="preserve"> </w:t>
        </w:r>
        <w:del w:id="2025" w:author="Petnathean Julled" w:date="2021-12-31T02:26:00Z">
          <w:r w:rsidRPr="00271487" w:rsidDel="00E77889">
            <w:rPr>
              <w:color w:val="FF0000"/>
              <w:lang w:val="en-US"/>
            </w:rPr>
            <w:delText>vvv</w:delText>
          </w:r>
        </w:del>
      </w:ins>
    </w:p>
    <w:p w14:paraId="219428F3" w14:textId="4A40198C" w:rsidR="0053620E" w:rsidDel="00D83B1A" w:rsidRDefault="0053620E">
      <w:pPr>
        <w:pStyle w:val="BodyText"/>
        <w:spacing w:after="0"/>
        <w:jc w:val="thaiDistribute"/>
        <w:rPr>
          <w:ins w:id="2026" w:author="Petnathean Julled" w:date="2021-12-31T09:19:00Z"/>
          <w:del w:id="2027" w:author="Petnathean Julled" w:date="2021-12-19T03:33:00Z"/>
          <w:rFonts w:cstheme="minorBidi"/>
          <w:bCs/>
          <w:szCs w:val="25"/>
          <w:lang w:val="en-US" w:bidi="th-TH"/>
        </w:rPr>
        <w:pPrChange w:id="2028" w:author="Petnathean Julled" w:date="2021-12-19T03:36:00Z">
          <w:pPr>
            <w:pStyle w:val="BodyText"/>
            <w:spacing w:after="0"/>
          </w:pPr>
        </w:pPrChange>
      </w:pPr>
      <w:ins w:id="2029" w:author="Petnathean Julled" w:date="2021-12-31T09:19:00Z">
        <w:r w:rsidRPr="004A624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ins>
      <w:ins w:id="2030" w:author="Petnathean Julled" w:date="2022-01-23T11:23:00Z">
        <w:r w:rsidR="003673FF">
          <w:rPr>
            <w:rFonts w:cstheme="minorBidi"/>
            <w:bCs/>
            <w:szCs w:val="25"/>
            <w:lang w:val="en-US" w:bidi="th-TH"/>
          </w:rPr>
          <w:t>Smart contract</w:t>
        </w:r>
      </w:ins>
      <w:ins w:id="2031" w:author="Petnathean Julled" w:date="2021-12-31T09:19:00Z">
        <w:r w:rsidRPr="004A624A">
          <w:rPr>
            <w:rFonts w:cstheme="minorBidi"/>
            <w:bCs/>
            <w:szCs w:val="25"/>
            <w:lang w:val="en-US" w:bidi="th-TH"/>
          </w:rPr>
          <w:t xml:space="preserve"> with matching metadata attribute values. After the result was found, the actor then proceeds to create a response XML message following the ITI-18 format. </w:t>
        </w:r>
      </w:ins>
    </w:p>
    <w:p w14:paraId="6F6462AD" w14:textId="77777777" w:rsidR="0053620E" w:rsidRDefault="0053620E" w:rsidP="00922709">
      <w:pPr>
        <w:pStyle w:val="BodyText"/>
        <w:tabs>
          <w:tab w:val="clear" w:pos="288"/>
          <w:tab w:val="left" w:pos="0"/>
        </w:tabs>
        <w:spacing w:after="0"/>
        <w:ind w:firstLine="270"/>
        <w:jc w:val="thaiDistribute"/>
        <w:rPr>
          <w:ins w:id="2032" w:author="Petnathean Julled" w:date="2021-12-31T09:19:00Z"/>
          <w:color w:val="FF0000"/>
          <w:lang w:val="en-US"/>
        </w:rPr>
      </w:pPr>
    </w:p>
    <w:p w14:paraId="262CC475" w14:textId="5E3AAD20" w:rsidR="00966643" w:rsidDel="00F32B8D" w:rsidRDefault="00750E4D">
      <w:pPr>
        <w:pStyle w:val="BodyText"/>
        <w:spacing w:after="0"/>
        <w:jc w:val="thaiDistribute"/>
        <w:rPr>
          <w:del w:id="2033" w:author="Petnathean Julled" w:date="2021-12-31T09:29:00Z"/>
          <w:color w:val="FF0000"/>
          <w:lang w:val="en-US"/>
        </w:rPr>
      </w:pPr>
      <w:ins w:id="2034" w:author="Petnathean Julled" w:date="2021-12-31T09:20:00Z">
        <w:r>
          <w:rPr>
            <w:color w:val="FF0000"/>
            <w:lang w:val="en-US"/>
          </w:rPr>
          <w:t>0.3.2</w:t>
        </w:r>
      </w:ins>
      <w:ins w:id="2035" w:author="Petnathean Julled" w:date="2021-12-31T09:21:00Z">
        <w:r>
          <w:rPr>
            <w:color w:val="FF0000"/>
            <w:lang w:val="en-US"/>
          </w:rPr>
          <w:t xml:space="preserve"> Extract ITI-18</w:t>
        </w:r>
      </w:ins>
      <w:del w:id="2036" w:author="Petnathean Julled" w:date="2021-12-31T02:26:00Z">
        <w:r w:rsidR="00966643" w:rsidRPr="00271487" w:rsidDel="00E77889">
          <w:rPr>
            <w:color w:val="FF0000"/>
            <w:lang w:val="en-US"/>
          </w:rPr>
          <w:delText>vvv</w:delText>
        </w:r>
      </w:del>
      <w:del w:id="2037" w:author="Petnathean Julled" w:date="2021-12-31T09:29:00Z">
        <w:r w:rsidR="00966643" w:rsidRPr="00271487" w:rsidDel="005D17D7">
          <w:rPr>
            <w:color w:val="FF0000"/>
            <w:lang w:val="en-US"/>
          </w:rPr>
          <w:delText xml:space="preserve"> </w:delText>
        </w:r>
      </w:del>
      <w:del w:id="2038" w:author="Petnathean Julled" w:date="2021-12-31T09:00:00Z">
        <w:r w:rsidR="00966643" w:rsidDel="003F456A">
          <w:rPr>
            <w:color w:val="FF0000"/>
            <w:lang w:val="en-US"/>
          </w:rPr>
          <w:delText xml:space="preserve">Inspecting </w:delText>
        </w:r>
      </w:del>
      <w:del w:id="2039" w:author="Petnathean Julled" w:date="2021-12-31T09:29:00Z">
        <w:r w:rsidR="00966643" w:rsidDel="005D17D7">
          <w:rPr>
            <w:color w:val="FF0000"/>
            <w:lang w:val="en-US"/>
          </w:rPr>
          <w:delText>ITI-18 response</w:delText>
        </w:r>
        <w:r w:rsidR="00966643" w:rsidRPr="00271487" w:rsidDel="005D17D7">
          <w:rPr>
            <w:color w:val="FF0000"/>
            <w:lang w:val="en-US"/>
          </w:rPr>
          <w:delText xml:space="preserve"> </w:delText>
        </w:r>
      </w:del>
      <w:del w:id="2040" w:author="Petnathean Julled" w:date="2021-12-31T02:26:00Z">
        <w:r w:rsidR="00966643" w:rsidRPr="00271487" w:rsidDel="00E77889">
          <w:rPr>
            <w:color w:val="FF0000"/>
            <w:lang w:val="en-US"/>
          </w:rPr>
          <w:delText>vvv</w:delText>
        </w:r>
      </w:del>
    </w:p>
    <w:p w14:paraId="0C107BEC" w14:textId="77B527C9" w:rsidR="00F32B8D" w:rsidRDefault="00F32B8D">
      <w:pPr>
        <w:pStyle w:val="BodyText"/>
        <w:tabs>
          <w:tab w:val="clear" w:pos="288"/>
          <w:tab w:val="left" w:pos="0"/>
        </w:tabs>
        <w:spacing w:after="0"/>
        <w:ind w:firstLine="270"/>
        <w:jc w:val="thaiDistribute"/>
        <w:rPr>
          <w:ins w:id="2041" w:author="Petnathean Julled" w:date="2022-01-23T20:08:00Z"/>
          <w:color w:val="FF0000"/>
          <w:lang w:val="en-US"/>
        </w:rPr>
      </w:pPr>
    </w:p>
    <w:p w14:paraId="305B801A" w14:textId="11FF457B" w:rsidR="00D83B1A" w:rsidRPr="004A624A" w:rsidDel="0053620E" w:rsidRDefault="00F32B8D">
      <w:pPr>
        <w:pStyle w:val="BodyText"/>
        <w:spacing w:after="0"/>
        <w:jc w:val="thaiDistribute"/>
        <w:rPr>
          <w:del w:id="2042" w:author="Petnathean Julled" w:date="2021-12-31T09:19:00Z"/>
          <w:moveTo w:id="2043" w:author="Petnathean Julled" w:date="2021-12-19T03:33:00Z"/>
          <w:rFonts w:cstheme="minorBidi"/>
          <w:bCs/>
          <w:szCs w:val="25"/>
          <w:lang w:val="en-US" w:bidi="th-TH"/>
        </w:rPr>
        <w:pPrChange w:id="2044" w:author="Petnathean Julled" w:date="2021-12-19T03:36:00Z">
          <w:pPr>
            <w:pStyle w:val="BodyText"/>
            <w:spacing w:after="0"/>
          </w:pPr>
        </w:pPrChange>
      </w:pPr>
      <w:ins w:id="2045" w:author="Petnathean Julled" w:date="2022-01-23T20:08:00Z">
        <w:r w:rsidRPr="00F32B8D">
          <w:rPr>
            <w:bCs/>
            <w:lang w:val="en-US"/>
          </w:rPr>
          <w:t xml:space="preserve">The ITI-18 transaction is </w:t>
        </w:r>
        <w:proofErr w:type="gramStart"/>
        <w:r w:rsidRPr="00F32B8D">
          <w:rPr>
            <w:bCs/>
            <w:lang w:val="en-US"/>
          </w:rPr>
          <w:t>similar to</w:t>
        </w:r>
        <w:proofErr w:type="gramEnd"/>
        <w:r w:rsidRPr="00F32B8D">
          <w:rPr>
            <w:bCs/>
            <w:lang w:val="en-US"/>
          </w:rPr>
          <w:t xml:space="preserve"> that of the ITI-42 in that it contains both a header and body content. The important difference is that the header of ITI-18 does not directly contain document information but contains query type information instead. The body of the ITI-18 transaction also contains a set of metadata attributes. However, these attributes are represented as search keywords for document queries instead of directly representing the actual document.</w:t>
        </w:r>
      </w:ins>
      <w:del w:id="2046" w:author="Petnathean Julled" w:date="2021-12-31T09:29:00Z">
        <w:r w:rsidR="00966643" w:rsidRPr="004A624A" w:rsidDel="005D17D7">
          <w:rPr>
            <w:bCs/>
            <w:lang w:val="en-US"/>
          </w:rPr>
          <w:delText>When Document Registry Actor received the transaction, they will use search keyword provided to search for registry with matched Metadata attribute values. Then it returns the result to Document Consumer Actor as response transaction. With header labeled “query:AdhocQueryResponse”, the transaction contains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results. 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delText>
        </w:r>
      </w:del>
      <w:moveToRangeStart w:id="2047" w:author="Petnathean Julled" w:date="2021-12-19T03:33:00Z" w:name="move90777246"/>
      <w:moveTo w:id="2048" w:author="Petnathean Julled" w:date="2021-12-19T03:33:00Z">
        <w:del w:id="2049" w:author="Petnathean Julled" w:date="2021-12-31T02:26:00Z">
          <w:r w:rsidR="00D83B1A" w:rsidRPr="00271487" w:rsidDel="00E77889">
            <w:rPr>
              <w:color w:val="FF0000"/>
              <w:lang w:val="en-US"/>
            </w:rPr>
            <w:delText>vvv</w:delText>
          </w:r>
          <w:r w:rsidR="00D83B1A" w:rsidRPr="00271487" w:rsidDel="00557198">
            <w:rPr>
              <w:color w:val="FF0000"/>
              <w:lang w:val="en-US"/>
            </w:rPr>
            <w:delText xml:space="preserve"> </w:delText>
          </w:r>
          <w:r w:rsidR="00D83B1A" w:rsidDel="00557198">
            <w:rPr>
              <w:color w:val="FF0000"/>
              <w:lang w:val="en-US"/>
            </w:rPr>
            <w:delText>How</w:delText>
          </w:r>
        </w:del>
        <w:del w:id="2050" w:author="Petnathean Julled" w:date="2021-12-31T09:19:00Z">
          <w:r w:rsidR="00D83B1A" w:rsidDel="0053620E">
            <w:rPr>
              <w:color w:val="FF0000"/>
              <w:lang w:val="en-US"/>
            </w:rPr>
            <w:delText xml:space="preserve"> XDS Registry handl</w:delText>
          </w:r>
        </w:del>
        <w:del w:id="2051" w:author="Petnathean Julled" w:date="2021-12-31T02:26:00Z">
          <w:r w:rsidR="00D83B1A" w:rsidDel="00557198">
            <w:rPr>
              <w:color w:val="FF0000"/>
              <w:lang w:val="en-US"/>
            </w:rPr>
            <w:delText>e</w:delText>
          </w:r>
        </w:del>
        <w:del w:id="2052" w:author="Petnathean Julled" w:date="2021-12-31T09:19:00Z">
          <w:r w:rsidR="00D83B1A" w:rsidDel="0053620E">
            <w:rPr>
              <w:color w:val="FF0000"/>
              <w:lang w:val="en-US"/>
            </w:rPr>
            <w:delText xml:space="preserve"> ITI-18</w:delText>
          </w:r>
          <w:r w:rsidR="00D83B1A" w:rsidRPr="00271487" w:rsidDel="0053620E">
            <w:rPr>
              <w:color w:val="FF0000"/>
              <w:lang w:val="en-US"/>
            </w:rPr>
            <w:delText xml:space="preserve"> </w:delText>
          </w:r>
        </w:del>
        <w:del w:id="2053" w:author="Petnathean Julled" w:date="2021-12-31T02:26:00Z">
          <w:r w:rsidR="00D83B1A" w:rsidRPr="00271487" w:rsidDel="00E77889">
            <w:rPr>
              <w:color w:val="FF0000"/>
              <w:lang w:val="en-US"/>
            </w:rPr>
            <w:delText>vvv</w:delText>
          </w:r>
        </w:del>
      </w:moveTo>
    </w:p>
    <w:p w14:paraId="414E4582" w14:textId="3DBE5FE0" w:rsidR="00D83B1A" w:rsidDel="00D83B1A" w:rsidRDefault="00D83B1A">
      <w:pPr>
        <w:pStyle w:val="BodyText"/>
        <w:spacing w:after="0"/>
        <w:jc w:val="thaiDistribute"/>
        <w:rPr>
          <w:del w:id="2054" w:author="Petnathean Julled" w:date="2021-12-19T03:33:00Z"/>
          <w:moveTo w:id="2055" w:author="Petnathean Julled" w:date="2021-12-19T03:33:00Z"/>
          <w:rFonts w:cstheme="minorBidi"/>
          <w:bCs/>
          <w:szCs w:val="25"/>
          <w:lang w:val="en-US" w:bidi="th-TH"/>
        </w:rPr>
        <w:pPrChange w:id="2056" w:author="Petnathean Julled" w:date="2021-12-19T03:36:00Z">
          <w:pPr>
            <w:pStyle w:val="BodyText"/>
            <w:spacing w:after="0"/>
          </w:pPr>
        </w:pPrChange>
      </w:pPr>
      <w:moveTo w:id="2057" w:author="Petnathean Julled" w:date="2021-12-19T03:33:00Z">
        <w:del w:id="2058" w:author="Petnathean Julled" w:date="2021-12-31T09:19:00Z">
          <w:r w:rsidRPr="004A624A" w:rsidDel="0053620E">
            <w:rPr>
              <w:rFonts w:cstheme="minorBidi"/>
              <w:bCs/>
              <w:szCs w:val="25"/>
              <w:lang w:val="en-US" w:bidi="th-TH"/>
            </w:rPr>
            <w:delTex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delText>
          </w:r>
          <w:r w:rsidDel="0053620E">
            <w:rPr>
              <w:rFonts w:cstheme="minorBidi"/>
              <w:bCs/>
              <w:szCs w:val="25"/>
              <w:lang w:val="en-US" w:bidi="th-TH"/>
            </w:rPr>
            <w:delText>Smartcontract</w:delText>
          </w:r>
          <w:r w:rsidRPr="004A624A" w:rsidDel="0053620E">
            <w:rPr>
              <w:rFonts w:cstheme="minorBidi"/>
              <w:bCs/>
              <w:szCs w:val="25"/>
              <w:lang w:val="en-US" w:bidi="th-TH"/>
            </w:rPr>
            <w:delText xml:space="preserve"> with matching metadata attribute values. After the result was found, the actor then proceeds to create a response XML message following the ITI-18 format. </w:delText>
          </w:r>
        </w:del>
      </w:moveTo>
    </w:p>
    <w:moveToRangeEnd w:id="2047"/>
    <w:p w14:paraId="6927141F" w14:textId="1A9D1C0A" w:rsidR="00D83B1A" w:rsidDel="00A31D5D" w:rsidRDefault="00D83B1A" w:rsidP="00A31D5D">
      <w:pPr>
        <w:pStyle w:val="BodyText"/>
        <w:spacing w:after="0"/>
        <w:jc w:val="thaiDistribute"/>
        <w:rPr>
          <w:del w:id="2059" w:author="Petnathean Julled" w:date="2021-12-31T09:28:00Z"/>
          <w:bCs/>
          <w:lang w:val="en-US"/>
        </w:rPr>
      </w:pPr>
    </w:p>
    <w:p w14:paraId="18496DB9" w14:textId="77777777" w:rsidR="00A31D5D" w:rsidRDefault="00A31D5D">
      <w:pPr>
        <w:pStyle w:val="BodyText"/>
        <w:spacing w:after="0"/>
        <w:jc w:val="thaiDistribute"/>
        <w:rPr>
          <w:ins w:id="2060" w:author="Petnathean Julled" w:date="2021-12-31T09:28:00Z"/>
          <w:bCs/>
          <w:lang w:val="en-US"/>
        </w:rPr>
        <w:pPrChange w:id="2061" w:author="Petnathean Julled" w:date="2021-12-31T09:28:00Z">
          <w:pPr>
            <w:pStyle w:val="BodyText"/>
            <w:spacing w:after="0"/>
          </w:pPr>
        </w:pPrChange>
      </w:pPr>
    </w:p>
    <w:p w14:paraId="35DAAA0F" w14:textId="5D6B09B0" w:rsidR="00966643" w:rsidDel="00F23380" w:rsidRDefault="00A31D5D">
      <w:pPr>
        <w:pStyle w:val="BodyText"/>
        <w:spacing w:after="0"/>
        <w:jc w:val="thaiDistribute"/>
        <w:rPr>
          <w:moveFrom w:id="2062" w:author="Petnathean Julled" w:date="2021-12-19T03:10:00Z"/>
          <w:i/>
          <w:iCs/>
          <w:color w:val="FF0000"/>
          <w:lang w:val="en-US"/>
        </w:rPr>
        <w:pPrChange w:id="2063" w:author="Petnathean Julled" w:date="2021-12-31T09:28:00Z">
          <w:pPr>
            <w:pStyle w:val="BodyText"/>
            <w:tabs>
              <w:tab w:val="clear" w:pos="288"/>
              <w:tab w:val="left" w:pos="0"/>
            </w:tabs>
            <w:spacing w:after="0"/>
            <w:ind w:firstLine="360"/>
          </w:pPr>
        </w:pPrChange>
      </w:pPr>
      <w:ins w:id="2064" w:author="Petnathean Julled" w:date="2021-12-31T09:29:00Z">
        <w:r>
          <w:rPr>
            <w:color w:val="FF0000"/>
            <w:lang w:val="en-US"/>
          </w:rPr>
          <w:t xml:space="preserve">0.3.3 </w:t>
        </w:r>
      </w:ins>
      <w:moveFromRangeStart w:id="2065" w:author="Petnathean Julled" w:date="2021-12-19T03:10:00Z" w:name="move90775820"/>
      <w:moveFrom w:id="2066" w:author="Petnathean Julled" w:date="2021-12-19T03:10:00Z">
        <w:r w:rsidR="00966643" w:rsidRPr="003E0FAC" w:rsidDel="00F23380">
          <w:rPr>
            <w:i/>
            <w:iCs/>
            <w:color w:val="FF0000"/>
            <w:lang w:val="en-US"/>
          </w:rPr>
          <w:t>XDS Document Consumer</w:t>
        </w:r>
        <w:r w:rsidR="00966643" w:rsidDel="00F23380">
          <w:rPr>
            <w:i/>
            <w:iCs/>
            <w:color w:val="FF0000"/>
            <w:lang w:val="en-US"/>
          </w:rPr>
          <w:t xml:space="preserve"> </w:t>
        </w:r>
      </w:moveFrom>
    </w:p>
    <w:p w14:paraId="20BAE3D5" w14:textId="33020F4C" w:rsidR="00966643" w:rsidDel="00F23380" w:rsidRDefault="00966643">
      <w:pPr>
        <w:pStyle w:val="BodyText"/>
        <w:spacing w:after="0"/>
        <w:jc w:val="thaiDistribute"/>
        <w:rPr>
          <w:moveFrom w:id="2067" w:author="Petnathean Julled" w:date="2021-12-19T03:10:00Z"/>
          <w:i/>
          <w:iCs/>
          <w:color w:val="FF0000"/>
          <w:lang w:val="en-US"/>
        </w:rPr>
        <w:pPrChange w:id="2068" w:author="Petnathean Julled" w:date="2021-12-31T09:28:00Z">
          <w:pPr>
            <w:pStyle w:val="BodyText"/>
            <w:tabs>
              <w:tab w:val="clear" w:pos="288"/>
              <w:tab w:val="left" w:pos="0"/>
            </w:tabs>
            <w:spacing w:after="0"/>
            <w:ind w:firstLine="360"/>
          </w:pPr>
        </w:pPrChange>
      </w:pPr>
      <w:moveFrom w:id="2069" w:author="Petnathean Julled" w:date="2021-12-19T03:10:00Z">
        <w:r w:rsidDel="00F23380">
          <w:rPr>
            <w:i/>
            <w:iCs/>
            <w:color w:val="FF0000"/>
            <w:lang w:val="en-US"/>
          </w:rPr>
          <w:t>(Shouldn’t be here, need move to its own subsection)</w:t>
        </w:r>
      </w:moveFrom>
    </w:p>
    <w:p w14:paraId="3CC328D0" w14:textId="4CEA91A0" w:rsidR="00966643" w:rsidRPr="008E7FDD" w:rsidDel="00F23380" w:rsidRDefault="00966643">
      <w:pPr>
        <w:pStyle w:val="BodyText"/>
        <w:spacing w:after="0"/>
        <w:jc w:val="thaiDistribute"/>
        <w:rPr>
          <w:moveFrom w:id="2070" w:author="Petnathean Julled" w:date="2021-12-19T03:10:00Z"/>
          <w:i/>
          <w:iCs/>
          <w:color w:val="FF0000"/>
          <w:lang w:val="en-US"/>
        </w:rPr>
        <w:pPrChange w:id="2071" w:author="Petnathean Julled" w:date="2021-12-31T09:28:00Z">
          <w:pPr>
            <w:pStyle w:val="BodyText"/>
            <w:tabs>
              <w:tab w:val="clear" w:pos="288"/>
              <w:tab w:val="left" w:pos="0"/>
            </w:tabs>
            <w:spacing w:after="0"/>
            <w:ind w:firstLine="360"/>
          </w:pPr>
        </w:pPrChange>
      </w:pPr>
      <w:moveFrom w:id="2072" w:author="Petnathean Julled" w:date="2021-12-19T03:10:00Z">
        <w:r w:rsidDel="00F23380">
          <w:rPr>
            <w:i/>
            <w:iCs/>
            <w:color w:val="FF0000"/>
            <w:lang w:val="en-US"/>
          </w:rPr>
          <w:t>-- Explain Role of this Actor in this implement--</w:t>
        </w:r>
      </w:moveFrom>
    </w:p>
    <w:p w14:paraId="26018383" w14:textId="11C29E79" w:rsidR="00966643" w:rsidDel="00F23380" w:rsidRDefault="00966643">
      <w:pPr>
        <w:pStyle w:val="BodyText"/>
        <w:spacing w:after="0"/>
        <w:jc w:val="thaiDistribute"/>
        <w:rPr>
          <w:moveFrom w:id="2073" w:author="Petnathean Julled" w:date="2021-12-19T03:10:00Z"/>
          <w:bCs/>
          <w:lang w:val="en-US"/>
        </w:rPr>
        <w:pPrChange w:id="2074" w:author="Petnathean Julled" w:date="2021-12-31T09:28:00Z">
          <w:pPr>
            <w:pStyle w:val="BodyText"/>
            <w:spacing w:after="0"/>
          </w:pPr>
        </w:pPrChange>
      </w:pPr>
      <w:moveFrom w:id="2075" w:author="Petnathean Julled" w:date="2021-12-19T03:10:00Z">
        <w:r w:rsidRPr="004A624A" w:rsidDel="00F23380">
          <w:rPr>
            <w:bCs/>
            <w:lang w:val="en-US"/>
          </w:rPr>
          <w:t>For document query, XDS Document Consumer query for document Metadata attributes stored within XDS Document Registry Blockchain</w:t>
        </w:r>
        <w:r w:rsidDel="00F23380">
          <w:rPr>
            <w:bCs/>
            <w:lang w:val="en-US"/>
          </w:rPr>
          <w:t>.</w:t>
        </w:r>
      </w:moveFrom>
    </w:p>
    <w:p w14:paraId="231F0B2A" w14:textId="0D9649A7" w:rsidR="00966643" w:rsidDel="00F23380" w:rsidRDefault="00966643">
      <w:pPr>
        <w:pStyle w:val="BodyText"/>
        <w:spacing w:after="0"/>
        <w:jc w:val="thaiDistribute"/>
        <w:rPr>
          <w:moveFrom w:id="2076" w:author="Petnathean Julled" w:date="2021-12-19T03:10:00Z"/>
          <w:bCs/>
          <w:lang w:val="en-US"/>
        </w:rPr>
        <w:pPrChange w:id="2077" w:author="Petnathean Julled" w:date="2021-12-31T09:28:00Z">
          <w:pPr>
            <w:pStyle w:val="BodyText"/>
            <w:spacing w:after="0"/>
          </w:pPr>
        </w:pPrChange>
      </w:pPr>
      <w:moveFrom w:id="2078" w:author="Petnathean Julled" w:date="2021-12-19T03:10:00Z">
        <w:r w:rsidRPr="004A624A" w:rsidDel="00F23380">
          <w:rPr>
            <w:bCs/>
            <w:lang w:val="en-US"/>
          </w:rPr>
          <w:t>Following IHE XDS Profile, XDS Document Consumer actor is where the user specifies search keyword values of Metadata attributes for the system to query for matching document exist within XDS Affinity Domain.</w:t>
        </w:r>
      </w:moveFrom>
    </w:p>
    <w:moveFromRangeEnd w:id="2065"/>
    <w:p w14:paraId="78FC042D" w14:textId="418F0645" w:rsidR="00966643" w:rsidRPr="003E0FAC" w:rsidRDefault="00966643">
      <w:pPr>
        <w:pStyle w:val="BodyText"/>
        <w:spacing w:after="0"/>
        <w:jc w:val="thaiDistribute"/>
        <w:rPr>
          <w:color w:val="FF0000"/>
          <w:lang w:val="en-US"/>
        </w:rPr>
        <w:pPrChange w:id="2079" w:author="Petnathean Julled" w:date="2021-12-31T09:28:00Z">
          <w:pPr>
            <w:pStyle w:val="BodyText"/>
            <w:tabs>
              <w:tab w:val="clear" w:pos="288"/>
              <w:tab w:val="left" w:pos="0"/>
            </w:tabs>
            <w:spacing w:after="0"/>
            <w:ind w:firstLine="360"/>
          </w:pPr>
        </w:pPrChange>
      </w:pPr>
      <w:del w:id="2080" w:author="Petnathean Julled" w:date="2021-12-31T02:26:00Z">
        <w:r w:rsidRPr="00271487" w:rsidDel="00E77889">
          <w:rPr>
            <w:color w:val="FF0000"/>
            <w:lang w:val="en-US"/>
          </w:rPr>
          <w:delText>vvv</w:delText>
        </w:r>
      </w:del>
      <w:del w:id="2081" w:author="Petnathean Julled" w:date="2021-12-31T09:28:00Z">
        <w:r w:rsidRPr="00271487" w:rsidDel="00A31D5D">
          <w:rPr>
            <w:color w:val="FF0000"/>
            <w:lang w:val="en-US"/>
          </w:rPr>
          <w:delText xml:space="preserve"> </w:delText>
        </w:r>
      </w:del>
      <w:r>
        <w:rPr>
          <w:color w:val="FF0000"/>
          <w:lang w:val="en-US"/>
        </w:rPr>
        <w:t>Begin Search operation at XDS Consumer</w:t>
      </w:r>
      <w:r w:rsidRPr="00271487">
        <w:rPr>
          <w:color w:val="FF0000"/>
          <w:lang w:val="en-US"/>
        </w:rPr>
        <w:t xml:space="preserve"> </w:t>
      </w:r>
      <w:del w:id="2082" w:author="Petnathean Julled" w:date="2021-12-31T02:26:00Z">
        <w:r w:rsidRPr="00271487" w:rsidDel="00E77889">
          <w:rPr>
            <w:color w:val="FF0000"/>
            <w:lang w:val="en-US"/>
          </w:rPr>
          <w:delText>vvv</w:delText>
        </w:r>
      </w:del>
      <w:r w:rsidRPr="004A624A">
        <w:rPr>
          <w:bCs/>
          <w:lang w:val="en-US"/>
        </w:rPr>
        <w:t xml:space="preserve"> </w:t>
      </w:r>
    </w:p>
    <w:p w14:paraId="77391BD8" w14:textId="318D64D0" w:rsidR="00966643" w:rsidDel="00A31D5D" w:rsidRDefault="00715421">
      <w:pPr>
        <w:pStyle w:val="BodyText"/>
        <w:spacing w:after="0"/>
        <w:jc w:val="thaiDistribute"/>
        <w:rPr>
          <w:del w:id="2083" w:author="Petnathean Julled" w:date="2021-12-31T09:29:00Z"/>
          <w:bCs/>
          <w:lang w:val="en-US"/>
        </w:rPr>
        <w:pPrChange w:id="2084" w:author="Petnathean Julled" w:date="2021-12-31T09:29:00Z">
          <w:pPr>
            <w:pStyle w:val="BodyText"/>
            <w:spacing w:after="0"/>
          </w:pPr>
        </w:pPrChange>
      </w:pPr>
      <w:ins w:id="2085" w:author="Petnathean Julled" w:date="2022-01-23T20:11:00Z">
        <w:r w:rsidRPr="00715421">
          <w:rPr>
            <w:bCs/>
            <w:lang w:val="en-US"/>
          </w:rPr>
          <w:t>The ITI-18 transaction provides the search operation type (query type</w:t>
        </w:r>
        <w:proofErr w:type="gramStart"/>
        <w:r w:rsidRPr="00715421">
          <w:rPr>
            <w:bCs/>
            <w:lang w:val="en-US"/>
          </w:rPr>
          <w:t>)</w:t>
        </w:r>
        <w:proofErr w:type="gramEnd"/>
        <w:r w:rsidRPr="00715421">
          <w:rPr>
            <w:bCs/>
            <w:lang w:val="en-US"/>
          </w:rPr>
          <w:t xml:space="preserve"> and some metadata attribute values as a search keyword. The XDS Document Registry will check if the transaction is ITI-18 before performing a search operation matching the specified search type using the provided keyword metadata attributes value. </w:t>
        </w:r>
      </w:ins>
      <w:del w:id="2086" w:author="Petnathean Julled" w:date="2022-01-23T20:11:00Z">
        <w:r w:rsidR="00966643" w:rsidRPr="004A624A" w:rsidDel="00715421">
          <w:rPr>
            <w:bCs/>
            <w:lang w:val="en-US"/>
          </w:rPr>
          <w:delText xml:space="preserve">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w:delText>
        </w:r>
      </w:del>
    </w:p>
    <w:p w14:paraId="1A86C05C" w14:textId="77777777" w:rsidR="00A31D5D" w:rsidRDefault="00966643" w:rsidP="00A31D5D">
      <w:pPr>
        <w:pStyle w:val="BodyText"/>
        <w:spacing w:after="0"/>
        <w:jc w:val="thaiDistribute"/>
        <w:rPr>
          <w:ins w:id="2087" w:author="Petnathean Julled" w:date="2021-12-31T09:29:00Z"/>
          <w:color w:val="FF0000"/>
          <w:lang w:val="en-US"/>
        </w:rPr>
      </w:pPr>
      <w:del w:id="2088" w:author="Petnathean Julled" w:date="2021-12-31T02:26:00Z">
        <w:r w:rsidRPr="00271487" w:rsidDel="00E77889">
          <w:rPr>
            <w:color w:val="FF0000"/>
            <w:lang w:val="en-US"/>
          </w:rPr>
          <w:delText>vvv</w:delText>
        </w:r>
      </w:del>
      <w:del w:id="2089" w:author="Petnathean Julled" w:date="2021-12-31T09:29:00Z">
        <w:r w:rsidRPr="00271487" w:rsidDel="00A31D5D">
          <w:rPr>
            <w:color w:val="FF0000"/>
            <w:lang w:val="en-US"/>
          </w:rPr>
          <w:delText xml:space="preserve"> </w:delText>
        </w:r>
      </w:del>
    </w:p>
    <w:p w14:paraId="64EE2414" w14:textId="3DED7416" w:rsidR="00966643" w:rsidRDefault="00A31D5D">
      <w:pPr>
        <w:pStyle w:val="BodyText"/>
        <w:spacing w:after="0"/>
        <w:jc w:val="thaiDistribute"/>
        <w:rPr>
          <w:color w:val="FF0000"/>
          <w:lang w:val="en-US"/>
        </w:rPr>
        <w:pPrChange w:id="2090" w:author="Petnathean Julled" w:date="2021-12-31T09:29:00Z">
          <w:pPr>
            <w:pStyle w:val="BodyText"/>
            <w:tabs>
              <w:tab w:val="clear" w:pos="288"/>
              <w:tab w:val="left" w:pos="0"/>
            </w:tabs>
            <w:spacing w:after="0"/>
            <w:ind w:firstLine="360"/>
          </w:pPr>
        </w:pPrChange>
      </w:pPr>
      <w:ins w:id="2091" w:author="Petnathean Julled" w:date="2021-12-31T09:29:00Z">
        <w:r>
          <w:rPr>
            <w:color w:val="FF0000"/>
            <w:lang w:val="en-US"/>
          </w:rPr>
          <w:t xml:space="preserve">0.3.4 </w:t>
        </w:r>
      </w:ins>
      <w:r w:rsidR="00966643">
        <w:rPr>
          <w:color w:val="FF0000"/>
          <w:lang w:val="en-US"/>
        </w:rPr>
        <w:t>Explain search operation in detail</w:t>
      </w:r>
      <w:r w:rsidR="00966643" w:rsidRPr="00271487">
        <w:rPr>
          <w:color w:val="FF0000"/>
          <w:lang w:val="en-US"/>
        </w:rPr>
        <w:t xml:space="preserve"> </w:t>
      </w:r>
      <w:del w:id="2092" w:author="Petnathean Julled" w:date="2021-12-31T02:26:00Z">
        <w:r w:rsidR="00966643" w:rsidRPr="00271487" w:rsidDel="00E77889">
          <w:rPr>
            <w:color w:val="FF0000"/>
            <w:lang w:val="en-US"/>
          </w:rPr>
          <w:delText>vvv</w:delText>
        </w:r>
      </w:del>
    </w:p>
    <w:p w14:paraId="1EEB01CA" w14:textId="73BF5B07" w:rsidR="00966643" w:rsidRPr="003E0FAC" w:rsidDel="00260251" w:rsidRDefault="00966643">
      <w:pPr>
        <w:pStyle w:val="BodyText"/>
        <w:tabs>
          <w:tab w:val="clear" w:pos="288"/>
          <w:tab w:val="left" w:pos="0"/>
        </w:tabs>
        <w:spacing w:after="0"/>
        <w:ind w:firstLine="360"/>
        <w:jc w:val="thaiDistribute"/>
        <w:rPr>
          <w:del w:id="2093" w:author="Petnathean Julled" w:date="2021-12-19T03:31:00Z"/>
          <w:color w:val="FF0000"/>
          <w:lang w:val="en-US"/>
        </w:rPr>
        <w:pPrChange w:id="2094" w:author="Petnathean Julled" w:date="2021-12-19T03:36:00Z">
          <w:pPr>
            <w:pStyle w:val="BodyText"/>
            <w:tabs>
              <w:tab w:val="clear" w:pos="288"/>
              <w:tab w:val="left" w:pos="0"/>
            </w:tabs>
            <w:spacing w:after="0"/>
            <w:ind w:firstLine="360"/>
          </w:pPr>
        </w:pPrChange>
      </w:pPr>
      <w:del w:id="2095" w:author="Petnathean Julled" w:date="2021-12-19T03:31:00Z">
        <w:r w:rsidDel="00260251">
          <w:rPr>
            <w:color w:val="FF0000"/>
            <w:lang w:val="en-US"/>
          </w:rPr>
          <w:delText>-- Need more clear explanation --</w:delText>
        </w:r>
      </w:del>
    </w:p>
    <w:p w14:paraId="1346BD42" w14:textId="087628AF" w:rsidR="00A31D5D" w:rsidRDefault="00966643" w:rsidP="00A31D5D">
      <w:pPr>
        <w:pStyle w:val="BodyText"/>
        <w:spacing w:after="0"/>
        <w:jc w:val="thaiDistribute"/>
        <w:rPr>
          <w:ins w:id="2096" w:author="Petnathean Julled" w:date="2021-12-31T09:29:00Z"/>
          <w:color w:val="FF0000"/>
          <w:lang w:val="en-US"/>
        </w:rPr>
      </w:pPr>
      <w:r w:rsidRPr="004A624A">
        <w:rPr>
          <w:bCs/>
          <w:lang w:val="en-US"/>
        </w:rPr>
        <w:t xml:space="preserve">The search operation will be performed by consequently call for each registered </w:t>
      </w:r>
      <w:del w:id="2097" w:author="Petnathean Julled" w:date="2022-01-23T11:23:00Z">
        <w:r w:rsidDel="003673FF">
          <w:rPr>
            <w:bCs/>
            <w:lang w:val="en-US"/>
          </w:rPr>
          <w:delText>Smartcontract</w:delText>
        </w:r>
      </w:del>
      <w:ins w:id="2098" w:author="Petnathean Julled" w:date="2022-01-23T11:23:00Z">
        <w:r w:rsidR="003673FF">
          <w:rPr>
            <w:bCs/>
            <w:lang w:val="en-US"/>
          </w:rPr>
          <w:t>Smart contract</w:t>
        </w:r>
      </w:ins>
      <w:r w:rsidRPr="004A624A">
        <w:rPr>
          <w:bCs/>
          <w:lang w:val="en-US"/>
        </w:rPr>
        <w:t xml:space="preserve">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w:t>
      </w:r>
      <w:moveToRangeStart w:id="2099" w:author="Petnathean Julled" w:date="2021-12-19T03:34:00Z" w:name="move90777256"/>
      <w:moveTo w:id="2100" w:author="Petnathean Julled" w:date="2021-12-19T03:34:00Z">
        <w:del w:id="2101" w:author="Petnathean Julled" w:date="2021-12-31T02:26:00Z">
          <w:r w:rsidR="00D83B1A" w:rsidRPr="00271487" w:rsidDel="00E77889">
            <w:rPr>
              <w:color w:val="FF0000"/>
              <w:lang w:val="en-US"/>
            </w:rPr>
            <w:delText>vvv</w:delText>
          </w:r>
        </w:del>
        <w:del w:id="2102" w:author="Petnathean Julled" w:date="2021-12-31T09:29:00Z">
          <w:r w:rsidR="00D83B1A" w:rsidRPr="00271487" w:rsidDel="00A31D5D">
            <w:rPr>
              <w:color w:val="FF0000"/>
              <w:lang w:val="en-US"/>
            </w:rPr>
            <w:delText xml:space="preserve"> </w:delText>
          </w:r>
        </w:del>
      </w:moveTo>
    </w:p>
    <w:p w14:paraId="0C61EA45" w14:textId="2F7C934D" w:rsidR="00D83B1A" w:rsidRPr="004A624A" w:rsidRDefault="00A31D5D">
      <w:pPr>
        <w:pStyle w:val="BodyText"/>
        <w:spacing w:after="0"/>
        <w:jc w:val="thaiDistribute"/>
        <w:rPr>
          <w:moveTo w:id="2103" w:author="Petnathean Julled" w:date="2021-12-19T03:34:00Z"/>
          <w:rFonts w:cstheme="minorBidi"/>
          <w:bCs/>
          <w:szCs w:val="25"/>
          <w:lang w:val="en-US" w:bidi="th-TH"/>
        </w:rPr>
        <w:pPrChange w:id="2104" w:author="Petnathean Julled" w:date="2021-12-31T09:29:00Z">
          <w:pPr>
            <w:pStyle w:val="BodyText"/>
            <w:spacing w:after="0"/>
          </w:pPr>
        </w:pPrChange>
      </w:pPr>
      <w:ins w:id="2105" w:author="Petnathean Julled" w:date="2021-12-31T09:29:00Z">
        <w:r>
          <w:rPr>
            <w:color w:val="FF0000"/>
            <w:lang w:val="en-US"/>
          </w:rPr>
          <w:t xml:space="preserve">0.3.5 </w:t>
        </w:r>
      </w:ins>
      <w:moveTo w:id="2106" w:author="Petnathean Julled" w:date="2021-12-19T03:34:00Z">
        <w:r w:rsidR="00D83B1A">
          <w:rPr>
            <w:color w:val="FF0000"/>
            <w:lang w:val="en-US"/>
          </w:rPr>
          <w:t>More explanation on Search operation</w:t>
        </w:r>
        <w:r w:rsidR="00D83B1A" w:rsidRPr="00271487">
          <w:rPr>
            <w:color w:val="FF0000"/>
            <w:lang w:val="en-US"/>
          </w:rPr>
          <w:t xml:space="preserve"> </w:t>
        </w:r>
        <w:del w:id="2107" w:author="Petnathean Julled" w:date="2021-12-31T02:26:00Z">
          <w:r w:rsidR="00D83B1A" w:rsidRPr="00271487" w:rsidDel="00E77889">
            <w:rPr>
              <w:color w:val="FF0000"/>
              <w:lang w:val="en-US"/>
            </w:rPr>
            <w:delText>vvv</w:delText>
          </w:r>
        </w:del>
      </w:moveTo>
    </w:p>
    <w:p w14:paraId="23650C9F" w14:textId="677E5DBD" w:rsidR="00D83B1A" w:rsidDel="005D17D7" w:rsidRDefault="00D83B1A">
      <w:pPr>
        <w:pStyle w:val="BodyText"/>
        <w:spacing w:after="0"/>
        <w:jc w:val="thaiDistribute"/>
        <w:rPr>
          <w:del w:id="2108" w:author="Petnathean Julled" w:date="2021-12-19T03:34:00Z"/>
          <w:rFonts w:cstheme="minorBidi"/>
          <w:bCs/>
          <w:szCs w:val="25"/>
          <w:lang w:val="en-US" w:bidi="th-TH"/>
        </w:rPr>
        <w:pPrChange w:id="2109" w:author="Petnathean Julled" w:date="2021-12-31T09:32:00Z">
          <w:pPr>
            <w:pStyle w:val="BodyText"/>
            <w:jc w:val="thaiDistribute"/>
          </w:pPr>
        </w:pPrChange>
      </w:pPr>
      <w:moveTo w:id="2110" w:author="Petnathean Julled" w:date="2021-12-19T03:34:00Z">
        <w:r w:rsidRPr="004A624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del w:id="2111" w:author="Petnathean Julled" w:date="2022-01-23T11:23:00Z">
          <w:r w:rsidDel="003673FF">
            <w:rPr>
              <w:rFonts w:cstheme="minorBidi"/>
              <w:bCs/>
              <w:szCs w:val="25"/>
              <w:lang w:val="en-US" w:bidi="th-TH"/>
            </w:rPr>
            <w:delText>Smartcontract</w:delText>
          </w:r>
        </w:del>
      </w:moveTo>
      <w:ins w:id="2112" w:author="Petnathean Julled" w:date="2022-01-23T11:23:00Z">
        <w:r w:rsidR="003673FF">
          <w:rPr>
            <w:rFonts w:cstheme="minorBidi"/>
            <w:bCs/>
            <w:szCs w:val="25"/>
            <w:lang w:val="en-US" w:bidi="th-TH"/>
          </w:rPr>
          <w:t>Smart contract</w:t>
        </w:r>
      </w:ins>
      <w:moveTo w:id="2113" w:author="Petnathean Julled" w:date="2021-12-19T03:34:00Z">
        <w:r w:rsidRPr="004A624A">
          <w:rPr>
            <w:rFonts w:cstheme="minorBidi"/>
            <w:bCs/>
            <w:szCs w:val="25"/>
            <w:lang w:val="en-US" w:bidi="th-TH"/>
          </w:rPr>
          <w:t xml:space="preserve"> for reviewing the stored value before comparing it with the specified value used for search. When </w:t>
        </w:r>
        <w:proofErr w:type="gramStart"/>
        <w:r w:rsidRPr="004A624A">
          <w:rPr>
            <w:rFonts w:cstheme="minorBidi"/>
            <w:bCs/>
            <w:szCs w:val="25"/>
            <w:lang w:val="en-US" w:bidi="th-TH"/>
          </w:rPr>
          <w:t>all of</w:t>
        </w:r>
        <w:proofErr w:type="gramEnd"/>
        <w:r w:rsidRPr="004A624A">
          <w:rPr>
            <w:rFonts w:cstheme="minorBidi"/>
            <w:bCs/>
            <w:szCs w:val="25"/>
            <w:lang w:val="en-US" w:bidi="th-TH"/>
          </w:rPr>
          <w:t xml:space="preserve"> the values called from the </w:t>
        </w:r>
        <w:del w:id="2114" w:author="Petnathean Julled" w:date="2022-01-23T11:23:00Z">
          <w:r w:rsidDel="003673FF">
            <w:rPr>
              <w:rFonts w:cstheme="minorBidi"/>
              <w:bCs/>
              <w:szCs w:val="25"/>
              <w:lang w:val="en-US" w:bidi="th-TH"/>
            </w:rPr>
            <w:delText>Smartcontract</w:delText>
          </w:r>
        </w:del>
      </w:moveTo>
      <w:ins w:id="2115" w:author="Petnathean Julled" w:date="2022-01-23T11:23:00Z">
        <w:r w:rsidR="003673FF">
          <w:rPr>
            <w:rFonts w:cstheme="minorBidi"/>
            <w:bCs/>
            <w:szCs w:val="25"/>
            <w:lang w:val="en-US" w:bidi="th-TH"/>
          </w:rPr>
          <w:t>Smart contract</w:t>
        </w:r>
      </w:ins>
      <w:moveTo w:id="2116" w:author="Petnathean Julled" w:date="2021-12-19T03:34:00Z">
        <w:r w:rsidRPr="004A624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To>
      <w:ins w:id="2117" w:author="Petnathean Julled" w:date="2021-12-31T09:30:00Z">
        <w:r w:rsidR="005D17D7">
          <w:rPr>
            <w:rFonts w:cstheme="minorBidi"/>
            <w:bCs/>
            <w:szCs w:val="25"/>
            <w:lang w:val="en-US" w:bidi="th-TH"/>
          </w:rPr>
          <w:t>.</w:t>
        </w:r>
      </w:ins>
      <w:moveTo w:id="2118" w:author="Petnathean Julled" w:date="2021-12-19T03:34:00Z">
        <w:del w:id="2119" w:author="Petnathean Julled" w:date="2021-12-31T09:30:00Z">
          <w:r w:rsidRPr="004A624A" w:rsidDel="005D17D7">
            <w:rPr>
              <w:rFonts w:cstheme="minorBidi"/>
              <w:bCs/>
              <w:szCs w:val="25"/>
              <w:lang w:val="en-US" w:bidi="th-TH"/>
            </w:rPr>
            <w:delText>.</w:delText>
          </w:r>
        </w:del>
      </w:moveTo>
    </w:p>
    <w:moveToRangeEnd w:id="2099"/>
    <w:p w14:paraId="68F09840" w14:textId="77777777" w:rsidR="0099743F" w:rsidRDefault="0099743F" w:rsidP="0099743F">
      <w:pPr>
        <w:pStyle w:val="BodyText"/>
        <w:jc w:val="thaiDistribute"/>
        <w:rPr>
          <w:ins w:id="2120" w:author="Petnathean Julled" w:date="2021-12-31T09:32:00Z"/>
          <w:color w:val="FF0000"/>
          <w:lang w:val="en-US"/>
        </w:rPr>
      </w:pPr>
    </w:p>
    <w:p w14:paraId="5E2F61A9" w14:textId="15C2546F" w:rsidR="0099743F" w:rsidRDefault="005D17D7">
      <w:pPr>
        <w:pStyle w:val="BodyText"/>
        <w:spacing w:after="0"/>
        <w:jc w:val="thaiDistribute"/>
        <w:rPr>
          <w:ins w:id="2121" w:author="Petnathean Julled" w:date="2021-12-31T09:32:00Z"/>
          <w:color w:val="FF0000"/>
          <w:lang w:val="en-US"/>
        </w:rPr>
        <w:pPrChange w:id="2122" w:author="Petnathean Julled" w:date="2021-12-31T09:32:00Z">
          <w:pPr>
            <w:pStyle w:val="BodyText"/>
            <w:jc w:val="thaiDistribute"/>
          </w:pPr>
        </w:pPrChange>
      </w:pPr>
      <w:ins w:id="2123" w:author="Petnathean Julled" w:date="2021-12-31T09:30:00Z">
        <w:r>
          <w:rPr>
            <w:color w:val="FF0000"/>
            <w:lang w:val="en-US"/>
          </w:rPr>
          <w:t>0.3.6</w:t>
        </w:r>
        <w:r w:rsidRPr="00271487">
          <w:rPr>
            <w:color w:val="FF0000"/>
            <w:lang w:val="en-US"/>
          </w:rPr>
          <w:t xml:space="preserve"> </w:t>
        </w:r>
        <w:r>
          <w:rPr>
            <w:color w:val="FF0000"/>
            <w:lang w:val="en-US"/>
          </w:rPr>
          <w:t>ITI-18 query response</w:t>
        </w:r>
      </w:ins>
      <w:ins w:id="2124" w:author="Petnathean Julled" w:date="2021-12-31T09:32:00Z">
        <w:r w:rsidR="0099743F">
          <w:rPr>
            <w:color w:val="FF0000"/>
            <w:lang w:val="en-US"/>
          </w:rPr>
          <w:t>.</w:t>
        </w:r>
      </w:ins>
    </w:p>
    <w:p w14:paraId="31AEC3B0" w14:textId="73B0BC29" w:rsidR="00D83B1A" w:rsidRPr="0099743F" w:rsidDel="003F456A" w:rsidRDefault="005D17D7">
      <w:pPr>
        <w:pStyle w:val="BodyText"/>
        <w:jc w:val="thaiDistribute"/>
        <w:rPr>
          <w:del w:id="2125" w:author="Petnathean Julled" w:date="2021-12-31T09:04:00Z"/>
          <w:color w:val="FF0000"/>
          <w:lang w:val="en-US"/>
          <w:rPrChange w:id="2126" w:author="Petnathean Julled" w:date="2021-12-31T09:32:00Z">
            <w:rPr>
              <w:del w:id="2127" w:author="Petnathean Julled" w:date="2021-12-31T09:04:00Z"/>
              <w:bCs/>
              <w:lang w:val="en-US"/>
            </w:rPr>
          </w:rPrChange>
        </w:rPr>
        <w:pPrChange w:id="2128" w:author="Petnathean Julled" w:date="2021-12-19T03:36:00Z">
          <w:pPr>
            <w:pStyle w:val="BodyText"/>
            <w:spacing w:after="0"/>
          </w:pPr>
        </w:pPrChange>
      </w:pPr>
      <w:ins w:id="2129" w:author="Petnathean Julled" w:date="2021-12-31T09:30:00Z">
        <w:r w:rsidRPr="004A624A">
          <w:rPr>
            <w:bCs/>
            <w:lang w:val="en-US"/>
          </w:rPr>
          <w:t>When Document Registry Actor received the transaction, they will use search keyword provided to search for registry with matched Metadata attribute values. Then it returns the result to Document Consumer Actor as response transaction. With header labeled “</w:t>
        </w:r>
        <w:proofErr w:type="spellStart"/>
        <w:proofErr w:type="gramStart"/>
        <w:r w:rsidRPr="004A624A">
          <w:rPr>
            <w:bCs/>
            <w:lang w:val="en-US"/>
          </w:rPr>
          <w:t>query:AdhocQueryResponse</w:t>
        </w:r>
        <w:proofErr w:type="spellEnd"/>
        <w:proofErr w:type="gramEnd"/>
        <w:r w:rsidRPr="004A624A">
          <w:rPr>
            <w:bCs/>
            <w:lang w:val="en-US"/>
          </w:rPr>
          <w:t>”, the transaction contains search result depend on query type specified in ITI-18 transaction. If the query expected for “</w:t>
        </w:r>
        <w:proofErr w:type="spellStart"/>
        <w:r w:rsidRPr="004A624A">
          <w:rPr>
            <w:bCs/>
            <w:lang w:val="en-US"/>
          </w:rPr>
          <w:t>LeafClass</w:t>
        </w:r>
        <w:proofErr w:type="spellEnd"/>
        <w:r w:rsidRPr="004A624A">
          <w:rPr>
            <w:bCs/>
            <w:lang w:val="en-US"/>
          </w:rPr>
          <w:t>” as result, the response would return Metadata attributes of all matched result in detailed. Otherwise, if the query expected for “</w:t>
        </w:r>
        <w:proofErr w:type="spellStart"/>
        <w:r w:rsidRPr="004A624A">
          <w:rPr>
            <w:bCs/>
            <w:lang w:val="en-US"/>
          </w:rPr>
          <w:t>ObjectList</w:t>
        </w:r>
        <w:proofErr w:type="spellEnd"/>
        <w:r w:rsidRPr="004A624A">
          <w:rPr>
            <w:bCs/>
            <w:lang w:val="en-US"/>
          </w:rPr>
          <w:t>”, the response would return object reference number of all matched results. These two types of response specifically selected depend on search behavior of Document Consumer Actor’s user. The query which specified “</w:t>
        </w:r>
        <w:proofErr w:type="spellStart"/>
        <w:r w:rsidRPr="004A624A">
          <w:rPr>
            <w:bCs/>
            <w:lang w:val="en-US"/>
          </w:rPr>
          <w:t>LeafClass</w:t>
        </w:r>
        <w:proofErr w:type="spellEnd"/>
        <w:r w:rsidRPr="004A624A">
          <w:rPr>
            <w:bCs/>
            <w:lang w:val="en-US"/>
          </w:rPr>
          <w:t>” as its search result must provide keyword which unique to its corresponding document, such as document unique ID or object reference UUID. At the same time, “</w:t>
        </w:r>
        <w:proofErr w:type="spellStart"/>
        <w:r w:rsidRPr="004A624A">
          <w:rPr>
            <w:bCs/>
            <w:lang w:val="en-US"/>
          </w:rPr>
          <w:t>ObjectList</w:t>
        </w:r>
        <w:proofErr w:type="spellEnd"/>
        <w:r w:rsidRPr="004A624A">
          <w:rPr>
            <w:bCs/>
            <w:lang w:val="en-US"/>
          </w:rPr>
          <w:t>” are used to search for wide range of document with generic search keyword and value where discovery of document existent is the main goal.</w:t>
        </w:r>
      </w:ins>
    </w:p>
    <w:p w14:paraId="5F64CFE5" w14:textId="28F45B6C" w:rsidR="00966643" w:rsidRPr="003E0FAC" w:rsidDel="001C107B" w:rsidRDefault="00966643">
      <w:pPr>
        <w:pStyle w:val="BodyText"/>
        <w:tabs>
          <w:tab w:val="clear" w:pos="288"/>
          <w:tab w:val="left" w:pos="0"/>
        </w:tabs>
        <w:spacing w:after="0"/>
        <w:ind w:firstLine="360"/>
        <w:jc w:val="thaiDistribute"/>
        <w:rPr>
          <w:del w:id="2130" w:author="Petnathean Julled" w:date="2021-12-19T03:30:00Z"/>
          <w:color w:val="FF0000"/>
          <w:lang w:val="en-US"/>
        </w:rPr>
        <w:pPrChange w:id="2131" w:author="Petnathean Julled" w:date="2021-12-19T03:36:00Z">
          <w:pPr>
            <w:pStyle w:val="BodyText"/>
            <w:tabs>
              <w:tab w:val="clear" w:pos="288"/>
              <w:tab w:val="left" w:pos="0"/>
            </w:tabs>
            <w:spacing w:after="0"/>
            <w:ind w:firstLine="360"/>
          </w:pPr>
        </w:pPrChange>
      </w:pPr>
      <w:del w:id="2132" w:author="Petnathean Julled" w:date="2021-12-19T03:30:00Z">
        <w:r w:rsidRPr="00271487" w:rsidDel="001C107B">
          <w:rPr>
            <w:color w:val="FF0000"/>
            <w:lang w:val="en-US"/>
          </w:rPr>
          <w:delText xml:space="preserve">vvv </w:delText>
        </w:r>
        <w:r w:rsidDel="001C107B">
          <w:rPr>
            <w:color w:val="FF0000"/>
            <w:lang w:val="en-US"/>
          </w:rPr>
          <w:delText>Implementat UI for XDS Consumer</w:delText>
        </w:r>
        <w:r w:rsidRPr="00271487" w:rsidDel="001C107B">
          <w:rPr>
            <w:color w:val="FF0000"/>
            <w:lang w:val="en-US"/>
          </w:rPr>
          <w:delText xml:space="preserve"> vvv</w:delText>
        </w:r>
      </w:del>
    </w:p>
    <w:p w14:paraId="39886D17" w14:textId="4CA5D189" w:rsidR="00966643" w:rsidDel="001C107B" w:rsidRDefault="00966643">
      <w:pPr>
        <w:pStyle w:val="BodyText"/>
        <w:spacing w:after="0"/>
        <w:jc w:val="thaiDistribute"/>
        <w:rPr>
          <w:del w:id="2133" w:author="Petnathean Julled" w:date="2021-12-19T03:30:00Z"/>
          <w:bCs/>
          <w:lang w:val="en-US"/>
        </w:rPr>
        <w:pPrChange w:id="2134" w:author="Petnathean Julled" w:date="2021-12-19T03:36:00Z">
          <w:pPr>
            <w:pStyle w:val="BodyText"/>
            <w:spacing w:after="0"/>
          </w:pPr>
        </w:pPrChange>
      </w:pPr>
      <w:del w:id="2135" w:author="Petnathean Julled" w:date="2021-12-19T03:30:00Z">
        <w:r w:rsidRPr="004A624A" w:rsidDel="001C107B">
          <w:rPr>
            <w:bCs/>
            <w:lang w:val="en-US"/>
          </w:rPr>
          <w:delTex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delText>
        </w:r>
      </w:del>
    </w:p>
    <w:p w14:paraId="41CDF095" w14:textId="6891BDA6" w:rsidR="00966643" w:rsidRPr="003E0FAC" w:rsidDel="009B218F" w:rsidRDefault="00966643">
      <w:pPr>
        <w:pStyle w:val="BodyText"/>
        <w:tabs>
          <w:tab w:val="clear" w:pos="288"/>
          <w:tab w:val="left" w:pos="0"/>
        </w:tabs>
        <w:spacing w:after="0"/>
        <w:ind w:firstLine="360"/>
        <w:jc w:val="thaiDistribute"/>
        <w:rPr>
          <w:del w:id="2136" w:author="Petnathean Julled" w:date="2021-12-19T03:29:00Z"/>
          <w:color w:val="FF0000"/>
          <w:lang w:val="en-US"/>
        </w:rPr>
        <w:pPrChange w:id="2137" w:author="Petnathean Julled" w:date="2021-12-19T03:36:00Z">
          <w:pPr>
            <w:pStyle w:val="BodyText"/>
            <w:tabs>
              <w:tab w:val="clear" w:pos="288"/>
              <w:tab w:val="left" w:pos="0"/>
            </w:tabs>
            <w:spacing w:after="0"/>
            <w:ind w:firstLine="360"/>
          </w:pPr>
        </w:pPrChange>
      </w:pPr>
      <w:del w:id="2138" w:author="Petnathean Julled" w:date="2021-12-19T03:29:00Z">
        <w:r w:rsidRPr="00271487" w:rsidDel="009B218F">
          <w:rPr>
            <w:color w:val="FF0000"/>
            <w:lang w:val="en-US"/>
          </w:rPr>
          <w:delText xml:space="preserve">vvv </w:delText>
        </w:r>
        <w:r w:rsidDel="009B218F">
          <w:rPr>
            <w:color w:val="FF0000"/>
            <w:lang w:val="en-US"/>
          </w:rPr>
          <w:delText>How XDS Consumer UI Work</w:delText>
        </w:r>
        <w:r w:rsidRPr="00271487" w:rsidDel="009B218F">
          <w:rPr>
            <w:color w:val="FF0000"/>
            <w:lang w:val="en-US"/>
          </w:rPr>
          <w:delText xml:space="preserve"> vvv</w:delText>
        </w:r>
      </w:del>
    </w:p>
    <w:p w14:paraId="14936D2E" w14:textId="5FF69E6E" w:rsidR="00966643" w:rsidDel="009B218F" w:rsidRDefault="00966643">
      <w:pPr>
        <w:pStyle w:val="BodyText"/>
        <w:spacing w:after="0"/>
        <w:jc w:val="thaiDistribute"/>
        <w:rPr>
          <w:del w:id="2139" w:author="Petnathean Julled" w:date="2021-12-19T03:29:00Z"/>
          <w:bCs/>
          <w:lang w:val="en-US"/>
        </w:rPr>
        <w:pPrChange w:id="2140" w:author="Petnathean Julled" w:date="2021-12-19T03:36:00Z">
          <w:pPr>
            <w:pStyle w:val="BodyText"/>
            <w:spacing w:after="0"/>
          </w:pPr>
        </w:pPrChange>
      </w:pPr>
      <w:del w:id="2141" w:author="Petnathean Julled" w:date="2021-12-19T03:29:00Z">
        <w:r w:rsidRPr="004A624A" w:rsidDel="009B218F">
          <w:rPr>
            <w:bCs/>
            <w:lang w:val="en-US"/>
          </w:rPr>
          <w:delTex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w:delText>
        </w:r>
      </w:del>
    </w:p>
    <w:p w14:paraId="76D04A82" w14:textId="7984750A" w:rsidR="00966643" w:rsidDel="009B218F" w:rsidRDefault="00966643">
      <w:pPr>
        <w:pStyle w:val="BodyText"/>
        <w:spacing w:after="0"/>
        <w:jc w:val="thaiDistribute"/>
        <w:rPr>
          <w:del w:id="2142" w:author="Petnathean Julled" w:date="2021-12-19T03:29:00Z"/>
          <w:bCs/>
          <w:lang w:val="en-US"/>
        </w:rPr>
        <w:pPrChange w:id="2143" w:author="Petnathean Julled" w:date="2021-12-19T03:36:00Z">
          <w:pPr>
            <w:pStyle w:val="BodyText"/>
            <w:spacing w:after="0"/>
          </w:pPr>
        </w:pPrChange>
      </w:pPr>
      <w:del w:id="2144" w:author="Petnathean Julled" w:date="2021-12-19T03:29:00Z">
        <w:r w:rsidRPr="00271487" w:rsidDel="009B218F">
          <w:rPr>
            <w:color w:val="FF0000"/>
            <w:lang w:val="en-US"/>
          </w:rPr>
          <w:delText xml:space="preserve">vvv </w:delText>
        </w:r>
        <w:r w:rsidDel="009B218F">
          <w:rPr>
            <w:color w:val="FF0000"/>
            <w:lang w:val="en-US"/>
          </w:rPr>
          <w:delText>Implementat UI for XDS Consumer (Continue)</w:delText>
        </w:r>
        <w:r w:rsidRPr="00271487" w:rsidDel="009B218F">
          <w:rPr>
            <w:color w:val="FF0000"/>
            <w:lang w:val="en-US"/>
          </w:rPr>
          <w:delText xml:space="preserve"> vvv</w:delText>
        </w:r>
        <w:r w:rsidRPr="004A624A" w:rsidDel="009B218F">
          <w:rPr>
            <w:bCs/>
            <w:lang w:val="en-US"/>
          </w:rPr>
          <w:delText xml:space="preserve"> </w:delText>
        </w:r>
      </w:del>
    </w:p>
    <w:p w14:paraId="2FC76466" w14:textId="7F7546B2" w:rsidR="00966643" w:rsidDel="009B218F" w:rsidRDefault="00966643">
      <w:pPr>
        <w:pStyle w:val="BodyText"/>
        <w:spacing w:after="0"/>
        <w:jc w:val="thaiDistribute"/>
        <w:rPr>
          <w:del w:id="2145" w:author="Petnathean Julled" w:date="2021-12-19T03:29:00Z"/>
          <w:rFonts w:cstheme="minorBidi"/>
          <w:bCs/>
          <w:szCs w:val="25"/>
          <w:lang w:val="en-US" w:bidi="th-TH"/>
        </w:rPr>
        <w:pPrChange w:id="2146" w:author="Petnathean Julled" w:date="2021-12-19T03:36:00Z">
          <w:pPr>
            <w:pStyle w:val="BodyText"/>
            <w:spacing w:after="0"/>
          </w:pPr>
        </w:pPrChange>
      </w:pPr>
      <w:del w:id="2147" w:author="Petnathean Julled" w:date="2021-12-19T03:29:00Z">
        <w:r w:rsidRPr="004A624A" w:rsidDel="009B218F">
          <w:rPr>
            <w:bCs/>
            <w:lang w:val="en-US"/>
          </w:rPr>
          <w:delText>The XDS Document Consumer Actor program will then accept the input and assort it into the ITI-18 transaction before sending it to XDS Document Registry Actor.</w:delText>
        </w:r>
        <w:r w:rsidRPr="004A624A" w:rsidDel="009B218F">
          <w:rPr>
            <w:rFonts w:cstheme="minorBidi"/>
            <w:bCs/>
            <w:szCs w:val="25"/>
            <w:cs/>
            <w:lang w:val="en-US" w:bidi="th-TH"/>
          </w:rPr>
          <w:delText xml:space="preserve"> </w:delText>
        </w:r>
        <w:r w:rsidRPr="004A624A" w:rsidDel="009B218F">
          <w:rPr>
            <w:rFonts w:cstheme="minorBidi"/>
            <w:bCs/>
            <w:szCs w:val="25"/>
            <w:lang w:val="en-US" w:bidi="th-TH"/>
          </w:rPr>
          <w:delTex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delText>
        </w:r>
      </w:del>
    </w:p>
    <w:p w14:paraId="0F636A9C" w14:textId="11132EDB" w:rsidR="00966643" w:rsidDel="001C107B" w:rsidRDefault="00966643">
      <w:pPr>
        <w:pStyle w:val="BodyText"/>
        <w:spacing w:after="0"/>
        <w:jc w:val="thaiDistribute"/>
        <w:rPr>
          <w:del w:id="2148" w:author="Petnathean Julled" w:date="2021-12-19T03:30:00Z"/>
          <w:color w:val="FF0000"/>
          <w:lang w:val="en-US"/>
        </w:rPr>
        <w:pPrChange w:id="2149" w:author="Petnathean Julled" w:date="2021-12-19T03:36:00Z">
          <w:pPr>
            <w:pStyle w:val="BodyText"/>
            <w:spacing w:after="0"/>
          </w:pPr>
        </w:pPrChange>
      </w:pPr>
      <w:del w:id="2150" w:author="Petnathean Julled" w:date="2021-12-19T03:30:00Z">
        <w:r w:rsidRPr="00271487" w:rsidDel="001C107B">
          <w:rPr>
            <w:color w:val="FF0000"/>
            <w:lang w:val="en-US"/>
          </w:rPr>
          <w:delText xml:space="preserve">vvv </w:delText>
        </w:r>
        <w:r w:rsidDel="001C107B">
          <w:rPr>
            <w:color w:val="FF0000"/>
            <w:lang w:val="en-US"/>
          </w:rPr>
          <w:delText>XDS Registry (Continue)</w:delText>
        </w:r>
        <w:r w:rsidRPr="00271487" w:rsidDel="001C107B">
          <w:rPr>
            <w:color w:val="FF0000"/>
            <w:lang w:val="en-US"/>
          </w:rPr>
          <w:delText xml:space="preserve"> vvv</w:delText>
        </w:r>
      </w:del>
    </w:p>
    <w:p w14:paraId="73FD9612" w14:textId="1755790B" w:rsidR="00966643" w:rsidRPr="004A624A" w:rsidDel="00194962" w:rsidRDefault="00966643">
      <w:pPr>
        <w:pStyle w:val="BodyText"/>
        <w:spacing w:after="0"/>
        <w:jc w:val="thaiDistribute"/>
        <w:rPr>
          <w:moveFrom w:id="2151" w:author="Petnathean Julled" w:date="2021-12-19T03:31:00Z"/>
          <w:rFonts w:cstheme="minorBidi"/>
          <w:bCs/>
          <w:szCs w:val="25"/>
          <w:lang w:val="en-US" w:bidi="th-TH"/>
        </w:rPr>
        <w:pPrChange w:id="2152" w:author="Petnathean Julled" w:date="2021-12-19T03:36:00Z">
          <w:pPr>
            <w:pStyle w:val="BodyText"/>
            <w:spacing w:after="0"/>
          </w:pPr>
        </w:pPrChange>
      </w:pPr>
      <w:moveFromRangeStart w:id="2153" w:author="Petnathean Julled" w:date="2021-12-19T03:31:00Z" w:name="move90777100"/>
      <w:moveFrom w:id="2154" w:author="Petnathean Julled" w:date="2021-12-19T03:31:00Z">
        <w:r w:rsidRPr="00271487" w:rsidDel="00194962">
          <w:rPr>
            <w:color w:val="FF0000"/>
            <w:lang w:val="en-US"/>
          </w:rPr>
          <w:t xml:space="preserve">vvv </w:t>
        </w:r>
        <w:r w:rsidDel="00194962">
          <w:rPr>
            <w:color w:val="FF0000"/>
            <w:lang w:val="en-US"/>
          </w:rPr>
          <w:t>Design requirement for XDS Registry</w:t>
        </w:r>
        <w:r w:rsidRPr="00271487" w:rsidDel="00194962">
          <w:rPr>
            <w:color w:val="FF0000"/>
            <w:lang w:val="en-US"/>
          </w:rPr>
          <w:t xml:space="preserve"> vvv</w:t>
        </w:r>
      </w:moveFrom>
    </w:p>
    <w:p w14:paraId="6273219B" w14:textId="49AA3145" w:rsidR="00966643" w:rsidDel="00194962" w:rsidRDefault="00966643">
      <w:pPr>
        <w:pStyle w:val="BodyText"/>
        <w:spacing w:after="0"/>
        <w:jc w:val="thaiDistribute"/>
        <w:rPr>
          <w:moveFrom w:id="2155" w:author="Petnathean Julled" w:date="2021-12-19T03:31:00Z"/>
          <w:rFonts w:cstheme="minorBidi"/>
          <w:bCs/>
          <w:szCs w:val="25"/>
          <w:lang w:val="en-US" w:bidi="th-TH"/>
        </w:rPr>
        <w:pPrChange w:id="2156" w:author="Petnathean Julled" w:date="2021-12-19T03:36:00Z">
          <w:pPr>
            <w:pStyle w:val="BodyText"/>
            <w:spacing w:after="0"/>
          </w:pPr>
        </w:pPrChange>
      </w:pPr>
      <w:moveFrom w:id="2157" w:author="Petnathean Julled" w:date="2021-12-19T03:31:00Z">
        <w:r w:rsidRPr="004A624A" w:rsidDel="00194962">
          <w:rPr>
            <w:rFonts w:cstheme="minorBidi"/>
            <w:bCs/>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2158"/>
        <w:r w:rsidRPr="004A624A" w:rsidDel="00194962">
          <w:rPr>
            <w:rFonts w:cstheme="minorBidi"/>
            <w:bCs/>
            <w:szCs w:val="25"/>
            <w:highlight w:val="yellow"/>
            <w:lang w:val="en-US" w:bidi="th-TH"/>
          </w:rPr>
          <w:t>middleware</w:t>
        </w:r>
        <w:commentRangeEnd w:id="2158"/>
        <w:r w:rsidRPr="004A624A" w:rsidDel="00194962">
          <w:rPr>
            <w:rStyle w:val="CommentReference"/>
            <w:spacing w:val="0"/>
            <w:lang w:val="en-US" w:eastAsia="en-US"/>
          </w:rPr>
          <w:commentReference w:id="2158"/>
        </w:r>
        <w:r w:rsidRPr="004A624A" w:rsidDel="00194962">
          <w:rPr>
            <w:rFonts w:cstheme="minorBidi"/>
            <w:bCs/>
            <w:szCs w:val="25"/>
            <w:lang w:val="en-US" w:bidi="th-TH"/>
          </w:rPr>
          <w:t xml:space="preserve"> between the local XDS system and the Blockchain ledger. The Actor will wait until receiving the XML message transaction and react differently to ITI-42 and ITI-18 transactions.</w:t>
        </w:r>
      </w:moveFrom>
    </w:p>
    <w:moveFromRangeEnd w:id="2153"/>
    <w:p w14:paraId="75DD14E4" w14:textId="61B42E50" w:rsidR="00966643" w:rsidDel="00260251" w:rsidRDefault="00966643">
      <w:pPr>
        <w:pStyle w:val="BodyText"/>
        <w:spacing w:after="0"/>
        <w:jc w:val="thaiDistribute"/>
        <w:rPr>
          <w:del w:id="2159" w:author="Petnathean Julled" w:date="2021-12-19T03:32:00Z"/>
          <w:rFonts w:cstheme="minorBidi"/>
          <w:bCs/>
          <w:szCs w:val="25"/>
          <w:lang w:val="en-US" w:bidi="th-TH"/>
        </w:rPr>
        <w:pPrChange w:id="2160" w:author="Petnathean Julled" w:date="2021-12-19T03:36:00Z">
          <w:pPr>
            <w:pStyle w:val="BodyText"/>
            <w:spacing w:after="0"/>
          </w:pPr>
        </w:pPrChange>
      </w:pPr>
      <w:del w:id="2161" w:author="Petnathean Julled" w:date="2021-12-19T03:32:00Z">
        <w:r w:rsidRPr="00271487" w:rsidDel="00260251">
          <w:rPr>
            <w:color w:val="FF0000"/>
            <w:lang w:val="en-US"/>
          </w:rPr>
          <w:delText xml:space="preserve">vvv </w:delText>
        </w:r>
        <w:r w:rsidDel="00260251">
          <w:rPr>
            <w:color w:val="FF0000"/>
            <w:lang w:val="en-US"/>
          </w:rPr>
          <w:delText>(Partial) implement for XDS Registry</w:delText>
        </w:r>
        <w:r w:rsidRPr="00271487" w:rsidDel="00260251">
          <w:rPr>
            <w:color w:val="FF0000"/>
            <w:lang w:val="en-US"/>
          </w:rPr>
          <w:delText xml:space="preserve"> vvv</w:delText>
        </w:r>
        <w:r w:rsidRPr="004A624A" w:rsidDel="00260251">
          <w:rPr>
            <w:rFonts w:cstheme="minorBidi"/>
            <w:bCs/>
            <w:szCs w:val="25"/>
            <w:lang w:val="en-US" w:bidi="th-TH"/>
          </w:rPr>
          <w:delText xml:space="preserve"> </w:delText>
        </w:r>
      </w:del>
    </w:p>
    <w:p w14:paraId="3D776A03" w14:textId="5F34DE24" w:rsidR="00966643" w:rsidDel="00260251" w:rsidRDefault="00966643">
      <w:pPr>
        <w:pStyle w:val="BodyText"/>
        <w:spacing w:after="0"/>
        <w:jc w:val="thaiDistribute"/>
        <w:rPr>
          <w:del w:id="2162" w:author="Petnathean Julled" w:date="2021-12-19T03:32:00Z"/>
          <w:rFonts w:cstheme="minorBidi"/>
          <w:bCs/>
          <w:szCs w:val="25"/>
          <w:lang w:val="en-US" w:bidi="th-TH"/>
        </w:rPr>
        <w:pPrChange w:id="2163" w:author="Petnathean Julled" w:date="2021-12-19T03:36:00Z">
          <w:pPr>
            <w:pStyle w:val="BodyText"/>
            <w:spacing w:after="0"/>
          </w:pPr>
        </w:pPrChange>
      </w:pPr>
      <w:del w:id="2164" w:author="Petnathean Julled" w:date="2021-12-19T03:32:00Z">
        <w:r w:rsidRPr="004A624A" w:rsidDel="00260251">
          <w:rPr>
            <w:rFonts w:cstheme="minorBidi"/>
            <w:bCs/>
            <w:szCs w:val="25"/>
            <w:lang w:val="en-US" w:bidi="th-TH"/>
          </w:rPr>
          <w:delText xml:space="preserve">Unlike the XDS Document Repository Actor and XDS Document Consumer Actor, the XDS Document Registry was made to act as the medium between the native system and the Blockchain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compatible format.</w:delText>
        </w:r>
        <w:r w:rsidRPr="004A624A" w:rsidDel="00260251">
          <w:rPr>
            <w:rFonts w:cstheme="minorBidi"/>
            <w:bCs/>
            <w:szCs w:val="25"/>
            <w:cs/>
            <w:lang w:val="en-US" w:bidi="th-TH"/>
          </w:rPr>
          <w:delText xml:space="preserve"> </w:delText>
        </w:r>
      </w:del>
    </w:p>
    <w:p w14:paraId="292AC03F" w14:textId="727CF0D1" w:rsidR="00966643" w:rsidDel="003F456A" w:rsidRDefault="00966643">
      <w:pPr>
        <w:pStyle w:val="BodyText"/>
        <w:spacing w:after="0"/>
        <w:jc w:val="thaiDistribute"/>
        <w:rPr>
          <w:del w:id="2165" w:author="Petnathean Julled" w:date="2021-12-31T09:04:00Z"/>
          <w:color w:val="FF0000"/>
          <w:lang w:val="en-US"/>
        </w:rPr>
        <w:pPrChange w:id="2166" w:author="Petnathean Julled" w:date="2021-12-19T03:36:00Z">
          <w:pPr>
            <w:pStyle w:val="BodyText"/>
            <w:spacing w:after="0"/>
          </w:pPr>
        </w:pPrChange>
      </w:pPr>
      <w:del w:id="2167" w:author="Petnathean Julled" w:date="2021-12-31T02:26:00Z">
        <w:r w:rsidRPr="00271487" w:rsidDel="00E77889">
          <w:rPr>
            <w:color w:val="FF0000"/>
            <w:lang w:val="en-US"/>
          </w:rPr>
          <w:delText>vvv</w:delText>
        </w:r>
      </w:del>
      <w:del w:id="2168" w:author="Petnathean Julled" w:date="2021-12-31T09:04:00Z">
        <w:r w:rsidRPr="00271487" w:rsidDel="003F456A">
          <w:rPr>
            <w:color w:val="FF0000"/>
            <w:lang w:val="en-US"/>
          </w:rPr>
          <w:delText xml:space="preserve"> </w:delText>
        </w:r>
        <w:r w:rsidDel="003F456A">
          <w:rPr>
            <w:color w:val="FF0000"/>
            <w:lang w:val="en-US"/>
          </w:rPr>
          <w:delText>How Smartcontract made for XDS Registry</w:delText>
        </w:r>
        <w:r w:rsidRPr="00271487" w:rsidDel="003F456A">
          <w:rPr>
            <w:color w:val="FF0000"/>
            <w:lang w:val="en-US"/>
          </w:rPr>
          <w:delText xml:space="preserve"> </w:delText>
        </w:r>
      </w:del>
      <w:del w:id="2169" w:author="Petnathean Julled" w:date="2021-12-31T02:26:00Z">
        <w:r w:rsidRPr="00271487" w:rsidDel="00E77889">
          <w:rPr>
            <w:color w:val="FF0000"/>
            <w:lang w:val="en-US"/>
          </w:rPr>
          <w:delText>vvv</w:delText>
        </w:r>
      </w:del>
    </w:p>
    <w:p w14:paraId="681DEB7B" w14:textId="3BBA8A89" w:rsidR="00966643" w:rsidRPr="008E7FDD" w:rsidDel="003F456A" w:rsidRDefault="00966643">
      <w:pPr>
        <w:pStyle w:val="BodyText"/>
        <w:spacing w:after="0"/>
        <w:jc w:val="thaiDistribute"/>
        <w:rPr>
          <w:del w:id="2170" w:author="Petnathean Julled" w:date="2021-12-31T09:04:00Z"/>
          <w:color w:val="FF0000"/>
          <w:lang w:val="en-US"/>
        </w:rPr>
        <w:pPrChange w:id="2171" w:author="Petnathean Julled" w:date="2021-12-19T03:36:00Z">
          <w:pPr>
            <w:pStyle w:val="BodyText"/>
            <w:spacing w:after="0"/>
          </w:pPr>
        </w:pPrChange>
      </w:pPr>
      <w:del w:id="2172" w:author="Petnathean Julled" w:date="2021-12-31T09:04:00Z">
        <w:r w:rsidDel="003F456A">
          <w:rPr>
            <w:color w:val="FF0000"/>
            <w:lang w:val="en-US"/>
          </w:rPr>
          <w:delText>(Maybe move to or move from Smartcontract section)</w:delText>
        </w:r>
      </w:del>
    </w:p>
    <w:p w14:paraId="40DE036B" w14:textId="04A048A4" w:rsidR="00D83B1A" w:rsidRPr="003E0FAC" w:rsidDel="003F456A" w:rsidRDefault="00966643">
      <w:pPr>
        <w:pStyle w:val="BodyText"/>
        <w:jc w:val="thaiDistribute"/>
        <w:rPr>
          <w:del w:id="2173" w:author="Petnathean Julled" w:date="2021-12-31T09:04:00Z"/>
          <w:moveTo w:id="2174" w:author="Petnathean Julled" w:date="2021-12-19T03:34:00Z"/>
          <w:bCs/>
          <w:color w:val="FF0000"/>
          <w:lang w:val="en-US"/>
        </w:rPr>
        <w:pPrChange w:id="2175" w:author="Petnathean Julled" w:date="2021-12-19T03:36:00Z">
          <w:pPr>
            <w:pStyle w:val="BodyText"/>
          </w:pPr>
        </w:pPrChange>
      </w:pPr>
      <w:del w:id="2176" w:author="Petnathean Julled" w:date="2021-12-31T09:04:00Z">
        <w:r w:rsidRPr="004A624A" w:rsidDel="003F456A">
          <w:rPr>
            <w:rFonts w:cstheme="minorBidi"/>
            <w:bCs/>
            <w:szCs w:val="25"/>
            <w:lang w:val="en-US" w:bidi="th-TH"/>
          </w:rPr>
          <w:delText xml:space="preserve">In the implementation,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was designed to store string values and will return the stored value when called by the corresponding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function. The prepared JSON must be converted into a string variable before entering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This is due to the limit of the Ethereum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which can cover a limited number of programming variables so, we simplify our program to avoid that limit by storing the whole JSON in string form as a single variable. Because the Ethereum Blockchain requires a particular amount of gas to run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the length of the variable could produce an error if there isn't enough gas available. That means, we need to increase the limit amount of gas for executing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design, XDS Document Registry actors can keep Metadata attributes of each document by storing them as JSON string variable inside Blockchain using one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per document. At the same time, the actor can perform search operation by sequentially call upon each published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one-by-one until the result was found or until the last in the case which no matching result. It must be noted that publishing of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always requires gas to execute the task while calling for the variable value stored in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is not consuming any Blockchain resource. It must be noted that at the beginning of the XDS Blockchain network, the base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must be initially deployed into the Blockchain to allow further registration of health documents for the rest of the Blockchain ledger. </w:delText>
        </w:r>
      </w:del>
      <w:moveToRangeStart w:id="2177" w:author="Petnathean Julled" w:date="2021-12-19T03:34:00Z" w:name="move90777266"/>
      <w:moveTo w:id="2178" w:author="Petnathean Julled" w:date="2021-12-19T03:34:00Z">
        <w:del w:id="2179" w:author="Petnathean Julled" w:date="2021-12-31T09:04:00Z">
          <w:r w:rsidR="00D83B1A" w:rsidRPr="003E0FAC" w:rsidDel="003F456A">
            <w:rPr>
              <w:bCs/>
              <w:color w:val="FF0000"/>
              <w:lang w:val="en-US"/>
            </w:rPr>
            <w:delText xml:space="preserve">-- </w:delText>
          </w:r>
          <w:r w:rsidR="00D83B1A" w:rsidDel="003F456A">
            <w:rPr>
              <w:bCs/>
              <w:color w:val="FF0000"/>
              <w:lang w:val="en-US"/>
            </w:rPr>
            <w:delText>Smartcontract</w:delText>
          </w:r>
          <w:r w:rsidR="00D83B1A" w:rsidRPr="003E0FAC" w:rsidDel="003F456A">
            <w:rPr>
              <w:bCs/>
              <w:color w:val="FF0000"/>
              <w:lang w:val="en-US"/>
            </w:rPr>
            <w:delText xml:space="preserve"> process flow –</w:delText>
          </w:r>
        </w:del>
      </w:moveTo>
    </w:p>
    <w:p w14:paraId="2035EB40" w14:textId="6A15366E" w:rsidR="00D83B1A" w:rsidRPr="003E0FAC" w:rsidDel="003F456A" w:rsidRDefault="00D83B1A">
      <w:pPr>
        <w:pStyle w:val="BodyText"/>
        <w:jc w:val="thaiDistribute"/>
        <w:rPr>
          <w:del w:id="2180" w:author="Petnathean Julled" w:date="2021-12-31T09:04:00Z"/>
          <w:moveTo w:id="2181" w:author="Petnathean Julled" w:date="2021-12-19T03:34:00Z"/>
          <w:bCs/>
          <w:color w:val="FF0000"/>
          <w:lang w:val="en-US"/>
        </w:rPr>
        <w:pPrChange w:id="2182" w:author="Petnathean Julled" w:date="2021-12-19T03:36:00Z">
          <w:pPr>
            <w:pStyle w:val="BodyText"/>
          </w:pPr>
        </w:pPrChange>
      </w:pPr>
      <w:moveTo w:id="2183" w:author="Petnathean Julled" w:date="2021-12-19T03:34:00Z">
        <w:del w:id="2184" w:author="Petnathean Julled" w:date="2021-12-31T09:04:00Z">
          <w:r w:rsidRPr="003E0FAC" w:rsidDel="003F456A">
            <w:rPr>
              <w:bCs/>
              <w:color w:val="FF0000"/>
              <w:lang w:val="en-US"/>
            </w:rPr>
            <w:delText xml:space="preserve">-- </w:delText>
          </w:r>
          <w:r w:rsidDel="003F456A">
            <w:rPr>
              <w:bCs/>
              <w:color w:val="FF0000"/>
              <w:lang w:val="en-US"/>
            </w:rPr>
            <w:delText>Smartcontract</w:delText>
          </w:r>
          <w:r w:rsidRPr="003E0FAC" w:rsidDel="003F456A">
            <w:rPr>
              <w:bCs/>
              <w:color w:val="FF0000"/>
              <w:lang w:val="en-US"/>
            </w:rPr>
            <w:delText>’s Role in XDS –</w:delText>
          </w:r>
        </w:del>
      </w:moveTo>
    </w:p>
    <w:p w14:paraId="4F8EC5C0" w14:textId="18DE27E7" w:rsidR="00D83B1A" w:rsidRPr="008E7FDD" w:rsidDel="00D83B1A" w:rsidRDefault="00D83B1A">
      <w:pPr>
        <w:pStyle w:val="BodyText"/>
        <w:jc w:val="thaiDistribute"/>
        <w:rPr>
          <w:del w:id="2185" w:author="Petnathean Julled" w:date="2021-12-19T03:34:00Z"/>
          <w:moveTo w:id="2186" w:author="Petnathean Julled" w:date="2021-12-19T03:34:00Z"/>
          <w:color w:val="FF0000"/>
        </w:rPr>
        <w:pPrChange w:id="2187" w:author="Petnathean Julled" w:date="2021-12-19T03:36:00Z">
          <w:pPr>
            <w:pStyle w:val="BodyText"/>
          </w:pPr>
        </w:pPrChange>
      </w:pPr>
      <w:moveTo w:id="2188" w:author="Petnathean Julled" w:date="2021-12-19T03:34:00Z">
        <w:del w:id="2189" w:author="Petnathean Julled" w:date="2021-12-31T09:04:00Z">
          <w:r w:rsidRPr="003E0FAC" w:rsidDel="003F456A">
            <w:rPr>
              <w:bCs/>
              <w:color w:val="FF0000"/>
              <w:lang w:val="en-US"/>
            </w:rPr>
            <w:delText xml:space="preserve">-- </w:delText>
          </w:r>
          <w:r w:rsidDel="003F456A">
            <w:rPr>
              <w:bCs/>
              <w:color w:val="FF0000"/>
              <w:lang w:val="en-US"/>
            </w:rPr>
            <w:delText>Smartcontract</w:delText>
          </w:r>
          <w:r w:rsidRPr="003E0FAC" w:rsidDel="003F456A">
            <w:rPr>
              <w:bCs/>
              <w:color w:val="FF0000"/>
              <w:lang w:val="en-US"/>
            </w:rPr>
            <w:delText xml:space="preserve"> Design --</w:delText>
          </w:r>
        </w:del>
      </w:moveTo>
    </w:p>
    <w:moveToRangeEnd w:id="2177"/>
    <w:p w14:paraId="567702C6" w14:textId="77777777" w:rsidR="00D83B1A" w:rsidRDefault="00D83B1A">
      <w:pPr>
        <w:pStyle w:val="BodyText"/>
        <w:jc w:val="thaiDistribute"/>
        <w:rPr>
          <w:rFonts w:cstheme="minorBidi"/>
          <w:bCs/>
          <w:szCs w:val="25"/>
          <w:lang w:val="en-US" w:bidi="th-TH"/>
        </w:rPr>
        <w:pPrChange w:id="2190" w:author="Petnathean Julled" w:date="2021-12-19T03:36:00Z">
          <w:pPr>
            <w:pStyle w:val="BodyText"/>
            <w:spacing w:after="0"/>
          </w:pPr>
        </w:pPrChange>
      </w:pPr>
    </w:p>
    <w:p w14:paraId="4569CE82" w14:textId="1D598C8A" w:rsidR="00966643" w:rsidRPr="004A624A" w:rsidDel="00D83B1A" w:rsidRDefault="00966643">
      <w:pPr>
        <w:pStyle w:val="BodyText"/>
        <w:spacing w:after="0"/>
        <w:jc w:val="thaiDistribute"/>
        <w:rPr>
          <w:moveFrom w:id="2191" w:author="Petnathean Julled" w:date="2021-12-19T03:33:00Z"/>
          <w:rFonts w:cstheme="minorBidi"/>
          <w:bCs/>
          <w:szCs w:val="25"/>
          <w:lang w:val="en-US" w:bidi="th-TH"/>
        </w:rPr>
        <w:pPrChange w:id="2192" w:author="Petnathean Julled" w:date="2021-12-19T03:36:00Z">
          <w:pPr>
            <w:pStyle w:val="BodyText"/>
            <w:spacing w:after="0"/>
          </w:pPr>
        </w:pPrChange>
      </w:pPr>
      <w:moveFromRangeStart w:id="2193" w:author="Petnathean Julled" w:date="2021-12-19T03:33:00Z" w:name="move90777246"/>
      <w:moveFrom w:id="2194" w:author="Petnathean Julled" w:date="2021-12-19T03:33:00Z">
        <w:r w:rsidRPr="00271487" w:rsidDel="00D83B1A">
          <w:rPr>
            <w:color w:val="FF0000"/>
            <w:lang w:val="en-US"/>
          </w:rPr>
          <w:t xml:space="preserve">vvv </w:t>
        </w:r>
        <w:r w:rsidDel="00D83B1A">
          <w:rPr>
            <w:color w:val="FF0000"/>
            <w:lang w:val="en-US"/>
          </w:rPr>
          <w:t>How XDS Registry handle ITI-18</w:t>
        </w:r>
        <w:r w:rsidRPr="00271487" w:rsidDel="00D83B1A">
          <w:rPr>
            <w:color w:val="FF0000"/>
            <w:lang w:val="en-US"/>
          </w:rPr>
          <w:t xml:space="preserve"> vvv</w:t>
        </w:r>
      </w:moveFrom>
    </w:p>
    <w:p w14:paraId="07241CAF" w14:textId="6C581383" w:rsidR="00966643" w:rsidDel="00D83B1A" w:rsidRDefault="00966643">
      <w:pPr>
        <w:pStyle w:val="BodyText"/>
        <w:spacing w:after="0"/>
        <w:jc w:val="thaiDistribute"/>
        <w:rPr>
          <w:moveFrom w:id="2195" w:author="Petnathean Julled" w:date="2021-12-19T03:33:00Z"/>
          <w:rFonts w:cstheme="minorBidi"/>
          <w:bCs/>
          <w:szCs w:val="25"/>
          <w:lang w:val="en-US" w:bidi="th-TH"/>
        </w:rPr>
        <w:pPrChange w:id="2196" w:author="Petnathean Julled" w:date="2021-12-19T03:36:00Z">
          <w:pPr>
            <w:pStyle w:val="BodyText"/>
            <w:spacing w:after="0"/>
          </w:pPr>
        </w:pPrChange>
      </w:pPr>
      <w:moveFrom w:id="2197" w:author="Petnathean Julled" w:date="2021-12-19T03:33:00Z">
        <w:r w:rsidRPr="004A624A" w:rsidDel="00D83B1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r w:rsidDel="00D83B1A">
          <w:rPr>
            <w:rFonts w:cstheme="minorBidi"/>
            <w:bCs/>
            <w:szCs w:val="25"/>
            <w:lang w:val="en-US" w:bidi="th-TH"/>
          </w:rPr>
          <w:t>Smartcontract</w:t>
        </w:r>
        <w:r w:rsidRPr="004A624A" w:rsidDel="00D83B1A">
          <w:rPr>
            <w:rFonts w:cstheme="minorBidi"/>
            <w:bCs/>
            <w:szCs w:val="25"/>
            <w:lang w:val="en-US" w:bidi="th-TH"/>
          </w:rPr>
          <w:t xml:space="preserve"> with matching metadata attribute values. After the result was found, the actor then proceeds to create a response XML message following the ITI-18 format. </w:t>
        </w:r>
      </w:moveFrom>
    </w:p>
    <w:p w14:paraId="0F6D15AE" w14:textId="38C3A4EF" w:rsidR="00966643" w:rsidRPr="004A624A" w:rsidDel="00D83B1A" w:rsidRDefault="00966643">
      <w:pPr>
        <w:pStyle w:val="BodyText"/>
        <w:spacing w:after="0"/>
        <w:jc w:val="thaiDistribute"/>
        <w:rPr>
          <w:moveFrom w:id="2198" w:author="Petnathean Julled" w:date="2021-12-19T03:34:00Z"/>
          <w:rFonts w:cstheme="minorBidi"/>
          <w:bCs/>
          <w:szCs w:val="25"/>
          <w:lang w:val="en-US" w:bidi="th-TH"/>
        </w:rPr>
        <w:pPrChange w:id="2199" w:author="Petnathean Julled" w:date="2021-12-19T03:36:00Z">
          <w:pPr>
            <w:pStyle w:val="BodyText"/>
            <w:spacing w:after="0"/>
          </w:pPr>
        </w:pPrChange>
      </w:pPr>
      <w:moveFromRangeStart w:id="2200" w:author="Petnathean Julled" w:date="2021-12-19T03:34:00Z" w:name="move90777256"/>
      <w:moveFromRangeEnd w:id="2193"/>
      <w:moveFrom w:id="2201" w:author="Petnathean Julled" w:date="2021-12-19T03:34:00Z">
        <w:r w:rsidRPr="00271487" w:rsidDel="00D83B1A">
          <w:rPr>
            <w:color w:val="FF0000"/>
            <w:lang w:val="en-US"/>
          </w:rPr>
          <w:t xml:space="preserve">vvv </w:t>
        </w:r>
        <w:r w:rsidDel="00D83B1A">
          <w:rPr>
            <w:color w:val="FF0000"/>
            <w:lang w:val="en-US"/>
          </w:rPr>
          <w:t>More explanation on Search operation</w:t>
        </w:r>
        <w:r w:rsidRPr="00271487" w:rsidDel="00D83B1A">
          <w:rPr>
            <w:color w:val="FF0000"/>
            <w:lang w:val="en-US"/>
          </w:rPr>
          <w:t xml:space="preserve"> vvv</w:t>
        </w:r>
      </w:moveFrom>
    </w:p>
    <w:p w14:paraId="66E57F36" w14:textId="22D7C7F1" w:rsidR="00966643" w:rsidRPr="004A624A" w:rsidDel="00D83B1A" w:rsidRDefault="00966643">
      <w:pPr>
        <w:pStyle w:val="BodyText"/>
        <w:jc w:val="thaiDistribute"/>
        <w:rPr>
          <w:moveFrom w:id="2202" w:author="Petnathean Julled" w:date="2021-12-19T03:34:00Z"/>
          <w:rFonts w:cstheme="minorBidi"/>
          <w:bCs/>
          <w:szCs w:val="25"/>
          <w:lang w:val="en-US" w:bidi="th-TH"/>
        </w:rPr>
        <w:pPrChange w:id="2203" w:author="Petnathean Julled" w:date="2021-12-19T03:36:00Z">
          <w:pPr>
            <w:pStyle w:val="BodyText"/>
          </w:pPr>
        </w:pPrChange>
      </w:pPr>
      <w:moveFrom w:id="2204" w:author="Petnathean Julled" w:date="2021-12-19T03:34:00Z">
        <w:r w:rsidRPr="004A624A" w:rsidDel="00D83B1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r w:rsidDel="00D83B1A">
          <w:rPr>
            <w:rFonts w:cstheme="minorBidi"/>
            <w:bCs/>
            <w:szCs w:val="25"/>
            <w:lang w:val="en-US" w:bidi="th-TH"/>
          </w:rPr>
          <w:t>Smartcontract</w:t>
        </w:r>
        <w:r w:rsidRPr="004A624A" w:rsidDel="00D83B1A">
          <w:rPr>
            <w:rFonts w:cstheme="minorBidi"/>
            <w:bCs/>
            <w:szCs w:val="25"/>
            <w:lang w:val="en-US" w:bidi="th-TH"/>
          </w:rPr>
          <w:t xml:space="preserve"> for reviewing the stored value before comparing it with the specified value used for search. When all of the values called from the </w:t>
        </w:r>
        <w:r w:rsidDel="00D83B1A">
          <w:rPr>
            <w:rFonts w:cstheme="minorBidi"/>
            <w:bCs/>
            <w:szCs w:val="25"/>
            <w:lang w:val="en-US" w:bidi="th-TH"/>
          </w:rPr>
          <w:t>Smartcontract</w:t>
        </w:r>
        <w:r w:rsidRPr="004A624A" w:rsidDel="00D83B1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From>
    </w:p>
    <w:moveFromRangeEnd w:id="2200"/>
    <w:p w14:paraId="0D4E3401" w14:textId="77777777" w:rsidR="00966643" w:rsidRPr="000E219F" w:rsidRDefault="00966643">
      <w:pPr>
        <w:pStyle w:val="Heading2"/>
        <w:jc w:val="thaiDistribute"/>
        <w:pPrChange w:id="2205" w:author="Petnathean Julled" w:date="2021-12-19T03:36:00Z">
          <w:pPr>
            <w:pStyle w:val="Heading2"/>
          </w:pPr>
        </w:pPrChange>
      </w:pPr>
      <w:r>
        <w:rPr>
          <w:rFonts w:cs="Angsana New"/>
          <w:szCs w:val="25"/>
          <w:lang w:bidi="th-TH"/>
        </w:rPr>
        <w:t>Implementation Result</w:t>
      </w:r>
    </w:p>
    <w:p w14:paraId="0C2DC7BC" w14:textId="76BBC24B" w:rsidR="00966643" w:rsidRDefault="00D46B21">
      <w:pPr>
        <w:pStyle w:val="BodyText"/>
        <w:spacing w:after="0"/>
        <w:jc w:val="thaiDistribute"/>
        <w:rPr>
          <w:rFonts w:cs="Angsana New"/>
          <w:bCs/>
          <w:color w:val="FF0000"/>
          <w:szCs w:val="25"/>
          <w:lang w:val="en-US" w:bidi="th-TH"/>
        </w:rPr>
        <w:pPrChange w:id="2206" w:author="Petnathean Julled" w:date="2021-12-19T03:36:00Z">
          <w:pPr>
            <w:pStyle w:val="BodyText"/>
            <w:spacing w:after="0"/>
          </w:pPr>
        </w:pPrChange>
      </w:pPr>
      <w:ins w:id="2207" w:author="Petnathean Julled" w:date="2021-12-31T09:38:00Z">
        <w:r>
          <w:rPr>
            <w:rFonts w:cs="Angsana New"/>
            <w:bCs/>
            <w:color w:val="FF0000"/>
            <w:szCs w:val="25"/>
            <w:lang w:val="en-US" w:bidi="th-TH"/>
          </w:rPr>
          <w:t>(Kind of wrap up, what we have done so far)</w:t>
        </w:r>
      </w:ins>
      <w:del w:id="2208" w:author="Petnathean Julled" w:date="2021-12-31T09:38:00Z">
        <w:r w:rsidR="00966643" w:rsidRPr="003E0FAC" w:rsidDel="00D46B21">
          <w:rPr>
            <w:rFonts w:cs="Angsana New"/>
            <w:bCs/>
            <w:color w:val="FF0000"/>
            <w:szCs w:val="25"/>
            <w:lang w:val="en-US" w:bidi="th-TH"/>
          </w:rPr>
          <w:delText>Is this necessary?</w:delText>
        </w:r>
      </w:del>
    </w:p>
    <w:p w14:paraId="535421B5" w14:textId="5828B490" w:rsidR="00966643" w:rsidRPr="003E0FAC" w:rsidDel="00EA117D" w:rsidRDefault="00966643">
      <w:pPr>
        <w:pStyle w:val="BodyText"/>
        <w:spacing w:after="0"/>
        <w:jc w:val="thaiDistribute"/>
        <w:rPr>
          <w:del w:id="2209" w:author="Petnathean Julled" w:date="2021-12-31T09:33:00Z"/>
          <w:rFonts w:cs="Angsana New"/>
          <w:bCs/>
          <w:color w:val="FF0000"/>
          <w:szCs w:val="25"/>
          <w:lang w:val="en-US" w:bidi="th-TH"/>
        </w:rPr>
        <w:pPrChange w:id="2210" w:author="Petnathean Julled" w:date="2021-12-19T03:36:00Z">
          <w:pPr>
            <w:pStyle w:val="BodyText"/>
            <w:spacing w:after="0"/>
          </w:pPr>
        </w:pPrChange>
      </w:pPr>
      <w:del w:id="2211" w:author="Petnathean Julled" w:date="2021-12-31T02:26:00Z">
        <w:r w:rsidRPr="00271487" w:rsidDel="00E77889">
          <w:rPr>
            <w:color w:val="FF0000"/>
            <w:lang w:val="en-US"/>
          </w:rPr>
          <w:delText>vvv</w:delText>
        </w:r>
      </w:del>
      <w:del w:id="2212" w:author="Petnathean Julled" w:date="2021-12-31T09:33:00Z">
        <w:r w:rsidRPr="00271487" w:rsidDel="00EA117D">
          <w:rPr>
            <w:color w:val="FF0000"/>
            <w:lang w:val="en-US"/>
          </w:rPr>
          <w:delText xml:space="preserve"> </w:delText>
        </w:r>
        <w:r w:rsidDel="00EA117D">
          <w:rPr>
            <w:color w:val="FF0000"/>
            <w:lang w:val="en-US"/>
          </w:rPr>
          <w:delText>Test environment for demo</w:delText>
        </w:r>
        <w:r w:rsidRPr="00271487" w:rsidDel="00EA117D">
          <w:rPr>
            <w:color w:val="FF0000"/>
            <w:lang w:val="en-US"/>
          </w:rPr>
          <w:delText xml:space="preserve"> </w:delText>
        </w:r>
      </w:del>
      <w:del w:id="2213" w:author="Petnathean Julled" w:date="2021-12-31T02:26:00Z">
        <w:r w:rsidRPr="00271487" w:rsidDel="00E77889">
          <w:rPr>
            <w:color w:val="FF0000"/>
            <w:lang w:val="en-US"/>
          </w:rPr>
          <w:delText>vvv</w:delText>
        </w:r>
      </w:del>
    </w:p>
    <w:p w14:paraId="5D9DEF40" w14:textId="1F9BC830" w:rsidR="00966643" w:rsidDel="00EA117D" w:rsidRDefault="00966643">
      <w:pPr>
        <w:pStyle w:val="BodyText"/>
        <w:spacing w:after="0"/>
        <w:jc w:val="thaiDistribute"/>
        <w:rPr>
          <w:del w:id="2214" w:author="Petnathean Julled" w:date="2021-12-31T09:33:00Z"/>
          <w:bCs/>
          <w:lang w:val="en-US"/>
        </w:rPr>
        <w:pPrChange w:id="2215" w:author="Petnathean Julled" w:date="2021-12-19T03:36:00Z">
          <w:pPr>
            <w:pStyle w:val="BodyText"/>
            <w:spacing w:after="0"/>
          </w:pPr>
        </w:pPrChange>
      </w:pPr>
      <w:del w:id="2216" w:author="Petnathean Julled" w:date="2021-12-31T09:33:00Z">
        <w:r w:rsidDel="00EA117D">
          <w:rPr>
            <w:rFonts w:cs="Angsana New"/>
            <w:bCs/>
            <w:szCs w:val="25"/>
            <w:lang w:val="en-US" w:bidi="th-TH"/>
          </w:rPr>
          <w:delText>T</w:delText>
        </w:r>
        <w:r w:rsidRPr="005A72BC" w:rsidDel="00EA117D">
          <w:rPr>
            <w:bCs/>
            <w:lang w:val="en-US"/>
          </w:rPr>
          <w:delText>he environment of the test machine is running on Linux Ubuntu (64-bit) version 18.10 with 8 GB RAM and 100 GB storage dynamically shared from the host machine.</w:delText>
        </w:r>
      </w:del>
    </w:p>
    <w:p w14:paraId="0EF04391" w14:textId="0AE1B122" w:rsidR="00966643" w:rsidRPr="005A72BC" w:rsidRDefault="00966643">
      <w:pPr>
        <w:pStyle w:val="BodyText"/>
        <w:spacing w:after="0"/>
        <w:jc w:val="thaiDistribute"/>
        <w:rPr>
          <w:bCs/>
          <w:lang w:val="en-US"/>
        </w:rPr>
        <w:pPrChange w:id="2217" w:author="Petnathean Julled" w:date="2021-12-19T03:36:00Z">
          <w:pPr>
            <w:pStyle w:val="BodyText"/>
            <w:spacing w:after="0"/>
          </w:pPr>
        </w:pPrChange>
      </w:pPr>
      <w:del w:id="2218" w:author="Petnathean Julled" w:date="2021-12-31T02:26:00Z">
        <w:r w:rsidRPr="00271487" w:rsidDel="00E77889">
          <w:rPr>
            <w:color w:val="FF0000"/>
            <w:lang w:val="en-US"/>
          </w:rPr>
          <w:delText>vvv</w:delText>
        </w:r>
      </w:del>
      <w:r w:rsidRPr="00271487">
        <w:rPr>
          <w:color w:val="FF0000"/>
          <w:lang w:val="en-US"/>
        </w:rPr>
        <w:t xml:space="preserve"> </w:t>
      </w:r>
      <w:ins w:id="2219" w:author="Petnathean Julled" w:date="2021-12-31T09:33:00Z">
        <w:r w:rsidR="00EA117D">
          <w:rPr>
            <w:color w:val="FF0000"/>
            <w:lang w:val="en-US"/>
          </w:rPr>
          <w:t>I</w:t>
        </w:r>
      </w:ins>
      <w:del w:id="2220" w:author="Petnathean Julled" w:date="2021-12-31T09:33:00Z">
        <w:r w:rsidDel="00EA117D">
          <w:rPr>
            <w:color w:val="FF0000"/>
            <w:lang w:val="en-US"/>
          </w:rPr>
          <w:delText>How i</w:delText>
        </w:r>
      </w:del>
      <w:r>
        <w:rPr>
          <w:color w:val="FF0000"/>
          <w:lang w:val="en-US"/>
        </w:rPr>
        <w:t>mplemented system demo.</w:t>
      </w:r>
      <w:r w:rsidRPr="00271487">
        <w:rPr>
          <w:color w:val="FF0000"/>
          <w:lang w:val="en-US"/>
        </w:rPr>
        <w:t xml:space="preserve"> </w:t>
      </w:r>
      <w:del w:id="2221" w:author="Petnathean Julled" w:date="2021-12-31T02:26:00Z">
        <w:r w:rsidRPr="00271487" w:rsidDel="00E77889">
          <w:rPr>
            <w:color w:val="FF0000"/>
            <w:lang w:val="en-US"/>
          </w:rPr>
          <w:delText>vvv</w:delText>
        </w:r>
      </w:del>
    </w:p>
    <w:p w14:paraId="325CD8EF" w14:textId="77777777" w:rsidR="00966643" w:rsidRDefault="00966643">
      <w:pPr>
        <w:pStyle w:val="BodyText"/>
        <w:spacing w:after="0"/>
        <w:jc w:val="thaiDistribute"/>
        <w:rPr>
          <w:bCs/>
          <w:lang w:val="en-US"/>
        </w:rPr>
        <w:pPrChange w:id="2222" w:author="Petnathean Julled" w:date="2021-12-19T03:36:00Z">
          <w:pPr>
            <w:pStyle w:val="BodyText"/>
            <w:spacing w:after="0"/>
          </w:pPr>
        </w:pPrChange>
      </w:pPr>
      <w:r>
        <w:rPr>
          <w:bCs/>
          <w:lang w:val="en-US"/>
        </w:rPr>
        <w:t>T</w:t>
      </w:r>
      <w:r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Pr>
          <w:bCs/>
          <w:lang w:val="en-US"/>
        </w:rPr>
        <w:t xml:space="preserve"> </w:t>
      </w:r>
      <w:r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Pr>
          <w:bCs/>
          <w:lang w:val="en-US"/>
        </w:rPr>
        <w:t>.</w:t>
      </w:r>
      <w:r w:rsidRPr="005A72BC">
        <w:rPr>
          <w:bCs/>
          <w:lang w:val="en-US"/>
        </w:rPr>
        <w:t xml:space="preserve"> </w:t>
      </w:r>
      <w:r>
        <w:rPr>
          <w:bCs/>
          <w:lang w:val="en-US"/>
        </w:rPr>
        <w:t>T</w:t>
      </w:r>
      <w:r w:rsidRPr="005A72BC">
        <w:rPr>
          <w:bCs/>
          <w:lang w:val="en-US"/>
        </w:rPr>
        <w:t>here may consist of an element that differs from the transaction used in the actual system which may cause an error and need further adjustment in the actual deployment.</w:t>
      </w:r>
      <w:r>
        <w:rPr>
          <w:bCs/>
          <w:lang w:val="en-US"/>
        </w:rPr>
        <w:t xml:space="preserve"> </w:t>
      </w:r>
      <w:r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Pr>
          <w:bCs/>
          <w:lang w:val="en-US"/>
        </w:rPr>
        <w:t>T</w:t>
      </w:r>
      <w:r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Pr>
          <w:bCs/>
          <w:lang w:val="en-US"/>
        </w:rPr>
        <w:t xml:space="preserve"> </w:t>
      </w:r>
    </w:p>
    <w:p w14:paraId="2EFB18B3" w14:textId="77777777" w:rsidR="00966643" w:rsidRDefault="00966643">
      <w:pPr>
        <w:pStyle w:val="BodyText"/>
        <w:spacing w:after="0"/>
        <w:jc w:val="thaiDistribute"/>
        <w:rPr>
          <w:bCs/>
          <w:lang w:val="en-US"/>
        </w:rPr>
        <w:pPrChange w:id="2223" w:author="Petnathean Julled" w:date="2021-12-19T03:36:00Z">
          <w:pPr>
            <w:pStyle w:val="BodyText"/>
            <w:spacing w:after="0"/>
          </w:pPr>
        </w:pPrChange>
      </w:pPr>
      <w:del w:id="2224"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Explain how XDS Repository &amp; Registry work</w:t>
      </w:r>
      <w:r w:rsidRPr="00271487">
        <w:rPr>
          <w:color w:val="FF0000"/>
          <w:lang w:val="en-US"/>
        </w:rPr>
        <w:t xml:space="preserve"> </w:t>
      </w:r>
      <w:del w:id="2225" w:author="Petnathean Julled" w:date="2021-12-31T02:26:00Z">
        <w:r w:rsidRPr="00271487" w:rsidDel="00E77889">
          <w:rPr>
            <w:color w:val="FF0000"/>
            <w:lang w:val="en-US"/>
          </w:rPr>
          <w:delText>vvv</w:delText>
        </w:r>
      </w:del>
    </w:p>
    <w:p w14:paraId="71EF56A1" w14:textId="64D1B35F" w:rsidR="00966643" w:rsidRDefault="00966643">
      <w:pPr>
        <w:pStyle w:val="BodyText"/>
        <w:spacing w:after="0"/>
        <w:jc w:val="thaiDistribute"/>
        <w:rPr>
          <w:ins w:id="2226" w:author="Petnathean Julled" w:date="2022-01-23T20:12:00Z"/>
          <w:bCs/>
          <w:lang w:val="en-US"/>
        </w:rPr>
      </w:pPr>
      <w:r>
        <w:rPr>
          <w:bCs/>
          <w:lang w:val="en-US"/>
        </w:rPr>
        <w:t>T</w:t>
      </w:r>
      <w:r w:rsidRPr="0027585A">
        <w:rPr>
          <w:bCs/>
          <w:lang w:val="en-US"/>
        </w:rPr>
        <w:t xml:space="preserve">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w:t>
      </w:r>
      <w:r w:rsidRPr="0027585A">
        <w:rPr>
          <w:bCs/>
          <w:lang w:val="en-US"/>
        </w:rPr>
        <w:lastRenderedPageBreak/>
        <w:t>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Pr>
          <w:bCs/>
          <w:lang w:val="en-US"/>
        </w:rPr>
        <w:t xml:space="preserve"> </w:t>
      </w:r>
    </w:p>
    <w:p w14:paraId="5BDB290A" w14:textId="03F65549" w:rsidR="00FA3820" w:rsidRDefault="00FA3820">
      <w:pPr>
        <w:pStyle w:val="BodyText"/>
        <w:spacing w:after="0"/>
        <w:jc w:val="thaiDistribute"/>
        <w:rPr>
          <w:ins w:id="2227" w:author="Petnathean Julled" w:date="2022-01-23T20:12:00Z"/>
          <w:bCs/>
          <w:lang w:val="en-US"/>
        </w:rPr>
      </w:pPr>
    </w:p>
    <w:p w14:paraId="5FA4B181" w14:textId="384C8DF0" w:rsidR="00FA3820" w:rsidDel="004F29ED" w:rsidRDefault="00FA3820">
      <w:pPr>
        <w:pStyle w:val="BodyText"/>
        <w:spacing w:after="0"/>
        <w:jc w:val="thaiDistribute"/>
        <w:rPr>
          <w:del w:id="2228" w:author="Petnathean Julled" w:date="2022-01-23T20:16:00Z"/>
          <w:bCs/>
          <w:lang w:val="en-US"/>
        </w:rPr>
        <w:pPrChange w:id="2229" w:author="Petnathean Julled" w:date="2021-12-19T03:36:00Z">
          <w:pPr>
            <w:pStyle w:val="BodyText"/>
            <w:spacing w:after="0"/>
          </w:pPr>
        </w:pPrChange>
      </w:pPr>
    </w:p>
    <w:p w14:paraId="05DB42E5" w14:textId="53BA03B9" w:rsidR="00966643" w:rsidRDefault="00966643">
      <w:pPr>
        <w:pStyle w:val="BodyText"/>
        <w:spacing w:after="0"/>
        <w:jc w:val="thaiDistribute"/>
        <w:rPr>
          <w:bCs/>
          <w:lang w:val="en-US"/>
        </w:rPr>
        <w:pPrChange w:id="2230" w:author="Petnathean Julled" w:date="2021-12-19T03:36:00Z">
          <w:pPr>
            <w:pStyle w:val="BodyText"/>
            <w:spacing w:after="0"/>
          </w:pPr>
        </w:pPrChange>
      </w:pPr>
      <w:del w:id="2231"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Explain how XDS Consumer work</w:t>
      </w:r>
      <w:r w:rsidRPr="00271487">
        <w:rPr>
          <w:color w:val="FF0000"/>
          <w:lang w:val="en-US"/>
        </w:rPr>
        <w:t xml:space="preserve"> </w:t>
      </w:r>
      <w:del w:id="2232" w:author="Petnathean Julled" w:date="2021-12-31T02:26:00Z">
        <w:r w:rsidRPr="00271487" w:rsidDel="00E77889">
          <w:rPr>
            <w:color w:val="FF0000"/>
            <w:lang w:val="en-US"/>
          </w:rPr>
          <w:delText>vvv</w:delText>
        </w:r>
      </w:del>
    </w:p>
    <w:p w14:paraId="47A20DF4" w14:textId="30ECB745" w:rsidR="00966643" w:rsidRDefault="00966643">
      <w:pPr>
        <w:pStyle w:val="BodyText"/>
        <w:jc w:val="thaiDistribute"/>
        <w:rPr>
          <w:bCs/>
          <w:lang w:val="en-US"/>
        </w:rPr>
        <w:pPrChange w:id="2233" w:author="Petnathean Julled" w:date="2021-12-19T03:36:00Z">
          <w:pPr>
            <w:pStyle w:val="BodyText"/>
          </w:pPr>
        </w:pPrChange>
      </w:pPr>
      <w:r>
        <w:rPr>
          <w:bCs/>
          <w:lang w:val="en-US"/>
        </w:rPr>
        <w:t>T</w:t>
      </w:r>
      <w:r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0298F4BB" w14:textId="45EED705" w:rsidR="009303D9" w:rsidDel="00966643" w:rsidRDefault="0016198E" w:rsidP="006B6B66">
      <w:pPr>
        <w:pStyle w:val="Heading1"/>
        <w:rPr>
          <w:del w:id="2234" w:author="Petnathean Julled" w:date="2021-12-09T00:33:00Z"/>
        </w:rPr>
      </w:pPr>
      <w:commentRangeStart w:id="2235"/>
      <w:del w:id="2236" w:author="Petnathean Julled" w:date="2021-12-09T00:33:00Z">
        <w:r w:rsidDel="00966643">
          <w:delText>IMPLEMENTATION</w:delText>
        </w:r>
        <w:commentRangeEnd w:id="2235"/>
        <w:r w:rsidR="00626E75" w:rsidDel="00966643">
          <w:rPr>
            <w:rStyle w:val="CommentReference"/>
            <w:smallCaps w:val="0"/>
            <w:noProof w:val="0"/>
          </w:rPr>
          <w:commentReference w:id="2235"/>
        </w:r>
      </w:del>
    </w:p>
    <w:p w14:paraId="40F14DE6" w14:textId="16D9C984" w:rsidR="009303D9" w:rsidRPr="005B520E" w:rsidDel="00966643" w:rsidRDefault="00136090" w:rsidP="00E7596C">
      <w:pPr>
        <w:pStyle w:val="BodyText"/>
        <w:rPr>
          <w:del w:id="2237" w:author="Petnathean Julled" w:date="2021-12-09T00:33:00Z"/>
        </w:rPr>
      </w:pPr>
      <w:del w:id="2238" w:author="Petnathean Julled" w:date="2021-12-09T00:33:00Z">
        <w:r w:rsidRPr="00136090" w:rsidDel="00966643">
          <w:rPr>
            <w:lang w:val="en-US"/>
          </w:rPr>
          <w:delText xml:space="preserve">This </w:delText>
        </w:r>
        <w:r w:rsidR="00825606" w:rsidDel="00966643">
          <w:rPr>
            <w:lang w:val="en-US"/>
          </w:rPr>
          <w:delText>section</w:delText>
        </w:r>
        <w:r w:rsidRPr="00136090" w:rsidDel="00966643">
          <w:rPr>
            <w:lang w:val="en-US"/>
          </w:rPr>
          <w:delText xml:space="preserve"> </w:delText>
        </w:r>
        <w:r w:rsidR="00633087" w:rsidDel="00966643">
          <w:rPr>
            <w:lang w:val="en-US"/>
          </w:rPr>
          <w:delText xml:space="preserve">describes </w:delText>
        </w:r>
        <w:r w:rsidR="00D57DC6" w:rsidDel="00966643">
          <w:rPr>
            <w:lang w:val="en-US"/>
          </w:rPr>
          <w:delText xml:space="preserve">our implementation to demonstrate the </w:delText>
        </w:r>
        <w:r w:rsidR="009D16CB" w:rsidDel="00966643">
          <w:rPr>
            <w:lang w:val="en-US"/>
          </w:rPr>
          <w:delText xml:space="preserve">implemented </w:delText>
        </w:r>
        <w:r w:rsidR="00D57DC6" w:rsidDel="00966643">
          <w:rPr>
            <w:lang w:val="en-US"/>
          </w:rPr>
          <w:delText>concept</w:delText>
        </w:r>
        <w:r w:rsidR="009D16CB" w:rsidDel="00966643">
          <w:rPr>
            <w:lang w:val="en-US"/>
          </w:rPr>
          <w:delText xml:space="preserve"> mentioned previously</w:delText>
        </w:r>
        <w:r w:rsidR="00D57DC6" w:rsidDel="00966643">
          <w:rPr>
            <w:lang w:val="en-US"/>
          </w:rPr>
          <w:delText>.</w:delText>
        </w:r>
      </w:del>
    </w:p>
    <w:p w14:paraId="04465198" w14:textId="7BFCB1B2" w:rsidR="009303D9" w:rsidRPr="000E219F" w:rsidDel="00966643" w:rsidRDefault="00EC6E92" w:rsidP="00ED0149">
      <w:pPr>
        <w:pStyle w:val="Heading2"/>
        <w:rPr>
          <w:del w:id="2239" w:author="Petnathean Julled" w:date="2021-12-09T00:33:00Z"/>
        </w:rPr>
      </w:pPr>
      <w:del w:id="2240" w:author="Petnathean Julled" w:date="2021-12-09T00:33:00Z">
        <w:r w:rsidDel="00966643">
          <w:rPr>
            <w:rFonts w:cs="Angsana New"/>
            <w:szCs w:val="25"/>
            <w:lang w:bidi="th-TH"/>
          </w:rPr>
          <w:delText>Blockchain Setup</w:delText>
        </w:r>
      </w:del>
    </w:p>
    <w:p w14:paraId="193AA229" w14:textId="1CBDD87B" w:rsidR="00EF14E0" w:rsidDel="00966643" w:rsidRDefault="002C0FE6" w:rsidP="00A540DB">
      <w:pPr>
        <w:pStyle w:val="BodyText"/>
        <w:tabs>
          <w:tab w:val="clear" w:pos="288"/>
          <w:tab w:val="left" w:pos="0"/>
        </w:tabs>
        <w:spacing w:after="0"/>
        <w:ind w:firstLine="360"/>
        <w:rPr>
          <w:del w:id="2241" w:author="Petnathean Julled" w:date="2021-12-09T00:33:00Z"/>
          <w:bCs/>
          <w:lang w:val="en-US"/>
        </w:rPr>
      </w:pPr>
      <w:del w:id="2242" w:author="Petnathean Julled" w:date="2021-12-09T00:33:00Z">
        <w:r w:rsidDel="00966643">
          <w:rPr>
            <w:bCs/>
            <w:lang w:val="en-US"/>
          </w:rPr>
          <w:delText>T</w:delText>
        </w:r>
        <w:r w:rsidR="00500684" w:rsidRPr="00500684" w:rsidDel="00966643">
          <w:rPr>
            <w:bCs/>
          </w:rPr>
          <w:delText>he</w:delText>
        </w:r>
        <w:r w:rsidR="005625D7" w:rsidDel="00966643">
          <w:rPr>
            <w:bCs/>
            <w:lang w:val="en-US"/>
          </w:rPr>
          <w:delText xml:space="preserve"> application was </w:delText>
        </w:r>
        <w:r w:rsidR="002B1CA3" w:rsidDel="00966643">
          <w:rPr>
            <w:bCs/>
            <w:lang w:val="en-US"/>
          </w:rPr>
          <w:delText>developed</w:delText>
        </w:r>
        <w:r w:rsidR="0047037D" w:rsidDel="00966643">
          <w:rPr>
            <w:bCs/>
            <w:lang w:val="en-US"/>
          </w:rPr>
          <w:delText xml:space="preserve"> on</w:delText>
        </w:r>
        <w:r w:rsidR="00500684" w:rsidRPr="00500684" w:rsidDel="00966643">
          <w:rPr>
            <w:bCs/>
          </w:rPr>
          <w:delText xml:space="preserve"> a laptop Alienware 17 R5, Intel Core i9 with 32 GB </w:delText>
        </w:r>
        <w:r w:rsidR="00ED6AB7" w:rsidDel="00966643">
          <w:rPr>
            <w:bCs/>
            <w:lang w:val="en-US"/>
          </w:rPr>
          <w:delText>of</w:delText>
        </w:r>
        <w:r w:rsidR="00500684" w:rsidRPr="00500684" w:rsidDel="00966643">
          <w:rPr>
            <w:bCs/>
          </w:rPr>
          <w:delText xml:space="preserve"> RAM</w:delText>
        </w:r>
        <w:r w:rsidR="00500684" w:rsidRPr="009863B7" w:rsidDel="00966643">
          <w:rPr>
            <w:bCs/>
          </w:rPr>
          <w:delText xml:space="preserve">, running on Windows 10 operating system version Home Single Language (20H2) 64-bit, x64-based processor. The </w:delText>
        </w:r>
        <w:r w:rsidR="00ED6AB7" w:rsidRPr="009863B7" w:rsidDel="00966643">
          <w:rPr>
            <w:bCs/>
            <w:lang w:val="en-US"/>
          </w:rPr>
          <w:delText xml:space="preserve">resulting </w:delText>
        </w:r>
        <w:r w:rsidR="00500684" w:rsidRPr="009863B7" w:rsidDel="00966643">
          <w:rPr>
            <w:bCs/>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00500684" w:rsidRPr="009863B7" w:rsidDel="00966643">
          <w:delText xml:space="preserve"> </w:delText>
        </w:r>
        <w:r w:rsidR="00500684" w:rsidRPr="009863B7" w:rsidDel="00966643">
          <w:rPr>
            <w:bCs/>
          </w:rPr>
          <w:delText xml:space="preserve">Go-Ethereum or "Geth" client is the open sources software engine requiring to operate Ethereum Blockchain within each node. The client allows </w:delText>
        </w:r>
        <w:commentRangeStart w:id="2243"/>
        <w:r w:rsidR="00500684" w:rsidRPr="009863B7" w:rsidDel="00966643">
          <w:rPr>
            <w:bCs/>
          </w:rPr>
          <w:delText xml:space="preserve">the user </w:delText>
        </w:r>
        <w:commentRangeEnd w:id="2243"/>
        <w:r w:rsidR="00612CB7" w:rsidRPr="009863B7" w:rsidDel="00966643">
          <w:rPr>
            <w:rStyle w:val="CommentReference"/>
            <w:spacing w:val="0"/>
            <w:lang w:val="en-US" w:eastAsia="en-US"/>
          </w:rPr>
          <w:commentReference w:id="2243"/>
        </w:r>
        <w:r w:rsidR="00500684" w:rsidRPr="009863B7" w:rsidDel="00966643">
          <w:rPr>
            <w:bCs/>
          </w:rPr>
          <w:delText xml:space="preserve">to issue commands to the node like initiate the Blockchain, start-stop mining/validating process for the Blockchain, and activate devp2p protocol to sync Blockchain data with other nodes. The client is available </w:delText>
        </w:r>
        <w:r w:rsidR="00AE6FD3" w:rsidRPr="009863B7" w:rsidDel="00966643">
          <w:rPr>
            <w:bCs/>
            <w:lang w:val="en-US"/>
          </w:rPr>
          <w:delText>on Github</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[43]</w:delText>
        </w:r>
        <w:r w:rsidR="001E4DA2" w:rsidRPr="009863B7" w:rsidDel="00966643">
          <w:rPr>
            <w:bCs/>
          </w:rPr>
          <w:fldChar w:fldCharType="end"/>
        </w:r>
        <w:r w:rsidR="00500684" w:rsidRPr="009863B7" w:rsidDel="00966643">
          <w:rPr>
            <w:bCs/>
          </w:rPr>
          <w:delTex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delText>
        </w:r>
        <w:r w:rsidR="000E3653" w:rsidRPr="009863B7" w:rsidDel="00966643">
          <w:rPr>
            <w:bCs/>
            <w:lang w:val="en-US"/>
          </w:rPr>
          <w:delText>ve</w:delText>
        </w:r>
        <w:r w:rsidR="00500684" w:rsidRPr="009863B7" w:rsidDel="00966643">
          <w:rPr>
            <w:bCs/>
          </w:rPr>
          <w:delText xml:space="preserve"> no restriction to any system but, as it is mostly integrated within another client, so it requires the machine to</w:delText>
        </w:r>
        <w:r w:rsidR="00E348F3" w:rsidRPr="009863B7" w:rsidDel="00966643">
          <w:rPr>
            <w:bCs/>
            <w:lang w:val="en-US"/>
          </w:rPr>
          <w:delText xml:space="preserve"> be</w:delText>
        </w:r>
        <w:r w:rsidR="00500684" w:rsidRPr="009863B7" w:rsidDel="00966643">
          <w:rPr>
            <w:bCs/>
          </w:rPr>
          <w:delText xml:space="preserve"> compatible with the main client for installation. In the implementation, the test machine has Geth globally installed by installing Quorum</w:delText>
        </w:r>
        <w:r w:rsidR="00E348F3" w:rsidRPr="009863B7" w:rsidDel="00966643">
          <w:rPr>
            <w:bCs/>
            <w:lang w:val="en-US"/>
          </w:rPr>
          <w:delText>.</w:delText>
        </w:r>
        <w:r w:rsidR="00500684" w:rsidRPr="009863B7" w:rsidDel="00966643">
          <w:rPr>
            <w:bCs/>
          </w:rPr>
          <w:delText xml:space="preserve"> </w:delText>
        </w:r>
        <w:r w:rsidR="007044E0" w:rsidRPr="009863B7" w:rsidDel="00966643">
          <w:rPr>
            <w:bCs/>
            <w:lang w:val="en-US"/>
          </w:rPr>
          <w:delText>T</w:delText>
        </w:r>
        <w:r w:rsidR="00500684" w:rsidRPr="009863B7" w:rsidDel="00966643">
          <w:rPr>
            <w:bCs/>
          </w:rPr>
          <w:delText>he client can be launched from anywhere regardless of environment path.</w:delText>
        </w:r>
        <w:r w:rsidR="00500684" w:rsidRPr="009863B7" w:rsidDel="00966643">
          <w:rPr>
            <w:bCs/>
            <w:lang w:val="en-US"/>
          </w:rPr>
          <w:delText xml:space="preserve"> </w:delText>
        </w:r>
        <w:r w:rsidR="00500684" w:rsidRPr="009863B7" w:rsidDel="00966643">
          <w:rPr>
            <w:bCs/>
          </w:rPr>
          <w:delText xml:space="preserve">Geth can be installed as standalone for ready the machine for working with Ethereum Blockchain using Linux installation from source repository command i.e., “apt-get install ethereum” in Ubuntu. The installation instruction can be located </w:delText>
        </w:r>
        <w:commentRangeStart w:id="2244"/>
        <w:r w:rsidR="00500684" w:rsidRPr="009863B7" w:rsidDel="00966643">
          <w:rPr>
            <w:bCs/>
          </w:rPr>
          <w:delText>at</w:delText>
        </w:r>
        <w:commentRangeEnd w:id="2244"/>
        <w:r w:rsidR="007044E0" w:rsidRPr="009863B7" w:rsidDel="00966643">
          <w:rPr>
            <w:rStyle w:val="CommentReference"/>
            <w:spacing w:val="0"/>
            <w:lang w:val="en-US" w:eastAsia="en-US"/>
          </w:rPr>
          <w:commentReference w:id="2244"/>
        </w:r>
        <w:r w:rsidR="007044E0" w:rsidRPr="009863B7" w:rsidDel="00966643">
          <w:rPr>
            <w:bCs/>
            <w:lang w:val="en-US"/>
          </w:rPr>
          <w:delText xml:space="preserve"> </w:delText>
        </w:r>
        <w:r w:rsidR="00112D4F" w:rsidRPr="00A540DB" w:rsidDel="00966643">
          <w:rPr>
            <w:bCs/>
            <w:lang w:val="en-US"/>
          </w:rPr>
          <w:delText>their website</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[44]</w:delText>
        </w:r>
        <w:r w:rsidR="001E4DA2" w:rsidRPr="009863B7" w:rsidDel="00966643">
          <w:rPr>
            <w:bCs/>
          </w:rPr>
          <w:fldChar w:fldCharType="end"/>
        </w:r>
        <w:r w:rsidR="00500684" w:rsidRPr="009863B7" w:rsidDel="00966643">
          <w:rPr>
            <w:bCs/>
          </w:rPr>
          <w:delText>. All available command lines for Geth can be located at</w:delText>
        </w:r>
        <w:r w:rsidR="00F254B2" w:rsidRPr="009863B7" w:rsidDel="00966643">
          <w:rPr>
            <w:bCs/>
            <w:lang w:val="en-US"/>
          </w:rPr>
          <w:delText xml:space="preserve"> </w:delText>
        </w:r>
        <w:r w:rsidR="00D81CFA" w:rsidRPr="00A540DB" w:rsidDel="00966643">
          <w:rPr>
            <w:bCs/>
            <w:lang w:val="en-US"/>
          </w:rPr>
          <w:delText>their repository on Github</w:delText>
        </w:r>
        <w:r w:rsidR="00500684" w:rsidRPr="009863B7" w:rsidDel="00966643">
          <w:rPr>
            <w:bCs/>
          </w:rPr>
          <w:delText xml:space="preserve"> </w:delText>
        </w:r>
        <w:r w:rsidR="00682FF0" w:rsidRPr="009863B7" w:rsidDel="00966643">
          <w:rPr>
            <w:bCs/>
          </w:rPr>
          <w:fldChar w:fldCharType="begin" w:fldLock="1"/>
        </w:r>
        <w:r w:rsidR="00F938D1" w:rsidDel="00966643">
          <w:rPr>
            <w:bCs/>
          </w:rPr>
          <w:del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delInstrText>
        </w:r>
        <w:r w:rsidR="00682FF0" w:rsidRPr="009863B7" w:rsidDel="00966643">
          <w:rPr>
            <w:bCs/>
          </w:rPr>
          <w:fldChar w:fldCharType="separate"/>
        </w:r>
        <w:r w:rsidR="00F938D1" w:rsidRPr="00F938D1" w:rsidDel="00966643">
          <w:rPr>
            <w:bCs/>
            <w:noProof/>
          </w:rPr>
          <w:delText>[45]</w:delText>
        </w:r>
        <w:r w:rsidR="00682FF0" w:rsidRPr="009863B7" w:rsidDel="00966643">
          <w:rPr>
            <w:bCs/>
          </w:rPr>
          <w:fldChar w:fldCharType="end"/>
        </w:r>
        <w:r w:rsidR="00500684" w:rsidRPr="009863B7" w:rsidDel="00966643">
          <w:rPr>
            <w:bCs/>
          </w:rPr>
          <w:delText>. The most used command is "geth attach &lt;IPC path or Link&gt;" which required for accessing Geth console of each active node. The console is where the user can input the command line to directly control the behavior of each Ethereum Node.</w:delText>
        </w:r>
        <w:r w:rsidR="004B5674" w:rsidRPr="009863B7" w:rsidDel="00966643">
          <w:rPr>
            <w:bCs/>
            <w:lang w:val="en-US"/>
          </w:rPr>
          <w:delText xml:space="preserve"> </w:delText>
        </w:r>
      </w:del>
    </w:p>
    <w:p w14:paraId="1F9CED9D" w14:textId="3B4E39EB" w:rsidR="00DA345D" w:rsidRPr="009863B7" w:rsidDel="00966643" w:rsidRDefault="004B5674" w:rsidP="00A540DB">
      <w:pPr>
        <w:pStyle w:val="BodyText"/>
        <w:tabs>
          <w:tab w:val="clear" w:pos="288"/>
          <w:tab w:val="left" w:pos="0"/>
        </w:tabs>
        <w:spacing w:after="0"/>
        <w:ind w:firstLine="360"/>
        <w:rPr>
          <w:del w:id="2245" w:author="Petnathean Julled" w:date="2021-12-09T00:33:00Z"/>
          <w:bCs/>
          <w:lang w:val="en-US"/>
        </w:rPr>
      </w:pPr>
      <w:del w:id="2246" w:author="Petnathean Julled" w:date="2021-12-09T00:33:00Z">
        <w:r w:rsidRPr="009863B7" w:rsidDel="00966643">
          <w:rPr>
            <w:bCs/>
            <w:lang w:val="en-US"/>
          </w:rPr>
          <w:delText>Quorum is an Ethereum-forked that allows the Blockchain to adopt a consensus mechanism other than PoW and PoS which default to Ethereum Blockchain. Quorum's source code and installation package can be accessed at</w:delText>
        </w:r>
        <w:r w:rsidR="00C45C32" w:rsidRPr="009863B7" w:rsidDel="00966643">
          <w:rPr>
            <w:bCs/>
            <w:lang w:val="en-US"/>
          </w:rPr>
          <w:delText xml:space="preserve"> </w:delText>
        </w:r>
        <w:r w:rsidR="000221A6" w:rsidRPr="00A540DB" w:rsidDel="00966643">
          <w:rPr>
            <w:bCs/>
            <w:lang w:val="en-US"/>
          </w:rPr>
          <w:delText>their repository on Github</w:delText>
        </w:r>
        <w:r w:rsidRPr="009863B7" w:rsidDel="00966643">
          <w:rPr>
            <w:bCs/>
            <w:lang w:val="en-US"/>
          </w:rPr>
          <w:delText xml:space="preserve"> </w:delText>
        </w:r>
        <w:r w:rsidR="00B867F7" w:rsidRPr="009863B7" w:rsidDel="00966643">
          <w:rPr>
            <w:bCs/>
          </w:rPr>
          <w:fldChar w:fldCharType="begin" w:fldLock="1"/>
        </w:r>
        <w:r w:rsidR="00F938D1" w:rsidDel="00966643">
          <w:rPr>
            <w:bCs/>
            <w:lang w:val="en-US"/>
          </w:rPr>
          <w:del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delInstrText>
        </w:r>
        <w:r w:rsidR="00B867F7" w:rsidRPr="009863B7" w:rsidDel="00966643">
          <w:rPr>
            <w:bCs/>
          </w:rPr>
          <w:fldChar w:fldCharType="separate"/>
        </w:r>
        <w:r w:rsidR="00F938D1" w:rsidRPr="00F938D1" w:rsidDel="00966643">
          <w:rPr>
            <w:bCs/>
            <w:noProof/>
            <w:lang w:val="en-US"/>
          </w:rPr>
          <w:delText>[46]</w:delText>
        </w:r>
        <w:r w:rsidR="00B867F7" w:rsidRPr="009863B7" w:rsidDel="00966643">
          <w:rPr>
            <w:bCs/>
          </w:rPr>
          <w:fldChar w:fldCharType="end"/>
        </w:r>
        <w:r w:rsidRPr="009863B7" w:rsidDel="00966643">
          <w:rPr>
            <w:bCs/>
            <w:lang w:val="en-US"/>
          </w:rPr>
          <w:delText xml:space="preserve">. The installation method for the latest stable release is located </w:delText>
        </w:r>
        <w:r w:rsidR="00AA0ACC" w:rsidRPr="009863B7" w:rsidDel="00966643">
          <w:rPr>
            <w:bCs/>
            <w:lang w:val="en-US"/>
          </w:rPr>
          <w:delText>in the repository</w:delText>
        </w:r>
        <w:r w:rsidRPr="009863B7" w:rsidDel="00966643">
          <w:rPr>
            <w:bCs/>
            <w:lang w:val="en-US"/>
          </w:rPr>
          <w:delText xml:space="preserve"> </w:delText>
        </w:r>
        <w:r w:rsidR="00AB1034" w:rsidRPr="009863B7" w:rsidDel="00966643">
          <w:rPr>
            <w:bCs/>
          </w:rPr>
          <w:fldChar w:fldCharType="begin" w:fldLock="1"/>
        </w:r>
        <w:r w:rsidR="00F938D1" w:rsidDel="00966643">
          <w:rPr>
            <w:bCs/>
            <w:lang w:val="en-US"/>
          </w:rPr>
          <w:del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delInstrText>
        </w:r>
        <w:r w:rsidR="00AB1034" w:rsidRPr="009863B7" w:rsidDel="00966643">
          <w:rPr>
            <w:bCs/>
          </w:rPr>
          <w:fldChar w:fldCharType="separate"/>
        </w:r>
        <w:r w:rsidR="00F938D1" w:rsidRPr="00F938D1" w:rsidDel="00966643">
          <w:rPr>
            <w:bCs/>
            <w:noProof/>
            <w:lang w:val="en-US"/>
          </w:rPr>
          <w:delText>[47]</w:delText>
        </w:r>
        <w:r w:rsidR="00AB1034" w:rsidRPr="009863B7" w:rsidDel="00966643">
          <w:rPr>
            <w:bCs/>
          </w:rPr>
          <w:fldChar w:fldCharType="end"/>
        </w:r>
        <w:r w:rsidRPr="009863B7" w:rsidDel="00966643">
          <w:rPr>
            <w:bCs/>
            <w:lang w:val="en-US"/>
          </w:rPr>
          <w:delText xml:space="preserve">. The platform was designed to specifically operate with a Linux-based interface and can be compatible with non-Linux OS with the aid of </w:delText>
        </w:r>
        <w:r w:rsidR="003B1186" w:rsidRPr="009863B7" w:rsidDel="00966643">
          <w:rPr>
            <w:bCs/>
            <w:lang w:val="en-US"/>
          </w:rPr>
          <w:delText>third</w:delText>
        </w:r>
        <w:r w:rsidRPr="009863B7" w:rsidDel="00966643">
          <w:rPr>
            <w:bCs/>
            <w:lang w:val="en-US"/>
          </w:rPr>
          <w:delText xml:space="preserve">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delText>
        </w:r>
      </w:del>
    </w:p>
    <w:p w14:paraId="7D1C5738" w14:textId="7EF56E3C" w:rsidR="007E1529" w:rsidRPr="009863B7" w:rsidDel="00966643" w:rsidRDefault="00DA345D" w:rsidP="004B4709">
      <w:pPr>
        <w:pStyle w:val="BodyText"/>
        <w:spacing w:after="0"/>
        <w:ind w:firstLine="360"/>
        <w:rPr>
          <w:del w:id="2247" w:author="Petnathean Julled" w:date="2021-12-09T00:33:00Z"/>
          <w:bCs/>
          <w:lang w:val="en-US"/>
        </w:rPr>
      </w:pPr>
      <w:del w:id="2248" w:author="Petnathean Julled" w:date="2021-12-09T00:33:00Z">
        <w:r w:rsidRPr="009863B7" w:rsidDel="00966643">
          <w:rPr>
            <w:bCs/>
            <w:lang w:val="en-US"/>
          </w:rPr>
          <w:delText>Other than the Blockchain platform, Quorum also offers the "7-Nodes Example" for developers to locally deploy in their machine to test the functiona</w:delText>
        </w:r>
        <w:r w:rsidR="006A1FAA" w:rsidRPr="009863B7" w:rsidDel="00966643">
          <w:rPr>
            <w:bCs/>
            <w:lang w:val="en-US"/>
          </w:rPr>
          <w:delText>or</w:delText>
        </w:r>
        <w:r w:rsidRPr="009863B7" w:rsidDel="00966643">
          <w:rPr>
            <w:bCs/>
            <w:lang w:val="en-US"/>
          </w:rPr>
          <w:delText>lity</w:delText>
        </w:r>
      </w:del>
      <w:ins w:id="2249" w:author="Pattanasak Mongkolwat" w:date="2021-12-05T14:00:00Z">
        <w:del w:id="2250" w:author="Petnathean Julled" w:date="2021-12-09T00:33:00Z">
          <w:r w:rsidR="00BD0760" w:rsidRPr="009863B7" w:rsidDel="00966643">
            <w:rPr>
              <w:bCs/>
              <w:lang w:val="en-US"/>
            </w:rPr>
            <w:delText>functionality</w:delText>
          </w:r>
        </w:del>
      </w:ins>
      <w:del w:id="2251" w:author="Petnathean Julled" w:date="2021-12-09T00:33:00Z">
        <w:r w:rsidRPr="009863B7" w:rsidDel="00966643">
          <w:rPr>
            <w:bCs/>
            <w:lang w:val="en-US"/>
          </w:rPr>
          <w:delText xml:space="preserve"> and performance of Smartcontract during the development. The source code can be cloned directly from its repository available in Github </w:delText>
        </w:r>
        <w:r w:rsidR="0017119C" w:rsidRPr="009863B7" w:rsidDel="00966643">
          <w:rPr>
            <w:bCs/>
          </w:rPr>
          <w:fldChar w:fldCharType="begin" w:fldLock="1"/>
        </w:r>
        <w:r w:rsidR="00F938D1" w:rsidDel="00966643">
          <w:rPr>
            <w:bCs/>
            <w:lang w:val="en-US"/>
          </w:rPr>
          <w:del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[48]</w:delText>
        </w:r>
        <w:r w:rsidR="0017119C" w:rsidRPr="009863B7" w:rsidDel="00966643">
          <w:rPr>
            <w:bCs/>
          </w:rPr>
          <w:fldChar w:fldCharType="end"/>
        </w:r>
        <w:r w:rsidRPr="009863B7" w:rsidDel="00966643">
          <w:rPr>
            <w:bCs/>
            <w:lang w:val="en-US"/>
          </w:rPr>
          <w:delText xml:space="preserve">. The "7-Nodes" will simulate seven Blockchain nodes in the host machine in a similar fashion to a virtual machine using the required library called "Tessera" </w:delText>
        </w:r>
        <w:r w:rsidR="0017119C" w:rsidRPr="009863B7" w:rsidDel="00966643">
          <w:rPr>
            <w:bCs/>
          </w:rPr>
          <w:fldChar w:fldCharType="begin" w:fldLock="1"/>
        </w:r>
        <w:r w:rsidR="00F938D1" w:rsidDel="00966643">
          <w:rPr>
            <w:bCs/>
            <w:lang w:val="en-US"/>
          </w:rPr>
          <w:del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[49]</w:delText>
        </w:r>
        <w:r w:rsidR="0017119C" w:rsidRPr="009863B7" w:rsidDel="00966643">
          <w:rPr>
            <w:bCs/>
          </w:rPr>
          <w:fldChar w:fldCharType="end"/>
        </w:r>
        <w:r w:rsidRPr="009863B7" w:rsidDel="00966643">
          <w:rPr>
            <w:bCs/>
            <w:lang w:val="en-US"/>
          </w:rPr>
          <w:delText xml:space="preserve"> and "Constellation" </w:delText>
        </w:r>
        <w:r w:rsidR="00344516" w:rsidRPr="009863B7" w:rsidDel="00966643">
          <w:rPr>
            <w:bCs/>
          </w:rPr>
          <w:fldChar w:fldCharType="begin" w:fldLock="1"/>
        </w:r>
        <w:r w:rsidR="00F938D1" w:rsidDel="00966643">
          <w:rPr>
            <w:bCs/>
            <w:lang w:val="en-US"/>
          </w:rPr>
          <w:del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delInstrText>
        </w:r>
        <w:r w:rsidR="00344516" w:rsidRPr="009863B7" w:rsidDel="00966643">
          <w:rPr>
            <w:bCs/>
          </w:rPr>
          <w:fldChar w:fldCharType="separate"/>
        </w:r>
        <w:r w:rsidR="00F938D1" w:rsidRPr="00F938D1" w:rsidDel="00966643">
          <w:rPr>
            <w:bCs/>
            <w:noProof/>
            <w:lang w:val="en-US"/>
          </w:rPr>
          <w:delText>[50]</w:delText>
        </w:r>
        <w:r w:rsidR="00344516" w:rsidRPr="009863B7" w:rsidDel="00966643">
          <w:rPr>
            <w:bCs/>
          </w:rPr>
          <w:fldChar w:fldCharType="end"/>
        </w:r>
        <w:r w:rsidRPr="009863B7" w:rsidDel="00966643">
          <w:rPr>
            <w:bCs/>
            <w:lang w:val="en-US"/>
          </w:rPr>
          <w:delText xml:space="preserve"> included in the package as a running engine. The source code can be initiated, activated, and simultaneously controlled using the control script provided within the example. Each node can be accessed using the Geth client. For the implementation, the control script</w:delText>
        </w:r>
        <w:r w:rsidR="000216A7" w:rsidRPr="00A540DB" w:rsidDel="00966643">
          <w:rPr>
            <w:bCs/>
            <w:lang w:val="en-US"/>
          </w:rPr>
          <w:delText>s</w:delText>
        </w:r>
        <w:r w:rsidRPr="009863B7" w:rsidDel="00966643">
          <w:rPr>
            <w:bCs/>
            <w:lang w:val="en-US"/>
          </w:rPr>
          <w:delTex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Smart</w:delText>
        </w:r>
        <w:r w:rsidR="000E4F4B" w:rsidRPr="009863B7" w:rsidDel="00966643">
          <w:rPr>
            <w:bCs/>
            <w:lang w:val="en-US"/>
          </w:rPr>
          <w:delText>C</w:delText>
        </w:r>
        <w:r w:rsidRPr="009863B7" w:rsidDel="00966643">
          <w:rPr>
            <w:bCs/>
            <w:lang w:val="en-US"/>
          </w:rPr>
          <w:delText>ontract allow</w:delText>
        </w:r>
        <w:r w:rsidR="000E4F4B" w:rsidRPr="009863B7" w:rsidDel="00966643">
          <w:rPr>
            <w:bCs/>
            <w:lang w:val="en-US"/>
          </w:rPr>
          <w:delText>s</w:delText>
        </w:r>
        <w:r w:rsidRPr="009863B7" w:rsidDel="00966643">
          <w:rPr>
            <w:bCs/>
            <w:lang w:val="en-US"/>
          </w:rPr>
          <w:delTex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delText>
        </w:r>
        <w:r w:rsidR="00022E11" w:rsidRPr="009863B7" w:rsidDel="00966643">
          <w:rPr>
            <w:bCs/>
            <w:lang w:val="en-US"/>
          </w:rPr>
          <w:delText xml:space="preserve"> All initial configuration instructions are available </w:delText>
        </w:r>
        <w:r w:rsidR="000216A7" w:rsidRPr="009863B7" w:rsidDel="00966643">
          <w:rPr>
            <w:bCs/>
            <w:lang w:val="en-US"/>
          </w:rPr>
          <w:delText>in Quorum 7-Nodes example repository</w:delText>
        </w:r>
        <w:r w:rsidR="00022E11" w:rsidRPr="009863B7" w:rsidDel="00966643">
          <w:rPr>
            <w:bCs/>
            <w:lang w:val="en-US"/>
          </w:rPr>
          <w:delText xml:space="preserve"> </w:delText>
        </w:r>
        <w:r w:rsidR="00194180" w:rsidRPr="009863B7" w:rsidDel="00966643">
          <w:rPr>
            <w:bCs/>
          </w:rPr>
          <w:fldChar w:fldCharType="begin" w:fldLock="1"/>
        </w:r>
        <w:r w:rsidR="00F938D1" w:rsidDel="00966643">
          <w:rPr>
            <w:bCs/>
            <w:lang w:val="en-US"/>
          </w:rPr>
          <w:del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delInstrText>
        </w:r>
        <w:r w:rsidR="00194180" w:rsidRPr="009863B7" w:rsidDel="00966643">
          <w:rPr>
            <w:bCs/>
          </w:rPr>
          <w:fldChar w:fldCharType="separate"/>
        </w:r>
        <w:r w:rsidR="00F938D1" w:rsidRPr="00F938D1" w:rsidDel="00966643">
          <w:rPr>
            <w:bCs/>
            <w:noProof/>
            <w:lang w:val="en-US"/>
          </w:rPr>
          <w:delText>[51]</w:delText>
        </w:r>
        <w:r w:rsidR="00194180" w:rsidRPr="009863B7" w:rsidDel="00966643">
          <w:rPr>
            <w:bCs/>
          </w:rPr>
          <w:fldChar w:fldCharType="end"/>
        </w:r>
        <w:r w:rsidR="00022E11" w:rsidRPr="009863B7" w:rsidDel="00966643">
          <w:rPr>
            <w:bCs/>
            <w:lang w:val="en-US"/>
          </w:rPr>
          <w:delText>. Primarily, it is required to configure the genesis Block for the Blockchain ledger and issue the initiation command using the script provided. Each script is specific for each consensus mechanism.</w:delText>
        </w:r>
        <w:r w:rsidR="00A91364" w:rsidRPr="009863B7" w:rsidDel="00966643">
          <w:rPr>
            <w:bCs/>
            <w:lang w:val="en-US"/>
          </w:rPr>
          <w:delText xml:space="preserve"> 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delText>
        </w:r>
        <w:r w:rsidR="007E1529" w:rsidRPr="009863B7" w:rsidDel="00966643">
          <w:rPr>
            <w:bCs/>
            <w:lang w:val="en-US"/>
          </w:rPr>
          <w:delText xml:space="preserve"> </w:delText>
        </w:r>
      </w:del>
    </w:p>
    <w:p w14:paraId="1E09BF27" w14:textId="1F14A214" w:rsidR="00BF0BC1" w:rsidRPr="009863B7" w:rsidDel="00966643" w:rsidRDefault="007E1529" w:rsidP="004B4709">
      <w:pPr>
        <w:pStyle w:val="BodyText"/>
        <w:ind w:firstLine="360"/>
        <w:rPr>
          <w:del w:id="2252" w:author="Petnathean Julled" w:date="2021-12-09T00:33:00Z"/>
          <w:bCs/>
          <w:lang w:val="en-US"/>
        </w:rPr>
      </w:pPr>
      <w:del w:id="2253" w:author="Petnathean Julled" w:date="2021-12-09T00:33:00Z">
        <w:r w:rsidRPr="009863B7" w:rsidDel="00966643">
          <w:rPr>
            <w:bCs/>
            <w:lang w:val="en-US"/>
          </w:rPr>
          <w:delTex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delText>
        </w:r>
        <w:r w:rsidR="00BF0BC1" w:rsidRPr="009863B7" w:rsidDel="00966643">
          <w:rPr>
            <w:bCs/>
            <w:lang w:val="en-US"/>
          </w:rPr>
          <w:delText xml:space="preserve"> </w:delText>
        </w:r>
      </w:del>
    </w:p>
    <w:p w14:paraId="4908D771" w14:textId="46F910F8" w:rsidR="00626E75" w:rsidRPr="00A540DB" w:rsidDel="00966643" w:rsidRDefault="00626E75" w:rsidP="00A540DB">
      <w:pPr>
        <w:pStyle w:val="BodyText"/>
        <w:spacing w:after="0"/>
        <w:ind w:firstLine="0"/>
        <w:rPr>
          <w:del w:id="2254" w:author="Petnathean Julled" w:date="2021-12-09T00:33:00Z"/>
          <w:rFonts w:cs="Angsana New"/>
          <w:bCs/>
          <w:i/>
          <w:iCs/>
          <w:szCs w:val="25"/>
          <w:lang w:val="en-US" w:bidi="th-TH"/>
        </w:rPr>
      </w:pPr>
      <w:del w:id="2255" w:author="Petnathean Julled" w:date="2021-12-09T00:33:00Z">
        <w:r w:rsidRPr="00A540DB" w:rsidDel="00966643">
          <w:rPr>
            <w:rFonts w:cs="Angsana New"/>
            <w:bCs/>
            <w:i/>
            <w:iCs/>
            <w:szCs w:val="25"/>
            <w:lang w:val="en-US" w:bidi="th-TH"/>
          </w:rPr>
          <w:delText>SmartContract</w:delText>
        </w:r>
      </w:del>
    </w:p>
    <w:p w14:paraId="70110F80" w14:textId="7688BEF7" w:rsidR="00C22256" w:rsidRPr="009863B7" w:rsidDel="00966643" w:rsidRDefault="00BF0BC1" w:rsidP="00710B9C">
      <w:pPr>
        <w:pStyle w:val="BodyText"/>
        <w:spacing w:after="0"/>
        <w:rPr>
          <w:del w:id="2256" w:author="Petnathean Julled" w:date="2021-12-09T00:33:00Z"/>
          <w:bCs/>
          <w:lang w:val="en-US"/>
        </w:rPr>
      </w:pPr>
      <w:del w:id="2257" w:author="Petnathean Julled" w:date="2021-12-09T00:33:00Z">
        <w:r w:rsidRPr="009863B7" w:rsidDel="00966643">
          <w:rPr>
            <w:bCs/>
            <w:lang w:val="en-US"/>
          </w:rPr>
          <w:delText>For Smart</w:delText>
        </w:r>
        <w:r w:rsidR="004F7863" w:rsidRPr="009863B7" w:rsidDel="00966643">
          <w:rPr>
            <w:bCs/>
            <w:lang w:val="en-US"/>
          </w:rPr>
          <w:delText>C</w:delText>
        </w:r>
        <w:r w:rsidRPr="009863B7" w:rsidDel="00966643">
          <w:rPr>
            <w:bCs/>
            <w:lang w:val="en-US"/>
          </w:rPr>
          <w:delText xml:space="preserve">ontract programming, Ethereum provides a web-based IDE for Solidity language that can compile, test, and deploy smart-contract to specific Ethereum node called “Remix” </w:delText>
        </w:r>
        <w:r w:rsidR="000B645C" w:rsidRPr="009863B7" w:rsidDel="00966643">
          <w:rPr>
            <w:bCs/>
          </w:rPr>
          <w:fldChar w:fldCharType="begin" w:fldLock="1"/>
        </w:r>
        <w:r w:rsidR="00F938D1" w:rsidDel="00966643">
          <w:rPr>
            <w:bCs/>
            <w:lang w:val="en-US"/>
          </w:rPr>
          <w:del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delInstrText>
        </w:r>
        <w:r w:rsidR="000B645C" w:rsidRPr="009863B7" w:rsidDel="00966643">
          <w:rPr>
            <w:bCs/>
          </w:rPr>
          <w:fldChar w:fldCharType="separate"/>
        </w:r>
        <w:r w:rsidR="00F938D1" w:rsidRPr="00F938D1" w:rsidDel="00966643">
          <w:rPr>
            <w:bCs/>
            <w:noProof/>
            <w:lang w:val="en-US"/>
          </w:rPr>
          <w:delText>[52]</w:delText>
        </w:r>
        <w:r w:rsidR="000B645C" w:rsidRPr="009863B7" w:rsidDel="00966643">
          <w:rPr>
            <w:bCs/>
          </w:rPr>
          <w:fldChar w:fldCharType="end"/>
        </w:r>
        <w:r w:rsidRPr="009863B7" w:rsidDel="00966643">
          <w:rPr>
            <w:bCs/>
            <w:lang w:val="en-US"/>
          </w:rPr>
          <w:delText>. In the implementation, Remix was accessed using Google Chrome from the main machine and the session was saved locally using Remix client to avoid unexpected issues on the Solidity code. Each Smart</w:delText>
        </w:r>
        <w:r w:rsidR="004F7863" w:rsidRPr="009863B7" w:rsidDel="00966643">
          <w:rPr>
            <w:bCs/>
            <w:lang w:val="en-US"/>
          </w:rPr>
          <w:delText>C</w:delText>
        </w:r>
        <w:r w:rsidRPr="009863B7" w:rsidDel="00966643">
          <w:rPr>
            <w:bCs/>
            <w:lang w:val="en-US"/>
          </w:rPr>
          <w:delText>ontract is validated, and test deployed within the IDE before actual implementation on the test machine. The Smart</w:delText>
        </w:r>
        <w:r w:rsidR="004F7863" w:rsidRPr="009863B7" w:rsidDel="00966643">
          <w:rPr>
            <w:bCs/>
            <w:lang w:val="en-US"/>
          </w:rPr>
          <w:delText>C</w:delText>
        </w:r>
        <w:r w:rsidRPr="009863B7" w:rsidDel="00966643">
          <w:rPr>
            <w:bCs/>
            <w:lang w:val="en-US"/>
          </w:rPr>
          <w:delText xml:space="preserve">ontract ready for implementation will be compiled using the Solidity compiler provided by Remix community-based plugin. Each compiled solidity code gives ABI </w:delText>
        </w:r>
      </w:del>
      <w:ins w:id="2258" w:author="Pattanasak Mongkolwat" w:date="2021-12-05T14:06:00Z">
        <w:del w:id="2259" w:author="Petnathean Julled" w:date="2021-12-09T00:33:00Z">
          <w:r w:rsidR="00513208" w:rsidDel="00966643">
            <w:rPr>
              <w:bCs/>
              <w:lang w:val="en-US"/>
            </w:rPr>
            <w:delText xml:space="preserve"> </w:delText>
          </w:r>
          <w:r w:rsidR="00513208" w:rsidRPr="00513208" w:rsidDel="00966643">
            <w:rPr>
              <w:bCs/>
              <w:highlight w:val="yellow"/>
              <w:rPrChange w:id="2260" w:author="Pattanasak Mongkolwat" w:date="2021-12-05T14:06:00Z">
                <w:rPr>
                  <w:bCs/>
                </w:rPr>
              </w:rPrChange>
            </w:rPr>
            <w:delText>(What is it?)</w:delText>
          </w:r>
          <w:r w:rsidR="00513208" w:rsidDel="00966643">
            <w:rPr>
              <w:bCs/>
              <w:lang w:val="en-US"/>
            </w:rPr>
            <w:delText xml:space="preserve"> </w:delText>
          </w:r>
        </w:del>
      </w:ins>
      <w:del w:id="2261" w:author="Petnathean Julled" w:date="2021-12-09T00:33:00Z">
        <w:r w:rsidRPr="009863B7" w:rsidDel="00966643">
          <w:rPr>
            <w:bCs/>
            <w:lang w:val="en-US"/>
          </w:rPr>
          <w:delText>code and Binary code which will be used on Web3js code to interact with the Blockchain Smart</w:delText>
        </w:r>
        <w:r w:rsidR="004F7863" w:rsidRPr="009863B7" w:rsidDel="00966643">
          <w:rPr>
            <w:bCs/>
            <w:lang w:val="en-US"/>
          </w:rPr>
          <w:delText>C</w:delText>
        </w:r>
        <w:r w:rsidRPr="009863B7" w:rsidDel="00966643">
          <w:rPr>
            <w:bCs/>
            <w:lang w:val="en-US"/>
          </w:rPr>
          <w:delText>ontract.</w:delText>
        </w:r>
        <w:r w:rsidR="00C22256" w:rsidRPr="009863B7" w:rsidDel="00966643">
          <w:rPr>
            <w:bCs/>
            <w:lang w:val="en-US"/>
          </w:rPr>
          <w:delText xml:space="preserve"> After successfully compiled the Solidity Smart</w:delText>
        </w:r>
        <w:r w:rsidR="004F7863" w:rsidRPr="009863B7" w:rsidDel="00966643">
          <w:rPr>
            <w:bCs/>
            <w:lang w:val="en-US"/>
          </w:rPr>
          <w:delText>C</w:delText>
        </w:r>
        <w:r w:rsidR="00C22256" w:rsidRPr="009863B7" w:rsidDel="00966643">
          <w:rPr>
            <w:bCs/>
            <w:lang w:val="en-US"/>
          </w:rPr>
          <w:delText>ontract code, the ABI code and Byte code will be automatically generated by the IDE. These codes can be copied and passed into Web3js code by assigning a variable to store the code as its value. Noted that Byte code defines the behavior of the Smart</w:delText>
        </w:r>
        <w:r w:rsidR="004206EB" w:rsidRPr="009863B7" w:rsidDel="00966643">
          <w:rPr>
            <w:bCs/>
            <w:lang w:val="en-US"/>
          </w:rPr>
          <w:delText>C</w:delText>
        </w:r>
        <w:r w:rsidR="00C22256" w:rsidRPr="009863B7" w:rsidDel="00966643">
          <w:rPr>
            <w:bCs/>
            <w:lang w:val="en-US"/>
          </w:rPr>
          <w:delText>ontract and only required on the first deployment of the Smart</w:delText>
        </w:r>
        <w:r w:rsidR="004206EB" w:rsidRPr="009863B7" w:rsidDel="00966643">
          <w:rPr>
            <w:bCs/>
            <w:lang w:val="en-US"/>
          </w:rPr>
          <w:delText>C</w:delText>
        </w:r>
        <w:r w:rsidR="00C22256" w:rsidRPr="009863B7" w:rsidDel="00966643">
          <w:rPr>
            <w:bCs/>
            <w:lang w:val="en-US"/>
          </w:rPr>
          <w:delText>ontract which required only once in this implementation, while ABI code define</w:delText>
        </w:r>
        <w:r w:rsidR="00731AE0" w:rsidRPr="009863B7" w:rsidDel="00966643">
          <w:rPr>
            <w:bCs/>
            <w:lang w:val="en-US"/>
          </w:rPr>
          <w:delText>s</w:delText>
        </w:r>
        <w:r w:rsidR="00C22256" w:rsidRPr="009863B7" w:rsidDel="00966643">
          <w:rPr>
            <w:bCs/>
            <w:lang w:val="en-US"/>
          </w:rPr>
          <w:delText xml:space="preserve"> interface for communicating with the Smart</w:delText>
        </w:r>
        <w:r w:rsidR="004206EB" w:rsidRPr="009863B7" w:rsidDel="00966643">
          <w:rPr>
            <w:bCs/>
            <w:lang w:val="en-US"/>
          </w:rPr>
          <w:delText>C</w:delText>
        </w:r>
        <w:r w:rsidR="00C22256" w:rsidRPr="009863B7" w:rsidDel="00966643">
          <w:rPr>
            <w:bCs/>
            <w:lang w:val="en-US"/>
          </w:rPr>
          <w:delText>ontract and always required every time the native program communicate with Smart</w:delText>
        </w:r>
        <w:r w:rsidR="004206EB" w:rsidRPr="009863B7" w:rsidDel="00966643">
          <w:rPr>
            <w:bCs/>
            <w:lang w:val="en-US"/>
          </w:rPr>
          <w:delText>C</w:delText>
        </w:r>
        <w:r w:rsidR="00C22256" w:rsidRPr="009863B7" w:rsidDel="00966643">
          <w:rPr>
            <w:bCs/>
            <w:lang w:val="en-US"/>
          </w:rPr>
          <w:delText xml:space="preserve">ontract. </w:delText>
        </w:r>
      </w:del>
    </w:p>
    <w:p w14:paraId="6E79128F" w14:textId="7757A3B9" w:rsidR="00632052" w:rsidRPr="009863B7" w:rsidDel="00966643" w:rsidRDefault="00C22256" w:rsidP="00710B9C">
      <w:pPr>
        <w:pStyle w:val="BodyText"/>
        <w:spacing w:after="0"/>
        <w:rPr>
          <w:del w:id="2262" w:author="Petnathean Julled" w:date="2021-12-09T00:33:00Z"/>
          <w:bCs/>
          <w:lang w:val="en-US"/>
        </w:rPr>
      </w:pPr>
      <w:del w:id="2263" w:author="Petnathean Julled" w:date="2021-12-09T00:33:00Z">
        <w:r w:rsidRPr="009863B7" w:rsidDel="00966643">
          <w:rPr>
            <w:bCs/>
            <w:lang w:val="en-US"/>
          </w:rPr>
          <w:delText>Before begin registering health documents metadata into Blockchain Smart</w:delText>
        </w:r>
        <w:r w:rsidR="004206EB" w:rsidRPr="009863B7" w:rsidDel="00966643">
          <w:rPr>
            <w:bCs/>
            <w:lang w:val="en-US"/>
          </w:rPr>
          <w:delText>C</w:delText>
        </w:r>
        <w:r w:rsidRPr="009863B7" w:rsidDel="00966643">
          <w:rPr>
            <w:bCs/>
            <w:lang w:val="en-US"/>
          </w:rPr>
          <w:delText>ontract, the Smart</w:delText>
        </w:r>
        <w:r w:rsidR="004206EB" w:rsidRPr="009863B7" w:rsidDel="00966643">
          <w:rPr>
            <w:bCs/>
            <w:lang w:val="en-US"/>
          </w:rPr>
          <w:delText>C</w:delText>
        </w:r>
        <w:r w:rsidRPr="009863B7" w:rsidDel="00966643">
          <w:rPr>
            <w:bCs/>
            <w:lang w:val="en-US"/>
          </w:rPr>
          <w:delText xml:space="preserve">ontract must be first deployed to act as a contract format for the entire Blockchain ledger for the implementation. </w:delText>
        </w:r>
        <w:r w:rsidR="00082068" w:rsidRPr="009863B7" w:rsidDel="00966643">
          <w:rPr>
            <w:bCs/>
            <w:lang w:val="en-US"/>
          </w:rPr>
          <w:delText>T</w:delText>
        </w:r>
        <w:r w:rsidRPr="009863B7" w:rsidDel="00966643">
          <w:rPr>
            <w:bCs/>
            <w:lang w:val="en-US"/>
          </w:rPr>
          <w:delText>he Web3js script that simply deploys the Smart</w:delText>
        </w:r>
        <w:r w:rsidR="004206EB" w:rsidRPr="009863B7" w:rsidDel="00966643">
          <w:rPr>
            <w:bCs/>
            <w:lang w:val="en-US"/>
          </w:rPr>
          <w:delText>C</w:delText>
        </w:r>
        <w:r w:rsidRPr="009863B7" w:rsidDel="00966643">
          <w:rPr>
            <w:bCs/>
            <w:lang w:val="en-US"/>
          </w:rPr>
          <w:delText>ontract into the Blockchain ledger. It required both the Byte code and ABI code received from the Solidity compiler to be completed. Once the Smart</w:delText>
        </w:r>
        <w:r w:rsidR="00AE1F74" w:rsidRPr="009863B7" w:rsidDel="00966643">
          <w:rPr>
            <w:bCs/>
            <w:lang w:val="en-US"/>
          </w:rPr>
          <w:delText>C</w:delText>
        </w:r>
        <w:r w:rsidRPr="009863B7" w:rsidDel="00966643">
          <w:rPr>
            <w:bCs/>
            <w:lang w:val="en-US"/>
          </w:rPr>
          <w:delText>ontract is deployed, any later communication with Smart</w:delText>
        </w:r>
        <w:r w:rsidR="00AE1F74" w:rsidRPr="009863B7" w:rsidDel="00966643">
          <w:rPr>
            <w:bCs/>
            <w:lang w:val="en-US"/>
          </w:rPr>
          <w:delText>C</w:delText>
        </w:r>
        <w:r w:rsidRPr="009863B7" w:rsidDel="00966643">
          <w:rPr>
            <w:bCs/>
            <w:lang w:val="en-US"/>
          </w:rPr>
          <w:delText>ontract will only need ABI code to act as an interface for the communication. This Smart</w:delText>
        </w:r>
        <w:r w:rsidR="00AE1F74" w:rsidRPr="009863B7" w:rsidDel="00966643">
          <w:rPr>
            <w:bCs/>
            <w:lang w:val="en-US"/>
          </w:rPr>
          <w:delText>C</w:delText>
        </w:r>
        <w:r w:rsidRPr="009863B7" w:rsidDel="00966643">
          <w:rPr>
            <w:bCs/>
            <w:lang w:val="en-US"/>
          </w:rPr>
          <w:delText>ontract deployment process only required once at the initiation of the Blockchain ledger and no longer needs to be performed ever again for the rest of the Blockchain ledger life cycle.</w:delText>
        </w:r>
        <w:r w:rsidR="00632052" w:rsidRPr="009863B7" w:rsidDel="00966643">
          <w:rPr>
            <w:bCs/>
            <w:lang w:val="en-US"/>
          </w:rPr>
          <w:delText xml:space="preserve"> </w:delText>
        </w:r>
      </w:del>
    </w:p>
    <w:p w14:paraId="565AC5C4" w14:textId="2D3350DD" w:rsidR="00270605" w:rsidRPr="008550B6" w:rsidDel="00966643" w:rsidRDefault="00632052" w:rsidP="00710B9C">
      <w:pPr>
        <w:pStyle w:val="BodyText"/>
        <w:rPr>
          <w:del w:id="2264" w:author="Petnathean Julled" w:date="2021-12-09T00:33:00Z"/>
        </w:rPr>
      </w:pPr>
      <w:del w:id="2265" w:author="Petnathean Julled" w:date="2021-12-09T00:33:00Z">
        <w:r w:rsidRPr="009863B7" w:rsidDel="00966643">
          <w:rPr>
            <w:bCs/>
            <w:lang w:val="en-US"/>
          </w:rPr>
          <w:delText>For the coding process of all non-Blockchain native Javascript programs, the coding environment must be provided essential coding components. In this implementation, we use NodeJS as a compiler and coding environment for all Javascript programs. NodeJS is available at</w:delText>
        </w:r>
        <w:r w:rsidR="000436D3" w:rsidRPr="009863B7" w:rsidDel="00966643">
          <w:rPr>
            <w:bCs/>
            <w:lang w:val="en-US"/>
          </w:rPr>
          <w:delText xml:space="preserve"> </w:delText>
        </w:r>
        <w:r w:rsidR="008D2B63" w:rsidRPr="00A540DB" w:rsidDel="00966643">
          <w:rPr>
            <w:bCs/>
            <w:lang w:val="en-US"/>
          </w:rPr>
          <w:delText>their website</w:delText>
        </w:r>
        <w:r w:rsidRPr="009863B7" w:rsidDel="00966643">
          <w:rPr>
            <w:bCs/>
            <w:lang w:val="en-US"/>
          </w:rPr>
          <w:delText xml:space="preserve"> </w:delText>
        </w:r>
        <w:r w:rsidR="002B435F" w:rsidRPr="009863B7" w:rsidDel="00966643">
          <w:rPr>
            <w:bCs/>
          </w:rPr>
          <w:fldChar w:fldCharType="begin" w:fldLock="1"/>
        </w:r>
        <w:r w:rsidR="00F938D1" w:rsidDel="00966643">
          <w:rPr>
            <w:bCs/>
            <w:lang w:val="en-US"/>
          </w:rPr>
          <w:del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[53]</w:delText>
        </w:r>
        <w:r w:rsidR="002B435F" w:rsidRPr="009863B7" w:rsidDel="00966643">
          <w:rPr>
            <w:bCs/>
          </w:rPr>
          <w:fldChar w:fldCharType="end"/>
        </w:r>
        <w:r w:rsidRPr="009863B7" w:rsidDel="00966643">
          <w:rPr>
            <w:bCs/>
            <w:lang w:val="en-US"/>
          </w:rPr>
          <w:delText xml:space="preserve">. The essential coding components node module can be installed using Node Package Manager (NPM) which comes together with NodeJS </w:delText>
        </w:r>
        <w:r w:rsidR="002B435F" w:rsidRPr="009863B7" w:rsidDel="00966643">
          <w:rPr>
            <w:bCs/>
          </w:rPr>
          <w:fldChar w:fldCharType="begin" w:fldLock="1"/>
        </w:r>
        <w:r w:rsidR="00F938D1" w:rsidDel="00966643">
          <w:rPr>
            <w:bCs/>
            <w:lang w:val="en-US"/>
          </w:rPr>
          <w:del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[54]</w:delText>
        </w:r>
        <w:r w:rsidR="002B435F" w:rsidRPr="009863B7" w:rsidDel="00966643">
          <w:rPr>
            <w:bCs/>
          </w:rPr>
          <w:fldChar w:fldCharType="end"/>
        </w:r>
        <w:r w:rsidRPr="009863B7" w:rsidDel="00966643">
          <w:rPr>
            <w:bCs/>
            <w:lang w:val="en-US"/>
          </w:rPr>
          <w:delText>. The coding of program for native side of XDS Actor require</w:delText>
        </w:r>
        <w:r w:rsidR="000436D3" w:rsidRPr="009863B7" w:rsidDel="00966643">
          <w:rPr>
            <w:bCs/>
            <w:lang w:val="en-US"/>
          </w:rPr>
          <w:delText>s</w:delText>
        </w:r>
        <w:r w:rsidRPr="009863B7" w:rsidDel="00966643">
          <w:rPr>
            <w:bCs/>
            <w:lang w:val="en-US"/>
          </w:rPr>
          <w:delText xml:space="preserve"> node module name "Web3" (Web3js) </w:delText>
        </w:r>
        <w:r w:rsidR="002B2E06" w:rsidRPr="009863B7" w:rsidDel="00966643">
          <w:rPr>
            <w:bCs/>
          </w:rPr>
          <w:fldChar w:fldCharType="begin" w:fldLock="1"/>
        </w:r>
        <w:r w:rsidR="00F938D1" w:rsidDel="00966643">
          <w:rPr>
            <w:bCs/>
            <w:lang w:val="en-US"/>
          </w:rPr>
          <w:del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delInstrText>
        </w:r>
        <w:r w:rsidR="002B2E06" w:rsidRPr="009863B7" w:rsidDel="00966643">
          <w:rPr>
            <w:bCs/>
          </w:rPr>
          <w:fldChar w:fldCharType="separate"/>
        </w:r>
        <w:r w:rsidR="00F938D1" w:rsidRPr="00F938D1" w:rsidDel="00966643">
          <w:rPr>
            <w:bCs/>
            <w:noProof/>
            <w:lang w:val="en-US"/>
          </w:rPr>
          <w:delText>[55]</w:delText>
        </w:r>
        <w:r w:rsidR="002B2E06" w:rsidRPr="009863B7" w:rsidDel="00966643">
          <w:rPr>
            <w:bCs/>
          </w:rPr>
          <w:fldChar w:fldCharType="end"/>
        </w:r>
        <w:r w:rsidRPr="009863B7" w:rsidDel="00966643">
          <w:rPr>
            <w:bCs/>
            <w:lang w:val="en-US"/>
          </w:rPr>
          <w:delText xml:space="preserve">, "xml2js" </w:delText>
        </w:r>
        <w:r w:rsidR="00334381" w:rsidRPr="009863B7" w:rsidDel="00966643">
          <w:rPr>
            <w:bCs/>
          </w:rPr>
          <w:fldChar w:fldCharType="begin" w:fldLock="1"/>
        </w:r>
        <w:r w:rsidR="00F938D1" w:rsidDel="00966643">
          <w:rPr>
            <w:bCs/>
            <w:lang w:val="en-US"/>
          </w:rPr>
          <w:del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delInstrText>
        </w:r>
        <w:r w:rsidR="00334381" w:rsidRPr="009863B7" w:rsidDel="00966643">
          <w:rPr>
            <w:bCs/>
          </w:rPr>
          <w:fldChar w:fldCharType="separate"/>
        </w:r>
        <w:r w:rsidR="00F938D1" w:rsidRPr="00F938D1" w:rsidDel="00966643">
          <w:rPr>
            <w:bCs/>
            <w:noProof/>
            <w:lang w:val="en-US"/>
          </w:rPr>
          <w:delText>[56]</w:delText>
        </w:r>
        <w:r w:rsidR="00334381" w:rsidRPr="009863B7" w:rsidDel="00966643">
          <w:rPr>
            <w:bCs/>
          </w:rPr>
          <w:fldChar w:fldCharType="end"/>
        </w:r>
        <w:r w:rsidRPr="009863B7" w:rsidDel="00966643">
          <w:rPr>
            <w:bCs/>
            <w:lang w:val="en-US"/>
          </w:rPr>
          <w:delText xml:space="preserve">, "fs" </w:delText>
        </w:r>
        <w:r w:rsidR="00A135B3" w:rsidRPr="009863B7" w:rsidDel="00966643">
          <w:rPr>
            <w:bCs/>
          </w:rPr>
          <w:fldChar w:fldCharType="begin" w:fldLock="1"/>
        </w:r>
        <w:r w:rsidR="00F938D1" w:rsidDel="00966643">
          <w:rPr>
            <w:bCs/>
            <w:lang w:val="en-US"/>
          </w:rPr>
          <w:del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delInstrText>
        </w:r>
        <w:r w:rsidR="00A135B3" w:rsidRPr="009863B7" w:rsidDel="00966643">
          <w:rPr>
            <w:bCs/>
          </w:rPr>
          <w:fldChar w:fldCharType="separate"/>
        </w:r>
        <w:r w:rsidR="00F938D1" w:rsidRPr="00F938D1" w:rsidDel="00966643">
          <w:rPr>
            <w:bCs/>
            <w:noProof/>
            <w:lang w:val="en-US"/>
          </w:rPr>
          <w:delText>[57]</w:delText>
        </w:r>
        <w:r w:rsidR="00A135B3" w:rsidRPr="009863B7" w:rsidDel="00966643">
          <w:rPr>
            <w:bCs/>
          </w:rPr>
          <w:fldChar w:fldCharType="end"/>
        </w:r>
        <w:r w:rsidRPr="009863B7" w:rsidDel="00966643">
          <w:rPr>
            <w:bCs/>
            <w:lang w:val="en-US"/>
          </w:rPr>
          <w:delText xml:space="preserve">, "net" </w:delText>
        </w:r>
        <w:r w:rsidR="00CE72E1" w:rsidRPr="009863B7" w:rsidDel="00966643">
          <w:rPr>
            <w:bCs/>
          </w:rPr>
          <w:fldChar w:fldCharType="begin" w:fldLock="1"/>
        </w:r>
        <w:r w:rsidR="00F938D1" w:rsidDel="00966643">
          <w:rPr>
            <w:bCs/>
            <w:lang w:val="en-US"/>
          </w:rPr>
          <w:del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[58]</w:delText>
        </w:r>
        <w:r w:rsidR="00CE72E1" w:rsidRPr="009863B7" w:rsidDel="00966643">
          <w:rPr>
            <w:bCs/>
          </w:rPr>
          <w:fldChar w:fldCharType="end"/>
        </w:r>
        <w:r w:rsidRPr="009863B7" w:rsidDel="00966643">
          <w:rPr>
            <w:bCs/>
            <w:lang w:val="en-US"/>
          </w:rPr>
          <w:delText xml:space="preserve">, "util" </w:delText>
        </w:r>
        <w:r w:rsidR="00CE72E1" w:rsidRPr="009863B7" w:rsidDel="00966643">
          <w:rPr>
            <w:bCs/>
          </w:rPr>
          <w:fldChar w:fldCharType="begin" w:fldLock="1"/>
        </w:r>
        <w:r w:rsidR="00F938D1" w:rsidDel="00966643">
          <w:rPr>
            <w:bCs/>
            <w:lang w:val="en-US"/>
          </w:rPr>
          <w:del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[59]</w:delText>
        </w:r>
        <w:r w:rsidR="00CE72E1" w:rsidRPr="009863B7" w:rsidDel="00966643">
          <w:rPr>
            <w:bCs/>
          </w:rPr>
          <w:fldChar w:fldCharType="end"/>
        </w:r>
        <w:r w:rsidRPr="009863B7" w:rsidDel="00966643">
          <w:rPr>
            <w:bCs/>
            <w:lang w:val="en-US"/>
          </w:rPr>
          <w:delText xml:space="preserve">, "moment" </w:delText>
        </w:r>
        <w:r w:rsidR="009916D8" w:rsidRPr="009863B7" w:rsidDel="00966643">
          <w:rPr>
            <w:bCs/>
          </w:rPr>
          <w:fldChar w:fldCharType="begin" w:fldLock="1"/>
        </w:r>
        <w:r w:rsidR="00F938D1" w:rsidDel="00966643">
          <w:rPr>
            <w:bCs/>
            <w:lang w:val="en-US"/>
          </w:rPr>
          <w:del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[60]</w:delText>
        </w:r>
        <w:r w:rsidR="009916D8" w:rsidRPr="009863B7" w:rsidDel="00966643">
          <w:rPr>
            <w:bCs/>
          </w:rPr>
          <w:fldChar w:fldCharType="end"/>
        </w:r>
        <w:r w:rsidRPr="009863B7" w:rsidDel="00966643">
          <w:rPr>
            <w:bCs/>
            <w:lang w:val="en-US"/>
          </w:rPr>
          <w:delText xml:space="preserve">, and "cryptr" </w:delText>
        </w:r>
        <w:r w:rsidR="009916D8" w:rsidRPr="009863B7" w:rsidDel="00966643">
          <w:rPr>
            <w:bCs/>
          </w:rPr>
          <w:fldChar w:fldCharType="begin" w:fldLock="1"/>
        </w:r>
        <w:r w:rsidR="00F938D1" w:rsidDel="00966643">
          <w:rPr>
            <w:bCs/>
            <w:lang w:val="en-US"/>
          </w:rPr>
          <w:del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[61]</w:delText>
        </w:r>
        <w:r w:rsidR="009916D8" w:rsidRPr="009863B7" w:rsidDel="00966643">
          <w:rPr>
            <w:bCs/>
          </w:rPr>
          <w:fldChar w:fldCharType="end"/>
        </w:r>
        <w:r w:rsidRPr="009863B7" w:rsidDel="00966643">
          <w:rPr>
            <w:bCs/>
            <w:lang w:val="en-US"/>
          </w:rPr>
          <w:delText xml:space="preserve"> which can be installed using the command-line.</w:delText>
        </w:r>
      </w:del>
    </w:p>
    <w:p w14:paraId="1625138D" w14:textId="6874D661" w:rsidR="00EC6E92" w:rsidRPr="00710B9C" w:rsidDel="00966643" w:rsidRDefault="00B5260C" w:rsidP="00EC6E92">
      <w:pPr>
        <w:pStyle w:val="Heading2"/>
        <w:rPr>
          <w:del w:id="2266" w:author="Petnathean Julled" w:date="2021-12-09T00:33:00Z"/>
          <w:color w:val="FF0000"/>
        </w:rPr>
      </w:pPr>
      <w:commentRangeStart w:id="2267"/>
      <w:del w:id="2268" w:author="Petnathean Julled" w:date="2021-12-09T00:33:00Z">
        <w:r w:rsidRPr="00710B9C" w:rsidDel="00966643">
          <w:rPr>
            <w:rFonts w:cs="Angsana New"/>
            <w:color w:val="FF0000"/>
            <w:szCs w:val="25"/>
            <w:lang w:bidi="th-TH"/>
          </w:rPr>
          <w:delText xml:space="preserve">Implementing </w:delText>
        </w:r>
        <w:r w:rsidR="00EC6E92" w:rsidRPr="00710B9C" w:rsidDel="00966643">
          <w:rPr>
            <w:rFonts w:cs="Angsana New"/>
            <w:color w:val="FF0000"/>
            <w:szCs w:val="25"/>
            <w:lang w:bidi="th-TH"/>
          </w:rPr>
          <w:delText>XDS Actors</w:delText>
        </w:r>
        <w:r w:rsidRPr="00710B9C" w:rsidDel="00966643">
          <w:rPr>
            <w:rFonts w:cs="Angsana New"/>
            <w:color w:val="FF0000"/>
            <w:szCs w:val="25"/>
            <w:lang w:bidi="th-TH"/>
          </w:rPr>
          <w:delText xml:space="preserve"> for XDS Blockchain</w:delText>
        </w:r>
      </w:del>
    </w:p>
    <w:p w14:paraId="30C8A690" w14:textId="06803BDF" w:rsidR="001070A7" w:rsidRPr="00710B9C" w:rsidDel="00966643" w:rsidRDefault="00EC6E92" w:rsidP="00710B9C">
      <w:pPr>
        <w:pStyle w:val="BodyText"/>
        <w:spacing w:after="0"/>
        <w:rPr>
          <w:del w:id="2269" w:author="Petnathean Julled" w:date="2021-12-09T00:33:00Z"/>
          <w:bCs/>
          <w:color w:val="FF0000"/>
          <w:lang w:val="en-US"/>
        </w:rPr>
      </w:pPr>
      <w:del w:id="2270" w:author="Petnathean Julled" w:date="2021-12-09T00:33:00Z">
        <w:r w:rsidRPr="00710B9C" w:rsidDel="00966643">
          <w:rPr>
            <w:bCs/>
            <w:color w:val="FF0000"/>
          </w:rPr>
          <w:delText> </w:delText>
        </w:r>
        <w:r w:rsidR="000C30DE" w:rsidRPr="00710B9C" w:rsidDel="00966643">
          <w:rPr>
            <w:bCs/>
            <w:color w:val="FF0000"/>
            <w:lang w:val="en-US"/>
          </w:rPr>
          <w:delText xml:space="preserve">As we have seen from HL7 and FHIR, current healthcare information exchanged related standards are mostly web-based protocol. Additionally, development of </w:delText>
        </w:r>
      </w:del>
      <w:ins w:id="2271" w:author="Pattanasak Mongkolwat" w:date="2021-12-05T14:25:00Z">
        <w:del w:id="2272" w:author="Petnathean Julled" w:date="2021-12-09T00:33:00Z">
          <w:r w:rsidR="00383678" w:rsidDel="00966643">
            <w:rPr>
              <w:bCs/>
              <w:color w:val="FF0000"/>
              <w:lang w:val="en-US"/>
            </w:rPr>
            <w:delText xml:space="preserve"> </w:delText>
          </w:r>
        </w:del>
      </w:ins>
      <w:del w:id="2273" w:author="Petnathean Julled" w:date="2021-12-09T00:33:00Z">
        <w:r w:rsidR="000C30DE" w:rsidRPr="00710B9C" w:rsidDel="00966643">
          <w:rPr>
            <w:bCs/>
            <w:color w:val="FF0000"/>
            <w:lang w:val="en-US"/>
          </w:rPr>
          <w:delText>IT infrastructure to support healthcare operation require</w:delText>
        </w:r>
        <w:r w:rsidR="008016BA" w:rsidRPr="00710B9C" w:rsidDel="00966643">
          <w:rPr>
            <w:bCs/>
            <w:color w:val="FF0000"/>
            <w:lang w:val="en-US"/>
          </w:rPr>
          <w:delText>s</w:delText>
        </w:r>
        <w:r w:rsidR="000C30DE" w:rsidRPr="00710B9C" w:rsidDel="00966643">
          <w:rPr>
            <w:bCs/>
            <w:color w:val="FF0000"/>
            <w:lang w:val="en-US"/>
          </w:rPr>
          <w:delText xml:space="preserv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w:delText>
        </w:r>
        <w:r w:rsidR="00EB1D3A" w:rsidRPr="00710B9C" w:rsidDel="00966643">
          <w:rPr>
            <w:bCs/>
            <w:color w:val="FF0000"/>
            <w:lang w:val="en-US"/>
          </w:rPr>
          <w:delText>s</w:delText>
        </w:r>
        <w:r w:rsidR="000C30DE" w:rsidRPr="00710B9C" w:rsidDel="00966643">
          <w:rPr>
            <w:bCs/>
            <w:color w:val="FF0000"/>
            <w:lang w:val="en-US"/>
          </w:rPr>
          <w:delTex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delText>
        </w:r>
        <w:r w:rsidR="002A5951" w:rsidRPr="00710B9C" w:rsidDel="00966643">
          <w:rPr>
            <w:bCs/>
            <w:color w:val="FF0000"/>
          </w:rPr>
          <w:fldChar w:fldCharType="begin" w:fldLock="1"/>
        </w:r>
        <w:r w:rsidR="00F938D1" w:rsidDel="00966643">
          <w:rPr>
            <w:bCs/>
            <w:color w:val="FF0000"/>
            <w:lang w:val="en-US"/>
          </w:rPr>
          <w:del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delInstrText>
        </w:r>
        <w:r w:rsidR="002A5951" w:rsidRPr="00710B9C" w:rsidDel="00966643">
          <w:rPr>
            <w:bCs/>
            <w:color w:val="FF0000"/>
          </w:rPr>
          <w:fldChar w:fldCharType="separate"/>
        </w:r>
        <w:r w:rsidR="00F938D1" w:rsidRPr="00F938D1" w:rsidDel="00966643">
          <w:rPr>
            <w:bCs/>
            <w:noProof/>
            <w:color w:val="FF0000"/>
            <w:lang w:val="en-US"/>
          </w:rPr>
          <w:delText>[62]</w:delText>
        </w:r>
        <w:r w:rsidR="002A5951" w:rsidRPr="00710B9C" w:rsidDel="00966643">
          <w:rPr>
            <w:bCs/>
            <w:color w:val="FF0000"/>
          </w:rPr>
          <w:fldChar w:fldCharType="end"/>
        </w:r>
        <w:r w:rsidR="000C30DE" w:rsidRPr="00710B9C" w:rsidDel="00966643">
          <w:rPr>
            <w:bCs/>
            <w:color w:val="FF0000"/>
            <w:lang w:val="en-US"/>
          </w:rPr>
          <w:delTex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delText>
        </w:r>
        <w:r w:rsidR="000C30DE" w:rsidRPr="00710B9C" w:rsidDel="00966643">
          <w:rPr>
            <w:bCs/>
            <w:color w:val="FF0000"/>
            <w:highlight w:val="yellow"/>
            <w:lang w:val="en-US"/>
          </w:rPr>
          <w:delText>smart-contract</w:delText>
        </w:r>
        <w:r w:rsidR="000C30DE" w:rsidRPr="00710B9C" w:rsidDel="00966643">
          <w:rPr>
            <w:bCs/>
            <w:color w:val="FF0000"/>
            <w:lang w:val="en-US"/>
          </w:rPr>
          <w:delText>. The API can be accessed using the node module provided via Node.js.</w:delText>
        </w:r>
        <w:r w:rsidR="001070A7" w:rsidRPr="00710B9C" w:rsidDel="00966643">
          <w:rPr>
            <w:bCs/>
            <w:color w:val="FF0000"/>
            <w:lang w:val="en-US"/>
          </w:rPr>
          <w:delText xml:space="preserve"> </w:delText>
        </w:r>
      </w:del>
    </w:p>
    <w:p w14:paraId="6F2E4588" w14:textId="00857B36" w:rsidR="00626E75" w:rsidDel="00966643" w:rsidRDefault="00626E75" w:rsidP="00626E75">
      <w:pPr>
        <w:pStyle w:val="BodyText"/>
        <w:spacing w:after="0"/>
        <w:ind w:firstLine="0"/>
        <w:rPr>
          <w:del w:id="2274" w:author="Petnathean Julled" w:date="2021-12-09T00:33:00Z"/>
          <w:bCs/>
          <w:i/>
          <w:iCs/>
          <w:color w:val="FF0000"/>
          <w:lang w:val="en-US"/>
        </w:rPr>
      </w:pPr>
    </w:p>
    <w:p w14:paraId="73C354B8" w14:textId="3E4BFFB3" w:rsidR="00626E75" w:rsidRPr="00A540DB" w:rsidDel="00966643" w:rsidRDefault="00626E75" w:rsidP="00A540DB">
      <w:pPr>
        <w:pStyle w:val="BodyText"/>
        <w:spacing w:after="0"/>
        <w:ind w:firstLine="0"/>
        <w:rPr>
          <w:del w:id="2275" w:author="Petnathean Julled" w:date="2021-12-09T00:33:00Z"/>
          <w:bCs/>
          <w:i/>
          <w:iCs/>
          <w:color w:val="FF0000"/>
          <w:lang w:val="en-US"/>
        </w:rPr>
      </w:pPr>
      <w:del w:id="2276" w:author="Petnathean Julled" w:date="2021-12-09T00:33:00Z">
        <w:r w:rsidRPr="00A540DB" w:rsidDel="00966643">
          <w:rPr>
            <w:bCs/>
            <w:i/>
            <w:iCs/>
            <w:color w:val="FF0000"/>
            <w:lang w:val="en-US"/>
          </w:rPr>
          <w:delText>XDS Registry Actor</w:delText>
        </w:r>
      </w:del>
    </w:p>
    <w:p w14:paraId="1256DF8A" w14:textId="055B0F62" w:rsidR="00444EA4" w:rsidRPr="00710B9C" w:rsidDel="00966643" w:rsidRDefault="001070A7" w:rsidP="00710B9C">
      <w:pPr>
        <w:pStyle w:val="BodyText"/>
        <w:spacing w:after="0"/>
        <w:rPr>
          <w:del w:id="2277" w:author="Petnathean Julled" w:date="2021-12-09T00:33:00Z"/>
          <w:bCs/>
          <w:color w:val="FF0000"/>
          <w:lang w:val="en-US"/>
        </w:rPr>
      </w:pPr>
      <w:del w:id="2278" w:author="Petnathean Julled" w:date="2021-12-09T00:33:00Z">
        <w:r w:rsidRPr="00710B9C" w:rsidDel="00966643">
          <w:rPr>
            <w:bCs/>
            <w:color w:val="FF0000"/>
            <w:lang w:val="en-US"/>
          </w:rPr>
          <w:delTex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w:delText>
        </w:r>
        <w:r w:rsidR="00ED2AA0" w:rsidRPr="00710B9C" w:rsidDel="00966643">
          <w:rPr>
            <w:bCs/>
            <w:color w:val="FF0000"/>
            <w:lang w:val="en-US"/>
          </w:rPr>
          <w:delText>s</w:delText>
        </w:r>
        <w:r w:rsidRPr="00710B9C" w:rsidDel="00966643">
          <w:rPr>
            <w:bCs/>
            <w:color w:val="FF0000"/>
            <w:lang w:val="en-US"/>
          </w:rPr>
          <w:delTex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delText>
        </w:r>
        <w:r w:rsidR="002F034D" w:rsidRPr="00710B9C" w:rsidDel="00966643">
          <w:rPr>
            <w:bCs/>
            <w:color w:val="FF0000"/>
            <w:lang w:val="en-US"/>
          </w:rPr>
          <w:delTex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delText>
        </w:r>
      </w:del>
    </w:p>
    <w:p w14:paraId="4EE4A194" w14:textId="28F7EA4F" w:rsidR="00631A05" w:rsidRPr="00710B9C" w:rsidDel="00966643" w:rsidRDefault="00444EA4" w:rsidP="00710B9C">
      <w:pPr>
        <w:pStyle w:val="BodyText"/>
        <w:spacing w:after="0"/>
        <w:rPr>
          <w:del w:id="2279" w:author="Petnathean Julled" w:date="2021-12-09T00:33:00Z"/>
          <w:bCs/>
          <w:color w:val="FF0000"/>
          <w:lang w:val="en-US"/>
        </w:rPr>
      </w:pPr>
      <w:del w:id="2280" w:author="Petnathean Julled" w:date="2021-12-09T00:33:00Z">
        <w:r w:rsidRPr="00710B9C" w:rsidDel="00966643">
          <w:rPr>
            <w:bCs/>
            <w:color w:val="FF0000"/>
            <w:lang w:val="en-US"/>
          </w:rPr>
          <w:delText>XML code of RegistryStoredQueryRequest [ITI-18] transaction sample compos</w:delText>
        </w:r>
        <w:r w:rsidR="0036572F" w:rsidRPr="00710B9C" w:rsidDel="00966643">
          <w:rPr>
            <w:bCs/>
            <w:color w:val="FF0000"/>
            <w:lang w:val="en-US"/>
          </w:rPr>
          <w:delText>es</w:delText>
        </w:r>
        <w:r w:rsidRPr="00710B9C" w:rsidDel="00966643">
          <w:rPr>
            <w:bCs/>
            <w:color w:val="FF0000"/>
            <w:lang w:val="en-US"/>
          </w:rPr>
          <w:delText xml:space="preserve"> of </w:delText>
        </w:r>
        <w:r w:rsidR="0036572F" w:rsidRPr="00710B9C" w:rsidDel="00966643">
          <w:rPr>
            <w:bCs/>
            <w:color w:val="FF0000"/>
            <w:lang w:val="en-US"/>
          </w:rPr>
          <w:delText>three</w:delText>
        </w:r>
        <w:r w:rsidRPr="00710B9C" w:rsidDel="00966643">
          <w:rPr>
            <w:bCs/>
            <w:color w:val="FF0000"/>
            <w:lang w:val="en-US"/>
          </w:rPr>
          <w:delText xml:space="preserv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w:delText>
        </w:r>
        <w:r w:rsidR="00C363A0" w:rsidRPr="00710B9C" w:rsidDel="00966643">
          <w:rPr>
            <w:bCs/>
            <w:color w:val="FF0000"/>
            <w:lang w:val="en-US"/>
          </w:rPr>
          <w:delText>s</w:delText>
        </w:r>
        <w:r w:rsidRPr="00710B9C" w:rsidDel="00966643">
          <w:rPr>
            <w:bCs/>
            <w:color w:val="FF0000"/>
            <w:lang w:val="en-US"/>
          </w:rPr>
          <w:delText xml:space="preserve"> from label “rim:AdhocQuery” contain all search keywords issued by Document Consumer. These search keywords are selected Metadata attributes and its value. When Document Registry Actor received the transaction, they will use search keyword provided to search for registry with matched Metadata attribute value</w:delText>
        </w:r>
        <w:r w:rsidR="006B1962" w:rsidRPr="00710B9C" w:rsidDel="00966643">
          <w:rPr>
            <w:bCs/>
            <w:color w:val="FF0000"/>
            <w:lang w:val="en-US"/>
          </w:rPr>
          <w:delText>s. T</w:delText>
        </w:r>
        <w:r w:rsidRPr="00710B9C" w:rsidDel="00966643">
          <w:rPr>
            <w:bCs/>
            <w:color w:val="FF0000"/>
            <w:lang w:val="en-US"/>
          </w:rPr>
          <w:delText xml:space="preserve">hen </w:delText>
        </w:r>
        <w:r w:rsidR="005E35D0" w:rsidRPr="00710B9C" w:rsidDel="00966643">
          <w:rPr>
            <w:bCs/>
            <w:color w:val="FF0000"/>
            <w:lang w:val="en-US"/>
          </w:rPr>
          <w:delText xml:space="preserve">it </w:delText>
        </w:r>
        <w:r w:rsidRPr="00710B9C" w:rsidDel="00966643">
          <w:rPr>
            <w:bCs/>
            <w:color w:val="FF0000"/>
            <w:lang w:val="en-US"/>
          </w:rPr>
          <w:delText>return</w:delText>
        </w:r>
        <w:r w:rsidR="00C363A0" w:rsidRPr="00710B9C" w:rsidDel="00966643">
          <w:rPr>
            <w:bCs/>
            <w:color w:val="FF0000"/>
            <w:lang w:val="en-US"/>
          </w:rPr>
          <w:delText>s</w:delText>
        </w:r>
        <w:r w:rsidRPr="00710B9C" w:rsidDel="00966643">
          <w:rPr>
            <w:bCs/>
            <w:color w:val="FF0000"/>
            <w:lang w:val="en-US"/>
          </w:rPr>
          <w:delText xml:space="preserve"> the result to Document Consumer Actor as response transaction. With header labeled “query:AdhocQueryResponse”, the transaction contain</w:delText>
        </w:r>
        <w:r w:rsidR="001B08D0" w:rsidRPr="00710B9C" w:rsidDel="00966643">
          <w:rPr>
            <w:bCs/>
            <w:color w:val="FF0000"/>
            <w:lang w:val="en-US"/>
          </w:rPr>
          <w:delText>s</w:delText>
        </w:r>
        <w:r w:rsidRPr="00710B9C" w:rsidDel="00966643">
          <w:rPr>
            <w:bCs/>
            <w:color w:val="FF0000"/>
            <w:lang w:val="en-US"/>
          </w:rPr>
          <w:delText xml:space="preserve">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w:delText>
        </w:r>
        <w:r w:rsidR="00B57C71" w:rsidRPr="00710B9C" w:rsidDel="00966643">
          <w:rPr>
            <w:bCs/>
            <w:color w:val="FF0000"/>
            <w:lang w:val="en-US"/>
          </w:rPr>
          <w:delText>s</w:delText>
        </w:r>
        <w:r w:rsidR="00143C14" w:rsidRPr="00710B9C" w:rsidDel="00966643">
          <w:rPr>
            <w:bCs/>
            <w:color w:val="FF0000"/>
            <w:lang w:val="en-US"/>
          </w:rPr>
          <w:delText xml:space="preserve">. </w:delText>
        </w:r>
        <w:r w:rsidRPr="00710B9C" w:rsidDel="00966643">
          <w:rPr>
            <w:bCs/>
            <w:color w:val="FF0000"/>
            <w:lang w:val="en-US"/>
          </w:rPr>
          <w:delText>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delText>
        </w:r>
      </w:del>
    </w:p>
    <w:p w14:paraId="08C3C7D1" w14:textId="2DDC386A" w:rsidR="00644E56" w:rsidRPr="00710B9C" w:rsidDel="00966643" w:rsidRDefault="00631A05" w:rsidP="003E1AEF">
      <w:pPr>
        <w:pStyle w:val="BodyText"/>
        <w:spacing w:after="0"/>
        <w:rPr>
          <w:del w:id="2281" w:author="Petnathean Julled" w:date="2021-12-09T00:33:00Z"/>
          <w:rFonts w:cstheme="minorBidi"/>
          <w:bCs/>
          <w:color w:val="FF0000"/>
          <w:szCs w:val="25"/>
          <w:lang w:val="en-US" w:bidi="th-TH"/>
        </w:rPr>
      </w:pPr>
      <w:del w:id="2282" w:author="Petnathean Julled" w:date="2021-12-09T00:33:00Z">
        <w:r w:rsidRPr="00710B9C" w:rsidDel="00966643">
          <w:rPr>
            <w:bCs/>
            <w:color w:val="FF0000"/>
            <w:lang w:val="en-US"/>
          </w:rPr>
          <w:delTex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delText>
        </w:r>
        <w:r w:rsidR="00AE0389" w:rsidRPr="00710B9C" w:rsidDel="00966643">
          <w:rPr>
            <w:bCs/>
            <w:color w:val="FF0000"/>
            <w:lang w:val="en-US"/>
          </w:rPr>
          <w:delText>ed</w:delText>
        </w:r>
        <w:r w:rsidRPr="00710B9C" w:rsidDel="00966643">
          <w:rPr>
            <w:bCs/>
            <w:color w:val="FF0000"/>
            <w:lang w:val="en-US"/>
          </w:rPr>
          <w:delText xml:space="preserve">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delText>
        </w:r>
        <w:r w:rsidR="008B75AE" w:rsidRPr="00710B9C" w:rsidDel="00966643">
          <w:rPr>
            <w:rFonts w:cstheme="minorBidi"/>
            <w:bCs/>
            <w:color w:val="FF0000"/>
            <w:szCs w:val="25"/>
            <w:cs/>
            <w:lang w:val="en-US" w:bidi="th-TH"/>
          </w:rPr>
          <w:delText xml:space="preserve"> </w:delText>
        </w:r>
        <w:r w:rsidR="008B75AE" w:rsidRPr="00710B9C" w:rsidDel="00966643">
          <w:rPr>
            <w:rFonts w:cstheme="minorBidi"/>
            <w:bCs/>
            <w:color w:val="FF0000"/>
            <w:szCs w:val="25"/>
            <w:lang w:val="en-US" w:bidi="th-TH"/>
          </w:rPr>
          <w:delTex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delText>
        </w:r>
        <w:r w:rsidR="00644E56" w:rsidRPr="00710B9C" w:rsidDel="00966643">
          <w:rPr>
            <w:rFonts w:cstheme="minorBidi"/>
            <w:bCs/>
            <w:color w:val="FF0000"/>
            <w:szCs w:val="25"/>
            <w:lang w:val="en-US" w:bidi="th-TH"/>
          </w:rPr>
          <w:delText xml:space="preserve"> </w:delText>
        </w:r>
      </w:del>
    </w:p>
    <w:p w14:paraId="296059F4" w14:textId="21BE9068" w:rsidR="003E1AEF" w:rsidRPr="00710B9C" w:rsidDel="00966643" w:rsidRDefault="00644E56" w:rsidP="00710B9C">
      <w:pPr>
        <w:pStyle w:val="BodyText"/>
        <w:spacing w:after="0"/>
        <w:rPr>
          <w:del w:id="2283" w:author="Petnathean Julled" w:date="2021-12-09T00:33:00Z"/>
          <w:rFonts w:cstheme="minorBidi"/>
          <w:bCs/>
          <w:color w:val="FF0000"/>
          <w:szCs w:val="25"/>
          <w:lang w:val="en-US" w:bidi="th-TH"/>
        </w:rPr>
      </w:pPr>
      <w:del w:id="2284" w:author="Petnathean Julled" w:date="2021-12-09T00:33:00Z">
        <w:r w:rsidRPr="00710B9C" w:rsidDel="00966643">
          <w:rPr>
            <w:rFonts w:cstheme="minorBidi"/>
            <w:bCs/>
            <w:color w:val="FF0000"/>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2285"/>
        <w:r w:rsidRPr="00710B9C" w:rsidDel="00966643">
          <w:rPr>
            <w:rFonts w:cstheme="minorBidi"/>
            <w:bCs/>
            <w:color w:val="FF0000"/>
            <w:szCs w:val="25"/>
            <w:highlight w:val="yellow"/>
            <w:lang w:val="en-US" w:bidi="th-TH"/>
          </w:rPr>
          <w:delText>middle</w:delText>
        </w:r>
        <w:r w:rsidR="00B13259" w:rsidRPr="00710B9C" w:rsidDel="00966643">
          <w:rPr>
            <w:rFonts w:cstheme="minorBidi"/>
            <w:bCs/>
            <w:color w:val="FF0000"/>
            <w:szCs w:val="25"/>
            <w:highlight w:val="yellow"/>
            <w:lang w:val="en-US" w:bidi="th-TH"/>
          </w:rPr>
          <w:delText>ware</w:delText>
        </w:r>
        <w:commentRangeEnd w:id="2285"/>
        <w:r w:rsidR="00B13259" w:rsidRPr="00710B9C" w:rsidDel="00966643">
          <w:rPr>
            <w:rStyle w:val="CommentReference"/>
            <w:color w:val="FF0000"/>
            <w:spacing w:val="0"/>
            <w:lang w:val="en-US" w:eastAsia="en-US"/>
          </w:rPr>
          <w:commentReference w:id="2285"/>
        </w:r>
        <w:r w:rsidRPr="00710B9C" w:rsidDel="00966643">
          <w:rPr>
            <w:rFonts w:cstheme="minorBidi"/>
            <w:bCs/>
            <w:color w:val="FF0000"/>
            <w:szCs w:val="25"/>
            <w:lang w:val="en-US" w:bidi="th-TH"/>
          </w:rPr>
          <w:delTex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delText>
        </w:r>
        <w:r w:rsidR="001A2F63" w:rsidRPr="00710B9C" w:rsidDel="00966643">
          <w:rPr>
            <w:rFonts w:cstheme="minorBidi"/>
            <w:bCs/>
            <w:color w:val="FF0000"/>
            <w:szCs w:val="25"/>
            <w:lang w:val="en-US" w:bidi="th-TH"/>
          </w:rPr>
          <w:delText>S</w:delText>
        </w:r>
        <w:r w:rsidRPr="00710B9C" w:rsidDel="00966643">
          <w:rPr>
            <w:rFonts w:cstheme="minorBidi"/>
            <w:bCs/>
            <w:color w:val="FF0000"/>
            <w:szCs w:val="25"/>
            <w:lang w:val="en-US" w:bidi="th-TH"/>
          </w:rPr>
          <w:delText>cript native program part and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compatible format.</w:delText>
        </w:r>
        <w:r w:rsidR="003E1AEF" w:rsidRPr="00710B9C" w:rsidDel="00966643">
          <w:rPr>
            <w:rFonts w:cstheme="minorBidi"/>
            <w:bCs/>
            <w:color w:val="FF0000"/>
            <w:szCs w:val="25"/>
            <w:cs/>
            <w:lang w:val="en-US" w:bidi="th-TH"/>
          </w:rPr>
          <w:delText xml:space="preserve"> </w:delText>
        </w:r>
      </w:del>
    </w:p>
    <w:p w14:paraId="05FBA6B1" w14:textId="3611DBB4" w:rsidR="00990EC5" w:rsidRPr="00710B9C" w:rsidDel="00966643" w:rsidRDefault="00F75BDF" w:rsidP="00710B9C">
      <w:pPr>
        <w:pStyle w:val="BodyText"/>
        <w:spacing w:after="0"/>
        <w:rPr>
          <w:del w:id="2286" w:author="Petnathean Julled" w:date="2021-12-09T00:33:00Z"/>
          <w:rFonts w:cstheme="minorBidi"/>
          <w:bCs/>
          <w:color w:val="FF0000"/>
          <w:szCs w:val="25"/>
          <w:lang w:val="en-US" w:bidi="th-TH"/>
        </w:rPr>
      </w:pPr>
      <w:del w:id="2287" w:author="Petnathean Julled" w:date="2021-12-09T00:33:00Z">
        <w:r w:rsidRPr="00710B9C" w:rsidDel="00966643">
          <w:rPr>
            <w:rFonts w:cstheme="minorBidi"/>
            <w:bCs/>
            <w:color w:val="FF0000"/>
            <w:szCs w:val="25"/>
            <w:lang w:val="en-US" w:bidi="th-TH"/>
          </w:rPr>
          <w:delText>In the implementation,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was designed to store string values and will return the stored value when called by the corresponding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function. The prepared JSON must be converted into a string variable before entering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is due to the limit of the Ethereum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which can cover a limited number of programming variables so, we simplify our program to avoid that limit by storing the whole JSON in string form as a single variable. Because the Ethereum Blockchain requires a particular amount of gas to run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the length of the variable could produce an error if there isn't enough gas available. That means, we need to increase the limit amount of gas for executing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design, XDS Document Registry actors can keep Metadata attributes of each document by storing them as JSON string variable inside Blockchain using one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per document. At the same time, the actor can perform search operation by sequentially call upon each published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one-by-one until the result was found or until the last in the case which no matching result. It must be noted that publishing of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always requires gas to execute the task while calling for the variable value stored in the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is not consuming any Blockchain resource. It must be noted that at the beginning of the XDS Blockchain network, the base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must be initially deployed into the Blockchain to allow further registration of health documents for the rest of the Blockchain ledger.</w:delText>
        </w:r>
        <w:r w:rsidR="00990EC5" w:rsidRPr="00710B9C" w:rsidDel="00966643">
          <w:rPr>
            <w:rFonts w:cstheme="minorBidi"/>
            <w:bCs/>
            <w:color w:val="FF0000"/>
            <w:szCs w:val="25"/>
            <w:lang w:val="en-US" w:bidi="th-TH"/>
          </w:rPr>
          <w:delText xml:space="preserve"> </w:delText>
        </w:r>
      </w:del>
    </w:p>
    <w:p w14:paraId="3816BC9A" w14:textId="12A00E71" w:rsidR="003A3ED8" w:rsidRPr="00710B9C" w:rsidDel="00966643" w:rsidRDefault="00990EC5" w:rsidP="00710B9C">
      <w:pPr>
        <w:pStyle w:val="BodyText"/>
        <w:spacing w:after="0"/>
        <w:rPr>
          <w:del w:id="2288" w:author="Petnathean Julled" w:date="2021-12-09T00:33:00Z"/>
          <w:rFonts w:cstheme="minorBidi"/>
          <w:bCs/>
          <w:color w:val="FF0000"/>
          <w:szCs w:val="25"/>
          <w:lang w:val="en-US" w:bidi="th-TH"/>
        </w:rPr>
      </w:pPr>
      <w:del w:id="2289" w:author="Petnathean Julled" w:date="2021-12-09T00:33:00Z">
        <w:r w:rsidRPr="00710B9C" w:rsidDel="00966643">
          <w:rPr>
            <w:rFonts w:cstheme="minorBidi"/>
            <w:bCs/>
            <w:color w:val="FF0000"/>
            <w:szCs w:val="25"/>
            <w:lang w:val="en-US" w:bidi="th-TH"/>
          </w:rPr>
          <w:delText>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Smart</w:delText>
        </w:r>
        <w:r w:rsidR="003F04D5"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 xml:space="preserve">ontract with matching metadata attribute values. After the result was found, the actor then proceeds to create a response XML message following the ITI-18 format. </w:delText>
        </w:r>
      </w:del>
    </w:p>
    <w:p w14:paraId="1E4A2246" w14:textId="76C36E69" w:rsidR="002B6ED1" w:rsidRPr="00710B9C" w:rsidDel="00966643" w:rsidRDefault="003A3ED8" w:rsidP="00F75BDF">
      <w:pPr>
        <w:pStyle w:val="BodyText"/>
        <w:rPr>
          <w:del w:id="2290" w:author="Petnathean Julled" w:date="2021-12-09T00:33:00Z"/>
          <w:rFonts w:cstheme="minorBidi"/>
          <w:bCs/>
          <w:color w:val="FF0000"/>
          <w:szCs w:val="25"/>
          <w:lang w:val="en-US" w:bidi="th-TH"/>
        </w:rPr>
      </w:pPr>
      <w:del w:id="2291" w:author="Petnathean Julled" w:date="2021-12-09T00:33:00Z">
        <w:r w:rsidRPr="00710B9C" w:rsidDel="00966643">
          <w:rPr>
            <w:rFonts w:cstheme="minorBidi"/>
            <w:bCs/>
            <w:color w:val="FF0000"/>
            <w:szCs w:val="25"/>
            <w:lang w:val="en-US" w:bidi="th-TH"/>
          </w:rPr>
          <w:delTex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delText>
        </w:r>
        <w:r w:rsidR="00F1770D" w:rsidRPr="00710B9C" w:rsidDel="00966643">
          <w:rPr>
            <w:rFonts w:cstheme="minorBidi"/>
            <w:bCs/>
            <w:color w:val="FF0000"/>
            <w:szCs w:val="25"/>
            <w:lang w:val="en-US" w:bidi="th-TH"/>
          </w:rPr>
          <w:delText>like</w:delText>
        </w:r>
        <w:r w:rsidRPr="00710B9C" w:rsidDel="00966643">
          <w:rPr>
            <w:rFonts w:cstheme="minorBidi"/>
            <w:bCs/>
            <w:color w:val="FF0000"/>
            <w:szCs w:val="25"/>
            <w:lang w:val="en-US" w:bidi="th-TH"/>
          </w:rPr>
          <w:delText xml:space="preserve"> NoSQL. That means search operation will need to rely on a sequential search algorithm. The program will need to </w:delText>
        </w:r>
        <w:r w:rsidR="00F1770D" w:rsidRPr="00710B9C" w:rsidDel="00966643">
          <w:rPr>
            <w:rFonts w:cstheme="minorBidi"/>
            <w:bCs/>
            <w:color w:val="FF0000"/>
            <w:szCs w:val="25"/>
            <w:lang w:val="en-US" w:bidi="th-TH"/>
          </w:rPr>
          <w:delText>look</w:delText>
        </w:r>
        <w:r w:rsidRPr="00710B9C" w:rsidDel="00966643">
          <w:rPr>
            <w:rFonts w:cstheme="minorBidi"/>
            <w:bCs/>
            <w:color w:val="FF0000"/>
            <w:szCs w:val="25"/>
            <w:lang w:val="en-US" w:bidi="th-TH"/>
          </w:rPr>
          <w:delText xml:space="preserve">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w:delText>
        </w:r>
        <w:r w:rsidR="00F1770D"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are matched with the value specified for search, the value called will be marked as a search result which will be returned to XDS Document Consumer Actor via ITI-18 format.</w:delText>
        </w:r>
        <w:commentRangeEnd w:id="2267"/>
        <w:r w:rsidR="00331CDF" w:rsidDel="00966643">
          <w:rPr>
            <w:rStyle w:val="CommentReference"/>
            <w:spacing w:val="0"/>
            <w:lang w:val="en-US" w:eastAsia="en-US"/>
          </w:rPr>
          <w:commentReference w:id="2267"/>
        </w:r>
      </w:del>
    </w:p>
    <w:p w14:paraId="37813392" w14:textId="7A91B2E8" w:rsidR="00EC6E92" w:rsidRPr="000E219F" w:rsidDel="00966643" w:rsidRDefault="00EC6E92" w:rsidP="00EC6E92">
      <w:pPr>
        <w:pStyle w:val="Heading2"/>
        <w:rPr>
          <w:del w:id="2292" w:author="Petnathean Julled" w:date="2021-12-09T00:33:00Z"/>
        </w:rPr>
      </w:pPr>
      <w:del w:id="2293" w:author="Petnathean Julled" w:date="2021-12-09T00:33:00Z">
        <w:r w:rsidDel="00966643">
          <w:rPr>
            <w:rFonts w:cs="Angsana New"/>
            <w:szCs w:val="25"/>
            <w:lang w:bidi="th-TH"/>
          </w:rPr>
          <w:delText>Implementation Result</w:delText>
        </w:r>
      </w:del>
      <w:ins w:id="2294" w:author="Pattanasak Mongkolwat" w:date="2021-12-05T14:09:00Z">
        <w:del w:id="2295" w:author="Petnathean Julled" w:date="2021-12-09T00:33:00Z">
          <w:r w:rsidR="00513208" w:rsidDel="00966643">
            <w:rPr>
              <w:rFonts w:cs="Angsana New"/>
              <w:szCs w:val="25"/>
              <w:lang w:bidi="th-TH"/>
            </w:rPr>
            <w:delText>s</w:delText>
          </w:r>
        </w:del>
      </w:ins>
    </w:p>
    <w:p w14:paraId="0B4F956E" w14:textId="7504C178" w:rsidR="005A72BC" w:rsidRPr="005A72BC" w:rsidDel="00966643" w:rsidRDefault="007B3207" w:rsidP="00710B9C">
      <w:pPr>
        <w:pStyle w:val="BodyText"/>
        <w:spacing w:after="0"/>
        <w:rPr>
          <w:del w:id="2296" w:author="Petnathean Julled" w:date="2021-12-09T00:33:00Z"/>
          <w:bCs/>
          <w:lang w:val="en-US"/>
        </w:rPr>
      </w:pPr>
      <w:del w:id="2297" w:author="Petnathean Julled" w:date="2021-12-09T00:33:00Z">
        <w:r w:rsidDel="00966643">
          <w:rPr>
            <w:rFonts w:cs="Angsana New"/>
            <w:bCs/>
            <w:szCs w:val="25"/>
            <w:lang w:val="en-US" w:bidi="th-TH"/>
          </w:rPr>
          <w:delText>T</w:delText>
        </w:r>
        <w:r w:rsidR="005A72BC" w:rsidRPr="005A72BC" w:rsidDel="00966643">
          <w:rPr>
            <w:bCs/>
            <w:lang w:val="en-US"/>
          </w:rPr>
          <w:delText>he environment of the test machine is running on Linux Ubuntu (64-bit) version 18.10 with 8 GB RAM and 100 GB storage dynamically shared from the host machine.</w:delText>
        </w:r>
      </w:del>
    </w:p>
    <w:p w14:paraId="2C8ED5C9" w14:textId="41AD2166" w:rsidR="0027585A" w:rsidDel="00966643" w:rsidRDefault="002C0754" w:rsidP="00710B9C">
      <w:pPr>
        <w:pStyle w:val="BodyText"/>
        <w:spacing w:after="0"/>
        <w:rPr>
          <w:del w:id="2298" w:author="Petnathean Julled" w:date="2021-12-09T00:33:00Z"/>
          <w:bCs/>
          <w:lang w:val="en-US"/>
        </w:rPr>
      </w:pPr>
      <w:del w:id="2299" w:author="Petnathean Julled" w:date="2021-12-09T00:33:00Z">
        <w:r w:rsidDel="00966643">
          <w:rPr>
            <w:bCs/>
            <w:noProof/>
          </w:rPr>
          <mc:AlternateContent>
            <mc:Choice Requires="wpg">
              <w:drawing>
                <wp:anchor distT="0" distB="0" distL="114300" distR="114300" simplePos="0" relativeHeight="251634688" behindDoc="0" locked="0" layoutInCell="1" allowOverlap="1" wp14:anchorId="101BB03C" wp14:editId="7FEF2F55">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0"/>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1AF6D3F5" w:rsidR="0082708C" w:rsidRPr="00710B9C" w:rsidRDefault="0082708C" w:rsidP="00710B9C">
                                <w:pPr>
                                  <w:pStyle w:val="Caption"/>
                                  <w:rPr>
                                    <w:bCs/>
                                  </w:rPr>
                                </w:pPr>
                                <w:bookmarkStart w:id="2300"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01" w:author="Petnathean Julled" w:date="2021-12-26T05:18:00Z">
                                  <w:r w:rsidR="00AF7845">
                                    <w:rPr>
                                      <w:noProof/>
                                      <w:color w:val="auto"/>
                                    </w:rPr>
                                    <w:t>4</w:t>
                                  </w:r>
                                </w:ins>
                                <w:del w:id="2302" w:author="Petnathean Julled" w:date="2021-12-26T05:18:00Z">
                                  <w:r w:rsidDel="00AF7845">
                                    <w:rPr>
                                      <w:noProof/>
                                      <w:color w:val="auto"/>
                                    </w:rPr>
                                    <w:delText>3</w:delText>
                                  </w:r>
                                </w:del>
                                <w:r w:rsidRPr="00710B9C">
                                  <w:rPr>
                                    <w:color w:val="auto"/>
                                  </w:rPr>
                                  <w:fldChar w:fldCharType="end"/>
                                </w:r>
                                <w:bookmarkEnd w:id="2300"/>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2" style="position:absolute;left:0;text-align:left;margin-left:93.95pt;margin-top:282.15pt;width:316.5pt;height:231.75pt;z-index:251634688;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">
                  <v:shape id="Picture 65" o:spid="_x0000_s1033"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1" o:title=""/>
                  </v:shape>
                  <v:shape id="Text Box 66" o:spid="_x0000_s1034"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1AF6D3F5" w:rsidR="0082708C" w:rsidRPr="00710B9C" w:rsidRDefault="0082708C" w:rsidP="00710B9C">
                          <w:pPr>
                            <w:pStyle w:val="Caption"/>
                            <w:rPr>
                              <w:bCs/>
                            </w:rPr>
                          </w:pPr>
                          <w:bookmarkStart w:id="2303"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04" w:author="Petnathean Julled" w:date="2021-12-26T05:18:00Z">
                            <w:r w:rsidR="00AF7845">
                              <w:rPr>
                                <w:noProof/>
                                <w:color w:val="auto"/>
                              </w:rPr>
                              <w:t>4</w:t>
                            </w:r>
                          </w:ins>
                          <w:del w:id="2305" w:author="Petnathean Julled" w:date="2021-12-26T05:18:00Z">
                            <w:r w:rsidDel="00AF7845">
                              <w:rPr>
                                <w:noProof/>
                                <w:color w:val="auto"/>
                              </w:rPr>
                              <w:delText>3</w:delText>
                            </w:r>
                          </w:del>
                          <w:r w:rsidRPr="00710B9C">
                            <w:rPr>
                              <w:color w:val="auto"/>
                            </w:rPr>
                            <w:fldChar w:fldCharType="end"/>
                          </w:r>
                          <w:bookmarkEnd w:id="2303"/>
                          <w:r w:rsidRPr="00710B9C">
                            <w:rPr>
                              <w:color w:val="auto"/>
                            </w:rPr>
                            <w:t xml:space="preserve"> Modified metadata attributes in each sample transaction</w:t>
                          </w:r>
                        </w:p>
                      </w:txbxContent>
                    </v:textbox>
                  </v:shape>
                  <w10:wrap type="topAndBottom"/>
                </v:group>
              </w:pict>
            </mc:Fallback>
          </mc:AlternateContent>
        </w:r>
        <w:r w:rsidR="0033720B" w:rsidDel="00966643">
          <w:rPr>
            <w:bCs/>
            <w:lang w:val="en-US"/>
          </w:rPr>
          <w:delText>T</w:delText>
        </w:r>
        <w:r w:rsidR="005A72BC" w:rsidRPr="005A72BC" w:rsidDel="00966643">
          <w:rPr>
            <w:bCs/>
            <w:lang w:val="en-US"/>
          </w:rPr>
          <w:delTex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delText>
        </w:r>
        <w:r w:rsidR="005A72BC" w:rsidDel="00966643">
          <w:rPr>
            <w:bCs/>
            <w:lang w:val="en-US"/>
          </w:rPr>
          <w:delText xml:space="preserve"> </w:delText>
        </w:r>
        <w:r w:rsidR="005A72BC" w:rsidRPr="005A72BC" w:rsidDel="00966643">
          <w:rPr>
            <w:bCs/>
            <w:lang w:val="en-US"/>
          </w:rPr>
          <w:delTex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delText>
        </w:r>
        <w:r w:rsidR="003D075D" w:rsidDel="00966643">
          <w:rPr>
            <w:bCs/>
            <w:lang w:val="en-US"/>
          </w:rPr>
          <w:delText>.</w:delText>
        </w:r>
        <w:r w:rsidR="005A72BC" w:rsidRPr="005A72BC" w:rsidDel="00966643">
          <w:rPr>
            <w:bCs/>
            <w:lang w:val="en-US"/>
          </w:rPr>
          <w:delText xml:space="preserve"> </w:delText>
        </w:r>
        <w:r w:rsidR="0075135A" w:rsidDel="00966643">
          <w:rPr>
            <w:bCs/>
            <w:lang w:val="en-US"/>
          </w:rPr>
          <w:delText>T</w:delText>
        </w:r>
        <w:r w:rsidR="005A72BC" w:rsidRPr="005A72BC" w:rsidDel="00966643">
          <w:rPr>
            <w:bCs/>
            <w:lang w:val="en-US"/>
          </w:rPr>
          <w:delText>here may consist of an element that differs from the transaction used in the actual system which may cause an error and need further adjustment in the actual deployment.</w:delText>
        </w:r>
        <w:r w:rsidR="005A72BC" w:rsidDel="00966643">
          <w:rPr>
            <w:bCs/>
            <w:lang w:val="en-US"/>
          </w:rPr>
          <w:delText xml:space="preserve"> </w:delText>
        </w:r>
        <w:r w:rsidR="005A72BC" w:rsidRPr="005A72BC" w:rsidDel="00966643">
          <w:rPr>
            <w:bCs/>
            <w:lang w:val="en-US"/>
          </w:rPr>
          <w:delTex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delText>
        </w:r>
        <w:r w:rsidR="00991132" w:rsidDel="00966643">
          <w:rPr>
            <w:bCs/>
            <w:lang w:val="en-US"/>
          </w:rPr>
          <w:delText>T</w:delText>
        </w:r>
        <w:r w:rsidR="005A72BC" w:rsidRPr="005A72BC" w:rsidDel="00966643">
          <w:rPr>
            <w:bCs/>
            <w:lang w:val="en-US"/>
          </w:rPr>
          <w:delTex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delText>
        </w:r>
        <w:r w:rsidR="0027585A" w:rsidDel="00966643">
          <w:rPr>
            <w:bCs/>
            <w:lang w:val="en-US"/>
          </w:rPr>
          <w:delText xml:space="preserve"> </w:delText>
        </w:r>
      </w:del>
    </w:p>
    <w:p w14:paraId="6B643901" w14:textId="04475A7F" w:rsidR="00F221FC" w:rsidDel="00966643" w:rsidRDefault="00B6065F" w:rsidP="00710B9C">
      <w:pPr>
        <w:pStyle w:val="BodyText"/>
        <w:spacing w:after="0"/>
        <w:rPr>
          <w:del w:id="2306" w:author="Petnathean Julled" w:date="2021-12-09T00:33:00Z"/>
          <w:bCs/>
          <w:lang w:val="en-US"/>
        </w:rPr>
      </w:pPr>
      <w:del w:id="2307" w:author="Petnathean Julled" w:date="2021-12-09T00:33:00Z">
        <w:r w:rsidDel="00966643">
          <w:rPr>
            <w:bCs/>
            <w:lang w:val="en-US"/>
          </w:rPr>
          <w:delText>T</w:delText>
        </w:r>
        <w:r w:rsidR="0027585A" w:rsidRPr="0027585A" w:rsidDel="00966643">
          <w:rPr>
            <w:bCs/>
            <w:lang w:val="en-US"/>
          </w:rPr>
          <w:delTex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delText>
        </w:r>
        <w:r w:rsidR="00F221FC" w:rsidDel="00966643">
          <w:rPr>
            <w:bCs/>
            <w:lang w:val="en-US"/>
          </w:rPr>
          <w:delText xml:space="preserve"> </w:delText>
        </w:r>
      </w:del>
    </w:p>
    <w:p w14:paraId="7DF83E76" w14:textId="20CC3BE6" w:rsidR="00EC6E92" w:rsidDel="00966643" w:rsidRDefault="00E13D89" w:rsidP="005A72BC">
      <w:pPr>
        <w:pStyle w:val="BodyText"/>
        <w:rPr>
          <w:del w:id="2308" w:author="Petnathean Julled" w:date="2021-12-09T00:33:00Z"/>
          <w:bCs/>
          <w:lang w:val="en-US"/>
        </w:rPr>
      </w:pPr>
      <w:del w:id="2309" w:author="Petnathean Julled" w:date="2021-12-09T00:33:00Z">
        <w:r w:rsidDel="00966643">
          <w:rPr>
            <w:bCs/>
            <w:lang w:val="en-US"/>
          </w:rPr>
          <w:delText>T</w:delText>
        </w:r>
        <w:r w:rsidR="00F221FC" w:rsidRPr="00F221FC" w:rsidDel="00966643">
          <w:rPr>
            <w:bCs/>
            <w:lang w:val="en-US"/>
          </w:rPr>
          <w:delTex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delText>
        </w:r>
      </w:del>
    </w:p>
    <w:p w14:paraId="3C6ABCB5" w14:textId="074F2DE6" w:rsidR="00D949F2" w:rsidRPr="00710B9C" w:rsidRDefault="00D949F2" w:rsidP="00710B9C">
      <w:pPr>
        <w:pStyle w:val="Heading1"/>
      </w:pPr>
      <w:r>
        <w:t>evaluation</w:t>
      </w:r>
    </w:p>
    <w:p w14:paraId="10A1121E" w14:textId="59724928" w:rsidR="00373B11"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There are ten transactions created for the experiment as test samples. In each transaction have its metadata attributes modified varied in each transaction for the test as</w:t>
      </w:r>
      <w:del w:id="2310" w:author="Petnathean Julled" w:date="2022-01-01T11:10:00Z">
        <w:r w:rsidR="00D949F2" w:rsidRPr="00D949F2" w:rsidDel="00373B11">
          <w:rPr>
            <w:bCs/>
            <w:lang w:val="en-US"/>
          </w:rPr>
          <w:delText xml:space="preserve"> </w:delText>
        </w:r>
        <w:r w:rsidR="00D949F2" w:rsidRPr="00373B11" w:rsidDel="00373B11">
          <w:rPr>
            <w:bCs/>
            <w:lang w:val="en-US"/>
          </w:rPr>
          <w:delText xml:space="preserve">shown in </w:delText>
        </w:r>
        <w:r w:rsidR="00144A6A" w:rsidRPr="00373B11" w:rsidDel="00373B11">
          <w:rPr>
            <w:bCs/>
            <w:color w:val="FF0000"/>
            <w:lang w:val="en-US"/>
          </w:rPr>
          <w:fldChar w:fldCharType="begin"/>
        </w:r>
        <w:r w:rsidR="00144A6A" w:rsidRPr="00373B11" w:rsidDel="00373B11">
          <w:rPr>
            <w:bCs/>
            <w:lang w:val="en-US"/>
          </w:rPr>
          <w:delInstrText xml:space="preserve"> REF _Ref83203069 \h </w:delInstrText>
        </w:r>
        <w:r w:rsidR="008A767B" w:rsidRPr="00373B11" w:rsidDel="00373B11">
          <w:rPr>
            <w:bCs/>
            <w:color w:val="FF0000"/>
            <w:lang w:val="en-US"/>
            <w:rPrChange w:id="2311" w:author="Petnathean Julled" w:date="2022-01-01T11:10:00Z">
              <w:rPr>
                <w:bCs/>
                <w:color w:val="FF0000"/>
                <w:highlight w:val="yellow"/>
                <w:lang w:val="en-US"/>
              </w:rPr>
            </w:rPrChange>
          </w:rPr>
          <w:delInstrText xml:space="preserve"> \* MERGEFORMAT </w:delInstrText>
        </w:r>
        <w:r w:rsidR="00144A6A" w:rsidRPr="00373B11" w:rsidDel="00373B11">
          <w:rPr>
            <w:bCs/>
            <w:color w:val="FF0000"/>
            <w:lang w:val="en-US"/>
          </w:rPr>
        </w:r>
        <w:r w:rsidR="00144A6A" w:rsidRPr="00373B11" w:rsidDel="00373B11">
          <w:rPr>
            <w:bCs/>
            <w:color w:val="FF0000"/>
            <w:lang w:val="en-US"/>
          </w:rPr>
          <w:fldChar w:fldCharType="separate"/>
        </w:r>
        <w:r w:rsidR="00144A6A" w:rsidRPr="00373B11" w:rsidDel="00373B11">
          <w:delText xml:space="preserve">Table </w:delText>
        </w:r>
        <w:r w:rsidR="00144A6A" w:rsidRPr="00373B11" w:rsidDel="00373B11">
          <w:rPr>
            <w:noProof/>
          </w:rPr>
          <w:delText>1</w:delText>
        </w:r>
        <w:r w:rsidR="00144A6A" w:rsidRPr="00373B11" w:rsidDel="00373B11">
          <w:rPr>
            <w:bCs/>
            <w:color w:val="FF0000"/>
            <w:lang w:val="en-US"/>
          </w:rPr>
          <w:fldChar w:fldCharType="end"/>
        </w:r>
      </w:del>
      <w:r w:rsidR="00D949F2" w:rsidRPr="00373B11">
        <w:rPr>
          <w:bCs/>
          <w:lang w:val="en-US"/>
        </w:rPr>
        <w:t>.</w:t>
      </w:r>
      <w:r w:rsidR="00D949F2" w:rsidRPr="00D949F2">
        <w:rPr>
          <w:bCs/>
          <w:lang w:val="en-US"/>
        </w:rPr>
        <w:t xml:space="preserve">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331A61DC" w:rsidR="00EC6E92" w:rsidRPr="000E219F" w:rsidRDefault="00373B11" w:rsidP="00EC6E92">
      <w:pPr>
        <w:pStyle w:val="Heading2"/>
      </w:pPr>
      <w:del w:id="2312" w:author="Petnathean Julled" w:date="2022-01-01T11:10:00Z">
        <w:r w:rsidDel="00373B11">
          <w:rPr>
            <w:bCs/>
          </w:rPr>
          <w:drawing>
            <wp:anchor distT="0" distB="0" distL="114300" distR="114300" simplePos="0" relativeHeight="251706368" behindDoc="0" locked="0" layoutInCell="1" allowOverlap="1" wp14:anchorId="2EFE1D69" wp14:editId="162911B0">
              <wp:simplePos x="0" y="0"/>
              <wp:positionH relativeFrom="page">
                <wp:posOffset>4138488</wp:posOffset>
              </wp:positionH>
              <wp:positionV relativeFrom="paragraph">
                <wp:posOffset>260378</wp:posOffset>
              </wp:positionV>
              <wp:extent cx="2553335" cy="1930400"/>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20"/>
                      <a:srcRect/>
                      <a:stretch/>
                    </pic:blipFill>
                    <pic:spPr>
                      <a:xfrm>
                        <a:off x="0" y="0"/>
                        <a:ext cx="2553335" cy="1930400"/>
                      </a:xfrm>
                      <a:prstGeom prst="rect">
                        <a:avLst/>
                      </a:prstGeom>
                    </pic:spPr>
                  </pic:pic>
                </a:graphicData>
              </a:graphic>
            </wp:anchor>
          </w:drawing>
        </w:r>
      </w:del>
      <w:r w:rsidR="00E97C39">
        <w:rPr>
          <w:rFonts w:cs="Angsana New"/>
          <w:szCs w:val="25"/>
          <w:lang w:bidi="th-TH"/>
        </w:rPr>
        <w:t>Functionalities Test</w:t>
      </w:r>
    </w:p>
    <w:p w14:paraId="462A9086" w14:textId="366E640F" w:rsidR="00E97C39" w:rsidRDefault="00EC6E92" w:rsidP="00710B9C">
      <w:pPr>
        <w:pStyle w:val="BodyText"/>
        <w:spacing w:after="0"/>
        <w:rPr>
          <w:bCs/>
          <w:lang w:val="en-US"/>
        </w:rPr>
      </w:pPr>
      <w:r w:rsidRPr="005061B7">
        <w:rPr>
          <w:bCs/>
        </w:rPr>
        <w:t> </w:t>
      </w:r>
      <w:r w:rsidR="00E97C39" w:rsidRPr="00E97C39">
        <w:rPr>
          <w:bCs/>
          <w:lang w:val="en-US"/>
        </w:rPr>
        <w:t xml:space="preserve">The main functions of the implemented system are Document Register and Document Query. </w:t>
      </w:r>
      <w:del w:id="2313" w:author="Pattanasak Mongkolwat" w:date="2021-12-05T14:43:00Z">
        <w:r w:rsidR="00E97C39" w:rsidRPr="00E97C39" w:rsidDel="008A767B">
          <w:rPr>
            <w:bCs/>
            <w:lang w:val="en-US"/>
          </w:rPr>
          <w:delText>So, t</w:delText>
        </w:r>
      </w:del>
      <w:ins w:id="2314" w:author="Pattanasak Mongkolwat" w:date="2021-12-05T14:43:00Z">
        <w:r w:rsidR="008A767B">
          <w:rPr>
            <w:bCs/>
            <w:lang w:val="en-US"/>
          </w:rPr>
          <w:t>T</w:t>
        </w:r>
      </w:ins>
      <w:r w:rsidR="00E97C39" w:rsidRPr="00E97C39">
        <w:rPr>
          <w:bCs/>
          <w:lang w:val="en-US"/>
        </w:rPr>
        <w: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del w:id="2315" w:author="Petnathean Julled" w:date="2022-01-23T11:23:00Z">
        <w:r w:rsidR="00B06165" w:rsidDel="003673FF">
          <w:rPr>
            <w:bCs/>
            <w:lang w:val="en-US"/>
          </w:rPr>
          <w:delText>S</w:delText>
        </w:r>
        <w:r w:rsidR="00E97C39" w:rsidRPr="00E97C39" w:rsidDel="003673FF">
          <w:rPr>
            <w:bCs/>
            <w:lang w:val="en-US"/>
          </w:rPr>
          <w:delText>mart</w:delText>
        </w:r>
        <w:r w:rsidR="00B06165" w:rsidDel="003673FF">
          <w:rPr>
            <w:bCs/>
            <w:lang w:val="en-US"/>
          </w:rPr>
          <w:delText>C</w:delText>
        </w:r>
        <w:r w:rsidR="00E97C39" w:rsidRPr="00E97C39" w:rsidDel="003673FF">
          <w:rPr>
            <w:bCs/>
            <w:lang w:val="en-US"/>
          </w:rPr>
          <w:delText>ontract</w:delText>
        </w:r>
      </w:del>
      <w:ins w:id="2316" w:author="Petnathean Julled" w:date="2022-01-23T11:23:00Z">
        <w:r w:rsidR="003673FF">
          <w:rPr>
            <w:bCs/>
            <w:lang w:val="en-US"/>
          </w:rPr>
          <w:t>Smart contract</w:t>
        </w:r>
      </w:ins>
      <w:r w:rsidR="00E97C39" w:rsidRPr="00E97C39">
        <w:rPr>
          <w:bCs/>
          <w:lang w:val="en-US"/>
        </w:rPr>
        <w:t xml:space="preserve"> was called. This </w:t>
      </w:r>
      <w:del w:id="2317" w:author="Petnathean Julled" w:date="2022-01-23T11:23:00Z">
        <w:r w:rsidR="003F1FA7" w:rsidDel="003673FF">
          <w:rPr>
            <w:bCs/>
            <w:lang w:val="en-US"/>
          </w:rPr>
          <w:delText>S</w:delText>
        </w:r>
        <w:r w:rsidR="00E97C39" w:rsidRPr="00E97C39" w:rsidDel="003673FF">
          <w:rPr>
            <w:bCs/>
            <w:lang w:val="en-US"/>
          </w:rPr>
          <w:delText>mart</w:delText>
        </w:r>
        <w:r w:rsidR="003F1FA7" w:rsidDel="003673FF">
          <w:rPr>
            <w:bCs/>
            <w:lang w:val="en-US"/>
          </w:rPr>
          <w:delText>C</w:delText>
        </w:r>
        <w:r w:rsidR="00E97C39" w:rsidRPr="00E97C39" w:rsidDel="003673FF">
          <w:rPr>
            <w:bCs/>
            <w:lang w:val="en-US"/>
          </w:rPr>
          <w:delText>ontract</w:delText>
        </w:r>
      </w:del>
      <w:ins w:id="2318" w:author="Petnathean Julled" w:date="2022-01-23T11:23:00Z">
        <w:r w:rsidR="003673FF">
          <w:rPr>
            <w:bCs/>
            <w:lang w:val="en-US"/>
          </w:rPr>
          <w:t>Smart contract</w:t>
        </w:r>
      </w:ins>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del w:id="2319" w:author="Petnathean Julled" w:date="2022-01-23T11:23:00Z">
        <w:r w:rsidR="003F1FA7" w:rsidDel="003673FF">
          <w:rPr>
            <w:bCs/>
            <w:lang w:val="en-US"/>
          </w:rPr>
          <w:delText>S</w:delText>
        </w:r>
        <w:r w:rsidR="00E97C39" w:rsidRPr="00E97C39" w:rsidDel="003673FF">
          <w:rPr>
            <w:bCs/>
            <w:lang w:val="en-US"/>
          </w:rPr>
          <w:delText>mart</w:delText>
        </w:r>
        <w:r w:rsidR="003F1FA7" w:rsidDel="003673FF">
          <w:rPr>
            <w:bCs/>
            <w:lang w:val="en-US"/>
          </w:rPr>
          <w:delText>C</w:delText>
        </w:r>
        <w:r w:rsidR="00E97C39" w:rsidRPr="00E97C39" w:rsidDel="003673FF">
          <w:rPr>
            <w:bCs/>
            <w:lang w:val="en-US"/>
          </w:rPr>
          <w:delText>ontract</w:delText>
        </w:r>
      </w:del>
      <w:ins w:id="2320" w:author="Petnathean Julled" w:date="2022-01-23T11:23:00Z">
        <w:r w:rsidR="003673FF">
          <w:rPr>
            <w:bCs/>
            <w:lang w:val="en-US"/>
          </w:rPr>
          <w:t>Smart contract</w:t>
        </w:r>
      </w:ins>
      <w:r w:rsidR="00E97C39" w:rsidRPr="00E97C39">
        <w:rPr>
          <w:bCs/>
          <w:lang w:val="en-US"/>
        </w:rPr>
        <w:t>.</w:t>
      </w:r>
      <w:r w:rsidR="00E97C39">
        <w:rPr>
          <w:bCs/>
          <w:lang w:val="en-US"/>
        </w:rPr>
        <w:t xml:space="preserve"> </w:t>
      </w:r>
      <w:r w:rsidR="00E97C39" w:rsidRPr="00E97C39">
        <w:rPr>
          <w:bCs/>
          <w:lang w:val="en-US"/>
        </w:rPr>
        <w:t xml:space="preserve">When the published </w:t>
      </w:r>
      <w:del w:id="2321" w:author="Petnathean Julled" w:date="2022-01-23T11:23:00Z">
        <w:r w:rsidR="003F1FA7" w:rsidDel="003673FF">
          <w:rPr>
            <w:bCs/>
            <w:lang w:val="en-US"/>
          </w:rPr>
          <w:delText>S</w:delText>
        </w:r>
        <w:r w:rsidR="00E97C39" w:rsidRPr="00E97C39" w:rsidDel="003673FF">
          <w:rPr>
            <w:bCs/>
            <w:lang w:val="en-US"/>
          </w:rPr>
          <w:delText>mart</w:delText>
        </w:r>
        <w:r w:rsidR="003F1FA7" w:rsidDel="003673FF">
          <w:rPr>
            <w:bCs/>
            <w:lang w:val="en-US"/>
          </w:rPr>
          <w:delText>C</w:delText>
        </w:r>
        <w:r w:rsidR="00E97C39" w:rsidRPr="00E97C39" w:rsidDel="003673FF">
          <w:rPr>
            <w:bCs/>
            <w:lang w:val="en-US"/>
          </w:rPr>
          <w:delText>ontract</w:delText>
        </w:r>
      </w:del>
      <w:ins w:id="2322" w:author="Petnathean Julled" w:date="2022-01-23T11:23:00Z">
        <w:r w:rsidR="003673FF">
          <w:rPr>
            <w:bCs/>
            <w:lang w:val="en-US"/>
          </w:rPr>
          <w:t>Smart contract</w:t>
        </w:r>
      </w:ins>
      <w:r w:rsidR="00E97C39" w:rsidRPr="00E97C39">
        <w:rPr>
          <w:bCs/>
          <w:lang w:val="en-US"/>
        </w:rPr>
        <w:t xml:space="preserve"> was called, it returns the value of metadata attributes set. That </w:t>
      </w:r>
      <w:r w:rsidR="00E97C39" w:rsidRPr="00E97C39">
        <w:rPr>
          <w:bCs/>
          <w:lang w:val="en-US"/>
        </w:rPr>
        <w:t xml:space="preserve">means the metadata attributes set of </w:t>
      </w:r>
      <w:r w:rsidR="0041020D" w:rsidRPr="0041020D">
        <w:rPr>
          <w:bCs/>
          <w:lang w:val="en-US"/>
        </w:rPr>
        <w:t>“</w:t>
      </w:r>
      <w:r w:rsidR="00E97C39" w:rsidRPr="00A540DB">
        <w:rPr>
          <w:bCs/>
          <w:lang w:val="en-US"/>
        </w:rPr>
        <w:t>Document01</w:t>
      </w:r>
      <w:r w:rsidR="0041020D" w:rsidRPr="0041020D">
        <w:rPr>
          <w:bCs/>
          <w:lang w:val="en-US"/>
        </w:rPr>
        <w:t>”</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0108CC13" w:rsidR="00015DE4" w:rsidRDefault="00E97C39" w:rsidP="00710B9C">
      <w:pPr>
        <w:pStyle w:val="BodyText"/>
        <w:spacing w:after="0"/>
        <w:rPr>
          <w:bCs/>
          <w:lang w:val="en-US"/>
        </w:rPr>
      </w:pPr>
      <w:r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17C72BA1"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w:t>
      </w:r>
      <w:del w:id="2323" w:author="Pattanasak Mongkolwat" w:date="2021-12-05T14:48:00Z">
        <w:r w:rsidRPr="00015DE4" w:rsidDel="0011490C">
          <w:rPr>
            <w:bCs/>
            <w:lang w:val="en-US"/>
          </w:rPr>
          <w:delText xml:space="preserve"> </w:delText>
        </w:r>
      </w:del>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788A34E7" w:rsidR="00637FCE" w:rsidRDefault="003A548E" w:rsidP="00710B9C">
      <w:pPr>
        <w:pStyle w:val="BodyText"/>
        <w:spacing w:after="0"/>
        <w:rPr>
          <w:bCs/>
          <w:lang w:val="en-US"/>
        </w:rPr>
      </w:pPr>
      <w:ins w:id="2324" w:author="Petnathean Julled" w:date="2022-01-23T20:17:00Z">
        <w:r>
          <w:rPr>
            <w:bCs/>
            <w:color w:val="FF0000"/>
            <w:highlight w:val="yellow"/>
            <w:lang w:val="en-US"/>
          </w:rPr>
          <w:fldChar w:fldCharType="begin"/>
        </w:r>
        <w:r>
          <w:rPr>
            <w:bCs/>
            <w:color w:val="FF0000"/>
            <w:highlight w:val="yellow"/>
            <w:lang w:val="en-US"/>
          </w:rPr>
          <w:instrText xml:space="preserve"> REF _Ref83204373 \h </w:instrText>
        </w:r>
      </w:ins>
      <w:r>
        <w:rPr>
          <w:bCs/>
          <w:color w:val="FF0000"/>
          <w:highlight w:val="yellow"/>
          <w:lang w:val="en-US"/>
        </w:rPr>
      </w:r>
      <w:r>
        <w:rPr>
          <w:bCs/>
          <w:color w:val="FF0000"/>
          <w:highlight w:val="yellow"/>
          <w:lang w:val="en-US"/>
        </w:rPr>
        <w:fldChar w:fldCharType="separate"/>
      </w:r>
      <w:ins w:id="2325" w:author="Petnathean Julled" w:date="2022-01-23T20:17:00Z">
        <w:r w:rsidRPr="00710B9C">
          <w:t xml:space="preserve">Table </w:t>
        </w:r>
        <w:r>
          <w:rPr>
            <w:noProof/>
          </w:rPr>
          <w:t>5</w:t>
        </w:r>
        <w:r>
          <w:rPr>
            <w:bCs/>
            <w:color w:val="FF0000"/>
            <w:highlight w:val="yellow"/>
            <w:lang w:val="en-US"/>
          </w:rPr>
          <w:fldChar w:fldCharType="end"/>
        </w:r>
      </w:ins>
      <w:del w:id="2326" w:author="Petnathean Julled" w:date="2022-01-23T20:17:00Z">
        <w:r w:rsidR="00705FDE" w:rsidRPr="008A767B" w:rsidDel="003A548E">
          <w:rPr>
            <w:bCs/>
            <w:color w:val="FF0000"/>
            <w:highlight w:val="yellow"/>
            <w:lang w:val="en-US"/>
            <w:rPrChange w:id="2327" w:author="Pattanasak Mongkolwat" w:date="2021-12-05T14:43:00Z">
              <w:rPr>
                <w:bCs/>
                <w:color w:val="FF0000"/>
                <w:lang w:val="en-US"/>
              </w:rPr>
            </w:rPrChange>
          </w:rPr>
          <w:fldChar w:fldCharType="begin"/>
        </w:r>
        <w:r w:rsidR="00705FDE" w:rsidRPr="008A767B" w:rsidDel="003A548E">
          <w:rPr>
            <w:bCs/>
            <w:highlight w:val="yellow"/>
            <w:lang w:val="en-US"/>
            <w:rPrChange w:id="2328" w:author="Pattanasak Mongkolwat" w:date="2021-12-05T14:43:00Z">
              <w:rPr>
                <w:bCs/>
                <w:lang w:val="en-US"/>
              </w:rPr>
            </w:rPrChange>
          </w:rPr>
          <w:delInstrText xml:space="preserve"> REF _Ref83204373 \h </w:delInstrText>
        </w:r>
        <w:r w:rsidR="008A767B" w:rsidDel="003A548E">
          <w:rPr>
            <w:bCs/>
            <w:color w:val="FF0000"/>
            <w:highlight w:val="yellow"/>
            <w:lang w:val="en-US"/>
          </w:rPr>
          <w:delInstrText xml:space="preserve"> \* MERGEFORMAT </w:delInstrText>
        </w:r>
        <w:r w:rsidR="00705FDE" w:rsidRPr="006C676A" w:rsidDel="003A548E">
          <w:rPr>
            <w:bCs/>
            <w:color w:val="FF0000"/>
            <w:highlight w:val="yellow"/>
            <w:lang w:val="en-US"/>
          </w:rPr>
        </w:r>
        <w:r w:rsidR="00705FDE" w:rsidRPr="008A767B" w:rsidDel="003A548E">
          <w:rPr>
            <w:bCs/>
            <w:color w:val="FF0000"/>
            <w:highlight w:val="yellow"/>
            <w:lang w:val="en-US"/>
            <w:rPrChange w:id="2329" w:author="Pattanasak Mongkolwat" w:date="2021-12-05T14:43:00Z">
              <w:rPr>
                <w:bCs/>
                <w:color w:val="FF0000"/>
                <w:lang w:val="en-US"/>
              </w:rPr>
            </w:rPrChange>
          </w:rPr>
          <w:fldChar w:fldCharType="separate"/>
        </w:r>
        <w:r w:rsidR="00705FDE" w:rsidRPr="008A767B" w:rsidDel="003A548E">
          <w:rPr>
            <w:highlight w:val="yellow"/>
            <w:rPrChange w:id="2330" w:author="Pattanasak Mongkolwat" w:date="2021-12-05T14:43:00Z">
              <w:rPr/>
            </w:rPrChange>
          </w:rPr>
          <w:delText xml:space="preserve">Table </w:delText>
        </w:r>
        <w:r w:rsidR="00705FDE" w:rsidRPr="008A767B" w:rsidDel="003A548E">
          <w:rPr>
            <w:noProof/>
            <w:highlight w:val="yellow"/>
            <w:rPrChange w:id="2331" w:author="Pattanasak Mongkolwat" w:date="2021-12-05T14:43:00Z">
              <w:rPr>
                <w:noProof/>
              </w:rPr>
            </w:rPrChange>
          </w:rPr>
          <w:delText>2</w:delText>
        </w:r>
        <w:r w:rsidR="00705FDE" w:rsidRPr="008A767B" w:rsidDel="003A548E">
          <w:rPr>
            <w:bCs/>
            <w:color w:val="FF0000"/>
            <w:highlight w:val="yellow"/>
            <w:lang w:val="en-US"/>
            <w:rPrChange w:id="2332" w:author="Pattanasak Mongkolwat" w:date="2021-12-05T14:43:00Z">
              <w:rPr>
                <w:bCs/>
                <w:color w:val="FF0000"/>
                <w:lang w:val="en-US"/>
              </w:rPr>
            </w:rPrChange>
          </w:rPr>
          <w:fldChar w:fldCharType="end"/>
        </w:r>
      </w:del>
      <w:r w:rsidR="00705FDE">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w:t>
      </w:r>
      <w:r w:rsidR="004611D5" w:rsidRPr="004611D5">
        <w:rPr>
          <w:bCs/>
          <w:lang w:val="en-US"/>
        </w:rPr>
        <w:lastRenderedPageBreak/>
        <w:t xml:space="preserve">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w:t>
      </w:r>
      <w:r w:rsidR="00B21B72">
        <w:rPr>
          <w:bCs/>
          <w:noProof/>
          <w:lang w:val="en-US"/>
        </w:rPr>
        <mc:AlternateContent>
          <mc:Choice Requires="wpg">
            <w:drawing>
              <wp:anchor distT="0" distB="0" distL="114300" distR="114300" simplePos="0" relativeHeight="251617280" behindDoc="0" locked="0" layoutInCell="1" allowOverlap="1" wp14:anchorId="52978C64" wp14:editId="68AB66FE">
                <wp:simplePos x="0" y="0"/>
                <wp:positionH relativeFrom="margin">
                  <wp:align>center</wp:align>
                </wp:positionH>
                <wp:positionV relativeFrom="paragraph">
                  <wp:posOffset>4445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2"/>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7419293D" w:rsidR="0082708C" w:rsidRPr="00710B9C" w:rsidRDefault="0082708C" w:rsidP="00710B9C">
                              <w:pPr>
                                <w:pStyle w:val="Caption"/>
                                <w:rPr>
                                  <w:noProof/>
                                </w:rPr>
                              </w:pPr>
                              <w:r>
                                <w:rPr>
                                  <w:color w:val="auto"/>
                                </w:rPr>
                                <w:br/>
                              </w:r>
                              <w:bookmarkStart w:id="2333"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34" w:author="Petnathean Julled" w:date="2021-12-26T05:18:00Z">
                                <w:r w:rsidR="00AF7845">
                                  <w:rPr>
                                    <w:noProof/>
                                    <w:color w:val="auto"/>
                                  </w:rPr>
                                  <w:t>5</w:t>
                                </w:r>
                              </w:ins>
                              <w:del w:id="2335" w:author="Petnathean Julled" w:date="2021-12-26T05:18:00Z">
                                <w:r w:rsidDel="00AF7845">
                                  <w:rPr>
                                    <w:noProof/>
                                    <w:color w:val="auto"/>
                                  </w:rPr>
                                  <w:delText>4</w:delText>
                                </w:r>
                              </w:del>
                              <w:r w:rsidRPr="00710B9C">
                                <w:rPr>
                                  <w:color w:val="auto"/>
                                </w:rPr>
                                <w:fldChar w:fldCharType="end"/>
                              </w:r>
                              <w:bookmarkEnd w:id="2333"/>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35" style="position:absolute;left:0;text-align:left;margin-left:0;margin-top:.35pt;width:335.45pt;height:114.55pt;z-index:251617280;mso-position-horizontal:center;mso-position-horizontal-relative:margin;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">
                <v:shape id="Picture 68" o:spid="_x0000_s1036"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3" o:title="Table&#10;&#10;Description automatically generated with medium confidence"/>
                </v:shape>
                <v:shape id="Text Box 69" o:spid="_x0000_s1037"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7419293D" w:rsidR="0082708C" w:rsidRPr="00710B9C" w:rsidRDefault="0082708C" w:rsidP="00710B9C">
                        <w:pPr>
                          <w:pStyle w:val="Caption"/>
                          <w:rPr>
                            <w:noProof/>
                          </w:rPr>
                        </w:pPr>
                        <w:r>
                          <w:rPr>
                            <w:color w:val="auto"/>
                          </w:rPr>
                          <w:br/>
                        </w:r>
                        <w:bookmarkStart w:id="2336"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37" w:author="Petnathean Julled" w:date="2021-12-26T05:18:00Z">
                          <w:r w:rsidR="00AF7845">
                            <w:rPr>
                              <w:noProof/>
                              <w:color w:val="auto"/>
                            </w:rPr>
                            <w:t>5</w:t>
                          </w:r>
                        </w:ins>
                        <w:del w:id="2338" w:author="Petnathean Julled" w:date="2021-12-26T05:18:00Z">
                          <w:r w:rsidDel="00AF7845">
                            <w:rPr>
                              <w:noProof/>
                              <w:color w:val="auto"/>
                            </w:rPr>
                            <w:delText>4</w:delText>
                          </w:r>
                        </w:del>
                        <w:r w:rsidRPr="00710B9C">
                          <w:rPr>
                            <w:color w:val="auto"/>
                          </w:rPr>
                          <w:fldChar w:fldCharType="end"/>
                        </w:r>
                        <w:bookmarkEnd w:id="2336"/>
                        <w:r w:rsidRPr="00710B9C">
                          <w:rPr>
                            <w:color w:val="auto"/>
                          </w:rPr>
                          <w:t xml:space="preserve"> Functionalities experiment result</w:t>
                        </w:r>
                      </w:p>
                    </w:txbxContent>
                  </v:textbox>
                </v:shape>
                <w10:wrap type="topAndBottom" anchorx="margin"/>
              </v:group>
            </w:pict>
          </mc:Fallback>
        </mc:AlternateContent>
      </w:r>
      <w:r w:rsidR="004611D5" w:rsidRPr="004611D5">
        <w:rPr>
          <w:bCs/>
          <w:lang w:val="en-US"/>
        </w:rPr>
        <w:t xml:space="preserve">the situation with 4,3,2, or 1 active node as it was only built to aid </w:t>
      </w:r>
      <w:del w:id="2339" w:author="Petnathean Julled" w:date="2022-01-23T11:23:00Z">
        <w:r w:rsidR="004611D5" w:rsidRPr="004611D5" w:rsidDel="003673FF">
          <w:rPr>
            <w:bCs/>
            <w:lang w:val="en-US"/>
          </w:rPr>
          <w:delText>Smartcontract</w:delText>
        </w:r>
      </w:del>
      <w:ins w:id="2340" w:author="Petnathean Julled" w:date="2022-01-23T11:23:00Z">
        <w:r w:rsidR="003673FF">
          <w:rPr>
            <w:bCs/>
            <w:lang w:val="en-US"/>
          </w:rPr>
          <w:t>Smart contract</w:t>
        </w:r>
      </w:ins>
      <w:r w:rsidR="004611D5" w:rsidRPr="004611D5">
        <w:rPr>
          <w:bCs/>
          <w:lang w:val="en-US"/>
        </w:rPr>
        <w:t xml:space="preserve"> developers to easily deploy and test their </w:t>
      </w:r>
      <w:del w:id="2341" w:author="Petnathean Julled" w:date="2022-01-23T11:23:00Z">
        <w:r w:rsidR="004611D5" w:rsidRPr="004611D5" w:rsidDel="003673FF">
          <w:rPr>
            <w:bCs/>
            <w:lang w:val="en-US"/>
          </w:rPr>
          <w:delText>Smart</w:delText>
        </w:r>
        <w:r w:rsidR="001F6D30" w:rsidDel="003673FF">
          <w:rPr>
            <w:bCs/>
            <w:lang w:val="en-US"/>
          </w:rPr>
          <w:delText>C</w:delText>
        </w:r>
        <w:r w:rsidR="004611D5" w:rsidRPr="004611D5" w:rsidDel="003673FF">
          <w:rPr>
            <w:bCs/>
            <w:lang w:val="en-US"/>
          </w:rPr>
          <w:delText>ontract</w:delText>
        </w:r>
      </w:del>
      <w:ins w:id="2342" w:author="Petnathean Julled" w:date="2022-01-23T11:23:00Z">
        <w:r w:rsidR="003673FF">
          <w:rPr>
            <w:bCs/>
            <w:lang w:val="en-US"/>
          </w:rPr>
          <w:t>Smart contract</w:t>
        </w:r>
      </w:ins>
      <w:r w:rsidR="004611D5" w:rsidRPr="004611D5">
        <w:rPr>
          <w:bCs/>
          <w:lang w:val="en-US"/>
        </w:rPr>
        <w:t xml:space="preserve"> in the proper 7 active nodes simulated environment closely similar to the actual Blockchain network.</w:t>
      </w:r>
      <w:r w:rsidR="00637FCE">
        <w:rPr>
          <w:bCs/>
          <w:lang w:val="en-US"/>
        </w:rPr>
        <w:t xml:space="preserve"> </w:t>
      </w:r>
    </w:p>
    <w:p w14:paraId="5D070250" w14:textId="3227EE02"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23AE0A23" w:rsidR="00E97C39" w:rsidRDefault="003436C6" w:rsidP="00E97C39">
      <w:pPr>
        <w:pStyle w:val="Heading2"/>
        <w:rPr>
          <w:ins w:id="2343" w:author="Petnathean Julled" w:date="2022-01-23T20:57:00Z"/>
          <w:rFonts w:cs="Angsana New"/>
          <w:szCs w:val="25"/>
          <w:lang w:bidi="th-TH"/>
        </w:rPr>
      </w:pPr>
      <w:r>
        <w:rPr>
          <w:rFonts w:cs="Angsana New"/>
          <w:szCs w:val="25"/>
          <w:lang w:bidi="th-TH"/>
        </w:rPr>
        <w:t>Performance Test</w:t>
      </w:r>
    </w:p>
    <w:p w14:paraId="66C79384" w14:textId="3BBD74E8" w:rsidR="00BE1DD2" w:rsidRPr="00BE1DD2" w:rsidRDefault="00BE1DD2">
      <w:pPr>
        <w:pStyle w:val="BodyText"/>
        <w:spacing w:after="0"/>
        <w:ind w:firstLine="270"/>
        <w:jc w:val="thaiDistribute"/>
        <w:rPr>
          <w:bCs/>
          <w:color w:val="FF0000"/>
          <w:rPrChange w:id="2344" w:author="Petnathean Julled" w:date="2022-01-23T20:57:00Z">
            <w:rPr/>
          </w:rPrChange>
        </w:rPr>
        <w:pPrChange w:id="2345" w:author="Petnathean Julled" w:date="2022-01-23T20:57:00Z">
          <w:pPr>
            <w:pStyle w:val="Heading2"/>
          </w:pPr>
        </w:pPrChange>
      </w:pPr>
      <w:ins w:id="2346" w:author="Petnathean Julled" w:date="2022-01-23T20:57:00Z">
        <w:r w:rsidRPr="002F556A">
          <w:rPr>
            <w:rFonts w:cstheme="minorBidi"/>
            <w:bCs/>
            <w:color w:val="FF0000"/>
            <w:szCs w:val="25"/>
            <w:lang w:val="en-US" w:bidi="th-TH"/>
          </w:rPr>
          <w:t xml:space="preserve">0. </w:t>
        </w:r>
        <w:r>
          <w:rPr>
            <w:bCs/>
            <w:color w:val="FF0000"/>
            <w:lang w:val="en-US"/>
          </w:rPr>
          <w:t>Performance test separated by setup</w:t>
        </w:r>
      </w:ins>
    </w:p>
    <w:p w14:paraId="138F313D" w14:textId="05BC5169" w:rsidR="00B83A76" w:rsidRDefault="00E97C39" w:rsidP="00710B9C">
      <w:pPr>
        <w:pStyle w:val="BodyText"/>
        <w:spacing w:after="0"/>
        <w:rPr>
          <w:ins w:id="2347" w:author="Petnathean Julled" w:date="2022-01-23T20:57:00Z"/>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248BE46A" w14:textId="62582E56" w:rsidR="00BE1DD2" w:rsidRPr="00BE1DD2" w:rsidRDefault="00BE1DD2">
      <w:pPr>
        <w:pStyle w:val="BodyText"/>
        <w:spacing w:after="0"/>
        <w:ind w:firstLine="270"/>
        <w:jc w:val="thaiDistribute"/>
        <w:rPr>
          <w:bCs/>
          <w:color w:val="FF0000"/>
          <w:lang w:val="en-US"/>
          <w:rPrChange w:id="2348" w:author="Petnathean Julled" w:date="2022-01-23T20:57:00Z">
            <w:rPr>
              <w:bCs/>
              <w:lang w:val="en-US"/>
            </w:rPr>
          </w:rPrChange>
        </w:rPr>
        <w:pPrChange w:id="2349" w:author="Petnathean Julled" w:date="2022-01-23T20:57:00Z">
          <w:pPr>
            <w:pStyle w:val="BodyText"/>
            <w:spacing w:after="0"/>
          </w:pPr>
        </w:pPrChange>
      </w:pPr>
      <w:ins w:id="2350" w:author="Petnathean Julled" w:date="2022-01-23T20:57:00Z">
        <w:r w:rsidRPr="002F556A">
          <w:rPr>
            <w:rFonts w:cstheme="minorBidi"/>
            <w:bCs/>
            <w:color w:val="FF0000"/>
            <w:szCs w:val="25"/>
            <w:lang w:val="en-US" w:bidi="th-TH"/>
          </w:rPr>
          <w:t>0.</w:t>
        </w:r>
        <w:r>
          <w:rPr>
            <w:bCs/>
            <w:color w:val="FF0000"/>
            <w:lang w:val="en-US"/>
          </w:rPr>
          <w:t xml:space="preserve">1 </w:t>
        </w:r>
      </w:ins>
      <w:ins w:id="2351" w:author="Petnathean Julled" w:date="2022-01-23T20:58:00Z">
        <w:r>
          <w:rPr>
            <w:bCs/>
            <w:color w:val="FF0000"/>
            <w:lang w:val="en-US"/>
          </w:rPr>
          <w:t>Setup 1</w:t>
        </w:r>
      </w:ins>
    </w:p>
    <w:p w14:paraId="7E279680" w14:textId="7BF73EB4" w:rsidR="00BF0FCA" w:rsidRDefault="00B83A76" w:rsidP="00710B9C">
      <w:pPr>
        <w:pStyle w:val="BodyText"/>
        <w:spacing w:after="0"/>
        <w:rPr>
          <w:ins w:id="2352" w:author="Petnathean Julled" w:date="2022-01-23T20:58:00Z"/>
          <w:bCs/>
          <w:lang w:val="en-US"/>
        </w:rPr>
      </w:pPr>
      <w:r w:rsidRPr="00B83A76">
        <w:rPr>
          <w:bCs/>
          <w:lang w:val="en-US"/>
        </w:rPr>
        <w:t>Test if the number of transactions would cause a change in performance of the XDS Document Registry to perform the Document Register function.</w:t>
      </w:r>
      <w:r>
        <w:rPr>
          <w:bCs/>
          <w:lang w:val="en-US"/>
        </w:rPr>
        <w:t xml:space="preserve"> </w:t>
      </w:r>
      <w:r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Pr>
          <w:bCs/>
          <w:lang w:val="en-US"/>
        </w:rPr>
        <w:t xml:space="preserve"> </w:t>
      </w:r>
      <w:r w:rsidRPr="00B83A76">
        <w:rPr>
          <w:bCs/>
          <w:lang w:val="en-US"/>
        </w:rPr>
        <w:t>The "Single Node" line was the averaged processing time monitored at the 1</w:t>
      </w:r>
      <w:r w:rsidRPr="00710B9C">
        <w:rPr>
          <w:bCs/>
          <w:vertAlign w:val="superscript"/>
          <w:lang w:val="en-US"/>
        </w:rPr>
        <w:t>st</w:t>
      </w:r>
      <w:r w:rsidR="00FC22F5">
        <w:rPr>
          <w:bCs/>
          <w:lang w:val="en-US"/>
        </w:rPr>
        <w:t xml:space="preserve"> </w:t>
      </w:r>
      <w:r w:rsidRPr="00B83A76">
        <w:rPr>
          <w:bCs/>
          <w:lang w:val="en-US"/>
        </w:rPr>
        <w:t>Node performing the Document Register function when there is only one node performing the function. The "All Nodes" line was the average processing time monitored at the 1</w:t>
      </w:r>
      <w:r w:rsidRPr="00710B9C">
        <w:rPr>
          <w:bCs/>
          <w:vertAlign w:val="superscript"/>
          <w:lang w:val="en-US"/>
        </w:rPr>
        <w:t>st</w:t>
      </w:r>
      <w:r w:rsidR="00867168">
        <w:rPr>
          <w:bCs/>
          <w:lang w:val="en-US"/>
        </w:rPr>
        <w:t xml:space="preserve"> </w:t>
      </w:r>
      <w:r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Pr>
          <w:bCs/>
          <w:lang w:val="en-US"/>
        </w:rPr>
        <w:t xml:space="preserve"> </w:t>
      </w:r>
      <w:r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w:t>
      </w:r>
      <w:r w:rsidR="00BF0FCA">
        <w:rPr>
          <w:bCs/>
          <w:lang w:val="en-US"/>
        </w:rPr>
        <w:t xml:space="preserve"> </w:t>
      </w:r>
    </w:p>
    <w:p w14:paraId="572D76E6" w14:textId="0F3584C7" w:rsidR="00BE1DD2" w:rsidRPr="00BE1DD2" w:rsidRDefault="00BE1DD2">
      <w:pPr>
        <w:pStyle w:val="BodyText"/>
        <w:spacing w:after="0"/>
        <w:ind w:firstLine="270"/>
        <w:jc w:val="thaiDistribute"/>
        <w:rPr>
          <w:bCs/>
          <w:color w:val="FF0000"/>
          <w:lang w:val="en-US"/>
          <w:rPrChange w:id="2353" w:author="Petnathean Julled" w:date="2022-01-23T20:58:00Z">
            <w:rPr>
              <w:bCs/>
              <w:lang w:val="en-US"/>
            </w:rPr>
          </w:rPrChange>
        </w:rPr>
        <w:pPrChange w:id="2354" w:author="Petnathean Julled" w:date="2022-01-23T20:58:00Z">
          <w:pPr>
            <w:pStyle w:val="BodyText"/>
            <w:spacing w:after="0"/>
          </w:pPr>
        </w:pPrChange>
      </w:pPr>
      <w:ins w:id="2355" w:author="Petnathean Julled" w:date="2022-01-23T20:58:00Z">
        <w:r w:rsidRPr="002F556A">
          <w:rPr>
            <w:rFonts w:cstheme="minorBidi"/>
            <w:bCs/>
            <w:color w:val="FF0000"/>
            <w:szCs w:val="25"/>
            <w:lang w:val="en-US" w:bidi="th-TH"/>
          </w:rPr>
          <w:t>0.</w:t>
        </w:r>
        <w:r>
          <w:rPr>
            <w:rFonts w:cstheme="minorBidi"/>
            <w:bCs/>
            <w:color w:val="FF0000"/>
            <w:szCs w:val="25"/>
            <w:lang w:val="en-US" w:bidi="th-TH"/>
          </w:rPr>
          <w:t>2 Setup 2</w:t>
        </w:r>
      </w:ins>
    </w:p>
    <w:p w14:paraId="07C7152E" w14:textId="78BB9825" w:rsidR="00E97C39" w:rsidRDefault="00B21B72" w:rsidP="00710B9C">
      <w:pPr>
        <w:pStyle w:val="BodyText"/>
        <w:spacing w:after="0"/>
        <w:rPr>
          <w:ins w:id="2356" w:author="Petnathean Julled" w:date="2022-01-23T20:58:00Z"/>
          <w:bCs/>
          <w:lang w:val="en-US"/>
        </w:rPr>
      </w:pPr>
      <w:del w:id="2357" w:author="Petnathean Julled" w:date="2022-01-23T20:21:00Z">
        <w:r w:rsidDel="00633A08">
          <w:rPr>
            <w:bCs/>
            <w:noProof/>
            <w:lang w:val="en-US"/>
          </w:rPr>
          <mc:AlternateContent>
            <mc:Choice Requires="wpg">
              <w:drawing>
                <wp:inline distT="0" distB="0" distL="0" distR="0" wp14:anchorId="3BC91536" wp14:editId="73CDFAD2">
                  <wp:extent cx="3086100" cy="2076450"/>
                  <wp:effectExtent l="0" t="0" r="0" b="0"/>
                  <wp:docPr id="73" name="Group 73"/>
                  <wp:cNvGraphicFramePr/>
                  <a:graphic xmlns:a="http://schemas.openxmlformats.org/drawingml/2006/main">
                    <a:graphicData uri="http://schemas.microsoft.com/office/word/2010/wordprocessingGroup">
                      <wpg:wgp>
                        <wpg:cNvGrpSpPr/>
                        <wpg:grpSpPr>
                          <a:xfrm>
                            <a:off x="0" y="0"/>
                            <a:ext cx="3086100" cy="207645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2358"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358"/>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BC91536" id="Group 73" o:spid="_x0000_s1038" style="width:243pt;height:163.5pt;mso-position-horizontal-relative:char;mso-position-vertical-relative:line"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">
                  <v:shape id="Picture 71" o:spid="_x0000_s1039"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40"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14:paraId="5F925E98" w14:textId="27874E39" w:rsidR="0082708C" w:rsidRPr="00710B9C" w:rsidRDefault="0082708C" w:rsidP="00710B9C">
                          <w:pPr>
                            <w:pStyle w:val="Caption"/>
                            <w:rPr>
                              <w:noProof/>
                            </w:rPr>
                          </w:pPr>
                          <w:bookmarkStart w:id="2359"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359"/>
                          <w:r w:rsidRPr="00710B9C">
                            <w:rPr>
                              <w:color w:val="auto"/>
                            </w:rPr>
                            <w:t xml:space="preserve"> Performance comparison of the system performing the Document Register function between when performed by only a single node and</w:t>
                          </w:r>
                        </w:p>
                      </w:txbxContent>
                    </v:textbox>
                  </v:shape>
                  <w10:anchorlock/>
                </v:group>
              </w:pict>
            </mc:Fallback>
          </mc:AlternateContent>
        </w:r>
      </w:del>
      <w:r w:rsidR="00BF0FCA" w:rsidRPr="00BF0FCA">
        <w:rPr>
          <w:bCs/>
          <w:lang w:val="en-US"/>
        </w:rPr>
        <w:t>Test if the number of search keywords would cause a change in performance of Document Query function.</w:t>
      </w:r>
      <w:r w:rsidR="00BF0FCA">
        <w:rPr>
          <w:bCs/>
          <w:lang w:val="en-US"/>
        </w:rPr>
        <w:t xml:space="preserve"> </w:t>
      </w:r>
      <w:r w:rsidR="00BF0FCA" w:rsidRPr="00BF0FCA">
        <w:rPr>
          <w:bCs/>
          <w:lang w:val="en-US"/>
        </w:rPr>
        <w:t>This setup is performed by trigger the XDS Document Consumer Actor to start the Document Query function which prompts for input from the user. The user then selected for “</w:t>
      </w:r>
      <w:proofErr w:type="spellStart"/>
      <w:r w:rsidR="00BF0FCA" w:rsidRPr="00BF0FCA">
        <w:rPr>
          <w:bCs/>
          <w:lang w:val="en-US"/>
        </w:rPr>
        <w:t>FindDocument</w:t>
      </w:r>
      <w:proofErr w:type="spellEnd"/>
      <w:r w:rsidR="00BF0FCA" w:rsidRPr="00BF0FCA">
        <w:rPr>
          <w:bCs/>
          <w:lang w:val="en-US"/>
        </w:rPr>
        <w:t xml:space="preserve">”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00BF0FCA"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00BF0FCA" w:rsidRPr="00382398">
        <w:rPr>
          <w:bCs/>
          <w:lang w:val="en-US"/>
        </w:rPr>
        <w:t xml:space="preserve">is like </w:t>
      </w:r>
      <w:r w:rsidR="00382398" w:rsidRPr="00710B9C">
        <w:rPr>
          <w:bCs/>
          <w:lang w:val="en-US"/>
        </w:rPr>
        <w:t>the first case.</w:t>
      </w:r>
      <w:r w:rsidR="00BF0FCA">
        <w:rPr>
          <w:bCs/>
          <w:lang w:val="en-US"/>
        </w:rPr>
        <w:t xml:space="preserve"> </w:t>
      </w:r>
      <w:r w:rsidR="00BF0FCA" w:rsidRPr="00BF0FCA">
        <w:rPr>
          <w:bCs/>
          <w:lang w:val="en-US"/>
        </w:rPr>
        <w:t>The Document Query with the "</w:t>
      </w:r>
      <w:proofErr w:type="spellStart"/>
      <w:r w:rsidR="00BF0FCA" w:rsidRPr="00BF0FCA">
        <w:rPr>
          <w:bCs/>
          <w:lang w:val="en-US"/>
        </w:rPr>
        <w:t>FindDocument</w:t>
      </w:r>
      <w:proofErr w:type="spellEnd"/>
      <w:r w:rsidR="00BF0FCA" w:rsidRPr="00BF0FCA">
        <w:rPr>
          <w:bCs/>
          <w:lang w:val="en-US"/>
        </w:rPr>
        <w:t xml:space="preserve">" query type performed by a single node using minimum keywords took an average process time of </w:t>
      </w:r>
      <w:commentRangeStart w:id="2360"/>
      <w:r w:rsidR="00BF0FCA" w:rsidRPr="00BF0FCA">
        <w:rPr>
          <w:bCs/>
          <w:lang w:val="en-US"/>
        </w:rPr>
        <w:t>285</w:t>
      </w:r>
      <w:del w:id="2361" w:author="Petnathean Julled" w:date="2022-01-23T20:55:00Z">
        <w:r w:rsidR="00BF0FCA" w:rsidRPr="00BF0FCA" w:rsidDel="00EE3248">
          <w:rPr>
            <w:bCs/>
            <w:lang w:val="en-US"/>
          </w:rPr>
          <w:delText>.24551</w:delText>
        </w:r>
      </w:del>
      <w:del w:id="2362" w:author="Pattanasak Mongkolwat" w:date="2021-12-05T14:52:00Z">
        <w:r w:rsidR="00BF0FCA" w:rsidRPr="00BF0FCA" w:rsidDel="0011490C">
          <w:rPr>
            <w:bCs/>
            <w:lang w:val="en-US"/>
          </w:rPr>
          <w:delText xml:space="preserve">58 </w:delText>
        </w:r>
      </w:del>
      <w:commentRangeEnd w:id="2360"/>
      <w:ins w:id="2363" w:author="Pattanasak Mongkolwat" w:date="2021-12-05T14:52:00Z">
        <w:del w:id="2364" w:author="Petnathean Julled" w:date="2022-01-23T20:55:00Z">
          <w:r w:rsidR="0011490C" w:rsidRPr="00BF0FCA" w:rsidDel="00EE3248">
            <w:rPr>
              <w:bCs/>
              <w:lang w:val="en-US"/>
            </w:rPr>
            <w:delText>2</w:delText>
          </w:r>
          <w:r w:rsidR="0011490C" w:rsidDel="00EE3248">
            <w:rPr>
              <w:bCs/>
              <w:lang w:val="en-US"/>
            </w:rPr>
            <w:delText>5</w:delText>
          </w:r>
        </w:del>
        <w:r w:rsidR="0011490C" w:rsidRPr="00BF0FCA">
          <w:rPr>
            <w:bCs/>
            <w:lang w:val="en-US"/>
          </w:rPr>
          <w:t xml:space="preserve"> </w:t>
        </w:r>
      </w:ins>
      <w:r w:rsidR="00E57EAB">
        <w:rPr>
          <w:rStyle w:val="CommentReference"/>
          <w:spacing w:val="0"/>
          <w:lang w:val="en-US" w:eastAsia="en-US"/>
        </w:rPr>
        <w:commentReference w:id="2360"/>
      </w:r>
      <w:r w:rsidR="00BF0FCA" w:rsidRPr="00BF0FCA">
        <w:rPr>
          <w:bCs/>
          <w:lang w:val="en-US"/>
        </w:rPr>
        <w:t xml:space="preserve">milliseconds to complete the function. </w:t>
      </w:r>
      <w:proofErr w:type="spellStart"/>
      <w:r w:rsidR="00BF0FCA" w:rsidRPr="00BF0FCA">
        <w:rPr>
          <w:bCs/>
          <w:lang w:val="en-US"/>
        </w:rPr>
        <w:t>FindDocument</w:t>
      </w:r>
      <w:proofErr w:type="spellEnd"/>
      <w:r w:rsidR="00BF0FCA" w:rsidRPr="00BF0FCA">
        <w:rPr>
          <w:bCs/>
          <w:lang w:val="en-US"/>
        </w:rPr>
        <w:t xml:space="preserve"> with maximum keywords took an average process time of 287</w:t>
      </w:r>
      <w:del w:id="2365" w:author="Petnathean Julled" w:date="2022-01-23T20:56:00Z">
        <w:r w:rsidR="00BF0FCA" w:rsidRPr="00BF0FCA" w:rsidDel="00B05A99">
          <w:rPr>
            <w:bCs/>
            <w:lang w:val="en-US"/>
          </w:rPr>
          <w:delText>.74</w:delText>
        </w:r>
      </w:del>
      <w:del w:id="2366" w:author="Pattanasak Mongkolwat" w:date="2021-12-05T14:52:00Z">
        <w:r w:rsidR="00BF0FCA" w:rsidRPr="00BF0FCA" w:rsidDel="0011490C">
          <w:rPr>
            <w:bCs/>
            <w:lang w:val="en-US"/>
          </w:rPr>
          <w:delText>05654</w:delText>
        </w:r>
      </w:del>
      <w:r w:rsidR="00BF0FCA" w:rsidRPr="00BF0FCA">
        <w:rPr>
          <w:bCs/>
          <w:lang w:val="en-US"/>
        </w:rPr>
        <w:t xml:space="preserve"> milliseconds to complete the function. Performed by all active nodes, minimum keywords took an average process time of 754</w:t>
      </w:r>
      <w:del w:id="2367" w:author="Petnathean Julled" w:date="2022-01-23T20:56:00Z">
        <w:r w:rsidR="00BF0FCA" w:rsidRPr="00BF0FCA" w:rsidDel="00B05A99">
          <w:rPr>
            <w:bCs/>
            <w:lang w:val="en-US"/>
          </w:rPr>
          <w:delText>.12</w:delText>
        </w:r>
      </w:del>
      <w:del w:id="2368" w:author="Pattanasak Mongkolwat" w:date="2021-12-05T14:52:00Z">
        <w:r w:rsidR="00BF0FCA" w:rsidRPr="00BF0FCA" w:rsidDel="0011490C">
          <w:rPr>
            <w:bCs/>
            <w:lang w:val="en-US"/>
          </w:rPr>
          <w:delText>27332</w:delText>
        </w:r>
      </w:del>
      <w:r w:rsidR="00BF0FCA" w:rsidRPr="00BF0FCA">
        <w:rPr>
          <w:bCs/>
          <w:lang w:val="en-US"/>
        </w:rPr>
        <w:t xml:space="preserve"> milliseconds to complete the </w:t>
      </w:r>
      <w:del w:id="2369" w:author="Petnathean Julled" w:date="2022-01-23T20:19:00Z">
        <w:r w:rsidR="00CA4748" w:rsidDel="00CA4748">
          <w:rPr>
            <w:bCs/>
            <w:noProof/>
            <w:lang w:val="en-US"/>
          </w:rPr>
          <mc:AlternateContent>
            <mc:Choice Requires="wpg">
              <w:drawing>
                <wp:inline distT="0" distB="0" distL="0" distR="0" wp14:anchorId="249B93A6" wp14:editId="759F8885">
                  <wp:extent cx="3486150" cy="2343150"/>
                  <wp:effectExtent l="0" t="0" r="0" b="0"/>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2370"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370"/>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49B93A6" id="Group 76" o:spid="_x0000_s1041" style="width:274.5pt;height:184.5pt;mso-position-horizontal-relative:char;mso-position-vertical-relative:line"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nEUdAMAABM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">
                  <v:shape id="Picture 74" o:spid="_x0000_s1042"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7" o:title="Chart, line chart&#10;&#10;Description automatically generated"/>
                  </v:shape>
                  <v:shape id="Text Box 75" o:spid="_x0000_s1043"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2371"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371"/>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anchorlock/>
                </v:group>
              </w:pict>
            </mc:Fallback>
          </mc:AlternateContent>
        </w:r>
      </w:del>
      <w:r w:rsidR="00BF0FCA" w:rsidRPr="00BF0FCA">
        <w:rPr>
          <w:bCs/>
          <w:lang w:val="en-US"/>
        </w:rPr>
        <w:t>function while maximum keywords took an average process time of 767</w:t>
      </w:r>
      <w:del w:id="2372" w:author="Petnathean Julled" w:date="2022-01-23T20:56:00Z">
        <w:r w:rsidR="00BF0FCA" w:rsidRPr="00BF0FCA" w:rsidDel="00B05A99">
          <w:rPr>
            <w:bCs/>
            <w:lang w:val="en-US"/>
          </w:rPr>
          <w:delText>.97</w:delText>
        </w:r>
      </w:del>
      <w:del w:id="2373" w:author="Pattanasak Mongkolwat" w:date="2021-12-05T14:52:00Z">
        <w:r w:rsidR="00BF0FCA" w:rsidRPr="00BF0FCA" w:rsidDel="0011490C">
          <w:rPr>
            <w:bCs/>
            <w:lang w:val="en-US"/>
          </w:rPr>
          <w:delText>03297</w:delText>
        </w:r>
      </w:del>
      <w:r w:rsidR="00BF0FCA" w:rsidRPr="00BF0FCA">
        <w:rPr>
          <w:bCs/>
          <w:lang w:val="en-US"/>
        </w:rPr>
        <w:t xml:space="preserve">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00BF0FCA"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00BF0FCA" w:rsidRPr="00BF0FCA">
        <w:rPr>
          <w:bCs/>
          <w:lang w:val="en-US"/>
        </w:rPr>
        <w:t xml:space="preserve"> show no </w:t>
      </w:r>
      <w:r w:rsidR="00BF0FCA" w:rsidRPr="00BF0FCA">
        <w:rPr>
          <w:bCs/>
          <w:lang w:val="en-US"/>
        </w:rPr>
        <w:lastRenderedPageBreak/>
        <w:t xml:space="preserve">significant difference between the Document Query with maximum search keywords compared to the Document Query with minimum search keywords. That means the amount of search keywords input is not affecting the performance of the Document Query function. </w:t>
      </w:r>
      <w:del w:id="2374" w:author="Petnathean Julled" w:date="2022-01-23T20:55:00Z">
        <w:r w:rsidR="00BF0FCA" w:rsidRPr="00BF0FCA" w:rsidDel="00EE3248">
          <w:rPr>
            <w:bCs/>
            <w:lang w:val="en-US"/>
          </w:rPr>
          <w:delText xml:space="preserve">A full version of the experiment result can be further inspected in the </w:delText>
        </w:r>
        <w:commentRangeStart w:id="2375"/>
        <w:r w:rsidR="00BF0FCA" w:rsidRPr="00A836EC" w:rsidDel="00EE3248">
          <w:rPr>
            <w:bCs/>
            <w:highlight w:val="yellow"/>
            <w:lang w:val="en-US"/>
            <w:rPrChange w:id="2376" w:author="Pattanasak Mongkolwat" w:date="2021-12-05T14:53:00Z">
              <w:rPr>
                <w:bCs/>
                <w:lang w:val="en-US"/>
              </w:rPr>
            </w:rPrChange>
          </w:rPr>
          <w:delText>Appendix</w:delText>
        </w:r>
        <w:commentRangeEnd w:id="2375"/>
        <w:r w:rsidR="00A836EC" w:rsidDel="00EE3248">
          <w:rPr>
            <w:rStyle w:val="CommentReference"/>
            <w:spacing w:val="0"/>
            <w:lang w:val="en-US" w:eastAsia="en-US"/>
          </w:rPr>
          <w:commentReference w:id="2375"/>
        </w:r>
        <w:r w:rsidR="00BF0FCA" w:rsidRPr="00A836EC" w:rsidDel="00EE3248">
          <w:rPr>
            <w:bCs/>
            <w:highlight w:val="yellow"/>
            <w:lang w:val="en-US"/>
            <w:rPrChange w:id="2377" w:author="Pattanasak Mongkolwat" w:date="2021-12-05T14:53:00Z">
              <w:rPr>
                <w:bCs/>
                <w:lang w:val="en-US"/>
              </w:rPr>
            </w:rPrChange>
          </w:rPr>
          <w:delText xml:space="preserve"> section</w:delText>
        </w:r>
        <w:r w:rsidR="00BF0FCA" w:rsidRPr="00BF0FCA" w:rsidDel="00EE3248">
          <w:rPr>
            <w:bCs/>
            <w:lang w:val="en-US"/>
          </w:rPr>
          <w:delText>.</w:delText>
        </w:r>
        <w:r w:rsidR="00BF0FCA" w:rsidDel="00EE3248">
          <w:rPr>
            <w:bCs/>
            <w:lang w:val="en-US"/>
          </w:rPr>
          <w:delText xml:space="preserve"> </w:delText>
        </w:r>
      </w:del>
      <w:r w:rsidR="00BF0FCA" w:rsidRPr="00BF0FCA">
        <w:rPr>
          <w:bCs/>
          <w:lang w:val="en-US"/>
        </w:rPr>
        <w:t xml:space="preserve">The Document Query function program only used provided search keywords to search for the </w:t>
      </w:r>
      <w:del w:id="2378" w:author="Petnathean Julled" w:date="2022-01-23T20:20:00Z">
        <w:r w:rsidR="00CA4748" w:rsidDel="00CA4748">
          <w:rPr>
            <w:bCs/>
            <w:noProof/>
            <w:lang w:val="en-US"/>
          </w:rPr>
          <mc:AlternateContent>
            <mc:Choice Requires="wpg">
              <w:drawing>
                <wp:inline distT="0" distB="0" distL="0" distR="0" wp14:anchorId="3DFDB141" wp14:editId="49E25F6F">
                  <wp:extent cx="3438525" cy="2657475"/>
                  <wp:effectExtent l="0" t="0" r="9525" b="9525"/>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28"/>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2379"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2379"/>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FDB141" id="Group 79" o:spid="_x0000_s1044" style="width:270.75pt;height:209.25pt;mso-position-horizontal-relative:char;mso-position-vertical-relative:line"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">
                  <v:shape id="Picture 77" o:spid="_x0000_s1045"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29" o:title="Chart, line chart&#10;&#10;Description automatically generated"/>
                  </v:shape>
                  <v:shape id="Text Box 78" o:spid="_x0000_s1046"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2380"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2380"/>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anchorlock/>
                </v:group>
              </w:pict>
            </mc:Fallback>
          </mc:AlternateContent>
        </w:r>
      </w:del>
      <w:r w:rsidR="00BF0FCA" w:rsidRPr="00BF0FCA">
        <w:rPr>
          <w:bCs/>
          <w:lang w:val="en-US"/>
        </w:rPr>
        <w:t>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FC8BC60" w14:textId="0B36B7A3" w:rsidR="00BE1DD2" w:rsidRPr="00BE1DD2" w:rsidRDefault="00BE1DD2">
      <w:pPr>
        <w:pStyle w:val="BodyText"/>
        <w:spacing w:after="0"/>
        <w:ind w:firstLine="270"/>
        <w:jc w:val="thaiDistribute"/>
        <w:rPr>
          <w:bCs/>
          <w:color w:val="FF0000"/>
          <w:lang w:val="en-US"/>
          <w:rPrChange w:id="2381" w:author="Petnathean Julled" w:date="2022-01-23T20:58:00Z">
            <w:rPr>
              <w:bCs/>
              <w:lang w:val="en-US"/>
            </w:rPr>
          </w:rPrChange>
        </w:rPr>
        <w:pPrChange w:id="2382" w:author="Petnathean Julled" w:date="2022-01-23T20:58:00Z">
          <w:pPr>
            <w:pStyle w:val="BodyText"/>
            <w:spacing w:after="0"/>
          </w:pPr>
        </w:pPrChange>
      </w:pPr>
      <w:ins w:id="2383" w:author="Petnathean Julled" w:date="2022-01-23T20:58:00Z">
        <w:r w:rsidRPr="002F556A">
          <w:rPr>
            <w:rFonts w:cstheme="minorBidi"/>
            <w:bCs/>
            <w:color w:val="FF0000"/>
            <w:szCs w:val="25"/>
            <w:lang w:val="en-US" w:bidi="th-TH"/>
          </w:rPr>
          <w:t>0.</w:t>
        </w:r>
        <w:r>
          <w:rPr>
            <w:rFonts w:cstheme="minorBidi"/>
            <w:bCs/>
            <w:color w:val="FF0000"/>
            <w:szCs w:val="25"/>
            <w:lang w:val="en-US" w:bidi="th-TH"/>
          </w:rPr>
          <w:t>3 Setup 3</w:t>
        </w:r>
      </w:ins>
    </w:p>
    <w:p w14:paraId="04866A29" w14:textId="50BA92C1" w:rsidR="00CA4748" w:rsidRDefault="00CA4748" w:rsidP="00710B9C">
      <w:pPr>
        <w:pStyle w:val="BodyText"/>
        <w:spacing w:after="0"/>
        <w:rPr>
          <w:ins w:id="2384" w:author="Petnathean Julled" w:date="2022-01-23T20:19:00Z"/>
          <w:bCs/>
          <w:lang w:val="en-US"/>
        </w:rPr>
      </w:pPr>
      <w:del w:id="2385" w:author="Petnathean Julled" w:date="2022-01-23T20:19:00Z">
        <w:r w:rsidDel="00CA4748">
          <w:rPr>
            <w:bCs/>
            <w:noProof/>
            <w:lang w:val="en-US"/>
          </w:rPr>
          <mc:AlternateContent>
            <mc:Choice Requires="wpg">
              <w:drawing>
                <wp:inline distT="0" distB="0" distL="0" distR="0" wp14:anchorId="4B0450D0" wp14:editId="5A9BB42E">
                  <wp:extent cx="3133725" cy="2257425"/>
                  <wp:effectExtent l="0" t="0" r="9525" b="9525"/>
                  <wp:docPr id="83" name="Group 83"/>
                  <wp:cNvGraphicFramePr/>
                  <a:graphic xmlns:a="http://schemas.openxmlformats.org/drawingml/2006/main">
                    <a:graphicData uri="http://schemas.microsoft.com/office/word/2010/wordprocessingGroup">
                      <wpg:wgp>
                        <wpg:cNvGrpSpPr/>
                        <wpg:grpSpPr>
                          <a:xfrm>
                            <a:off x="0" y="0"/>
                            <a:ext cx="3133725" cy="225742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30"/>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2386"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2386"/>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B0450D0" id="Group 83" o:spid="_x0000_s1047" style="width:246.75pt;height:177.75pt;mso-position-horizontal-relative:char;mso-position-vertical-relative:line"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">
                  <v:shape id="Picture 80" o:spid="_x0000_s1048"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1" o:title="Chart, line chart&#10;&#10;Description automatically generated"/>
                  </v:shape>
                  <v:shape id="Text Box 82" o:spid="_x0000_s1049"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2387"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2387"/>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anchorlock/>
                </v:group>
              </w:pict>
            </mc:Fallback>
          </mc:AlternateContent>
        </w:r>
      </w:del>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 xml:space="preserve">This setup is performed by trigger the XDS Document Consumer Actor to start the Document Query function which prompts for input from the user. The user then selected for query type and inputs metadata attributes values of each transaction sample </w:t>
      </w:r>
      <w:ins w:id="2388" w:author="Petnathean Julled" w:date="2022-01-23T20:56:00Z">
        <w:r w:rsidR="00BE1DD2">
          <w:rPr>
            <w:bCs/>
            <w:lang w:val="en-US"/>
          </w:rPr>
          <w:br/>
        </w:r>
      </w:ins>
      <w:r w:rsidR="00371FB9" w:rsidRPr="00371FB9">
        <w:rPr>
          <w:bCs/>
          <w:lang w:val="en-US"/>
        </w:rPr>
        <w:t>(Doc01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xml:space="preserve">" query type with required keyword (1 keyword). The result then compares the performance of each query type. The setup for “Single Node” and </w:t>
      </w:r>
      <w:r w:rsidR="00371FB9" w:rsidRPr="00A836EC">
        <w:rPr>
          <w:bCs/>
          <w:highlight w:val="yellow"/>
          <w:lang w:val="en-US"/>
          <w:rPrChange w:id="2389" w:author="Pattanasak Mongkolwat" w:date="2021-12-05T14:55:00Z">
            <w:rPr>
              <w:bCs/>
              <w:lang w:val="en-US"/>
            </w:rPr>
          </w:rPrChange>
        </w:rPr>
        <w:t xml:space="preserve">“All Nodes” </w:t>
      </w:r>
      <w:commentRangeStart w:id="2390"/>
      <w:r w:rsidR="00371FB9" w:rsidRPr="00BE1DD2">
        <w:rPr>
          <w:bCs/>
          <w:color w:val="FF0000"/>
          <w:highlight w:val="yellow"/>
          <w:lang w:val="en-US"/>
          <w:rPrChange w:id="2391" w:author="Petnathean Julled" w:date="2022-01-23T20:59:00Z">
            <w:rPr>
              <w:bCs/>
              <w:lang w:val="en-US"/>
            </w:rPr>
          </w:rPrChange>
        </w:rPr>
        <w:t xml:space="preserve">situation is like </w:t>
      </w:r>
      <w:ins w:id="2392" w:author="Petnathean Julled" w:date="2022-01-23T20:59:00Z">
        <w:r w:rsidR="00BE1DD2" w:rsidRPr="00BE1DD2">
          <w:rPr>
            <w:bCs/>
            <w:color w:val="FF0000"/>
            <w:highlight w:val="yellow"/>
            <w:lang w:val="en-US"/>
            <w:rPrChange w:id="2393" w:author="Petnathean Julled" w:date="2022-01-23T20:59:00Z">
              <w:rPr>
                <w:bCs/>
                <w:highlight w:val="yellow"/>
                <w:lang w:val="en-US"/>
              </w:rPr>
            </w:rPrChange>
          </w:rPr>
          <w:t>(Setup 2)</w:t>
        </w:r>
        <w:commentRangeEnd w:id="2390"/>
        <w:r w:rsidR="00D265BE">
          <w:rPr>
            <w:rStyle w:val="CommentReference"/>
            <w:spacing w:val="0"/>
            <w:lang w:val="en-US" w:eastAsia="en-US"/>
          </w:rPr>
          <w:commentReference w:id="2390"/>
        </w:r>
      </w:ins>
      <w:commentRangeStart w:id="2394"/>
      <w:del w:id="2395" w:author="Petnathean Julled" w:date="2022-01-23T20:59:00Z">
        <w:r w:rsidR="00371FB9" w:rsidRPr="00A836EC" w:rsidDel="00BE1DD2">
          <w:rPr>
            <w:bCs/>
            <w:highlight w:val="yellow"/>
            <w:lang w:val="en-US"/>
            <w:rPrChange w:id="2396" w:author="Pattanasak Mongkolwat" w:date="2021-12-05T14:55:00Z">
              <w:rPr>
                <w:bCs/>
                <w:lang w:val="en-US"/>
              </w:rPr>
            </w:rPrChange>
          </w:rPr>
          <w:delText>Section</w:delText>
        </w:r>
        <w:commentRangeEnd w:id="2394"/>
        <w:r w:rsidR="00A836EC" w:rsidDel="00BE1DD2">
          <w:rPr>
            <w:rStyle w:val="CommentReference"/>
            <w:spacing w:val="0"/>
            <w:lang w:val="en-US" w:eastAsia="en-US"/>
          </w:rPr>
          <w:commentReference w:id="2394"/>
        </w:r>
        <w:r w:rsidR="00371FB9" w:rsidRPr="00A836EC" w:rsidDel="00BE1DD2">
          <w:rPr>
            <w:bCs/>
            <w:highlight w:val="yellow"/>
            <w:lang w:val="en-US"/>
            <w:rPrChange w:id="2397" w:author="Pattanasak Mongkolwat" w:date="2021-12-05T14:55:00Z">
              <w:rPr>
                <w:bCs/>
                <w:lang w:val="en-US"/>
              </w:rPr>
            </w:rPrChange>
          </w:rPr>
          <w:delText xml:space="preserve"> 4.4.2.1.</w:delText>
        </w:r>
      </w:del>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w:t>
      </w:r>
      <w:del w:id="2398" w:author="Pattanasak Mongkolwat" w:date="2021-12-05T14:54:00Z">
        <w:r w:rsidR="00371FB9" w:rsidRPr="00371FB9" w:rsidDel="00A836EC">
          <w:rPr>
            <w:bCs/>
            <w:lang w:val="en-US"/>
          </w:rPr>
          <w:delText>4</w:delText>
        </w:r>
      </w:del>
      <w:r w:rsidR="00371FB9" w:rsidRPr="00371FB9">
        <w:rPr>
          <w:bCs/>
          <w:lang w:val="en-US"/>
        </w:rPr>
        <w:t>5</w:t>
      </w:r>
      <w:del w:id="2399" w:author="Pattanasak Mongkolwat" w:date="2021-12-05T14:54:00Z">
        <w:r w:rsidR="00371FB9" w:rsidRPr="00371FB9" w:rsidDel="00A836EC">
          <w:rPr>
            <w:bCs/>
            <w:lang w:val="en-US"/>
          </w:rPr>
          <w:delText>5158</w:delText>
        </w:r>
      </w:del>
      <w:r w:rsidR="00371FB9" w:rsidRPr="00371FB9">
        <w:rPr>
          <w:bCs/>
          <w:lang w:val="en-US"/>
        </w:rPr>
        <w:t xml:space="preserve">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w:t>
      </w:r>
      <w:ins w:id="2400" w:author="Pattanasak Mongkolwat" w:date="2021-12-05T14:54:00Z">
        <w:r w:rsidR="00A836EC">
          <w:rPr>
            <w:bCs/>
            <w:lang w:val="en-US"/>
          </w:rPr>
          <w:t>5</w:t>
        </w:r>
      </w:ins>
      <w:del w:id="2401" w:author="Pattanasak Mongkolwat" w:date="2021-12-05T14:54:00Z">
        <w:r w:rsidR="00371FB9" w:rsidRPr="00371FB9" w:rsidDel="00A836EC">
          <w:rPr>
            <w:bCs/>
            <w:lang w:val="en-US"/>
          </w:rPr>
          <w:delText>474373</w:delText>
        </w:r>
      </w:del>
      <w:r w:rsidR="00371FB9" w:rsidRPr="00371FB9">
        <w:rPr>
          <w:bCs/>
          <w:lang w:val="en-US"/>
        </w:rPr>
        <w:t xml:space="preserve">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w:t>
      </w:r>
      <w:del w:id="2402" w:author="Pattanasak Mongkolwat" w:date="2021-12-05T14:54:00Z">
        <w:r w:rsidR="00371FB9" w:rsidRPr="00371FB9" w:rsidDel="00A836EC">
          <w:rPr>
            <w:bCs/>
            <w:lang w:val="en-US"/>
          </w:rPr>
          <w:delText>27332</w:delText>
        </w:r>
      </w:del>
      <w:r w:rsidR="00371FB9" w:rsidRPr="00371FB9">
        <w:rPr>
          <w:bCs/>
          <w:lang w:val="en-US"/>
        </w:rPr>
        <w:t xml:space="preserve">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5.</w:t>
      </w:r>
      <w:del w:id="2403" w:author="Pattanasak Mongkolwat" w:date="2021-12-05T14:55:00Z">
        <w:r w:rsidR="00371FB9" w:rsidRPr="00387A28" w:rsidDel="00A836EC">
          <w:rPr>
            <w:bCs/>
            <w:lang w:val="en-US"/>
          </w:rPr>
          <w:delText xml:space="preserve">7761302 </w:delText>
        </w:r>
      </w:del>
      <w:ins w:id="2404" w:author="Pattanasak Mongkolwat" w:date="2021-12-05T14:55:00Z">
        <w:r w:rsidR="00A836EC" w:rsidRPr="00387A28">
          <w:rPr>
            <w:bCs/>
            <w:lang w:val="en-US"/>
          </w:rPr>
          <w:t>7</w:t>
        </w:r>
        <w:r w:rsidR="00A836EC">
          <w:rPr>
            <w:bCs/>
            <w:lang w:val="en-US"/>
          </w:rPr>
          <w:t>8</w:t>
        </w:r>
        <w:r w:rsidR="00A836EC" w:rsidRPr="00387A28">
          <w:rPr>
            <w:bCs/>
            <w:lang w:val="en-US"/>
          </w:rPr>
          <w:t xml:space="preserve"> </w:t>
        </w:r>
      </w:ins>
      <w:r w:rsidR="00371FB9" w:rsidRPr="00387A28">
        <w:rPr>
          <w:bCs/>
          <w:lang w:val="en-US"/>
        </w:rPr>
        <w:t xml:space="preserve">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487B32CA" w14:textId="77777777" w:rsidR="00633A08" w:rsidRDefault="00633A08" w:rsidP="00710B9C">
      <w:pPr>
        <w:pStyle w:val="BodyText"/>
        <w:spacing w:after="0"/>
        <w:rPr>
          <w:ins w:id="2405" w:author="Petnathean Julled" w:date="2022-01-23T20:21:00Z"/>
          <w:bCs/>
          <w:lang w:val="en-US"/>
        </w:rPr>
      </w:pPr>
      <w:ins w:id="2406" w:author="Petnathean Julled" w:date="2022-01-23T20:21:00Z">
        <w:r>
          <w:rPr>
            <w:bCs/>
            <w:noProof/>
            <w:lang w:val="en-US"/>
          </w:rPr>
          <mc:AlternateContent>
            <mc:Choice Requires="wpg">
              <w:drawing>
                <wp:inline distT="0" distB="0" distL="0" distR="0" wp14:anchorId="42C879D8" wp14:editId="1FF7225F">
                  <wp:extent cx="3086100" cy="2076450"/>
                  <wp:effectExtent l="0" t="0" r="0" b="0"/>
                  <wp:docPr id="17" name="Group 17"/>
                  <wp:cNvGraphicFramePr/>
                  <a:graphic xmlns:a="http://schemas.openxmlformats.org/drawingml/2006/main">
                    <a:graphicData uri="http://schemas.microsoft.com/office/word/2010/wordprocessingGroup">
                      <wpg:wgp>
                        <wpg:cNvGrpSpPr/>
                        <wpg:grpSpPr>
                          <a:xfrm>
                            <a:off x="0" y="0"/>
                            <a:ext cx="3086100" cy="2076450"/>
                            <a:chOff x="-28576" y="-38100"/>
                            <a:chExt cx="4524596" cy="2809240"/>
                          </a:xfrm>
                        </wpg:grpSpPr>
                        <pic:pic xmlns:pic="http://schemas.openxmlformats.org/drawingml/2006/picture">
                          <pic:nvPicPr>
                            <pic:cNvPr id="18" name="Picture 18"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19" name="Text Box 19"/>
                          <wps:cNvSpPr txBox="1"/>
                          <wps:spPr>
                            <a:xfrm>
                              <a:off x="0" y="2381250"/>
                              <a:ext cx="4362450" cy="389890"/>
                            </a:xfrm>
                            <a:prstGeom prst="rect">
                              <a:avLst/>
                            </a:prstGeom>
                            <a:solidFill>
                              <a:prstClr val="white"/>
                            </a:solidFill>
                            <a:ln>
                              <a:noFill/>
                            </a:ln>
                          </wps:spPr>
                          <wps:txbx>
                            <w:txbxContent>
                              <w:p w14:paraId="12C7B4CB" w14:textId="77777777" w:rsidR="00633A08" w:rsidRPr="00710B9C" w:rsidRDefault="00633A08" w:rsidP="00633A0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C879D8" id="Group 17" o:spid="_x0000_s1050" style="width:243pt;height:163.5pt;mso-position-horizontal-relative:char;mso-position-vertical-relative:line"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">
                  <v:shape id="Picture 18" o:spid="_x0000_s1051"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">
                    <v:imagedata r:id="rId25" o:title="Chart, line chart&#10;&#10;Description automatically generated"/>
                  </v:shape>
                  <v:shape id="Text Box 19" o:spid="_x0000_s1052"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2C7B4CB" w14:textId="77777777" w:rsidR="00633A08" w:rsidRPr="00710B9C" w:rsidRDefault="00633A08" w:rsidP="00633A0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r w:rsidRPr="00710B9C">
                            <w:rPr>
                              <w:color w:val="auto"/>
                            </w:rPr>
                            <w:t xml:space="preserve"> Performance comparison of the system performing the Document Register function between when performed by only a single node and</w:t>
                          </w:r>
                        </w:p>
                      </w:txbxContent>
                    </v:textbox>
                  </v:shape>
                  <w10:anchorlock/>
                </v:group>
              </w:pict>
            </mc:Fallback>
          </mc:AlternateContent>
        </w:r>
      </w:ins>
    </w:p>
    <w:p w14:paraId="21C72ECB" w14:textId="71CC5F91" w:rsidR="00CA4748" w:rsidRDefault="00CA4748" w:rsidP="00710B9C">
      <w:pPr>
        <w:pStyle w:val="BodyText"/>
        <w:spacing w:after="0"/>
        <w:rPr>
          <w:ins w:id="2407" w:author="Petnathean Julled" w:date="2022-01-23T20:19:00Z"/>
          <w:bCs/>
          <w:lang w:val="en-US"/>
        </w:rPr>
      </w:pPr>
      <w:ins w:id="2408" w:author="Petnathean Julled" w:date="2022-01-23T20:19:00Z">
        <w:r>
          <w:rPr>
            <w:bCs/>
            <w:noProof/>
            <w:lang w:val="en-US"/>
          </w:rPr>
          <mc:AlternateContent>
            <mc:Choice Requires="wpg">
              <w:drawing>
                <wp:inline distT="0" distB="0" distL="0" distR="0" wp14:anchorId="6FAA9D89" wp14:editId="4D55D546">
                  <wp:extent cx="3089910" cy="2076825"/>
                  <wp:effectExtent l="0" t="0" r="0" b="0"/>
                  <wp:docPr id="4" name="Group 4"/>
                  <wp:cNvGraphicFramePr/>
                  <a:graphic xmlns:a="http://schemas.openxmlformats.org/drawingml/2006/main">
                    <a:graphicData uri="http://schemas.microsoft.com/office/word/2010/wordprocessingGroup">
                      <wpg:wgp>
                        <wpg:cNvGrpSpPr/>
                        <wpg:grpSpPr>
                          <a:xfrm>
                            <a:off x="0" y="0"/>
                            <a:ext cx="3089910" cy="2076825"/>
                            <a:chOff x="0" y="0"/>
                            <a:chExt cx="3629025" cy="2343150"/>
                          </a:xfrm>
                        </wpg:grpSpPr>
                        <pic:pic xmlns:pic="http://schemas.openxmlformats.org/drawingml/2006/picture">
                          <pic:nvPicPr>
                            <pic:cNvPr id="5" name="Picture 5"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6" name="Text Box 6"/>
                          <wps:cNvSpPr txBox="1"/>
                          <wps:spPr>
                            <a:xfrm>
                              <a:off x="0" y="2047875"/>
                              <a:ext cx="3629025" cy="295275"/>
                            </a:xfrm>
                            <a:prstGeom prst="rect">
                              <a:avLst/>
                            </a:prstGeom>
                            <a:solidFill>
                              <a:prstClr val="white"/>
                            </a:solidFill>
                            <a:ln>
                              <a:noFill/>
                            </a:ln>
                          </wps:spPr>
                          <wps:txbx>
                            <w:txbxContent>
                              <w:p w14:paraId="147C3DD5"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FAA9D89" id="Group 4" o:spid="_x0000_s1053" style="width:243.3pt;height:163.55pt;mso-position-horizontal-relative:char;mso-position-vertical-relative:line"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">
                  <v:shape id="Picture 5" o:spid="_x0000_s1054"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">
                    <v:imagedata r:id="rId27" o:title="Chart, line chart&#10;&#10;Description automatically generated"/>
                  </v:shape>
                  <v:shape id="Text Box 6" o:spid="_x0000_s1055"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147C3DD5"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anchorlock/>
                </v:group>
              </w:pict>
            </mc:Fallback>
          </mc:AlternateContent>
        </w:r>
      </w:ins>
    </w:p>
    <w:p w14:paraId="41383270" w14:textId="77777777" w:rsidR="00CA4748" w:rsidRDefault="00CA4748" w:rsidP="00710B9C">
      <w:pPr>
        <w:pStyle w:val="BodyText"/>
        <w:spacing w:after="0"/>
        <w:rPr>
          <w:ins w:id="2409" w:author="Petnathean Julled" w:date="2022-01-23T20:19:00Z"/>
          <w:bCs/>
          <w:lang w:val="en-US"/>
        </w:rPr>
      </w:pPr>
    </w:p>
    <w:p w14:paraId="4C66C929" w14:textId="7535AEB5" w:rsidR="00371FB9" w:rsidRDefault="00CA4748" w:rsidP="00710B9C">
      <w:pPr>
        <w:pStyle w:val="BodyText"/>
        <w:spacing w:after="0"/>
        <w:rPr>
          <w:ins w:id="2410" w:author="Petnathean Julled" w:date="2022-01-23T20:20:00Z"/>
          <w:bCs/>
          <w:lang w:val="en-US"/>
        </w:rPr>
      </w:pPr>
      <w:ins w:id="2411" w:author="Petnathean Julled" w:date="2022-01-23T20:19:00Z">
        <w:r>
          <w:rPr>
            <w:bCs/>
            <w:noProof/>
            <w:lang w:val="en-US"/>
          </w:rPr>
          <mc:AlternateContent>
            <mc:Choice Requires="wpg">
              <w:drawing>
                <wp:inline distT="0" distB="0" distL="0" distR="0" wp14:anchorId="1750BEF8" wp14:editId="476743BE">
                  <wp:extent cx="3089910" cy="2225862"/>
                  <wp:effectExtent l="0" t="0" r="0" b="3175"/>
                  <wp:docPr id="7" name="Group 7"/>
                  <wp:cNvGraphicFramePr/>
                  <a:graphic xmlns:a="http://schemas.openxmlformats.org/drawingml/2006/main">
                    <a:graphicData uri="http://schemas.microsoft.com/office/word/2010/wordprocessingGroup">
                      <wpg:wgp>
                        <wpg:cNvGrpSpPr/>
                        <wpg:grpSpPr>
                          <a:xfrm>
                            <a:off x="0" y="0"/>
                            <a:ext cx="3089910" cy="2225862"/>
                            <a:chOff x="0" y="0"/>
                            <a:chExt cx="3523615" cy="2514600"/>
                          </a:xfrm>
                        </wpg:grpSpPr>
                        <pic:pic xmlns:pic="http://schemas.openxmlformats.org/drawingml/2006/picture">
                          <pic:nvPicPr>
                            <pic:cNvPr id="8" name="Picture 8" descr="Chart, line chart&#10;&#10;Description automatically generated"/>
                            <pic:cNvPicPr>
                              <a:picLocks noChangeAspect="1"/>
                            </pic:cNvPicPr>
                          </pic:nvPicPr>
                          <pic:blipFill>
                            <a:blip r:embed="rId30"/>
                            <a:stretch>
                              <a:fillRect/>
                            </a:stretch>
                          </pic:blipFill>
                          <pic:spPr>
                            <a:xfrm>
                              <a:off x="0" y="0"/>
                              <a:ext cx="3523615" cy="2031365"/>
                            </a:xfrm>
                            <a:prstGeom prst="rect">
                              <a:avLst/>
                            </a:prstGeom>
                          </pic:spPr>
                        </pic:pic>
                        <wps:wsp>
                          <wps:cNvPr id="9" name="Text Box 9"/>
                          <wps:cNvSpPr txBox="1"/>
                          <wps:spPr>
                            <a:xfrm>
                              <a:off x="95250" y="2085975"/>
                              <a:ext cx="3428365" cy="428625"/>
                            </a:xfrm>
                            <a:prstGeom prst="rect">
                              <a:avLst/>
                            </a:prstGeom>
                            <a:solidFill>
                              <a:prstClr val="white"/>
                            </a:solidFill>
                            <a:ln>
                              <a:noFill/>
                            </a:ln>
                          </wps:spPr>
                          <wps:txbx>
                            <w:txbxContent>
                              <w:p w14:paraId="3A38954D"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750BEF8" id="Group 7" o:spid="_x0000_s1056" style="width:243.3pt;height:175.25pt;mso-position-horizontal-relative:char;mso-position-vertical-relative:line"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">
                  <v:shape id="Picture 8" o:spid="_x0000_s1057"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">
                    <v:imagedata r:id="rId31" o:title="Chart, line chart&#10;&#10;Description automatically generated"/>
                  </v:shape>
                  <v:shape id="Text Box 9" o:spid="_x0000_s1058"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A38954D"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anchorlock/>
                </v:group>
              </w:pict>
            </mc:Fallback>
          </mc:AlternateContent>
        </w:r>
      </w:ins>
    </w:p>
    <w:p w14:paraId="5076E03C" w14:textId="77777777" w:rsidR="00CA4748" w:rsidRDefault="00CA4748" w:rsidP="00710B9C">
      <w:pPr>
        <w:pStyle w:val="BodyText"/>
        <w:spacing w:after="0"/>
        <w:rPr>
          <w:ins w:id="2412" w:author="Petnathean Julled" w:date="2022-01-23T20:20:00Z"/>
          <w:bCs/>
          <w:lang w:val="en-US"/>
        </w:rPr>
      </w:pPr>
    </w:p>
    <w:p w14:paraId="65626C12" w14:textId="00821566" w:rsidR="00CA4748" w:rsidRDefault="00CA4748" w:rsidP="00710B9C">
      <w:pPr>
        <w:pStyle w:val="BodyText"/>
        <w:spacing w:after="0"/>
        <w:rPr>
          <w:ins w:id="2413" w:author="Petnathean Julled" w:date="2022-01-23T20:20:00Z"/>
          <w:bCs/>
          <w:lang w:val="en-US"/>
        </w:rPr>
      </w:pPr>
      <w:ins w:id="2414" w:author="Petnathean Julled" w:date="2022-01-23T20:20:00Z">
        <w:r>
          <w:rPr>
            <w:bCs/>
            <w:noProof/>
            <w:lang w:val="en-US"/>
          </w:rPr>
          <mc:AlternateContent>
            <mc:Choice Requires="wpg">
              <w:drawing>
                <wp:inline distT="0" distB="0" distL="0" distR="0" wp14:anchorId="1978BA76" wp14:editId="1573DA96">
                  <wp:extent cx="3089910" cy="2388047"/>
                  <wp:effectExtent l="0" t="0" r="0" b="0"/>
                  <wp:docPr id="10" name="Group 10"/>
                  <wp:cNvGraphicFramePr/>
                  <a:graphic xmlns:a="http://schemas.openxmlformats.org/drawingml/2006/main">
                    <a:graphicData uri="http://schemas.microsoft.com/office/word/2010/wordprocessingGroup">
                      <wpg:wgp>
                        <wpg:cNvGrpSpPr/>
                        <wpg:grpSpPr>
                          <a:xfrm>
                            <a:off x="0" y="0"/>
                            <a:ext cx="3089910" cy="2388047"/>
                            <a:chOff x="0" y="0"/>
                            <a:chExt cx="3438525" cy="2569210"/>
                          </a:xfrm>
                        </wpg:grpSpPr>
                        <pic:pic xmlns:pic="http://schemas.openxmlformats.org/drawingml/2006/picture">
                          <pic:nvPicPr>
                            <pic:cNvPr id="11" name="Picture 11" descr="Chart, line chart&#10;&#10;Description automatically generated"/>
                            <pic:cNvPicPr>
                              <a:picLocks noChangeAspect="1"/>
                            </pic:cNvPicPr>
                          </pic:nvPicPr>
                          <pic:blipFill>
                            <a:blip r:embed="rId28"/>
                            <a:stretch>
                              <a:fillRect/>
                            </a:stretch>
                          </pic:blipFill>
                          <pic:spPr>
                            <a:xfrm>
                              <a:off x="0" y="0"/>
                              <a:ext cx="3385820" cy="1990725"/>
                            </a:xfrm>
                            <a:prstGeom prst="rect">
                              <a:avLst/>
                            </a:prstGeom>
                          </pic:spPr>
                        </pic:pic>
                        <wps:wsp>
                          <wps:cNvPr id="12" name="Text Box 12"/>
                          <wps:cNvSpPr txBox="1"/>
                          <wps:spPr>
                            <a:xfrm>
                              <a:off x="0" y="2047875"/>
                              <a:ext cx="3438525" cy="521335"/>
                            </a:xfrm>
                            <a:prstGeom prst="rect">
                              <a:avLst/>
                            </a:prstGeom>
                            <a:solidFill>
                              <a:prstClr val="white"/>
                            </a:solidFill>
                            <a:ln>
                              <a:noFill/>
                            </a:ln>
                          </wps:spPr>
                          <wps:txbx>
                            <w:txbxContent>
                              <w:p w14:paraId="04806EB6"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978BA76" id="Group 10" o:spid="_x0000_s1059" style="width:243.3pt;height:188.05pt;mso-position-horizontal-relative:char;mso-position-vertical-relative:line"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">
                  <v:shape id="Picture 11" o:spid="_x0000_s1060"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">
                    <v:imagedata r:id="rId29" o:title="Chart, line chart&#10;&#10;Description automatically generated"/>
                  </v:shape>
                  <v:shape id="Text Box 12" o:spid="_x0000_s1061"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4806EB6"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anchorlock/>
                </v:group>
              </w:pict>
            </mc:Fallback>
          </mc:AlternateContent>
        </w:r>
      </w:ins>
    </w:p>
    <w:p w14:paraId="197B9F8E" w14:textId="74621C5E" w:rsidR="00CA4748" w:rsidRDefault="00CA4748" w:rsidP="00710B9C">
      <w:pPr>
        <w:pStyle w:val="BodyText"/>
        <w:spacing w:after="0"/>
        <w:rPr>
          <w:ins w:id="2415" w:author="Petnathean Julled" w:date="2022-01-23T20:20:00Z"/>
          <w:bCs/>
          <w:lang w:val="en-US"/>
        </w:rPr>
      </w:pPr>
    </w:p>
    <w:p w14:paraId="72E73A2E" w14:textId="77777777" w:rsidR="00CA4748" w:rsidRDefault="00CA4748" w:rsidP="00710B9C">
      <w:pPr>
        <w:pStyle w:val="BodyText"/>
        <w:spacing w:after="0"/>
        <w:rPr>
          <w:ins w:id="2416" w:author="Petnathean Julled" w:date="2022-01-23T20:20:00Z"/>
          <w:bCs/>
          <w:lang w:val="en-US"/>
        </w:rPr>
      </w:pPr>
    </w:p>
    <w:p w14:paraId="109385C8" w14:textId="77777777" w:rsidR="00C87D0C" w:rsidRDefault="00C87D0C" w:rsidP="00710B9C">
      <w:pPr>
        <w:pStyle w:val="BodyText"/>
        <w:spacing w:after="0"/>
        <w:rPr>
          <w:ins w:id="2417" w:author="Petnathean Julled" w:date="2022-01-23T21:01:00Z"/>
          <w:bCs/>
          <w:lang w:val="en-US"/>
        </w:rPr>
      </w:pPr>
    </w:p>
    <w:p w14:paraId="17886312" w14:textId="77777777" w:rsidR="00C87D0C" w:rsidRDefault="00C87D0C" w:rsidP="00710B9C">
      <w:pPr>
        <w:pStyle w:val="BodyText"/>
        <w:spacing w:after="0"/>
        <w:rPr>
          <w:ins w:id="2418" w:author="Petnathean Julled" w:date="2022-01-23T21:01:00Z"/>
          <w:bCs/>
          <w:lang w:val="en-US"/>
        </w:rPr>
      </w:pPr>
    </w:p>
    <w:p w14:paraId="277C3D4F" w14:textId="427B841F" w:rsidR="00CA4748" w:rsidRDefault="00CA4748" w:rsidP="00710B9C">
      <w:pPr>
        <w:pStyle w:val="BodyText"/>
        <w:spacing w:after="0"/>
        <w:rPr>
          <w:bCs/>
          <w:lang w:val="en-US"/>
        </w:rPr>
      </w:pPr>
      <w:ins w:id="2419" w:author="Petnathean Julled" w:date="2022-01-23T20:20:00Z">
        <w:r>
          <w:rPr>
            <w:bCs/>
            <w:noProof/>
            <w:lang w:val="en-US"/>
          </w:rPr>
          <mc:AlternateContent>
            <mc:Choice Requires="wpg">
              <w:drawing>
                <wp:inline distT="0" distB="0" distL="0" distR="0" wp14:anchorId="5FF76893" wp14:editId="327AC2DF">
                  <wp:extent cx="2876550" cy="2209800"/>
                  <wp:effectExtent l="0" t="0" r="0" b="0"/>
                  <wp:docPr id="14" name="Group 14"/>
                  <wp:cNvGraphicFramePr/>
                  <a:graphic xmlns:a="http://schemas.openxmlformats.org/drawingml/2006/main">
                    <a:graphicData uri="http://schemas.microsoft.com/office/word/2010/wordprocessingGroup">
                      <wpg:wgp>
                        <wpg:cNvGrpSpPr/>
                        <wpg:grpSpPr>
                          <a:xfrm>
                            <a:off x="0" y="0"/>
                            <a:ext cx="2876550" cy="2209800"/>
                            <a:chOff x="0" y="0"/>
                            <a:chExt cx="3546319" cy="2590666"/>
                          </a:xfrm>
                        </wpg:grpSpPr>
                        <pic:pic xmlns:pic="http://schemas.openxmlformats.org/drawingml/2006/picture">
                          <pic:nvPicPr>
                            <pic:cNvPr id="15" name="Picture 15"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16" name="Text Box 16"/>
                          <wps:cNvSpPr txBox="1"/>
                          <wps:spPr>
                            <a:xfrm>
                              <a:off x="0" y="2152541"/>
                              <a:ext cx="3546319" cy="438125"/>
                            </a:xfrm>
                            <a:prstGeom prst="rect">
                              <a:avLst/>
                            </a:prstGeom>
                            <a:solidFill>
                              <a:prstClr val="white"/>
                            </a:solidFill>
                            <a:ln>
                              <a:noFill/>
                            </a:ln>
                          </wps:spPr>
                          <wps:txbx>
                            <w:txbxContent>
                              <w:p w14:paraId="56A65B8D" w14:textId="77777777" w:rsidR="00CA4748" w:rsidRPr="00710B9C" w:rsidRDefault="00CA4748" w:rsidP="00CA474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FF76893" id="Group 14" o:spid="_x0000_s1062" style="width:226.5pt;height:174pt;mso-position-horizontal-relative:char;mso-position-vertical-relative:line" coordsize="35463,2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">
                  <v:shape id="Picture 15" o:spid="_x0000_s1063"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">
                    <v:imagedata r:id="rId33" o:title="Chart, line chart&#10;&#10;Description automatically generated"/>
                  </v:shape>
                  <v:shape id="Text Box 16" o:spid="_x0000_s1064" type="#_x0000_t202" style="position:absolute;top:21525;width:35463;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6A65B8D" w14:textId="77777777" w:rsidR="00CA4748" w:rsidRPr="00710B9C" w:rsidRDefault="00CA4748" w:rsidP="00CA474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anchorlock/>
                </v:group>
              </w:pict>
            </mc:Fallback>
          </mc:AlternateContent>
        </w:r>
      </w:ins>
    </w:p>
    <w:p w14:paraId="33BF6AA3" w14:textId="77777777" w:rsidR="00633A08" w:rsidRDefault="00633A08" w:rsidP="00EC6E92">
      <w:pPr>
        <w:pStyle w:val="BodyText"/>
        <w:rPr>
          <w:ins w:id="2420" w:author="Petnathean Julled" w:date="2022-01-23T20:22:00Z"/>
          <w:bCs/>
          <w:lang w:val="en-US"/>
        </w:rPr>
      </w:pPr>
    </w:p>
    <w:p w14:paraId="5598BBD1" w14:textId="77777777" w:rsidR="00C87D0C" w:rsidRDefault="00C87D0C" w:rsidP="00EC6E92">
      <w:pPr>
        <w:pStyle w:val="BodyText"/>
        <w:rPr>
          <w:ins w:id="2421" w:author="Petnathean Julled" w:date="2022-01-23T21:01:00Z"/>
          <w:bCs/>
          <w:lang w:val="en-US"/>
        </w:rPr>
      </w:pPr>
    </w:p>
    <w:p w14:paraId="27C1E054" w14:textId="62A5B70D" w:rsidR="001D201C" w:rsidDel="004A56C0" w:rsidRDefault="00633A08" w:rsidP="00EC6E92">
      <w:pPr>
        <w:pStyle w:val="BodyText"/>
        <w:rPr>
          <w:del w:id="2422" w:author="Petnathean Julled" w:date="2022-01-23T20:18:00Z"/>
          <w:bCs/>
          <w:lang w:val="en-US"/>
        </w:rPr>
      </w:pPr>
      <w:ins w:id="2423" w:author="Petnathean Julled" w:date="2022-01-23T20:22:00Z">
        <w:r>
          <w:rPr>
            <w:bCs/>
            <w:noProof/>
          </w:rPr>
          <mc:AlternateContent>
            <mc:Choice Requires="wpg">
              <w:drawing>
                <wp:inline distT="0" distB="0" distL="0" distR="0" wp14:anchorId="3B83BB17" wp14:editId="400D0B16">
                  <wp:extent cx="3089910" cy="2552700"/>
                  <wp:effectExtent l="0" t="0" r="0" b="0"/>
                  <wp:docPr id="20" name="Group 20"/>
                  <wp:cNvGraphicFramePr/>
                  <a:graphic xmlns:a="http://schemas.openxmlformats.org/drawingml/2006/main">
                    <a:graphicData uri="http://schemas.microsoft.com/office/word/2010/wordprocessingGroup">
                      <wpg:wgp>
                        <wpg:cNvGrpSpPr/>
                        <wpg:grpSpPr>
                          <a:xfrm>
                            <a:off x="0" y="0"/>
                            <a:ext cx="3089910" cy="2552700"/>
                            <a:chOff x="0" y="0"/>
                            <a:chExt cx="4400550" cy="3267075"/>
                          </a:xfrm>
                        </wpg:grpSpPr>
                        <pic:pic xmlns:pic="http://schemas.openxmlformats.org/drawingml/2006/picture">
                          <pic:nvPicPr>
                            <pic:cNvPr id="21" name="Picture 21"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22" name="Text Box 22"/>
                          <wps:cNvSpPr txBox="1"/>
                          <wps:spPr>
                            <a:xfrm>
                              <a:off x="0" y="2971800"/>
                              <a:ext cx="4400550" cy="295275"/>
                            </a:xfrm>
                            <a:prstGeom prst="rect">
                              <a:avLst/>
                            </a:prstGeom>
                            <a:solidFill>
                              <a:prstClr val="white"/>
                            </a:solidFill>
                            <a:ln>
                              <a:noFill/>
                            </a:ln>
                          </wps:spPr>
                          <wps:txbx>
                            <w:txbxContent>
                              <w:p w14:paraId="6860E765" w14:textId="77777777" w:rsidR="00633A08" w:rsidRPr="00710B9C" w:rsidRDefault="00633A08" w:rsidP="00633A08">
                                <w:pPr>
                                  <w:pStyle w:val="Caption"/>
                                  <w:rPr>
                                    <w:rFonts w:cs="Angsana New"/>
                                    <w:noProof/>
                                    <w:szCs w:val="22"/>
                                    <w:lang w:bidi="th-TH"/>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B83BB17" id="Group 20" o:spid="_x0000_s1065" style="width:243.3pt;height:201pt;mso-position-horizontal-relative:char;mso-position-vertical-relative:line"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">
                  <v:shape id="Picture 21" o:spid="_x0000_s1066"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">
                    <v:imagedata r:id="rId35" o:title="Chart, line chart&#10;&#10;Description automatically generated"/>
                  </v:shape>
                  <v:shape id="Text Box 22" o:spid="_x0000_s1067"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6860E765" w14:textId="77777777" w:rsidR="00633A08" w:rsidRPr="00710B9C" w:rsidRDefault="00633A08" w:rsidP="00633A08">
                          <w:pPr>
                            <w:pStyle w:val="Caption"/>
                            <w:rPr>
                              <w:rFonts w:cs="Angsana New"/>
                              <w:noProof/>
                              <w:szCs w:val="22"/>
                              <w:lang w:bidi="th-TH"/>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anchorlock/>
                </v:group>
              </w:pict>
            </mc:Fallback>
          </mc:AlternateContent>
        </w:r>
      </w:ins>
    </w:p>
    <w:p w14:paraId="7D35D284" w14:textId="77777777" w:rsidR="004A56C0" w:rsidRDefault="004A56C0" w:rsidP="00EC6E92">
      <w:pPr>
        <w:pStyle w:val="BodyText"/>
        <w:rPr>
          <w:ins w:id="2424" w:author="Petnathean Julled" w:date="2022-01-23T20:21:00Z"/>
          <w:bCs/>
          <w:lang w:val="en-US"/>
        </w:rPr>
      </w:pPr>
    </w:p>
    <w:p w14:paraId="178331AD" w14:textId="77777777" w:rsidR="00C87D0C" w:rsidRDefault="00C87D0C" w:rsidP="00EC6E92">
      <w:pPr>
        <w:pStyle w:val="BodyText"/>
        <w:rPr>
          <w:ins w:id="2425" w:author="Petnathean Julled" w:date="2022-01-23T21:01:00Z"/>
          <w:bCs/>
          <w:lang w:val="en-US"/>
        </w:rPr>
      </w:pPr>
    </w:p>
    <w:p w14:paraId="76DDC579" w14:textId="34E80E59" w:rsidR="00C87D0C" w:rsidRPr="008F26AD" w:rsidRDefault="008F26AD">
      <w:pPr>
        <w:pStyle w:val="BodyText"/>
        <w:spacing w:after="0"/>
        <w:ind w:firstLine="270"/>
        <w:jc w:val="thaiDistribute"/>
        <w:rPr>
          <w:ins w:id="2426" w:author="Petnathean Julled" w:date="2022-01-23T21:01:00Z"/>
          <w:bCs/>
          <w:color w:val="FF0000"/>
          <w:lang w:val="en-US"/>
          <w:rPrChange w:id="2427" w:author="Petnathean Julled" w:date="2022-01-23T21:04:00Z">
            <w:rPr>
              <w:ins w:id="2428" w:author="Petnathean Julled" w:date="2022-01-23T21:01:00Z"/>
              <w:bCs/>
              <w:lang w:val="en-US"/>
            </w:rPr>
          </w:rPrChange>
        </w:rPr>
        <w:pPrChange w:id="2429" w:author="Petnathean Julled" w:date="2022-01-23T21:04:00Z">
          <w:pPr>
            <w:pStyle w:val="BodyText"/>
          </w:pPr>
        </w:pPrChange>
      </w:pPr>
      <w:ins w:id="2430" w:author="Petnathean Julled" w:date="2022-01-23T21:03:00Z">
        <w:r w:rsidRPr="002F556A">
          <w:rPr>
            <w:rFonts w:cstheme="minorBidi"/>
            <w:bCs/>
            <w:color w:val="FF0000"/>
            <w:szCs w:val="25"/>
            <w:lang w:val="en-US" w:bidi="th-TH"/>
          </w:rPr>
          <w:t>0.</w:t>
        </w:r>
      </w:ins>
      <w:ins w:id="2431" w:author="Petnathean Julled" w:date="2022-01-23T21:04:00Z">
        <w:r>
          <w:rPr>
            <w:rFonts w:cstheme="minorBidi"/>
            <w:bCs/>
            <w:color w:val="FF0000"/>
            <w:szCs w:val="25"/>
            <w:lang w:val="en-US" w:bidi="th-TH"/>
          </w:rPr>
          <w:t>4</w:t>
        </w:r>
      </w:ins>
      <w:ins w:id="2432" w:author="Petnathean Julled" w:date="2022-01-23T21:03:00Z">
        <w:r>
          <w:rPr>
            <w:rFonts w:cstheme="minorBidi"/>
            <w:bCs/>
            <w:color w:val="FF0000"/>
            <w:szCs w:val="25"/>
            <w:lang w:val="en-US" w:bidi="th-TH"/>
          </w:rPr>
          <w:t xml:space="preserve"> Setup </w:t>
        </w:r>
      </w:ins>
      <w:ins w:id="2433" w:author="Petnathean Julled" w:date="2022-01-23T21:04:00Z">
        <w:r>
          <w:rPr>
            <w:rFonts w:cstheme="minorBidi"/>
            <w:bCs/>
            <w:color w:val="FF0000"/>
            <w:szCs w:val="25"/>
            <w:lang w:val="en-US" w:bidi="th-TH"/>
          </w:rPr>
          <w:t>4</w:t>
        </w:r>
      </w:ins>
    </w:p>
    <w:p w14:paraId="71B89262" w14:textId="5BE838F4" w:rsidR="00E97C39" w:rsidRPr="00710B9C" w:rsidRDefault="007E1E70" w:rsidP="00EC6E92">
      <w:pPr>
        <w:pStyle w:val="BodyText"/>
        <w:rPr>
          <w:rFonts w:cstheme="minorBidi"/>
          <w:bCs/>
          <w:szCs w:val="25"/>
          <w:lang w:val="en-US" w:bidi="th-TH"/>
        </w:rPr>
      </w:pPr>
      <w:del w:id="2434" w:author="Petnathean Julled" w:date="2022-01-23T20:20:00Z">
        <w:r w:rsidDel="00CA4748">
          <w:rPr>
            <w:bCs/>
            <w:noProof/>
            <w:lang w:val="en-US"/>
          </w:rPr>
          <mc:AlternateContent>
            <mc:Choice Requires="wpg">
              <w:drawing>
                <wp:inline distT="0" distB="0" distL="0" distR="0" wp14:anchorId="400FC788" wp14:editId="05BE484F">
                  <wp:extent cx="3472180" cy="2542540"/>
                  <wp:effectExtent l="0" t="0" r="0" b="0"/>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2435"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2435"/>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00FC788" id="Group 86" o:spid="_x0000_s1068" style="width:273.4pt;height:200.2pt;mso-position-horizontal-relative:char;mso-position-vertical-relative:line"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">
                  <v:shape id="Picture 84" o:spid="_x0000_s1069"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70"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2436"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2436"/>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anchorlock/>
                </v:group>
              </w:pict>
            </mc:Fallback>
          </mc:AlternateContent>
        </w:r>
        <w:r w:rsidRPr="00D818A9" w:rsidDel="00CA4748">
          <w:rPr>
            <w:bCs/>
            <w:lang w:val="en-US"/>
          </w:rPr>
          <w:delText xml:space="preserve"> </w:delText>
        </w:r>
      </w:del>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w:t>
      </w:r>
      <w:r w:rsidR="00D818A9" w:rsidRPr="00D818A9">
        <w:rPr>
          <w:bCs/>
          <w:lang w:val="en-US"/>
        </w:rPr>
        <w:t xml:space="preserve">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1B4CBB57" w:rsidR="00EC6E92" w:rsidRDefault="00EC6E92" w:rsidP="00EC6E92">
      <w:pPr>
        <w:pStyle w:val="Heading1"/>
      </w:pPr>
      <w:r>
        <w:t>discussion</w:t>
      </w:r>
    </w:p>
    <w:p w14:paraId="3D40D05A" w14:textId="79A546CC" w:rsidR="00EC6E92" w:rsidDel="00C87D0C" w:rsidRDefault="00856095" w:rsidP="00856095">
      <w:pPr>
        <w:pStyle w:val="BodyText"/>
        <w:rPr>
          <w:del w:id="2437" w:author="Petnathean Julled" w:date="2022-01-23T21:02:00Z"/>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 xml:space="preserve">During the study on the IHE </w:t>
      </w:r>
      <w:ins w:id="2438" w:author="Pattanasak Mongkolwat" w:date="2021-12-05T14:57:00Z">
        <w:r w:rsidR="00A836EC">
          <w:rPr>
            <w:lang w:val="en-US"/>
          </w:rPr>
          <w:t>p</w:t>
        </w:r>
      </w:ins>
      <w:del w:id="2439" w:author="Pattanasak Mongkolwat" w:date="2021-12-05T14:57:00Z">
        <w:r w:rsidRPr="00856095" w:rsidDel="00A836EC">
          <w:rPr>
            <w:lang w:val="en-US"/>
          </w:rPr>
          <w:delText>P</w:delText>
        </w:r>
      </w:del>
      <w:r w:rsidRPr="00856095">
        <w:rPr>
          <w:lang w:val="en-US"/>
        </w:rPr>
        <w:t>rofiles</w:t>
      </w:r>
      <w:del w:id="2440" w:author="Pattanasak Mongkolwat" w:date="2021-12-05T14:57:00Z">
        <w:r w:rsidRPr="00856095" w:rsidDel="00A836EC">
          <w:rPr>
            <w:lang w:val="en-US"/>
          </w:rPr>
          <w:delText xml:space="preserve"> standard</w:delText>
        </w:r>
      </w:del>
      <w:r w:rsidRPr="00856095">
        <w:rPr>
          <w:lang w:val="en-US"/>
        </w:rPr>
        <w:t>, we found that</w:t>
      </w:r>
      <w:ins w:id="2441" w:author="Pattanasak Mongkolwat" w:date="2021-12-05T15:01:00Z">
        <w:r w:rsidR="009C69BC">
          <w:rPr>
            <w:lang w:val="en-US"/>
          </w:rPr>
          <w:t xml:space="preserve"> required</w:t>
        </w:r>
      </w:ins>
      <w:r w:rsidRPr="00856095">
        <w:rPr>
          <w:lang w:val="en-US"/>
        </w:rPr>
        <w:t xml:space="preserve"> </w:t>
      </w:r>
      <w:del w:id="2442" w:author="Pattanasak Mongkolwat" w:date="2021-12-05T15:01:00Z">
        <w:r w:rsidRPr="00856095" w:rsidDel="009C69BC">
          <w:rPr>
            <w:lang w:val="en-US"/>
          </w:rPr>
          <w:delText xml:space="preserve">the complexity of </w:delText>
        </w:r>
      </w:del>
      <w:ins w:id="2443" w:author="Pattanasak Mongkolwat" w:date="2021-12-05T14:59:00Z">
        <w:r w:rsidR="009C69BC">
          <w:rPr>
            <w:lang w:val="en-US"/>
          </w:rPr>
          <w:t xml:space="preserve">information </w:t>
        </w:r>
      </w:ins>
      <w:del w:id="2444" w:author="Pattanasak Mongkolwat" w:date="2021-12-05T14:59:00Z">
        <w:r w:rsidRPr="00856095" w:rsidDel="009C69BC">
          <w:rPr>
            <w:lang w:val="en-US"/>
          </w:rPr>
          <w:delText>the IHE standard gave difficulty for interpretation</w:delText>
        </w:r>
      </w:del>
      <w:del w:id="2445" w:author="Pattanasak Mongkolwat" w:date="2021-12-05T15:01:00Z">
        <w:r w:rsidRPr="00856095" w:rsidDel="009C69BC">
          <w:rPr>
            <w:lang w:val="en-US"/>
          </w:rPr>
          <w:delText xml:space="preserve">. There are a lot of components </w:delText>
        </w:r>
      </w:del>
      <w:r w:rsidRPr="00856095">
        <w:rPr>
          <w:lang w:val="en-US"/>
        </w:rPr>
        <w:t>including transaction formats, data structures, and specific protocols</w:t>
      </w:r>
      <w:del w:id="2446" w:author="Pattanasak Mongkolwat" w:date="2021-12-05T15:01:00Z">
        <w:r w:rsidRPr="00856095" w:rsidDel="009C69BC">
          <w:rPr>
            <w:lang w:val="en-US"/>
          </w:rPr>
          <w:delText xml:space="preserve"> that</w:delText>
        </w:r>
      </w:del>
      <w:r w:rsidRPr="00856095">
        <w:rPr>
          <w:lang w:val="en-US"/>
        </w:rPr>
        <w:t xml:space="preserve"> are specifically designed for each IHE </w:t>
      </w:r>
      <w:ins w:id="2447" w:author="Pattanasak Mongkolwat" w:date="2021-12-05T14:58:00Z">
        <w:r w:rsidR="009C69BC">
          <w:rPr>
            <w:lang w:val="en-US"/>
          </w:rPr>
          <w:t>p</w:t>
        </w:r>
      </w:ins>
      <w:del w:id="2448" w:author="Pattanasak Mongkolwat" w:date="2021-12-05T14:58:00Z">
        <w:r w:rsidRPr="00856095" w:rsidDel="009C69BC">
          <w:rPr>
            <w:lang w:val="en-US"/>
          </w:rPr>
          <w:delText>P</w:delText>
        </w:r>
      </w:del>
      <w:r w:rsidRPr="00856095">
        <w:rPr>
          <w:lang w:val="en-US"/>
        </w:rPr>
        <w:t xml:space="preserve">rofile </w:t>
      </w:r>
      <w:del w:id="2449" w:author="Pattanasak Mongkolwat" w:date="2021-12-05T15:02:00Z">
        <w:r w:rsidRPr="00856095" w:rsidDel="009C69BC">
          <w:rPr>
            <w:lang w:val="en-US"/>
          </w:rPr>
          <w:delText xml:space="preserve">that </w:delText>
        </w:r>
      </w:del>
      <w:ins w:id="2450" w:author="Pattanasak Mongkolwat" w:date="2021-12-05T15:02:00Z">
        <w:r w:rsidR="009C69BC">
          <w:rPr>
            <w:lang w:val="en-US"/>
          </w:rPr>
          <w:t>and</w:t>
        </w:r>
        <w:r w:rsidR="009C69BC" w:rsidRPr="00856095">
          <w:rPr>
            <w:lang w:val="en-US"/>
          </w:rPr>
          <w:t xml:space="preserve"> </w:t>
        </w:r>
      </w:ins>
      <w:r w:rsidRPr="00856095">
        <w:rPr>
          <w:lang w:val="en-US"/>
        </w:rPr>
        <w:t xml:space="preserve">published separately in different volumes of IHE </w:t>
      </w:r>
      <w:del w:id="2451" w:author="Pattanasak Mongkolwat" w:date="2021-12-05T14:58:00Z">
        <w:r w:rsidRPr="00856095" w:rsidDel="009C69BC">
          <w:rPr>
            <w:lang w:val="en-US"/>
          </w:rPr>
          <w:delText xml:space="preserve">Framework </w:delText>
        </w:r>
      </w:del>
      <w:r w:rsidRPr="00856095">
        <w:rPr>
          <w:lang w:val="en-US"/>
        </w:rPr>
        <w:t xml:space="preserve">documents. Some part of the document was deprecated or obsoleted in the present. There are a limited number of transaction samples available from the framework which makes it difficult for a beginner to develop a system that fully complies with the </w:t>
      </w:r>
      <w:del w:id="2452" w:author="Pattanasak Mongkolwat" w:date="2021-12-05T15:02:00Z">
        <w:r w:rsidRPr="00856095" w:rsidDel="005D091C">
          <w:rPr>
            <w:lang w:val="en-US"/>
          </w:rPr>
          <w:delText>standard</w:delText>
        </w:r>
      </w:del>
      <w:ins w:id="2453" w:author="Pattanasak Mongkolwat" w:date="2021-12-05T15:02:00Z">
        <w:r w:rsidR="005D091C">
          <w:rPr>
            <w:lang w:val="en-US"/>
          </w:rPr>
          <w:t>IHE spec</w:t>
        </w:r>
      </w:ins>
      <w:ins w:id="2454" w:author="Pattanasak Mongkolwat" w:date="2021-12-05T15:03:00Z">
        <w:r w:rsidR="005D091C">
          <w:rPr>
            <w:lang w:val="en-US"/>
          </w:rPr>
          <w:t>ifications and relevant standards</w:t>
        </w:r>
      </w:ins>
      <w:r w:rsidRPr="00856095">
        <w:rPr>
          <w:lang w:val="en-US"/>
        </w:rPr>
        <w:t xml:space="preserve">. </w:t>
      </w:r>
      <w:del w:id="2455" w:author="Pattanasak Mongkolwat" w:date="2021-12-05T15:04:00Z">
        <w:r w:rsidRPr="00856095" w:rsidDel="008D2FCD">
          <w:rPr>
            <w:lang w:val="en-US"/>
          </w:rPr>
          <w:delText>These make the standard implementation the most</w:delText>
        </w:r>
      </w:del>
      <w:ins w:id="2456" w:author="Pattanasak Mongkolwat" w:date="2021-12-05T15:04:00Z">
        <w:r w:rsidR="008D2FCD">
          <w:rPr>
            <w:lang w:val="en-US"/>
          </w:rPr>
          <w:t>It’s a</w:t>
        </w:r>
      </w:ins>
      <w:r w:rsidRPr="00856095">
        <w:rPr>
          <w:lang w:val="en-US"/>
        </w:rPr>
        <w:t xml:space="preserve"> time-consuming process.</w:t>
      </w:r>
      <w:r>
        <w:rPr>
          <w:lang w:val="en-US"/>
        </w:rPr>
        <w:t xml:space="preserve"> </w:t>
      </w:r>
      <w:r w:rsidRPr="00856095">
        <w:rPr>
          <w:lang w:val="en-US"/>
        </w:rPr>
        <w:t xml:space="preserve">For Ethereum, the usage of </w:t>
      </w:r>
      <w:del w:id="2457" w:author="Petnathean Julled" w:date="2022-01-23T11:23:00Z">
        <w:r w:rsidRPr="00856095" w:rsidDel="003673FF">
          <w:rPr>
            <w:lang w:val="en-US"/>
          </w:rPr>
          <w:delText>Smart</w:delText>
        </w:r>
        <w:r w:rsidR="001C7A7A" w:rsidDel="003673FF">
          <w:rPr>
            <w:lang w:val="en-US"/>
          </w:rPr>
          <w:delText>C</w:delText>
        </w:r>
        <w:r w:rsidRPr="00856095" w:rsidDel="003673FF">
          <w:rPr>
            <w:lang w:val="en-US"/>
          </w:rPr>
          <w:delText>ontract</w:delText>
        </w:r>
      </w:del>
      <w:ins w:id="2458" w:author="Petnathean Julled" w:date="2022-01-23T11:23:00Z">
        <w:r w:rsidR="003673FF">
          <w:rPr>
            <w:lang w:val="en-US"/>
          </w:rPr>
          <w:t>Smart contract</w:t>
        </w:r>
      </w:ins>
      <w:r w:rsidRPr="00856095">
        <w:rPr>
          <w:lang w:val="en-US"/>
        </w:rPr>
        <w:t xml:space="preserve"> was limited by its gas requirement. Every task performed by </w:t>
      </w:r>
      <w:del w:id="2459" w:author="Petnathean Julled" w:date="2022-01-23T11:23:00Z">
        <w:r w:rsidRPr="00856095" w:rsidDel="003673FF">
          <w:rPr>
            <w:lang w:val="en-US"/>
          </w:rPr>
          <w:delText>Smart</w:delText>
        </w:r>
        <w:r w:rsidR="001C7A7A" w:rsidDel="003673FF">
          <w:rPr>
            <w:lang w:val="en-US"/>
          </w:rPr>
          <w:delText>C</w:delText>
        </w:r>
        <w:r w:rsidRPr="00856095" w:rsidDel="003673FF">
          <w:rPr>
            <w:lang w:val="en-US"/>
          </w:rPr>
          <w:delText>ontract</w:delText>
        </w:r>
      </w:del>
      <w:ins w:id="2460" w:author="Petnathean Julled" w:date="2022-01-23T11:23:00Z">
        <w:r w:rsidR="003673FF">
          <w:rPr>
            <w:lang w:val="en-US"/>
          </w:rPr>
          <w:t>Smart contract</w:t>
        </w:r>
      </w:ins>
      <w:r w:rsidRPr="00856095">
        <w:rPr>
          <w:lang w:val="en-US"/>
        </w:rPr>
        <w:t xml:space="preserve"> requires gas which represents the computational power of the network to perform. That means there will be more </w:t>
      </w:r>
      <w:commentRangeStart w:id="2461"/>
      <w:commentRangeStart w:id="2462"/>
      <w:commentRangeStart w:id="2463"/>
      <w:r w:rsidRPr="000D364A">
        <w:rPr>
          <w:color w:val="FF0000"/>
          <w:highlight w:val="yellow"/>
          <w:rPrChange w:id="2464" w:author="Petnathean Julled" w:date="2022-01-23T21:05:00Z">
            <w:rPr/>
          </w:rPrChange>
        </w:rPr>
        <w:t xml:space="preserve">factors for the platform to be addressed </w:t>
      </w:r>
      <w:commentRangeEnd w:id="2461"/>
      <w:r w:rsidR="008D2FCD" w:rsidRPr="000D364A">
        <w:rPr>
          <w:rStyle w:val="CommentReference"/>
          <w:color w:val="FF0000"/>
          <w:highlight w:val="yellow"/>
          <w:rPrChange w:id="2465" w:author="Petnathean Julled" w:date="2022-01-23T21:05:00Z">
            <w:rPr>
              <w:rStyle w:val="CommentReference"/>
            </w:rPr>
          </w:rPrChange>
        </w:rPr>
        <w:commentReference w:id="2461"/>
      </w:r>
      <w:commentRangeEnd w:id="2462"/>
      <w:r w:rsidR="000D364A">
        <w:rPr>
          <w:rStyle w:val="CommentReference"/>
          <w:spacing w:val="0"/>
          <w:lang w:val="en-US" w:eastAsia="en-US"/>
        </w:rPr>
        <w:commentReference w:id="2462"/>
      </w:r>
      <w:commentRangeEnd w:id="2463"/>
      <w:r w:rsidR="00AA53F0">
        <w:rPr>
          <w:rStyle w:val="CommentReference"/>
          <w:spacing w:val="0"/>
          <w:lang w:val="en-US" w:eastAsia="en-US"/>
        </w:rPr>
        <w:commentReference w:id="2463"/>
      </w:r>
      <w:r w:rsidRPr="00856095">
        <w:rPr>
          <w:lang w:val="en-US"/>
        </w:rPr>
        <w:t>before the actual adoption. We suggest that the adopted network must be able to provide enough amount of gas or disregard the component from the consideration by integrating it into the common agreement amongst the networks.</w:t>
      </w:r>
    </w:p>
    <w:p w14:paraId="109AE4D0" w14:textId="0658BEE0" w:rsidR="00A5720A" w:rsidRPr="00710B9C" w:rsidRDefault="00A5720A" w:rsidP="00856095">
      <w:pPr>
        <w:pStyle w:val="BodyText"/>
        <w:rPr>
          <w:lang w:val="en-US"/>
        </w:rPr>
      </w:pPr>
    </w:p>
    <w:p w14:paraId="259E66B2" w14:textId="761F392D" w:rsidR="00D913D1" w:rsidRPr="00EA4BDB" w:rsidRDefault="00D913D1" w:rsidP="00D913D1">
      <w:pPr>
        <w:pStyle w:val="Heading1"/>
      </w:pPr>
      <w:r w:rsidRPr="00EA4BDB">
        <w:t>Conclusion</w:t>
      </w:r>
      <w:r w:rsidR="00A02A5F">
        <w:t xml:space="preserve"> &amp; Future Works</w:t>
      </w:r>
    </w:p>
    <w:p w14:paraId="3084D472" w14:textId="5CA921AF" w:rsidR="00017117" w:rsidRDefault="008D2FCD">
      <w:pPr>
        <w:ind w:firstLine="360"/>
        <w:jc w:val="both"/>
      </w:pPr>
      <w:ins w:id="2466" w:author="Pattanasak Mongkolwat" w:date="2021-12-05T15:06:00Z">
        <w:r>
          <w:t>W</w:t>
        </w:r>
      </w:ins>
      <w:del w:id="2467" w:author="Pattanasak Mongkolwat" w:date="2021-12-05T15:06:00Z">
        <w:r w:rsidR="00935D21" w:rsidDel="008D2FCD">
          <w:delText>In this work, w</w:delText>
        </w:r>
      </w:del>
      <w:r w:rsidR="00935D21">
        <w:t>e achieve</w:t>
      </w:r>
      <w:ins w:id="2468" w:author="Pattanasak Mongkolwat" w:date="2021-12-05T15:06:00Z">
        <w:r>
          <w:t>d</w:t>
        </w:r>
      </w:ins>
      <w:r w:rsidR="00935D21">
        <w:t xml:space="preserve"> </w:t>
      </w:r>
      <w:del w:id="2469" w:author="Pattanasak Mongkolwat" w:date="2021-12-05T15:05:00Z">
        <w:r w:rsidR="00935D21" w:rsidDel="008D2FCD">
          <w:delText xml:space="preserve">the </w:delText>
        </w:r>
      </w:del>
      <w:ins w:id="2470" w:author="Pattanasak Mongkolwat" w:date="2021-12-05T15:05:00Z">
        <w:r>
          <w:t xml:space="preserve">a </w:t>
        </w:r>
      </w:ins>
      <w:r w:rsidR="00935D21">
        <w:t xml:space="preserve">system </w:t>
      </w:r>
      <w:del w:id="2471" w:author="Pattanasak Mongkolwat" w:date="2021-12-05T15:05:00Z">
        <w:r w:rsidR="00935D21" w:rsidDel="008D2FCD">
          <w:delText xml:space="preserve">prototype </w:delText>
        </w:r>
      </w:del>
      <w:r w:rsidR="00935D21">
        <w:t xml:space="preserve">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935D21">
        <w:t>XDS.b</w:t>
      </w:r>
      <w:proofErr w:type="spellEnd"/>
      <w:r w:rsidR="00935D21">
        <w:t xml:space="preserve"> Profile with the Blockchain characteristics while appreciating the network to further share their health document to further benefit from the network for both operational interoperability and cyber-security.</w:t>
      </w:r>
      <w:del w:id="2472" w:author="Petnathean Julled" w:date="2022-01-23T21:06:00Z">
        <w:r w:rsidR="00935D21" w:rsidDel="000D364A">
          <w:delText xml:space="preserve"> However, due to the ever-changing nature of the software platform, further adoption of the implementation will need to be updated as the platform released newer </w:delText>
        </w:r>
        <w:commentRangeStart w:id="2473"/>
        <w:r w:rsidR="00935D21" w:rsidRPr="00710B9C" w:rsidDel="000D364A">
          <w:rPr>
            <w:highlight w:val="yellow"/>
          </w:rPr>
          <w:delText>version</w:delText>
        </w:r>
        <w:commentRangeEnd w:id="2473"/>
        <w:r w:rsidR="00DC1DB9" w:rsidDel="000D364A">
          <w:rPr>
            <w:rStyle w:val="CommentReference"/>
          </w:rPr>
          <w:commentReference w:id="2473"/>
        </w:r>
        <w:r w:rsidR="00935D21" w:rsidRPr="00710B9C" w:rsidDel="000D364A">
          <w:rPr>
            <w:highlight w:val="yellow"/>
          </w:rPr>
          <w:delText xml:space="preserve"> of the software to avoid version conflict of the source code.</w:delText>
        </w:r>
        <w:r w:rsidR="00935D21" w:rsidDel="000D364A">
          <w:delText xml:space="preserve"> </w:delText>
        </w:r>
      </w:del>
    </w:p>
    <w:p w14:paraId="39534C67" w14:textId="4502729B"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w:t>
      </w:r>
      <w:commentRangeStart w:id="2474"/>
      <w:r>
        <w:t xml:space="preserve">XDS </w:t>
      </w:r>
      <w:ins w:id="2475" w:author="Petnathean Julled" w:date="2022-01-23T21:07:00Z">
        <w:r w:rsidR="00AA443D">
          <w:t>a</w:t>
        </w:r>
      </w:ins>
      <w:del w:id="2476" w:author="Petnathean Julled" w:date="2022-01-23T21:07:00Z">
        <w:r w:rsidDel="00AA443D">
          <w:delText>A</w:delText>
        </w:r>
      </w:del>
      <w:r>
        <w:t>ctors</w:t>
      </w:r>
      <w:ins w:id="2477" w:author="Petnathean Julled" w:date="2022-01-23T21:08:00Z">
        <w:r w:rsidR="00AA443D" w:rsidRPr="00AA443D">
          <w:t>, including the On-Demand Document Source Repository Actor and the Patient Identity Feed Actor, should also be implemented into the XDS Blockchain concept too.</w:t>
        </w:r>
        <w:r w:rsidR="00AA443D">
          <w:t xml:space="preserve"> </w:t>
        </w:r>
      </w:ins>
      <w:del w:id="2478" w:author="Petnathean Julled" w:date="2022-01-23T21:08:00Z">
        <w:r w:rsidDel="00AA443D">
          <w:delText xml:space="preserve"> </w:delText>
        </w:r>
        <w:commentRangeEnd w:id="2474"/>
        <w:r w:rsidR="008D2FCD" w:rsidDel="00AA443D">
          <w:rPr>
            <w:rStyle w:val="CommentReference"/>
          </w:rPr>
          <w:commentReference w:id="2474"/>
        </w:r>
        <w:r w:rsidDel="00AA443D">
          <w:delText xml:space="preserve">should also be implemented to the XDS Blockchain concept too. </w:delText>
        </w:r>
      </w:del>
      <w:r>
        <w:t xml:space="preserve">The XDS On-Demand Document Repository would enhance the benefit of the XDS Blockchain as it provides On-Demand health document type which gave flexibility and a wider </w:t>
      </w:r>
      <w:r>
        <w:lastRenderedPageBreak/>
        <w:t xml:space="preserve">range of usability of shared health documents to healthcare operation. </w:t>
      </w:r>
    </w:p>
    <w:p w14:paraId="59071111" w14:textId="761127B3" w:rsidR="00017117" w:rsidRDefault="00CA4748">
      <w:pPr>
        <w:ind w:firstLine="360"/>
        <w:jc w:val="both"/>
      </w:pPr>
      <w:del w:id="2479" w:author="Petnathean Julled" w:date="2022-01-23T20:22:00Z">
        <w:r w:rsidDel="00633A08">
          <w:rPr>
            <w:bCs/>
            <w:noProof/>
          </w:rPr>
          <mc:AlternateContent>
            <mc:Choice Requires="wpg">
              <w:drawing>
                <wp:inline distT="0" distB="0" distL="0" distR="0" wp14:anchorId="682DCC65" wp14:editId="5D76F80D">
                  <wp:extent cx="3171825" cy="2295525"/>
                  <wp:effectExtent l="0" t="0" r="9525" b="9525"/>
                  <wp:docPr id="89" name="Group 89"/>
                  <wp:cNvGraphicFramePr/>
                  <a:graphic xmlns:a="http://schemas.openxmlformats.org/drawingml/2006/main">
                    <a:graphicData uri="http://schemas.microsoft.com/office/word/2010/wordprocessingGroup">
                      <wpg:wgp>
                        <wpg:cNvGrpSpPr/>
                        <wpg:grpSpPr>
                          <a:xfrm>
                            <a:off x="0" y="0"/>
                            <a:ext cx="3171825" cy="2295525"/>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2480"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2480"/>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82DCC65" id="Group 89" o:spid="_x0000_s1071" style="width:249.75pt;height:180.75pt;mso-position-horizontal-relative:char;mso-position-vertical-relative:line"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">
                  <v:shape id="Picture 87" o:spid="_x0000_s1072"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73"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2481"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2481"/>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anchorlock/>
                </v:group>
              </w:pict>
            </mc:Fallback>
          </mc:AlternateContent>
        </w:r>
      </w:del>
      <w:r w:rsidR="00935D21">
        <w:t xml:space="preserve">At the same time, The Patient Identity Feed Actor would aid the member of the XDS Affinity Domain Blockchain network by establishing the medium identifier for all members to seamlessly share their health documents. The </w:t>
      </w:r>
      <w:commentRangeStart w:id="2482"/>
      <w:commentRangeStart w:id="2483"/>
      <w:r w:rsidR="00935D21" w:rsidRPr="007463E0">
        <w:rPr>
          <w:color w:val="FF0000"/>
          <w:highlight w:val="yellow"/>
          <w:rPrChange w:id="2484" w:author="Petnathean Julled" w:date="2022-01-23T21:17:00Z">
            <w:rPr/>
          </w:rPrChange>
        </w:rPr>
        <w:t>Patient</w:t>
      </w:r>
      <w:commentRangeEnd w:id="2482"/>
      <w:r w:rsidR="00AC53EC" w:rsidRPr="007463E0">
        <w:rPr>
          <w:rStyle w:val="CommentReference"/>
          <w:color w:val="FF0000"/>
          <w:rPrChange w:id="2485" w:author="Petnathean Julled" w:date="2022-01-23T21:17:00Z">
            <w:rPr>
              <w:rStyle w:val="CommentReference"/>
            </w:rPr>
          </w:rPrChange>
        </w:rPr>
        <w:commentReference w:id="2482"/>
      </w:r>
      <w:commentRangeEnd w:id="2483"/>
      <w:r w:rsidR="007463E0">
        <w:rPr>
          <w:rStyle w:val="CommentReference"/>
        </w:rPr>
        <w:commentReference w:id="2483"/>
      </w:r>
      <w:r w:rsidR="00935D21" w:rsidRPr="007463E0">
        <w:rPr>
          <w:color w:val="FF0000"/>
          <w:highlight w:val="yellow"/>
          <w:rPrChange w:id="2486" w:author="Petnathean Julled" w:date="2022-01-23T21:17:00Z">
            <w:rPr/>
          </w:rPrChange>
        </w:rPr>
        <w:t xml:space="preserve"> Identity Feed Actor</w:t>
      </w:r>
      <w:r w:rsidR="00935D21" w:rsidRPr="007463E0">
        <w:rPr>
          <w:color w:val="FF0000"/>
          <w:rPrChange w:id="2487" w:author="Petnathean Julled" w:date="2022-01-23T21:17:00Z">
            <w:rPr/>
          </w:rPrChange>
        </w:rPr>
        <w:t xml:space="preserve"> </w:t>
      </w:r>
      <w:r w:rsidR="00935D21">
        <w:t xml:space="preserve">may even further integrate into the </w:t>
      </w:r>
      <w:del w:id="2488" w:author="Petnathean Julled" w:date="2022-01-23T11:23:00Z">
        <w:r w:rsidR="00935D21" w:rsidDel="003673FF">
          <w:delText>Smart</w:delText>
        </w:r>
        <w:r w:rsidR="00271917" w:rsidDel="003673FF">
          <w:delText>C</w:delText>
        </w:r>
        <w:r w:rsidR="00935D21" w:rsidDel="003673FF">
          <w:delText>ontract</w:delText>
        </w:r>
      </w:del>
      <w:ins w:id="2489" w:author="Petnathean Julled" w:date="2022-01-23T11:23:00Z">
        <w:r w:rsidR="003673FF">
          <w:t>Smart contract</w:t>
        </w:r>
      </w:ins>
      <w:r w:rsidR="00935D21">
        <w:t xml:space="preserve"> and eliminate the need for centralized identity feed in the network. Eliminate the cost which would be spent on maintaining the Patient Identity Feed Actor for the network. </w:t>
      </w:r>
    </w:p>
    <w:p w14:paraId="072A8363" w14:textId="3D1E61BE" w:rsidR="00017117" w:rsidRDefault="00935D21">
      <w:pPr>
        <w:ind w:firstLine="360"/>
        <w:jc w:val="both"/>
      </w:pPr>
      <w:r>
        <w:t xml:space="preserve">Furthermore, the </w:t>
      </w:r>
      <w:del w:id="2490" w:author="Petnathean Julled" w:date="2022-01-23T11:23:00Z">
        <w:r w:rsidDel="003673FF">
          <w:delText>Smart</w:delText>
        </w:r>
        <w:r w:rsidR="00271917" w:rsidDel="003673FF">
          <w:delText>C</w:delText>
        </w:r>
        <w:r w:rsidDel="003673FF">
          <w:delText>ontract</w:delText>
        </w:r>
      </w:del>
      <w:ins w:id="2491" w:author="Petnathean Julled" w:date="2022-01-23T11:23:00Z">
        <w:r w:rsidR="003673FF">
          <w:t>Smart contract</w:t>
        </w:r>
      </w:ins>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525BDE92" w14:textId="6561E91F" w:rsidR="00227158" w:rsidRPr="00227158" w:rsidRDefault="00A578E5" w:rsidP="00227158">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227158" w:rsidRPr="00227158">
        <w:rPr>
          <w:noProof/>
          <w:sz w:val="16"/>
          <w:szCs w:val="24"/>
        </w:rPr>
        <w:t>[1]</w:t>
      </w:r>
      <w:r w:rsidR="00227158" w:rsidRPr="00227158">
        <w:rPr>
          <w:noProof/>
          <w:sz w:val="16"/>
          <w:szCs w:val="24"/>
        </w:rPr>
        <w:tab/>
        <w:t>D. H. Interoperability, “Digital Healthcare Interoperability,” no. October, 2016.</w:t>
      </w:r>
    </w:p>
    <w:p w14:paraId="2976623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w:t>
      </w:r>
      <w:r w:rsidRPr="00227158">
        <w:rPr>
          <w:noProof/>
          <w:sz w:val="16"/>
          <w:szCs w:val="24"/>
        </w:rPr>
        <w:tab/>
        <w:t>PolicyMedical, “Interoperability in Healthcare: To Have or Not to Have.” https://www.policymedical.com/interoperability-healthcare/ (accessed Sep. 22, 2018).</w:t>
      </w:r>
    </w:p>
    <w:p w14:paraId="3DA32715"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w:t>
      </w:r>
      <w:r w:rsidRPr="00227158">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371F2C91"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w:t>
      </w:r>
      <w:r w:rsidRPr="00227158">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41FD8BA5"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w:t>
      </w:r>
      <w:r w:rsidRPr="00227158">
        <w:rPr>
          <w:noProof/>
          <w:sz w:val="16"/>
          <w:szCs w:val="24"/>
        </w:rPr>
        <w:tab/>
        <w:t>Paige Goodhew, “Why Healthcare Interoperability Matters | Redox.” https://www.redoxengine.com/blog/why-healthcare-interoperability-matters/ (accessed Apr. 27, 2019).</w:t>
      </w:r>
    </w:p>
    <w:p w14:paraId="36E31208"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w:t>
      </w:r>
      <w:r w:rsidRPr="00227158">
        <w:rPr>
          <w:noProof/>
          <w:sz w:val="16"/>
          <w:szCs w:val="24"/>
        </w:rPr>
        <w:tab/>
        <w:t xml:space="preserve">Oracle, “Interoperability : A Key to Meaningful Use,” </w:t>
      </w:r>
      <w:r w:rsidRPr="00227158">
        <w:rPr>
          <w:i/>
          <w:iCs/>
          <w:noProof/>
          <w:sz w:val="16"/>
          <w:szCs w:val="24"/>
        </w:rPr>
        <w:t>Solutions</w:t>
      </w:r>
      <w:r w:rsidRPr="00227158">
        <w:rPr>
          <w:noProof/>
          <w:sz w:val="16"/>
          <w:szCs w:val="24"/>
        </w:rPr>
        <w:t>, no. November, 2010, [Online]. Available: http://www.oracle.com/us/industries/healthcare/interoperability-wp-188782.pdf.</w:t>
      </w:r>
    </w:p>
    <w:p w14:paraId="4037959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[7]</w:t>
      </w:r>
      <w:r w:rsidRPr="00227158">
        <w:rPr>
          <w:noProof/>
          <w:sz w:val="16"/>
          <w:szCs w:val="24"/>
        </w:rPr>
        <w:tab/>
        <w:t>HIMSS, “What is Interoperability?” https://www.himss.org/library/interoperability-standards/what-is-interoperability (accessed Apr. 27, 2019).</w:t>
      </w:r>
    </w:p>
    <w:p w14:paraId="2F73D10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[8]</w:t>
      </w:r>
      <w:r w:rsidRPr="00227158">
        <w:rPr>
          <w:noProof/>
          <w:sz w:val="16"/>
          <w:szCs w:val="24"/>
        </w:rPr>
        <w:tab/>
        <w:t xml:space="preserve">Healthcare Information and Management Systems Society, “Definition of Interoperability,” </w:t>
      </w:r>
      <w:r w:rsidRPr="00227158">
        <w:rPr>
          <w:i/>
          <w:iCs/>
          <w:noProof/>
          <w:sz w:val="16"/>
          <w:szCs w:val="24"/>
        </w:rPr>
        <w:t>Himss</w:t>
      </w:r>
      <w:r w:rsidRPr="00227158">
        <w:rPr>
          <w:noProof/>
          <w:sz w:val="16"/>
          <w:szCs w:val="24"/>
        </w:rPr>
        <w:t>, p. 2013, 2013.</w:t>
      </w:r>
    </w:p>
    <w:p w14:paraId="0925B77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[9]</w:t>
      </w:r>
      <w:r w:rsidRPr="00227158">
        <w:rPr>
          <w:noProof/>
          <w:sz w:val="16"/>
          <w:szCs w:val="24"/>
        </w:rPr>
        <w:tab/>
        <w:t xml:space="preserve">W. E. Hammond and J. J. Cimino, </w:t>
      </w:r>
      <w:r w:rsidRPr="00227158">
        <w:rPr>
          <w:i/>
          <w:iCs/>
          <w:noProof/>
          <w:sz w:val="16"/>
          <w:szCs w:val="24"/>
        </w:rPr>
        <w:t>Standards in Medical Informatics</w:t>
      </w:r>
      <w:r w:rsidRPr="00227158">
        <w:rPr>
          <w:noProof/>
          <w:sz w:val="16"/>
          <w:szCs w:val="24"/>
        </w:rPr>
        <w:t>, no. December. 2001.</w:t>
      </w:r>
    </w:p>
    <w:p w14:paraId="06FCB24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[10]</w:t>
      </w:r>
      <w:r w:rsidRPr="00227158">
        <w:rPr>
          <w:noProof/>
          <w:sz w:val="16"/>
          <w:szCs w:val="24"/>
        </w:rPr>
        <w:tab/>
        <w:t xml:space="preserve">S. Rosslyn, “DICOM PS 3.15 Security and System Management Profiles,” </w:t>
      </w:r>
      <w:r w:rsidRPr="00227158">
        <w:rPr>
          <w:i/>
          <w:iCs/>
          <w:noProof/>
          <w:sz w:val="16"/>
          <w:szCs w:val="24"/>
        </w:rPr>
        <w:t>DICOM Stand.</w:t>
      </w:r>
      <w:r w:rsidRPr="00227158">
        <w:rPr>
          <w:noProof/>
          <w:sz w:val="16"/>
          <w:szCs w:val="24"/>
        </w:rPr>
        <w:t>, 2011.</w:t>
      </w:r>
    </w:p>
    <w:p w14:paraId="27509B1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[11]</w:t>
      </w:r>
      <w:r w:rsidRPr="00227158">
        <w:rPr>
          <w:noProof/>
          <w:sz w:val="16"/>
          <w:szCs w:val="24"/>
        </w:rPr>
        <w:tab/>
        <w:t xml:space="preserve">DICOM Library, “About DICOM SOPs.” </w:t>
      </w:r>
      <w:r w:rsidRPr="00227158">
        <w:rPr>
          <w:noProof/>
          <w:sz w:val="16"/>
          <w:szCs w:val="24"/>
        </w:rPr>
        <w:t>https://www.dicomlibrary.com/dicom/sop/ (accessed Oct. 22, 2018).</w:t>
      </w:r>
    </w:p>
    <w:p w14:paraId="5A5ADC3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[12]</w:t>
      </w:r>
      <w:r w:rsidRPr="00227158">
        <w:rPr>
          <w:noProof/>
          <w:sz w:val="16"/>
          <w:szCs w:val="24"/>
        </w:rPr>
        <w:tab/>
        <w:t>The Royal College of Radiologists Board of the Faculty of Clinical Radiology, “DICOM and HL7 standards.”</w:t>
      </w:r>
    </w:p>
    <w:p w14:paraId="6ABFAE9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[13]</w:t>
      </w:r>
      <w:r w:rsidRPr="00227158">
        <w:rPr>
          <w:noProof/>
          <w:sz w:val="16"/>
          <w:szCs w:val="24"/>
        </w:rPr>
        <w:tab/>
        <w:t>“FHIR v4.0.1.” https://www.hl7.org/fhir/ (accessed Oct. 13, 2020).</w:t>
      </w:r>
    </w:p>
    <w:p w14:paraId="56995A3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[14]</w:t>
      </w:r>
      <w:r w:rsidRPr="00227158">
        <w:rPr>
          <w:noProof/>
          <w:sz w:val="16"/>
          <w:szCs w:val="24"/>
        </w:rPr>
        <w:tab/>
        <w:t>IHE International Inc, “About IHE.” https://www.ihe.net/about_ihe/ (accessed Sep. 11, 2018).</w:t>
      </w:r>
    </w:p>
    <w:p w14:paraId="5427439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[15]</w:t>
      </w:r>
      <w:r w:rsidRPr="00227158">
        <w:rPr>
          <w:noProof/>
          <w:sz w:val="16"/>
          <w:szCs w:val="24"/>
        </w:rPr>
        <w:tab/>
        <w:t xml:space="preserve">IHE International Inc, “IHE IT Infrastructure ( ITI ) Technical Framework Volume 1 Integration Profiles,” </w:t>
      </w:r>
      <w:r w:rsidRPr="00227158">
        <w:rPr>
          <w:i/>
          <w:iCs/>
          <w:noProof/>
          <w:sz w:val="16"/>
          <w:szCs w:val="24"/>
        </w:rPr>
        <w:t>Int. J. Healthc. Technol. Manag.</w:t>
      </w:r>
      <w:r w:rsidRPr="00227158">
        <w:rPr>
          <w:noProof/>
          <w:sz w:val="16"/>
          <w:szCs w:val="24"/>
        </w:rPr>
        <w:t>, vol. 1, no. 8.0, pp. 1–177, 2008, doi: 10.1504/IJHTM.2008.017371.</w:t>
      </w:r>
    </w:p>
    <w:p w14:paraId="01585CC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[16]</w:t>
      </w:r>
      <w:r w:rsidRPr="00227158">
        <w:rPr>
          <w:noProof/>
          <w:sz w:val="16"/>
          <w:szCs w:val="24"/>
        </w:rPr>
        <w:tab/>
        <w:t>“First known ransomware attack in 1989 also targeted healthcare.” https://www.beckershospitalreview.com/healthcare-information-technology/first-known-ransomware-attack-in-1989-also-targeted-healthcare.html (accessed Oct. 29, 2021).</w:t>
      </w:r>
    </w:p>
    <w:p w14:paraId="35ED351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[17]</w:t>
      </w:r>
      <w:r w:rsidRPr="00227158">
        <w:rPr>
          <w:noProof/>
          <w:sz w:val="16"/>
          <w:szCs w:val="24"/>
        </w:rPr>
        <w:tab/>
        <w:t>Healthcare IT News, “The biggest healthcare breaches of 2017.” https://www.healthcareitnews.com/slideshow/biggest-healthcare-breaches-2017-so-far?page=1 (accessed Sep. 11, 2018).</w:t>
      </w:r>
    </w:p>
    <w:p w14:paraId="681A563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[18]</w:t>
      </w:r>
      <w:r w:rsidRPr="00227158">
        <w:rPr>
          <w:noProof/>
          <w:sz w:val="16"/>
          <w:szCs w:val="24"/>
        </w:rPr>
        <w:tab/>
        <w:t>Healthcare IT News, “The biggest healthcare data breaches of 2018 (so far).” https://www.healthcareitnews.com/projects/biggest-healthcare-data-breaches-2018-so-far (accessed Apr. 27, 2019).</w:t>
      </w:r>
    </w:p>
    <w:p w14:paraId="5569B33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[19]</w:t>
      </w:r>
      <w:r w:rsidRPr="00227158">
        <w:rPr>
          <w:noProof/>
          <w:sz w:val="16"/>
          <w:szCs w:val="24"/>
        </w:rPr>
        <w:tab/>
        <w:t>HIPAA Journal, “Largest Healthcare Data Breaches of 2018.” https://www.hipaajournal.com/largest-healthcare-data-breaches-of-2018/ (accessed Apr. 27, 2019).</w:t>
      </w:r>
    </w:p>
    <w:p w14:paraId="530D839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[20]</w:t>
      </w:r>
      <w:r w:rsidRPr="00227158">
        <w:rPr>
          <w:noProof/>
          <w:sz w:val="16"/>
          <w:szCs w:val="24"/>
        </w:rPr>
        <w:tab/>
        <w:t>“The 10 Biggest Healthcare Data Breaches of 2019, So Far.” https://healthitsecurity.com/news/the-10-biggest-healthcare-data-breaches-of-2019-so-far (accessed Mar. 04, 2021).</w:t>
      </w:r>
    </w:p>
    <w:p w14:paraId="487E620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[21]</w:t>
      </w:r>
      <w:r w:rsidRPr="00227158">
        <w:rPr>
          <w:noProof/>
          <w:sz w:val="16"/>
          <w:szCs w:val="24"/>
        </w:rPr>
        <w:tab/>
        <w:t>“UPDATE: The 10 Biggest Healthcare Data Breaches of 2020.” https://healthitsecurity.com/news/the-10-biggest-healthcare-data-breaches-of-2020 (accessed Mar. 04, 2021).</w:t>
      </w:r>
    </w:p>
    <w:p w14:paraId="338320B3"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[22]</w:t>
      </w:r>
      <w:r w:rsidRPr="00227158">
        <w:rPr>
          <w:noProof/>
          <w:sz w:val="16"/>
          <w:szCs w:val="24"/>
        </w:rPr>
        <w:tab/>
        <w:t xml:space="preserve">V. Puri, A. Kataria, and V. Sharma, “Artificial intelligence-powered decentralized framework for Internet of Things in Healthcare 4.0,” </w:t>
      </w:r>
      <w:r w:rsidRPr="00227158">
        <w:rPr>
          <w:i/>
          <w:iCs/>
          <w:noProof/>
          <w:sz w:val="16"/>
          <w:szCs w:val="24"/>
        </w:rPr>
        <w:t>Trans. Emerg. Telecommun. Technol.</w:t>
      </w:r>
      <w:r w:rsidRPr="00227158">
        <w:rPr>
          <w:noProof/>
          <w:sz w:val="16"/>
          <w:szCs w:val="24"/>
        </w:rPr>
        <w:t>, p. e4245, 2021, doi: 10.1002/ETT.4245.</w:t>
      </w:r>
    </w:p>
    <w:p w14:paraId="488A466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[23]</w:t>
      </w:r>
      <w:r w:rsidRPr="00227158">
        <w:rPr>
          <w:noProof/>
          <w:sz w:val="16"/>
          <w:szCs w:val="24"/>
        </w:rPr>
        <w:tab/>
        <w:t>“Czech hospital hit by cyberattack while in the midst of a COVID-19 outbreak | ZDNet.” https://www.zdnet.com/article/czech-hospital-hit-by-cyber-attack-while-in-the-midst-of-a-covid-19-outbreak/ (accessed Mar. 04, 2021).</w:t>
      </w:r>
    </w:p>
    <w:p w14:paraId="7BBC7D7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[24]</w:t>
      </w:r>
      <w:r w:rsidRPr="00227158">
        <w:rPr>
          <w:noProof/>
          <w:sz w:val="16"/>
          <w:szCs w:val="24"/>
        </w:rPr>
        <w:tab/>
        <w:t>D. Cosset, “The 4 characteristics of a blockchain - DEV Community.” https://dev.to/damcosset/the-4-characteristics-of-a-blockchain-2c55 (accessed Oct. 29, 2018).</w:t>
      </w:r>
    </w:p>
    <w:p w14:paraId="09253A9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[25]</w:t>
      </w:r>
      <w:r w:rsidRPr="00227158">
        <w:rPr>
          <w:noProof/>
          <w:sz w:val="16"/>
          <w:szCs w:val="24"/>
        </w:rPr>
        <w:tab/>
        <w:t>Deloitte, “Key Characteristics of the Blockchain,” Accessed: Oct. 29, 2018. [Online]. Available: https://www2.deloitte.com/content/dam/Deloitte/in/Documents/industries/in-convergence-blockchain-key-characteristics-noexp.pdf.</w:t>
      </w:r>
    </w:p>
    <w:p w14:paraId="74453A9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[26]</w:t>
      </w:r>
      <w:r w:rsidRPr="00227158">
        <w:rPr>
          <w:noProof/>
          <w:sz w:val="16"/>
          <w:szCs w:val="24"/>
        </w:rPr>
        <w:tab/>
        <w:t>Data Flair, “6 Major Features Of Blockchain | Why Blockchain is Popular?” https://data-flair.training/blogs/features-of-blockchain/ (accessed Oct. 29, 2018).</w:t>
      </w:r>
    </w:p>
    <w:p w14:paraId="1EE4E81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[27]</w:t>
      </w:r>
      <w:r w:rsidRPr="00227158">
        <w:rPr>
          <w:noProof/>
          <w:sz w:val="16"/>
          <w:szCs w:val="24"/>
        </w:rPr>
        <w:tab/>
        <w:t>Techracer-Medium, “4 Key Features of Blockchain – Techracers – Medium.” https://medium.com/techracers/4-key-features-of-blockchain-5a4aff025d38 (accessed Oct. 29, 2018).</w:t>
      </w:r>
    </w:p>
    <w:p w14:paraId="4EA8169D"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[28]</w:t>
      </w:r>
      <w:r w:rsidRPr="00227158">
        <w:rPr>
          <w:noProof/>
          <w:sz w:val="16"/>
          <w:szCs w:val="24"/>
        </w:rPr>
        <w:tab/>
        <w:t xml:space="preserve">K. Peterson, R. Deeduvanu, P. Kanjamala, and K. Boles, “A Blockchain-Based Approach to Health Information Exchange Networks,” </w:t>
      </w:r>
      <w:r w:rsidRPr="00227158">
        <w:rPr>
          <w:i/>
          <w:iCs/>
          <w:noProof/>
          <w:sz w:val="16"/>
          <w:szCs w:val="24"/>
        </w:rPr>
        <w:t>Mayo Clin.</w:t>
      </w:r>
      <w:r w:rsidRPr="00227158">
        <w:rPr>
          <w:noProof/>
          <w:sz w:val="16"/>
          <w:szCs w:val="24"/>
        </w:rPr>
        <w:t>, no. 1, p. 10, 2016, doi: 10.1016/j.procs.2015.08.363.</w:t>
      </w:r>
    </w:p>
    <w:p w14:paraId="21786C9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[29]</w:t>
      </w:r>
      <w:r w:rsidRPr="00227158">
        <w:rPr>
          <w:noProof/>
          <w:sz w:val="16"/>
          <w:szCs w:val="24"/>
        </w:rPr>
        <w:tab/>
        <w:t xml:space="preserve">S. Tanwar, K. Parekh, and R. Evans, “Blockchain-based electronic healthcare record system for healthcare 4.0 applications,” </w:t>
      </w:r>
      <w:r w:rsidRPr="00227158">
        <w:rPr>
          <w:i/>
          <w:iCs/>
          <w:noProof/>
          <w:sz w:val="16"/>
          <w:szCs w:val="24"/>
        </w:rPr>
        <w:t>J. Inf. Secur. Appl.</w:t>
      </w:r>
      <w:r w:rsidRPr="00227158">
        <w:rPr>
          <w:noProof/>
          <w:sz w:val="16"/>
          <w:szCs w:val="24"/>
        </w:rPr>
        <w:t>, vol. 50, p. 102407, Feb. 2020, doi: 10.1016/j.jisa.2019.102407.</w:t>
      </w:r>
    </w:p>
    <w:p w14:paraId="23EA916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[30]</w:t>
      </w:r>
      <w:r w:rsidRPr="00227158">
        <w:rPr>
          <w:noProof/>
          <w:sz w:val="16"/>
          <w:szCs w:val="24"/>
        </w:rPr>
        <w:tab/>
        <w:t>A. Ekblaw and A. Azaria, “MedRec: Medical Data Management on the Blockchain,” Accessed: Sep. 26, 2018. [Online]. Available: https://viral.media.mit.edu/pub/medrec.</w:t>
      </w:r>
    </w:p>
    <w:p w14:paraId="78D81CBD"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[31]</w:t>
      </w:r>
      <w:r w:rsidRPr="00227158">
        <w:rPr>
          <w:noProof/>
          <w:sz w:val="16"/>
          <w:szCs w:val="24"/>
        </w:rPr>
        <w:tab/>
        <w:t>A. Medical Association, “What is Information Blocking? Part 1.”</w:t>
      </w:r>
    </w:p>
    <w:p w14:paraId="15D36B1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[32]</w:t>
      </w:r>
      <w:r w:rsidRPr="00227158">
        <w:rPr>
          <w:noProof/>
          <w:sz w:val="16"/>
          <w:szCs w:val="24"/>
        </w:rPr>
        <w:tab/>
        <w:t xml:space="preserve">G. Zyskind, O. Nathan, and A. S. Pentland, “Decentralizing privacy: Using Blockchain to Protect Personal Data,” </w:t>
      </w:r>
      <w:r w:rsidRPr="00227158">
        <w:rPr>
          <w:i/>
          <w:iCs/>
          <w:noProof/>
          <w:sz w:val="16"/>
          <w:szCs w:val="24"/>
        </w:rPr>
        <w:t>Proc. - 2015 IEEE Secur. Priv. Work. SPW 2015</w:t>
      </w:r>
      <w:r w:rsidRPr="00227158">
        <w:rPr>
          <w:noProof/>
          <w:sz w:val="16"/>
          <w:szCs w:val="24"/>
        </w:rPr>
        <w:t>, pp. 180–184, 2015, doi: 10.1109/SPW.2015.27.</w:t>
      </w:r>
    </w:p>
    <w:p w14:paraId="6ABFD82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[33]</w:t>
      </w:r>
      <w:r w:rsidRPr="00227158">
        <w:rPr>
          <w:noProof/>
          <w:sz w:val="16"/>
          <w:szCs w:val="24"/>
        </w:rPr>
        <w:tab/>
        <w:t xml:space="preserve">D. Yaga, P. Mell, N. Roby, and K. Scarfone, “Blockchain Technology Overview (NISTIR-8202),” </w:t>
      </w:r>
      <w:r w:rsidRPr="00227158">
        <w:rPr>
          <w:i/>
          <w:iCs/>
          <w:noProof/>
          <w:sz w:val="16"/>
          <w:szCs w:val="24"/>
        </w:rPr>
        <w:t>Draft NISTIR</w:t>
      </w:r>
      <w:r w:rsidRPr="00227158">
        <w:rPr>
          <w:noProof/>
          <w:sz w:val="16"/>
          <w:szCs w:val="24"/>
        </w:rPr>
        <w:t>, p. 59, 2018, doi: 10.6028/NIST.IR.8202.</w:t>
      </w:r>
    </w:p>
    <w:p w14:paraId="5CD4FE21"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[34]</w:t>
      </w:r>
      <w:r w:rsidRPr="00227158">
        <w:rPr>
          <w:noProof/>
          <w:sz w:val="16"/>
          <w:szCs w:val="24"/>
        </w:rPr>
        <w:tab/>
        <w:t>“Blockchain Consensus: A Simple Explanation Anyone Can Understand.” https://blockgeeks.com/guides/blockchain-consensus/ (accessed Oct. 13, 2020).</w:t>
      </w:r>
    </w:p>
    <w:p w14:paraId="7226124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lastRenderedPageBreak/>
        <w:t>[35]</w:t>
      </w:r>
      <w:r w:rsidRPr="00227158">
        <w:rPr>
          <w:noProof/>
          <w:sz w:val="16"/>
          <w:szCs w:val="24"/>
        </w:rPr>
        <w:tab/>
        <w:t xml:space="preserve">D. Drescher, </w:t>
      </w:r>
      <w:r w:rsidRPr="00227158">
        <w:rPr>
          <w:i/>
          <w:iCs/>
          <w:noProof/>
          <w:sz w:val="16"/>
          <w:szCs w:val="24"/>
        </w:rPr>
        <w:t>Blockchainbasics</w:t>
      </w:r>
      <w:r w:rsidRPr="00227158">
        <w:rPr>
          <w:noProof/>
          <w:sz w:val="16"/>
          <w:szCs w:val="24"/>
        </w:rPr>
        <w:t>. Apress, Berkeley, CA.</w:t>
      </w:r>
    </w:p>
    <w:p w14:paraId="399802E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[36]</w:t>
      </w:r>
      <w:r w:rsidRPr="00227158">
        <w:rPr>
          <w:noProof/>
          <w:sz w:val="16"/>
          <w:szCs w:val="24"/>
        </w:rPr>
        <w:tab/>
        <w:t xml:space="preserve">D. Mingxiao, M. Xiaofeng, Z. Zhe, W. Xiangwei, and C. Qijun, “A review on consensus algorithm of blockchain,” </w:t>
      </w:r>
      <w:r w:rsidRPr="00227158">
        <w:rPr>
          <w:i/>
          <w:iCs/>
          <w:noProof/>
          <w:sz w:val="16"/>
          <w:szCs w:val="24"/>
        </w:rPr>
        <w:t>2017 IEEE Int. Conf. Syst. Man, Cybern. SMC 2017</w:t>
      </w:r>
      <w:r w:rsidRPr="00227158">
        <w:rPr>
          <w:noProof/>
          <w:sz w:val="16"/>
          <w:szCs w:val="24"/>
        </w:rPr>
        <w:t>, vol. 2017-Janua, pp. 2567–2572, 2017, doi: 10.1109/SMC.2017.8123011.</w:t>
      </w:r>
    </w:p>
    <w:p w14:paraId="17B48BA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[37]</w:t>
      </w:r>
      <w:r w:rsidRPr="00227158">
        <w:rPr>
          <w:noProof/>
          <w:sz w:val="16"/>
          <w:szCs w:val="24"/>
        </w:rPr>
        <w:tab/>
        <w:t>“Proof-of-Work, Explained.” https://cointelegraph.com/explained/proof-of-work-explained (accessed Oct. 13, 2020).</w:t>
      </w:r>
    </w:p>
    <w:p w14:paraId="045F15F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[38]</w:t>
      </w:r>
      <w:r w:rsidRPr="00227158">
        <w:rPr>
          <w:noProof/>
          <w:sz w:val="16"/>
          <w:szCs w:val="24"/>
        </w:rPr>
        <w:tab/>
        <w:t xml:space="preserve">S. De Angelis, L. Aniello, R. Baldoni, F. Lombardi, A. Margheri, and V. Sassone, “PBFT vs proof-of-authority: Applying the CAP theorem to permissioned blockchain,” </w:t>
      </w:r>
      <w:r w:rsidRPr="00227158">
        <w:rPr>
          <w:i/>
          <w:iCs/>
          <w:noProof/>
          <w:sz w:val="16"/>
          <w:szCs w:val="24"/>
        </w:rPr>
        <w:t>CEUR Workshop Proc.</w:t>
      </w:r>
      <w:r w:rsidRPr="00227158">
        <w:rPr>
          <w:noProof/>
          <w:sz w:val="16"/>
          <w:szCs w:val="24"/>
        </w:rPr>
        <w:t>, vol. 2058, pp. 1–11, 2018.</w:t>
      </w:r>
    </w:p>
    <w:p w14:paraId="4EDA34FD"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[39]</w:t>
      </w:r>
      <w:r w:rsidRPr="00227158">
        <w:rPr>
          <w:noProof/>
          <w:sz w:val="16"/>
          <w:szCs w:val="24"/>
        </w:rPr>
        <w:tab/>
        <w:t>“PBFT and IBFT consensus - SettleMint Launchpad.” https://launchpad.settlemint.com/documentation/pbft-and-ibft-consensus (accessed Jan. 22, 2022).</w:t>
      </w:r>
    </w:p>
    <w:p w14:paraId="242FB7B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[40]</w:t>
      </w:r>
      <w:r w:rsidRPr="00227158">
        <w:rPr>
          <w:noProof/>
          <w:sz w:val="16"/>
          <w:szCs w:val="24"/>
        </w:rPr>
        <w:tab/>
        <w:t>“Scaling Consensus for Enterprise: Explaining the IBFT Algorithm | by PegaSys | ConsenSys Media.” https://media.consensys.net/scaling-consensus-for-enterprise-explaining-the-ibft-algorithm-ba86182ea668 (accessed Jan. 22, 2022).</w:t>
      </w:r>
    </w:p>
    <w:p w14:paraId="55A786E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[41]</w:t>
      </w:r>
      <w:r w:rsidRPr="00227158">
        <w:rPr>
          <w:noProof/>
          <w:sz w:val="16"/>
          <w:szCs w:val="24"/>
        </w:rPr>
        <w:tab/>
        <w:t>“Home | ethereum.org.” https://ethereum.org/en/ (accessed Nov. 12, 2021).</w:t>
      </w:r>
    </w:p>
    <w:p w14:paraId="16EE1D5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[42]</w:t>
      </w:r>
      <w:r w:rsidRPr="00227158">
        <w:rPr>
          <w:noProof/>
          <w:sz w:val="16"/>
          <w:szCs w:val="24"/>
        </w:rPr>
        <w:tab/>
        <w:t>V. Buterin, “A NEXT GENERATION SMART CONTRACT &amp; DECENTRALIZED APPLICATION PLATFORM.”</w:t>
      </w:r>
    </w:p>
    <w:p w14:paraId="47E83D8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[43]</w:t>
      </w:r>
      <w:r w:rsidRPr="00227158">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338DB40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[44]</w:t>
      </w:r>
      <w:r w:rsidRPr="00227158">
        <w:rPr>
          <w:noProof/>
          <w:sz w:val="16"/>
          <w:szCs w:val="24"/>
        </w:rPr>
        <w:tab/>
        <w:t>“ethereum/go-ethereum: Official Go implementation of the Ethereum protocol.” https://github.com/ethereum/go-ethereum (accessed Jun. 05, 2021).</w:t>
      </w:r>
    </w:p>
    <w:p w14:paraId="5E40ECD3"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[45]</w:t>
      </w:r>
      <w:r w:rsidRPr="00227158">
        <w:rPr>
          <w:noProof/>
          <w:sz w:val="16"/>
          <w:szCs w:val="24"/>
        </w:rPr>
        <w:tab/>
        <w:t>“Installing Geth | Go Ethereum.” https://geth.ethereum.org/docs/install-and-build/installing-geth#install-on-ubuntu-via-ppas (accessed Jun. 10, 2021).</w:t>
      </w:r>
    </w:p>
    <w:p w14:paraId="7BCA4AE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[46]</w:t>
      </w:r>
      <w:r w:rsidRPr="00227158">
        <w:rPr>
          <w:noProof/>
          <w:sz w:val="16"/>
          <w:szCs w:val="24"/>
        </w:rPr>
        <w:tab/>
        <w:t>“Command-line Options | Go Ethereum.” https://geth.ethereum.org/docs/interface/command-line-options (accessed Jun. 10, 2021).</w:t>
      </w:r>
    </w:p>
    <w:p w14:paraId="1AA810C8"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[47]</w:t>
      </w:r>
      <w:r w:rsidRPr="00227158">
        <w:rPr>
          <w:noProof/>
          <w:sz w:val="16"/>
          <w:szCs w:val="24"/>
        </w:rPr>
        <w:tab/>
        <w:t xml:space="preserve">Quorum, “GoQuorum,” 2020. </w:t>
      </w:r>
      <w:r w:rsidRPr="00227158">
        <w:rPr>
          <w:noProof/>
          <w:sz w:val="16"/>
          <w:szCs w:val="24"/>
        </w:rPr>
        <w:t>https://github.com/ConsenSys/quorum (accessed Jun. 03, 2021).</w:t>
      </w:r>
    </w:p>
    <w:p w14:paraId="3C98773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[48]</w:t>
      </w:r>
      <w:r w:rsidRPr="00227158">
        <w:rPr>
          <w:noProof/>
          <w:sz w:val="16"/>
          <w:szCs w:val="24"/>
        </w:rPr>
        <w:tab/>
        <w:t>“Install - GoQuorum.” https://docs.goquorum.consensys.net/en/stable/HowTo/GetStarted/Install/ (accessed Jun. 10, 2021).</w:t>
      </w:r>
    </w:p>
    <w:p w14:paraId="40213E8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[49]</w:t>
      </w:r>
      <w:r w:rsidRPr="00227158">
        <w:rPr>
          <w:noProof/>
          <w:sz w:val="16"/>
          <w:szCs w:val="24"/>
        </w:rPr>
        <w:tab/>
        <w:t>“Quorum 7-nodes Example.” https://github.com/ConsenSys/quorum-examples/tree/master/examples/7nodes (accessed Jun. 03, 2021).</w:t>
      </w:r>
    </w:p>
    <w:p w14:paraId="5669D0C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[50]</w:t>
      </w:r>
      <w:r w:rsidRPr="00227158">
        <w:rPr>
          <w:noProof/>
          <w:sz w:val="16"/>
          <w:szCs w:val="24"/>
        </w:rPr>
        <w:tab/>
        <w:t>“ConsenSys/tessera: Tessera - Enterprise Implementation of Quorum’s transaction manager.” https://github.com/ConsenSys/tessera (accessed Jun. 05, 2021).</w:t>
      </w:r>
    </w:p>
    <w:p w14:paraId="347B8AE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[51]</w:t>
      </w:r>
      <w:r w:rsidRPr="00227158">
        <w:rPr>
          <w:noProof/>
          <w:sz w:val="16"/>
          <w:szCs w:val="24"/>
        </w:rPr>
        <w:tab/>
        <w:t>“ConsenSys/constellation: Peer-to-peer encrypted message exchange.” https://github.com/ConsenSys/constellation (accessed Jun. 05, 2021).</w:t>
      </w:r>
    </w:p>
    <w:p w14:paraId="028BCE1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[52]</w:t>
      </w:r>
      <w:r w:rsidRPr="00227158">
        <w:rPr>
          <w:noProof/>
          <w:sz w:val="16"/>
          <w:szCs w:val="24"/>
        </w:rPr>
        <w:tab/>
        <w:t>“quorum-examples/README.md at master · ConsenSys/quorum-examples.” https://github.com/ConsenSys/quorum-examples/blob/master/README.md (accessed Jun. 10, 2021).</w:t>
      </w:r>
    </w:p>
    <w:p w14:paraId="486E98A8"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[53]</w:t>
      </w:r>
      <w:r w:rsidRPr="00227158">
        <w:rPr>
          <w:noProof/>
          <w:sz w:val="16"/>
          <w:szCs w:val="24"/>
        </w:rPr>
        <w:tab/>
        <w:t>“Remix - Ethereum IDE.” https://remix.ethereum.org/ (accessed Mar. 08, 2021).</w:t>
      </w:r>
    </w:p>
    <w:p w14:paraId="55E33D5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[54]</w:t>
      </w:r>
      <w:r w:rsidRPr="00227158">
        <w:rPr>
          <w:noProof/>
          <w:sz w:val="16"/>
          <w:szCs w:val="24"/>
        </w:rPr>
        <w:tab/>
        <w:t>“Node.js.” https://nodejs.org/en/ (accessed Jun. 10, 2021).</w:t>
      </w:r>
    </w:p>
    <w:p w14:paraId="09B65C4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[55]</w:t>
      </w:r>
      <w:r w:rsidRPr="00227158">
        <w:rPr>
          <w:noProof/>
          <w:sz w:val="16"/>
          <w:szCs w:val="24"/>
        </w:rPr>
        <w:tab/>
        <w:t>“npm.” https://www.npmjs.com/ (accessed Jun. 10, 2021).</w:t>
      </w:r>
    </w:p>
    <w:p w14:paraId="33FEBF73"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[56]</w:t>
      </w:r>
      <w:r w:rsidRPr="00227158">
        <w:rPr>
          <w:noProof/>
          <w:sz w:val="16"/>
          <w:szCs w:val="24"/>
        </w:rPr>
        <w:tab/>
        <w:t>“web3 - npm.” https://www.npmjs.com/package/web3 (accessed Jun. 10, 2021).</w:t>
      </w:r>
    </w:p>
    <w:p w14:paraId="4F036655"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[57]</w:t>
      </w:r>
      <w:r w:rsidRPr="00227158">
        <w:rPr>
          <w:noProof/>
          <w:sz w:val="16"/>
          <w:szCs w:val="24"/>
        </w:rPr>
        <w:tab/>
        <w:t>“xml2js - npm.” https://www.npmjs.com/package/xml2js (accessed Jun. 10, 2021).</w:t>
      </w:r>
    </w:p>
    <w:p w14:paraId="5079B6A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[58]</w:t>
      </w:r>
      <w:r w:rsidRPr="00227158">
        <w:rPr>
          <w:noProof/>
          <w:sz w:val="16"/>
          <w:szCs w:val="24"/>
        </w:rPr>
        <w:tab/>
        <w:t>“fs - npm.” https://www.npmjs.com/package/fs (accessed Jun. 10, 2021).</w:t>
      </w:r>
    </w:p>
    <w:p w14:paraId="685FF99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[59]</w:t>
      </w:r>
      <w:r w:rsidRPr="00227158">
        <w:rPr>
          <w:noProof/>
          <w:sz w:val="16"/>
          <w:szCs w:val="24"/>
        </w:rPr>
        <w:tab/>
        <w:t>“net - npm.” https://www.npmjs.com/package/net (accessed Jun. 10, 2021).</w:t>
      </w:r>
    </w:p>
    <w:p w14:paraId="44F7953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[60]</w:t>
      </w:r>
      <w:r w:rsidRPr="00227158">
        <w:rPr>
          <w:noProof/>
          <w:sz w:val="16"/>
          <w:szCs w:val="24"/>
        </w:rPr>
        <w:tab/>
        <w:t>“util - npm.” https://www.npmjs.com/package/util (accessed Jun. 10, 2021).</w:t>
      </w:r>
    </w:p>
    <w:p w14:paraId="692413A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[61]</w:t>
      </w:r>
      <w:r w:rsidRPr="00227158">
        <w:rPr>
          <w:noProof/>
          <w:sz w:val="16"/>
          <w:szCs w:val="24"/>
        </w:rPr>
        <w:tab/>
        <w:t>“moment - npm.” https://www.npmjs.com/package/moment (accessed Jun. 10, 2021).</w:t>
      </w:r>
    </w:p>
    <w:p w14:paraId="2812E21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[62]</w:t>
      </w:r>
      <w:r w:rsidRPr="00227158">
        <w:rPr>
          <w:noProof/>
          <w:sz w:val="16"/>
          <w:szCs w:val="24"/>
        </w:rPr>
        <w:tab/>
        <w:t>“cryptr - npm.” https://www.npmjs.com/package/cryptr (accessed Jun. 10, 2021).</w:t>
      </w:r>
    </w:p>
    <w:p w14:paraId="777909FC" w14:textId="77777777" w:rsidR="00227158" w:rsidRPr="00227158" w:rsidRDefault="00227158" w:rsidP="00227158">
      <w:pPr>
        <w:widowControl w:val="0"/>
        <w:autoSpaceDE w:val="0"/>
        <w:autoSpaceDN w:val="0"/>
        <w:adjustRightInd w:val="0"/>
        <w:ind w:left="640" w:hanging="640"/>
        <w:rPr>
          <w:noProof/>
          <w:sz w:val="16"/>
        </w:rPr>
      </w:pPr>
      <w:r w:rsidRPr="00227158">
        <w:rPr>
          <w:noProof/>
          <w:sz w:val="16"/>
          <w:szCs w:val="24"/>
        </w:rPr>
        <w:t>[63]</w:t>
      </w:r>
      <w:r w:rsidRPr="00227158">
        <w:rPr>
          <w:noProof/>
          <w:sz w:val="16"/>
          <w:szCs w:val="24"/>
        </w:rPr>
        <w:tab/>
        <w:t>“web3.eth.Contract — web3.js 1.0.0 documentation.” https://web3js.readthedocs.io/en/v1.3.4/web3-eth-contract.html (accessed Mar. 08, 2021).</w:t>
      </w:r>
    </w:p>
    <w:p w14:paraId="205F82CE" w14:textId="25351130" w:rsidR="00836367" w:rsidRPr="0056733C" w:rsidRDefault="00A578E5" w:rsidP="000A6CCF">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Pattanasak Mongkolwat" w:date="2021-11-23T12:33:00Z" w:initials="PM">
    <w:p w14:paraId="5CBE5AB2" w14:textId="033F1FFE" w:rsidR="004B00EE" w:rsidRDefault="004B00EE">
      <w:pPr>
        <w:pStyle w:val="CommentText"/>
      </w:pPr>
      <w:r>
        <w:rPr>
          <w:rStyle w:val="CommentReference"/>
        </w:rPr>
        <w:annotationRef/>
      </w:r>
      <w:r>
        <w:t>Any in 2021?</w:t>
      </w:r>
    </w:p>
  </w:comment>
  <w:comment w:id="70" w:author="Pattanasak Mongkolwat" w:date="2021-12-05T10:48:00Z" w:initials="PM">
    <w:p w14:paraId="08172267" w14:textId="0DE17BBA" w:rsidR="00107FBB" w:rsidRDefault="00107FBB">
      <w:pPr>
        <w:pStyle w:val="CommentText"/>
      </w:pPr>
      <w:r>
        <w:rPr>
          <w:rStyle w:val="CommentReference"/>
        </w:rPr>
        <w:annotationRef/>
      </w:r>
      <w:r>
        <w:t xml:space="preserve">Where is this reference? </w:t>
      </w:r>
    </w:p>
  </w:comment>
  <w:comment w:id="114" w:author="Pattanasak Mongkolwat" w:date="2021-12-05T11:08:00Z" w:initials="PM">
    <w:p w14:paraId="13D62894" w14:textId="6714A4B6" w:rsidR="0040290A" w:rsidRDefault="0040290A">
      <w:pPr>
        <w:pStyle w:val="CommentText"/>
      </w:pPr>
      <w:r>
        <w:rPr>
          <w:rStyle w:val="CommentReference"/>
        </w:rPr>
        <w:annotationRef/>
      </w:r>
      <w:r>
        <w:t>A short description of this concept should be given.</w:t>
      </w:r>
    </w:p>
  </w:comment>
  <w:comment w:id="131" w:author="Pattanasak Mongkolwat" w:date="2021-12-05T11:57:00Z" w:initials="PM">
    <w:p w14:paraId="436C703C" w14:textId="429DE541" w:rsidR="0082352D" w:rsidRDefault="0082352D">
      <w:pPr>
        <w:pStyle w:val="CommentText"/>
      </w:pPr>
      <w:r>
        <w:rPr>
          <w:rStyle w:val="CommentReference"/>
        </w:rPr>
        <w:annotationRef/>
      </w:r>
      <w:r>
        <w:t>Make sure that the content is your own words</w:t>
      </w:r>
    </w:p>
  </w:comment>
  <w:comment w:id="132" w:author="Petnathean Julled" w:date="2022-01-22T10:06:00Z" w:initials="PJ">
    <w:p w14:paraId="4BBDB8B1" w14:textId="415E81FD" w:rsidR="00481E77" w:rsidRDefault="00481E77">
      <w:pPr>
        <w:pStyle w:val="CommentText"/>
      </w:pPr>
      <w:r>
        <w:rPr>
          <w:rStyle w:val="CommentReference"/>
        </w:rPr>
        <w:annotationRef/>
      </w:r>
      <w:r>
        <w:t>Th</w:t>
      </w:r>
      <w:r w:rsidR="00427CAD">
        <w:t>ese</w:t>
      </w:r>
      <w:r>
        <w:t xml:space="preserve"> </w:t>
      </w:r>
      <w:r w:rsidR="00427CAD">
        <w:t>tables</w:t>
      </w:r>
      <w:r>
        <w:t xml:space="preserve"> written from my understanding.</w:t>
      </w:r>
    </w:p>
  </w:comment>
  <w:comment w:id="190" w:author="Pattanasak Mongkolwat" w:date="2021-12-05T11:54:00Z" w:initials="PM">
    <w:p w14:paraId="0FDB7DE9" w14:textId="483D3242" w:rsidR="00D76E2D" w:rsidRDefault="00D76E2D">
      <w:pPr>
        <w:pStyle w:val="CommentText"/>
      </w:pPr>
      <w:r>
        <w:rPr>
          <w:rStyle w:val="CommentReference"/>
        </w:rPr>
        <w:annotationRef/>
      </w:r>
      <w:r>
        <w:t>Please make sure that this is your own words.</w:t>
      </w:r>
    </w:p>
  </w:comment>
  <w:comment w:id="195" w:author="Assadarat Khurat" w:date="2021-11-19T15:58:00Z" w:initials="AK">
    <w:p w14:paraId="66D8ABDF" w14:textId="76CF3025" w:rsidR="00F72C26" w:rsidRPr="00F72C26" w:rsidRDefault="00F72C26">
      <w:pPr>
        <w:pStyle w:val="CommentText"/>
        <w:rPr>
          <w:rFonts w:cstheme="minorBidi"/>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196" w:author="Petnathean Julled" w:date="2022-01-23T21:23:00Z" w:initials="PJ">
    <w:p w14:paraId="121C0883" w14:textId="4DC11120" w:rsidR="00651254" w:rsidRDefault="00651254">
      <w:pPr>
        <w:pStyle w:val="CommentText"/>
      </w:pPr>
      <w:r>
        <w:rPr>
          <w:rStyle w:val="CommentReference"/>
        </w:rPr>
        <w:annotationRef/>
      </w:r>
      <w:r w:rsidR="005F3DF1">
        <w:t>added</w:t>
      </w:r>
    </w:p>
  </w:comment>
  <w:comment w:id="205" w:author="Pattanasak Mongkolwat" w:date="2021-12-05T12:16:00Z" w:initials="PM">
    <w:p w14:paraId="5AEE3D2F" w14:textId="77777777" w:rsidR="000A6958" w:rsidRDefault="000A6958" w:rsidP="000A6958">
      <w:pPr>
        <w:pStyle w:val="CommentText"/>
      </w:pPr>
      <w:r>
        <w:rPr>
          <w:rStyle w:val="CommentReference"/>
        </w:rPr>
        <w:annotationRef/>
      </w:r>
      <w:r>
        <w:t>The document is final. I removed the “draft” from reference 34.</w:t>
      </w:r>
    </w:p>
  </w:comment>
  <w:comment w:id="202" w:author="Assadarat Khurat" w:date="2021-11-19T12:24:00Z" w:initials="AK">
    <w:p w14:paraId="00AE1290" w14:textId="77777777" w:rsidR="000A6958" w:rsidRPr="00216E3B" w:rsidRDefault="000A6958" w:rsidP="000A6958">
      <w:pPr>
        <w:pStyle w:val="CommentText"/>
        <w:rPr>
          <w:rFonts w:cstheme="minorBidi"/>
          <w:szCs w:val="25"/>
          <w:cs/>
          <w:lang w:bidi="th-TH"/>
        </w:rPr>
      </w:pPr>
      <w:r>
        <w:rPr>
          <w:rStyle w:val="CommentReference"/>
        </w:rPr>
        <w:annotationRef/>
      </w:r>
      <w:r>
        <w:rPr>
          <w:rFonts w:cstheme="minorBidi" w:hint="cs"/>
          <w:szCs w:val="25"/>
          <w:cs/>
          <w:lang w:bidi="th-TH"/>
        </w:rPr>
        <w:t xml:space="preserve">ควรพูดถึงก่อนว่า สองชนิดที่ว่านี้คือ </w:t>
      </w:r>
      <w:r>
        <w:rPr>
          <w:rFonts w:cstheme="minorBidi"/>
          <w:szCs w:val="25"/>
          <w:lang w:bidi="th-TH"/>
        </w:rPr>
        <w:t xml:space="preserve">permission and permissionless </w:t>
      </w:r>
      <w:r>
        <w:rPr>
          <w:rFonts w:cstheme="minorBidi"/>
          <w:szCs w:val="25"/>
          <w:cs/>
          <w:lang w:bidi="th-TH"/>
        </w:rPr>
        <w:br/>
      </w:r>
      <w:r>
        <w:rPr>
          <w:rFonts w:cstheme="minorBidi" w:hint="cs"/>
          <w:szCs w:val="25"/>
          <w:cs/>
          <w:lang w:bidi="th-TH"/>
        </w:rPr>
        <w:t xml:space="preserve">และตอนท้ายน่าบอกว่าเราเลือกประเภทไหนในงานของเรา </w:t>
      </w:r>
    </w:p>
  </w:comment>
  <w:comment w:id="251" w:author="Pattanasak Mongkolwat" w:date="2021-12-05T12:16:00Z" w:initials="PM">
    <w:p w14:paraId="7C838C0A" w14:textId="60A6250A" w:rsidR="000E63F0" w:rsidRDefault="000E63F0">
      <w:pPr>
        <w:pStyle w:val="CommentText"/>
      </w:pPr>
      <w:r>
        <w:rPr>
          <w:rStyle w:val="CommentReference"/>
        </w:rPr>
        <w:annotationRef/>
      </w:r>
      <w:r w:rsidR="00F02243">
        <w:t>The document is final. I removed the</w:t>
      </w:r>
      <w:r>
        <w:t xml:space="preserve"> “draft” </w:t>
      </w:r>
      <w:r w:rsidR="002506BA">
        <w:t>from reference 34.</w:t>
      </w:r>
    </w:p>
  </w:comment>
  <w:comment w:id="248" w:author="Assadarat Khurat" w:date="2021-11-19T12:24:00Z" w:initials="AK">
    <w:p w14:paraId="1DF7D4C0" w14:textId="5E31111A" w:rsidR="00216E3B" w:rsidRPr="00216E3B" w:rsidRDefault="00216E3B">
      <w:pPr>
        <w:pStyle w:val="CommentText"/>
        <w:rPr>
          <w:rFonts w:cstheme="minorBidi"/>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permissionless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279"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284" w:author="Pattanasak Mongkolwat" w:date="2021-12-05T12:25:00Z" w:initials="PM">
    <w:p w14:paraId="18128A43" w14:textId="77777777" w:rsidR="00BB48C1" w:rsidRDefault="00BB48C1">
      <w:pPr>
        <w:pStyle w:val="CommentText"/>
      </w:pPr>
      <w:r>
        <w:rPr>
          <w:rStyle w:val="CommentReference"/>
        </w:rPr>
        <w:annotationRef/>
      </w:r>
      <w:r>
        <w:t>Can there be more than one?</w:t>
      </w:r>
    </w:p>
    <w:p w14:paraId="56A9887D" w14:textId="64EDF666" w:rsidR="00BB48C1" w:rsidRDefault="00BB48C1" w:rsidP="00BB48C1">
      <w:pPr>
        <w:pStyle w:val="CommentText"/>
        <w:jc w:val="both"/>
      </w:pPr>
    </w:p>
  </w:comment>
  <w:comment w:id="285" w:author="Petnathean Julled" w:date="2021-12-26T05:42:00Z" w:initials="PJ">
    <w:p w14:paraId="1A9FEBFC" w14:textId="5DF5B1FA" w:rsidR="00664B6D" w:rsidRDefault="00664B6D">
      <w:pPr>
        <w:pStyle w:val="CommentText"/>
      </w:pPr>
      <w:r>
        <w:rPr>
          <w:rStyle w:val="CommentReference"/>
        </w:rPr>
        <w:annotationRef/>
      </w:r>
      <w:r>
        <w:t>There is more than one candidate but can have only one validator for each block.</w:t>
      </w:r>
    </w:p>
    <w:p w14:paraId="40DF625C" w14:textId="642FD8E0" w:rsidR="00664B6D" w:rsidRDefault="00664B6D">
      <w:pPr>
        <w:pStyle w:val="CommentText"/>
      </w:pPr>
    </w:p>
  </w:comment>
  <w:comment w:id="298" w:author="Assadarat Khurat" w:date="2021-11-19T12:34:00Z" w:initials="AK">
    <w:p w14:paraId="1BDE1218" w14:textId="72457CAD" w:rsidR="00E72E9B" w:rsidRPr="00E72E9B" w:rsidRDefault="00E72E9B">
      <w:pPr>
        <w:pStyle w:val="CommentText"/>
        <w:rPr>
          <w:rFonts w:cstheme="minorBidi"/>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313" w:author="Pattanasak Mongkolwat" w:date="2021-12-05T12:29:00Z" w:initials="PM">
    <w:p w14:paraId="2E0E2178" w14:textId="61BE146F" w:rsidR="002C0748" w:rsidRDefault="002C0748">
      <w:pPr>
        <w:pStyle w:val="CommentText"/>
      </w:pPr>
      <w:r>
        <w:rPr>
          <w:rStyle w:val="CommentReference"/>
        </w:rPr>
        <w:annotationRef/>
      </w:r>
      <w:r>
        <w:t>Need to explain for what purpose. Give a small example to help you explain in medical context.</w:t>
      </w:r>
    </w:p>
    <w:p w14:paraId="00BBD7AA" w14:textId="5F21C84D" w:rsidR="002C0748" w:rsidRDefault="002C0748" w:rsidP="002C0748">
      <w:pPr>
        <w:pStyle w:val="CommentText"/>
        <w:jc w:val="both"/>
      </w:pPr>
    </w:p>
  </w:comment>
  <w:comment w:id="326" w:author="Pattanasak Mongkolwat" w:date="2021-12-05T12:29:00Z" w:initials="PM">
    <w:p w14:paraId="3EB25A84" w14:textId="7763008F" w:rsidR="002C0748" w:rsidRDefault="002C0748">
      <w:pPr>
        <w:pStyle w:val="CommentText"/>
      </w:pPr>
      <w:r>
        <w:rPr>
          <w:rStyle w:val="CommentReference"/>
        </w:rPr>
        <w:annotationRef/>
      </w:r>
      <w:r>
        <w:t>This sentence is not clearly described what you want to inform readers.</w:t>
      </w:r>
    </w:p>
  </w:comment>
  <w:comment w:id="372" w:author="Assadarat Khurat" w:date="2021-11-19T14:46:00Z" w:initials="AK">
    <w:p w14:paraId="42584B66" w14:textId="67DD1EC1" w:rsidR="0083095C" w:rsidRPr="0083095C" w:rsidRDefault="0083095C">
      <w:pPr>
        <w:pStyle w:val="CommentText"/>
        <w:rPr>
          <w:rFonts w:cstheme="minorBidi"/>
          <w:szCs w:val="25"/>
          <w:cs/>
          <w:lang w:bidi="th-TH"/>
        </w:rPr>
      </w:pPr>
      <w:r>
        <w:rPr>
          <w:rStyle w:val="CommentReference"/>
        </w:rPr>
        <w:annotationRef/>
      </w:r>
      <w:r>
        <w:rPr>
          <w:rFonts w:cstheme="minorBidi" w:hint="cs"/>
          <w:szCs w:val="25"/>
          <w:cs/>
          <w:lang w:bidi="th-TH"/>
        </w:rPr>
        <w:t>คิดเองใช่ปะคะ</w:t>
      </w:r>
    </w:p>
  </w:comment>
  <w:comment w:id="373" w:author="Petnathean Julled" w:date="2022-01-23T21:14:00Z" w:initials="PJ">
    <w:p w14:paraId="3F436CE6" w14:textId="5E4313EB" w:rsidR="00907874" w:rsidRPr="00907874" w:rsidRDefault="00907874">
      <w:pPr>
        <w:pStyle w:val="CommentText"/>
        <w:rPr>
          <w:rFonts w:cstheme="minorBidi"/>
          <w:szCs w:val="25"/>
          <w:cs/>
          <w:lang w:bidi="th-TH"/>
        </w:rPr>
      </w:pPr>
      <w:r>
        <w:rPr>
          <w:rStyle w:val="CommentReference"/>
        </w:rPr>
        <w:annotationRef/>
      </w:r>
      <w:r>
        <w:rPr>
          <w:rFonts w:cstheme="minorBidi" w:hint="cs"/>
          <w:szCs w:val="25"/>
          <w:cs/>
          <w:lang w:bidi="th-TH"/>
        </w:rPr>
        <w:t>ยังคิดไม่ออกว่าจะอธิบายตรงนี้ยังอย่างไรดี ให้เข้าใจได้ง่าย และอ้างอิงสถานการณ์จริงได้ในคราวเดียวด้วยประโยคสั้นๆ ครับ</w:t>
      </w:r>
    </w:p>
  </w:comment>
  <w:comment w:id="359"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401"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402" w:author="Petnathean Julled" w:date="2022-01-23T21:15:00Z" w:initials="PJ">
    <w:p w14:paraId="6090D754" w14:textId="6B03F3DC" w:rsidR="00907874" w:rsidRPr="00907874" w:rsidRDefault="00907874">
      <w:pPr>
        <w:pStyle w:val="CommentText"/>
        <w:rPr>
          <w:rFonts w:cs="Angsana New"/>
          <w:szCs w:val="25"/>
          <w:lang w:bidi="th-TH"/>
        </w:rPr>
      </w:pPr>
      <w:r>
        <w:rPr>
          <w:rStyle w:val="CommentReference"/>
        </w:rPr>
        <w:annotationRef/>
      </w:r>
      <w:r>
        <w:rPr>
          <w:rFonts w:cs="Angsana New"/>
          <w:szCs w:val="25"/>
          <w:lang w:bidi="th-TH"/>
        </w:rPr>
        <w:t xml:space="preserve">Still thinking about a way to explain this situation </w:t>
      </w:r>
      <w:proofErr w:type="gramStart"/>
      <w:r>
        <w:rPr>
          <w:rFonts w:cs="Angsana New"/>
          <w:szCs w:val="25"/>
          <w:lang w:bidi="th-TH"/>
        </w:rPr>
        <w:t>more close</w:t>
      </w:r>
      <w:proofErr w:type="gramEnd"/>
      <w:r>
        <w:rPr>
          <w:rFonts w:cs="Angsana New"/>
          <w:szCs w:val="25"/>
          <w:lang w:bidi="th-TH"/>
        </w:rPr>
        <w:t xml:space="preserve"> to reality and based on fact while easy to understand and keep it short</w:t>
      </w:r>
    </w:p>
  </w:comment>
  <w:comment w:id="424" w:author="Pattanasak Mongkolwat" w:date="2021-10-07T16:08:00Z" w:initials="PM">
    <w:p w14:paraId="64C6D0AC" w14:textId="7559365D" w:rsidR="0082708C" w:rsidRDefault="0082708C">
      <w:pPr>
        <w:pStyle w:val="CommentText"/>
      </w:pPr>
      <w:r>
        <w:rPr>
          <w:rStyle w:val="CommentReference"/>
        </w:rPr>
        <w:annotationRef/>
      </w:r>
      <w:r>
        <w:t>I don’t see this section.</w:t>
      </w:r>
    </w:p>
  </w:comment>
  <w:comment w:id="427" w:author="Pattanasak Mongkolwat" w:date="2021-12-05T13:35:00Z" w:initials="PM">
    <w:p w14:paraId="336DFF82" w14:textId="04924DBD" w:rsidR="004E59AE" w:rsidRDefault="004E59AE">
      <w:pPr>
        <w:pStyle w:val="CommentText"/>
      </w:pPr>
      <w:r>
        <w:rPr>
          <w:rStyle w:val="CommentReference"/>
        </w:rPr>
        <w:annotationRef/>
      </w:r>
      <w:r>
        <w:t>Some reviewers may disagree with us here</w:t>
      </w:r>
      <w:r w:rsidR="004C3140">
        <w:t xml:space="preserve"> as each healthcare institution has its own patient ID format. We may have to talk about a use of Master Patient Index to link different IDs of a patient to a unique ID.</w:t>
      </w:r>
    </w:p>
  </w:comment>
  <w:comment w:id="436" w:author="Pattanasak Mongkolwat" w:date="2021-12-05T13:55:00Z" w:initials="PM">
    <w:p w14:paraId="1621C511" w14:textId="3F1FD377" w:rsidR="00E3622D" w:rsidRDefault="00E3622D">
      <w:pPr>
        <w:pStyle w:val="CommentText"/>
      </w:pPr>
      <w:r>
        <w:rPr>
          <w:rStyle w:val="CommentReference"/>
        </w:rPr>
        <w:annotationRef/>
      </w:r>
      <w:r>
        <w:t>Figure 2?</w:t>
      </w:r>
    </w:p>
  </w:comment>
  <w:comment w:id="466" w:author="Pattanasak Mongkolwat" w:date="2021-12-05T13:56:00Z" w:initials="PM">
    <w:p w14:paraId="2DF4E236" w14:textId="5B5F1F30" w:rsidR="00BD0760" w:rsidRDefault="00BD0760">
      <w:pPr>
        <w:pStyle w:val="CommentText"/>
      </w:pPr>
      <w:r>
        <w:rPr>
          <w:rStyle w:val="CommentReference"/>
        </w:rPr>
        <w:annotationRef/>
      </w:r>
      <w:r>
        <w:t>Where are they?</w:t>
      </w:r>
    </w:p>
  </w:comment>
  <w:comment w:id="489" w:author="Assadarat Khurat" w:date="2021-11-19T16:17:00Z" w:initials="AK">
    <w:p w14:paraId="570DB64E" w14:textId="77777777" w:rsidR="00966643" w:rsidRPr="00626E75" w:rsidRDefault="00966643" w:rsidP="00966643">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739" w:author="Pattanasak Mongkolwat" w:date="2021-10-07T16:26:00Z" w:initials="PM">
    <w:p w14:paraId="4417A494" w14:textId="77777777" w:rsidR="00966643" w:rsidRDefault="00966643" w:rsidP="00966643">
      <w:pPr>
        <w:pStyle w:val="CommentText"/>
      </w:pPr>
      <w:r>
        <w:rPr>
          <w:rStyle w:val="CommentReference"/>
        </w:rPr>
        <w:annotationRef/>
      </w:r>
      <w:r>
        <w:t>Who? The developer (You)?</w:t>
      </w:r>
    </w:p>
  </w:comment>
  <w:comment w:id="737" w:author="Petnathean Julled" w:date="2021-11-27T05:25:00Z" w:initials="PJ">
    <w:p w14:paraId="5A119E3A" w14:textId="77777777" w:rsidR="00966643" w:rsidRDefault="00966643" w:rsidP="00966643">
      <w:pPr>
        <w:pStyle w:val="CommentText"/>
      </w:pPr>
      <w:r>
        <w:rPr>
          <w:rStyle w:val="CommentReference"/>
        </w:rPr>
        <w:annotationRef/>
      </w:r>
      <w:r>
        <w:t>Maybe, move this to Background Knowledge?</w:t>
      </w:r>
    </w:p>
  </w:comment>
  <w:comment w:id="754" w:author="Pattanasak Mongkolwat" w:date="2021-10-07T16:30:00Z" w:initials="PM">
    <w:p w14:paraId="70EFF674" w14:textId="77777777" w:rsidR="00966643" w:rsidRDefault="00966643" w:rsidP="00966643">
      <w:pPr>
        <w:pStyle w:val="CommentText"/>
      </w:pPr>
      <w:r>
        <w:rPr>
          <w:rStyle w:val="CommentReference"/>
        </w:rPr>
        <w:annotationRef/>
      </w:r>
      <w:r>
        <w:t>What is it?</w:t>
      </w:r>
    </w:p>
  </w:comment>
  <w:comment w:id="1394" w:author="Pattanasak Mongkolwat" w:date="2021-10-07T16:53:00Z" w:initials="PM">
    <w:p w14:paraId="3A9B3D1A" w14:textId="77777777" w:rsidR="00194962" w:rsidRDefault="00194962" w:rsidP="00194962">
      <w:pPr>
        <w:pStyle w:val="CommentText"/>
      </w:pPr>
      <w:r>
        <w:rPr>
          <w:rStyle w:val="CommentReference"/>
        </w:rPr>
        <w:annotationRef/>
      </w:r>
      <w:r>
        <w:t>Middleware???</w:t>
      </w:r>
    </w:p>
    <w:p w14:paraId="7083E73C" w14:textId="77777777" w:rsidR="00194962" w:rsidRDefault="00194962" w:rsidP="00194962">
      <w:pPr>
        <w:pStyle w:val="CommentText"/>
      </w:pPr>
    </w:p>
  </w:comment>
  <w:comment w:id="2158" w:author="Pattanasak Mongkolwat" w:date="2021-10-07T16:53:00Z" w:initials="PM">
    <w:p w14:paraId="40CEA2BF" w14:textId="77777777" w:rsidR="00966643" w:rsidRDefault="00966643" w:rsidP="00966643">
      <w:pPr>
        <w:pStyle w:val="CommentText"/>
      </w:pPr>
      <w:r>
        <w:rPr>
          <w:rStyle w:val="CommentReference"/>
        </w:rPr>
        <w:annotationRef/>
      </w:r>
      <w:r>
        <w:t>Middleware???</w:t>
      </w:r>
    </w:p>
    <w:p w14:paraId="524654B9" w14:textId="77777777" w:rsidR="00966643" w:rsidRDefault="00966643" w:rsidP="00966643">
      <w:pPr>
        <w:pStyle w:val="CommentText"/>
      </w:pPr>
    </w:p>
  </w:comment>
  <w:comment w:id="2235" w:author="Assadarat Khurat" w:date="2021-11-19T16:17:00Z" w:initials="AK">
    <w:p w14:paraId="5D2E68B7" w14:textId="14BBD93A" w:rsidR="00626E75" w:rsidRPr="00626E75" w:rsidRDefault="00626E75">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2243"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2244" w:author="Pattanasak Mongkolwat" w:date="2021-10-07T16:30:00Z" w:initials="PM">
    <w:p w14:paraId="028FE82F" w14:textId="0F2C6160" w:rsidR="0082708C" w:rsidRDefault="0082708C">
      <w:pPr>
        <w:pStyle w:val="CommentText"/>
      </w:pPr>
      <w:r>
        <w:rPr>
          <w:rStyle w:val="CommentReference"/>
        </w:rPr>
        <w:annotationRef/>
      </w:r>
      <w:r>
        <w:t>What is it?</w:t>
      </w:r>
    </w:p>
  </w:comment>
  <w:comment w:id="2285"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2267" w:author="Petnathean Julled" w:date="2021-11-23T01:00:00Z" w:initials="PJ">
    <w:p w14:paraId="46912101" w14:textId="7279CC95" w:rsidR="00331CDF" w:rsidRDefault="00331CDF">
      <w:pPr>
        <w:pStyle w:val="CommentText"/>
      </w:pPr>
      <w:r>
        <w:rPr>
          <w:rStyle w:val="CommentReference"/>
        </w:rPr>
        <w:annotationRef/>
      </w:r>
      <w:r>
        <w:t xml:space="preserve">This whole section </w:t>
      </w:r>
      <w:proofErr w:type="gramStart"/>
      <w:r>
        <w:t>need</w:t>
      </w:r>
      <w:proofErr w:type="gramEnd"/>
      <w:r>
        <w:t xml:space="preserve"> to be rewritten. Obgoing…</w:t>
      </w:r>
    </w:p>
  </w:comment>
  <w:comment w:id="2360" w:author="Pattanasak Mongkolwat" w:date="2021-10-07T17:18:00Z" w:initials="PM">
    <w:p w14:paraId="7131933B" w14:textId="4D69A2FA" w:rsidR="0082708C" w:rsidRDefault="0082708C">
      <w:pPr>
        <w:pStyle w:val="CommentText"/>
      </w:pPr>
      <w:r>
        <w:rPr>
          <w:rStyle w:val="CommentReference"/>
        </w:rPr>
        <w:annotationRef/>
      </w:r>
      <w:r>
        <w:t>No need to have this many digits.</w:t>
      </w:r>
    </w:p>
  </w:comment>
  <w:comment w:id="2375" w:author="Pattanasak Mongkolwat" w:date="2021-12-05T14:53:00Z" w:initials="PM">
    <w:p w14:paraId="7FA4E7B1" w14:textId="1FD251E7" w:rsidR="00A836EC" w:rsidRDefault="00A836EC">
      <w:pPr>
        <w:pStyle w:val="CommentText"/>
      </w:pPr>
      <w:r>
        <w:rPr>
          <w:rStyle w:val="CommentReference"/>
        </w:rPr>
        <w:annotationRef/>
      </w:r>
      <w:r>
        <w:t>You don’t have an appendix section in the paper.</w:t>
      </w:r>
    </w:p>
  </w:comment>
  <w:comment w:id="2390" w:author="Petnathean Julled" w:date="2022-01-23T20:59:00Z" w:initials="PJ">
    <w:p w14:paraId="0183D077" w14:textId="33DC55A7" w:rsidR="00D265BE" w:rsidRDefault="00D265BE">
      <w:pPr>
        <w:pStyle w:val="CommentText"/>
      </w:pPr>
      <w:r>
        <w:rPr>
          <w:rStyle w:val="CommentReference"/>
        </w:rPr>
        <w:annotationRef/>
      </w:r>
      <w:r>
        <w:t>Thinking about better way to explain the setup</w:t>
      </w:r>
    </w:p>
  </w:comment>
  <w:comment w:id="2394" w:author="Pattanasak Mongkolwat" w:date="2021-12-05T14:55:00Z" w:initials="PM">
    <w:p w14:paraId="24594AD8" w14:textId="57D44F94" w:rsidR="00A836EC" w:rsidRDefault="00A836EC">
      <w:pPr>
        <w:pStyle w:val="CommentText"/>
      </w:pPr>
      <w:r>
        <w:rPr>
          <w:rStyle w:val="CommentReference"/>
        </w:rPr>
        <w:annotationRef/>
      </w:r>
      <w:r>
        <w:t>You don’t have this section.</w:t>
      </w:r>
    </w:p>
  </w:comment>
  <w:comment w:id="2461" w:author="Pattanasak Mongkolwat" w:date="2021-12-05T15:04:00Z" w:initials="PM">
    <w:p w14:paraId="32D294CE" w14:textId="0B37575A" w:rsidR="008D2FCD" w:rsidRDefault="008D2FCD">
      <w:pPr>
        <w:pStyle w:val="CommentText"/>
      </w:pPr>
      <w:r>
        <w:rPr>
          <w:rStyle w:val="CommentReference"/>
        </w:rPr>
        <w:annotationRef/>
      </w:r>
      <w:r>
        <w:t>What are they?</w:t>
      </w:r>
    </w:p>
  </w:comment>
  <w:comment w:id="2462" w:author="Petnathean Julled" w:date="2022-01-23T21:05:00Z" w:initials="PJ">
    <w:p w14:paraId="083AC4CC" w14:textId="3632E0B4" w:rsidR="000D364A" w:rsidRDefault="000D364A">
      <w:pPr>
        <w:pStyle w:val="CommentText"/>
      </w:pPr>
      <w:r>
        <w:rPr>
          <w:rStyle w:val="CommentReference"/>
        </w:rPr>
        <w:annotationRef/>
      </w:r>
      <w:r w:rsidR="00AA53F0">
        <w:t>Still thinking about a way to further explain this.</w:t>
      </w:r>
    </w:p>
  </w:comment>
  <w:comment w:id="2463" w:author="Petnathean Julled" w:date="2022-01-23T21:10:00Z" w:initials="PJ">
    <w:p w14:paraId="3E5BB153" w14:textId="04371B9C" w:rsidR="00AA53F0" w:rsidRDefault="00AA53F0">
      <w:pPr>
        <w:pStyle w:val="CommentText"/>
      </w:pPr>
      <w:r>
        <w:rPr>
          <w:rStyle w:val="CommentReference"/>
        </w:rPr>
        <w:annotationRef/>
      </w:r>
      <w:r>
        <w:t>These factors are about the circulation of computational resource shared within the Blockchain network which main Ethereum network use currency called “</w:t>
      </w:r>
      <w:proofErr w:type="spellStart"/>
      <w:r>
        <w:t>wei</w:t>
      </w:r>
      <w:proofErr w:type="spellEnd"/>
      <w:r>
        <w:t xml:space="preserve">” and “ether” to solve. Or it may not need to be address, if the network </w:t>
      </w:r>
      <w:proofErr w:type="gramStart"/>
      <w:r>
        <w:t>not concern</w:t>
      </w:r>
      <w:proofErr w:type="gramEnd"/>
      <w:r>
        <w:t xml:space="preserve"> about contribute their computational power for the public (in this network).</w:t>
      </w:r>
    </w:p>
  </w:comment>
  <w:comment w:id="2473"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 w:id="2474" w:author="Pattanasak Mongkolwat" w:date="2021-12-05T15:07:00Z" w:initials="PM">
    <w:p w14:paraId="253BD4E6" w14:textId="533977C3" w:rsidR="008D2FCD" w:rsidRDefault="008D2FCD">
      <w:pPr>
        <w:pStyle w:val="CommentText"/>
      </w:pPr>
      <w:r>
        <w:rPr>
          <w:rStyle w:val="CommentReference"/>
        </w:rPr>
        <w:annotationRef/>
      </w:r>
      <w:r>
        <w:t>What are they?</w:t>
      </w:r>
    </w:p>
  </w:comment>
  <w:comment w:id="2482" w:author="Pattanasak Mongkolwat" w:date="2021-12-05T15:09:00Z" w:initials="PM">
    <w:p w14:paraId="3C9C629F" w14:textId="1FFCAE06" w:rsidR="00AC53EC" w:rsidRDefault="00AC53EC">
      <w:pPr>
        <w:pStyle w:val="CommentText"/>
      </w:pPr>
      <w:r>
        <w:rPr>
          <w:rStyle w:val="CommentReference"/>
        </w:rPr>
        <w:annotationRef/>
      </w:r>
      <w:r>
        <w:t>How can I use your implementation as an example to implement Patient Identity Feed Actor as an example?</w:t>
      </w:r>
    </w:p>
  </w:comment>
  <w:comment w:id="2483" w:author="Petnathean Julled" w:date="2022-01-23T21:17:00Z" w:initials="PJ">
    <w:p w14:paraId="48380FDD" w14:textId="186026BD" w:rsidR="007463E0" w:rsidRDefault="007463E0">
      <w:pPr>
        <w:pStyle w:val="CommentText"/>
      </w:pPr>
      <w:r>
        <w:rPr>
          <w:rStyle w:val="CommentReference"/>
        </w:rPr>
        <w:annotationRef/>
      </w:r>
      <w:r>
        <w:t xml:space="preserve">The possible idea is that implement this actor into smart contract. For example, when smart contract know that the document originally </w:t>
      </w:r>
      <w:proofErr w:type="gramStart"/>
      <w:r>
        <w:t>upload</w:t>
      </w:r>
      <w:proofErr w:type="gramEnd"/>
      <w:r>
        <w:t xml:space="preserve"> from which hospital, smart contract then automatically assign universal ID for patient in the document for other hospital to understand the document too. However, this may open more work and study to make it viable.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E5AB2" w15:done="0"/>
  <w15:commentEx w15:paraId="08172267" w15:done="0"/>
  <w15:commentEx w15:paraId="13D62894" w15:done="0"/>
  <w15:commentEx w15:paraId="436C703C" w15:done="0"/>
  <w15:commentEx w15:paraId="4BBDB8B1" w15:paraIdParent="436C703C" w15:done="0"/>
  <w15:commentEx w15:paraId="0FDB7DE9" w15:done="1"/>
  <w15:commentEx w15:paraId="66D8ABDF" w15:done="1"/>
  <w15:commentEx w15:paraId="121C0883" w15:paraIdParent="66D8ABDF" w15:done="1"/>
  <w15:commentEx w15:paraId="5AEE3D2F" w15:done="1"/>
  <w15:commentEx w15:paraId="00AE1290" w15:done="1"/>
  <w15:commentEx w15:paraId="7C838C0A" w15:done="0"/>
  <w15:commentEx w15:paraId="1DF7D4C0" w15:done="0"/>
  <w15:commentEx w15:paraId="19FCD696" w15:done="1"/>
  <w15:commentEx w15:paraId="56A9887D" w15:done="0"/>
  <w15:commentEx w15:paraId="40DF625C" w15:paraIdParent="56A9887D" w15:done="0"/>
  <w15:commentEx w15:paraId="1BDE1218" w15:done="1"/>
  <w15:commentEx w15:paraId="00BBD7AA" w15:done="1"/>
  <w15:commentEx w15:paraId="3EB25A84" w15:done="0"/>
  <w15:commentEx w15:paraId="42584B66" w15:done="0"/>
  <w15:commentEx w15:paraId="3F436CE6" w15:paraIdParent="42584B66" w15:done="0"/>
  <w15:commentEx w15:paraId="60B990A0" w15:done="1"/>
  <w15:commentEx w15:paraId="56276E37" w15:done="0"/>
  <w15:commentEx w15:paraId="6090D754" w15:paraIdParent="56276E37" w15:done="0"/>
  <w15:commentEx w15:paraId="64C6D0AC" w15:done="1"/>
  <w15:commentEx w15:paraId="336DFF82" w15:done="1"/>
  <w15:commentEx w15:paraId="1621C511" w15:done="1"/>
  <w15:commentEx w15:paraId="2DF4E236" w15:done="0"/>
  <w15:commentEx w15:paraId="570DB64E" w15:done="1"/>
  <w15:commentEx w15:paraId="4417A494" w15:done="0"/>
  <w15:commentEx w15:paraId="5A119E3A" w15:done="0"/>
  <w15:commentEx w15:paraId="70EFF674" w15:done="0"/>
  <w15:commentEx w15:paraId="7083E73C" w15:done="0"/>
  <w15:commentEx w15:paraId="524654B9" w15:done="0"/>
  <w15:commentEx w15:paraId="5D2E68B7" w15:done="0"/>
  <w15:commentEx w15:paraId="13390362" w15:done="0"/>
  <w15:commentEx w15:paraId="028FE82F" w15:done="0"/>
  <w15:commentEx w15:paraId="0C3B2BEC" w15:done="0"/>
  <w15:commentEx w15:paraId="46912101" w15:done="0"/>
  <w15:commentEx w15:paraId="7131933B" w15:done="1"/>
  <w15:commentEx w15:paraId="7FA4E7B1" w15:done="0"/>
  <w15:commentEx w15:paraId="0183D077" w15:done="0"/>
  <w15:commentEx w15:paraId="24594AD8" w15:done="0"/>
  <w15:commentEx w15:paraId="32D294CE" w15:done="0"/>
  <w15:commentEx w15:paraId="083AC4CC" w15:paraIdParent="32D294CE" w15:done="0"/>
  <w15:commentEx w15:paraId="3E5BB153" w15:paraIdParent="32D294CE" w15:done="0"/>
  <w15:commentEx w15:paraId="6DBD49CA" w15:done="0"/>
  <w15:commentEx w15:paraId="253BD4E6" w15:done="1"/>
  <w15:commentEx w15:paraId="3C9C629F" w15:done="0"/>
  <w15:commentEx w15:paraId="48380FDD" w15:paraIdParent="3C9C6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5E1D" w16cex:dateUtc="2021-11-23T05:33:00Z"/>
  <w16cex:commentExtensible w16cex:durableId="25571764" w16cex:dateUtc="2021-12-05T03:48:00Z"/>
  <w16cex:commentExtensible w16cex:durableId="25571C2D" w16cex:dateUtc="2021-12-05T04:08:00Z"/>
  <w16cex:commentExtensible w16cex:durableId="2557278E" w16cex:dateUtc="2021-12-05T04:57:00Z"/>
  <w16cex:commentExtensible w16cex:durableId="259655A1" w16cex:dateUtc="2022-01-22T03:06:00Z"/>
  <w16cex:commentExtensible w16cex:durableId="255726F8" w16cex:dateUtc="2021-12-05T04:54:00Z"/>
  <w16cex:commentExtensible w16cex:durableId="25424821" w16cex:dateUtc="2021-11-19T08:58:00Z"/>
  <w16cex:commentExtensible w16cex:durableId="259845B9" w16cex:dateUtc="2022-01-23T14:23:00Z"/>
  <w16cex:commentExtensible w16cex:durableId="25987980" w16cex:dateUtc="2021-12-05T05:16:00Z"/>
  <w16cex:commentExtensible w16cex:durableId="2598797F" w16cex:dateUtc="2021-11-19T05:24:00Z"/>
  <w16cex:commentExtensible w16cex:durableId="25572C2F" w16cex:dateUtc="2021-12-05T05:16:00Z"/>
  <w16cex:commentExtensible w16cex:durableId="2542160F" w16cex:dateUtc="2021-11-19T05:24:00Z"/>
  <w16cex:commentExtensible w16cex:durableId="254217B0" w16cex:dateUtc="2021-11-19T05:31:00Z"/>
  <w16cex:commentExtensible w16cex:durableId="25572E44" w16cex:dateUtc="2021-12-05T05:25:00Z"/>
  <w16cex:commentExtensible w16cex:durableId="25727F45" w16cex:dateUtc="2021-12-25T22:42:00Z"/>
  <w16cex:commentExtensible w16cex:durableId="2542183A" w16cex:dateUtc="2021-11-19T05:34:00Z"/>
  <w16cex:commentExtensible w16cex:durableId="25572F11" w16cex:dateUtc="2021-12-05T05:29:00Z"/>
  <w16cex:commentExtensible w16cex:durableId="25572F38" w16cex:dateUtc="2021-12-05T05:29:00Z"/>
  <w16cex:commentExtensible w16cex:durableId="25423759" w16cex:dateUtc="2021-11-19T07:46:00Z"/>
  <w16cex:commentExtensible w16cex:durableId="259843A8" w16cex:dateUtc="2022-01-23T14:14:00Z"/>
  <w16cex:commentExtensible w16cex:durableId="25099103" w16cex:dateUtc="2021-10-07T08:30:00Z"/>
  <w16cex:commentExtensible w16cex:durableId="2509918C" w16cex:dateUtc="2021-10-07T08:32:00Z"/>
  <w16cex:commentExtensible w16cex:durableId="259843E3" w16cex:dateUtc="2022-01-23T14:15:00Z"/>
  <w16cex:commentExtensible w16cex:durableId="250999E6" w16cex:dateUtc="2021-10-07T09:08:00Z"/>
  <w16cex:commentExtensible w16cex:durableId="25573EAD" w16cex:dateUtc="2021-12-05T06:35:00Z"/>
  <w16cex:commentExtensible w16cex:durableId="2557435A" w16cex:dateUtc="2021-12-05T06:55:00Z"/>
  <w16cex:commentExtensible w16cex:durableId="25574372" w16cex:dateUtc="2021-12-05T06:56:00Z"/>
  <w16cex:commentExtensible w16cex:durableId="255BCD74" w16cex:dateUtc="2021-11-19T09:17:00Z"/>
  <w16cex:commentExtensible w16cex:durableId="255BCD73" w16cex:dateUtc="2021-10-07T09:26:00Z"/>
  <w16cex:commentExtensible w16cex:durableId="254C3FBF" w16cex:dateUtc="2021-11-26T22:25:00Z"/>
  <w16cex:commentExtensible w16cex:durableId="255BCD72" w16cex:dateUtc="2021-10-07T09:30:00Z"/>
  <w16cex:commentExtensible w16cex:durableId="2569260C" w16cex:dateUtc="2021-10-07T09:53:00Z"/>
  <w16cex:commentExtensible w16cex:durableId="255BCD71" w16cex:dateUtc="2021-10-07T09:53:00Z"/>
  <w16cex:commentExtensible w16cex:durableId="25424C87" w16cex:dateUtc="2021-11-19T09:17:00Z"/>
  <w16cex:commentExtensible w16cex:durableId="25099E3A" w16cex:dateUtc="2021-10-07T09:26:00Z"/>
  <w16cex:commentExtensible w16cex:durableId="25099F09" w16cex:dateUtc="2021-10-07T09:30:00Z"/>
  <w16cex:commentExtensible w16cex:durableId="2509A48A" w16cex:dateUtc="2021-10-07T09:53:00Z"/>
  <w16cex:commentExtensible w16cex:durableId="2546BBA9" w16cex:dateUtc="2021-11-22T18:00:00Z"/>
  <w16cex:commentExtensible w16cex:durableId="2509AA73" w16cex:dateUtc="2021-10-07T10:18:00Z"/>
  <w16cex:commentExtensible w16cex:durableId="255750F8" w16cex:dateUtc="2021-12-05T07:53:00Z"/>
  <w16cex:commentExtensible w16cex:durableId="2598403C" w16cex:dateUtc="2022-01-23T13:59:00Z"/>
  <w16cex:commentExtensible w16cex:durableId="2557515C" w16cex:dateUtc="2021-12-05T07:55:00Z"/>
  <w16cex:commentExtensible w16cex:durableId="2557538C" w16cex:dateUtc="2021-12-05T08:04:00Z"/>
  <w16cex:commentExtensible w16cex:durableId="25984182" w16cex:dateUtc="2022-01-23T14:05:00Z"/>
  <w16cex:commentExtensible w16cex:durableId="259842CB" w16cex:dateUtc="2022-01-23T14:10:00Z"/>
  <w16cex:commentExtensible w16cex:durableId="2509AB5F" w16cex:dateUtc="2021-10-07T10:22:00Z"/>
  <w16cex:commentExtensible w16cex:durableId="2557542F" w16cex:dateUtc="2021-12-05T08:07:00Z"/>
  <w16cex:commentExtensible w16cex:durableId="255754A7" w16cex:dateUtc="2021-12-05T08:09:00Z"/>
  <w16cex:commentExtensible w16cex:durableId="2598445B" w16cex:dateUtc="2022-01-23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E5AB2" w16cid:durableId="25475E1D"/>
  <w16cid:commentId w16cid:paraId="08172267" w16cid:durableId="25571764"/>
  <w16cid:commentId w16cid:paraId="13D62894" w16cid:durableId="25571C2D"/>
  <w16cid:commentId w16cid:paraId="436C703C" w16cid:durableId="2557278E"/>
  <w16cid:commentId w16cid:paraId="4BBDB8B1" w16cid:durableId="259655A1"/>
  <w16cid:commentId w16cid:paraId="0FDB7DE9" w16cid:durableId="255726F8"/>
  <w16cid:commentId w16cid:paraId="66D8ABDF" w16cid:durableId="25424821"/>
  <w16cid:commentId w16cid:paraId="121C0883" w16cid:durableId="259845B9"/>
  <w16cid:commentId w16cid:paraId="5AEE3D2F" w16cid:durableId="25987980"/>
  <w16cid:commentId w16cid:paraId="00AE1290" w16cid:durableId="2598797F"/>
  <w16cid:commentId w16cid:paraId="7C838C0A" w16cid:durableId="25572C2F"/>
  <w16cid:commentId w16cid:paraId="1DF7D4C0" w16cid:durableId="2542160F"/>
  <w16cid:commentId w16cid:paraId="19FCD696" w16cid:durableId="254217B0"/>
  <w16cid:commentId w16cid:paraId="56A9887D" w16cid:durableId="25572E44"/>
  <w16cid:commentId w16cid:paraId="40DF625C" w16cid:durableId="25727F45"/>
  <w16cid:commentId w16cid:paraId="1BDE1218" w16cid:durableId="2542183A"/>
  <w16cid:commentId w16cid:paraId="00BBD7AA" w16cid:durableId="25572F11"/>
  <w16cid:commentId w16cid:paraId="3EB25A84" w16cid:durableId="25572F38"/>
  <w16cid:commentId w16cid:paraId="42584B66" w16cid:durableId="25423759"/>
  <w16cid:commentId w16cid:paraId="3F436CE6" w16cid:durableId="259843A8"/>
  <w16cid:commentId w16cid:paraId="60B990A0" w16cid:durableId="25099103"/>
  <w16cid:commentId w16cid:paraId="56276E37" w16cid:durableId="2509918C"/>
  <w16cid:commentId w16cid:paraId="6090D754" w16cid:durableId="259843E3"/>
  <w16cid:commentId w16cid:paraId="64C6D0AC" w16cid:durableId="250999E6"/>
  <w16cid:commentId w16cid:paraId="336DFF82" w16cid:durableId="25573EAD"/>
  <w16cid:commentId w16cid:paraId="1621C511" w16cid:durableId="2557435A"/>
  <w16cid:commentId w16cid:paraId="2DF4E236" w16cid:durableId="25574372"/>
  <w16cid:commentId w16cid:paraId="570DB64E" w16cid:durableId="255BCD74"/>
  <w16cid:commentId w16cid:paraId="4417A494" w16cid:durableId="255BCD73"/>
  <w16cid:commentId w16cid:paraId="5A119E3A" w16cid:durableId="254C3FBF"/>
  <w16cid:commentId w16cid:paraId="70EFF674" w16cid:durableId="255BCD72"/>
  <w16cid:commentId w16cid:paraId="7083E73C" w16cid:durableId="2569260C"/>
  <w16cid:commentId w16cid:paraId="524654B9" w16cid:durableId="255BCD71"/>
  <w16cid:commentId w16cid:paraId="5D2E68B7" w16cid:durableId="25424C87"/>
  <w16cid:commentId w16cid:paraId="13390362" w16cid:durableId="25099E3A"/>
  <w16cid:commentId w16cid:paraId="028FE82F" w16cid:durableId="25099F09"/>
  <w16cid:commentId w16cid:paraId="0C3B2BEC" w16cid:durableId="2509A48A"/>
  <w16cid:commentId w16cid:paraId="46912101" w16cid:durableId="2546BBA9"/>
  <w16cid:commentId w16cid:paraId="7131933B" w16cid:durableId="2509AA73"/>
  <w16cid:commentId w16cid:paraId="7FA4E7B1" w16cid:durableId="255750F8"/>
  <w16cid:commentId w16cid:paraId="0183D077" w16cid:durableId="2598403C"/>
  <w16cid:commentId w16cid:paraId="24594AD8" w16cid:durableId="2557515C"/>
  <w16cid:commentId w16cid:paraId="32D294CE" w16cid:durableId="2557538C"/>
  <w16cid:commentId w16cid:paraId="083AC4CC" w16cid:durableId="25984182"/>
  <w16cid:commentId w16cid:paraId="3E5BB153" w16cid:durableId="259842CB"/>
  <w16cid:commentId w16cid:paraId="6DBD49CA" w16cid:durableId="2509AB5F"/>
  <w16cid:commentId w16cid:paraId="253BD4E6" w16cid:durableId="2557542F"/>
  <w16cid:commentId w16cid:paraId="3C9C629F" w16cid:durableId="255754A7"/>
  <w16cid:commentId w16cid:paraId="48380FDD" w16cid:durableId="259844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F7C95" w14:textId="77777777" w:rsidR="0070432D" w:rsidRDefault="0070432D" w:rsidP="001A3B3D">
      <w:r>
        <w:separator/>
      </w:r>
    </w:p>
  </w:endnote>
  <w:endnote w:type="continuationSeparator" w:id="0">
    <w:p w14:paraId="78F2CAAF" w14:textId="77777777" w:rsidR="0070432D" w:rsidRDefault="0070432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3CB0B" w14:textId="77777777" w:rsidR="0070432D" w:rsidRDefault="0070432D" w:rsidP="001A3B3D">
      <w:r>
        <w:separator/>
      </w:r>
    </w:p>
  </w:footnote>
  <w:footnote w:type="continuationSeparator" w:id="0">
    <w:p w14:paraId="51D5C7D8" w14:textId="77777777" w:rsidR="0070432D" w:rsidRDefault="0070432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4410"/>
        </w:tabs>
        <w:ind w:left="433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tanasak Mongkolwat">
    <w15:presenceInfo w15:providerId="None" w15:userId="Pattanasak Mongkolwat"/>
  </w15:person>
  <w15:person w15:author="Petnathean Julled">
    <w15:presenceInfo w15:providerId="Windows Live" w15:userId="0e2ce6bcdf9157df"/>
  </w15:person>
  <w15:person w15:author="Assadarat Khurat">
    <w15:presenceInfo w15:providerId="AD" w15:userId="S-1-5-21-768287714-1785177330-3709019132-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Mq4FAAA92CQtAAAA"/>
  </w:docVars>
  <w:rsids>
    <w:rsidRoot w:val="009303D9"/>
    <w:rsid w:val="00000057"/>
    <w:rsid w:val="00000576"/>
    <w:rsid w:val="000008C7"/>
    <w:rsid w:val="00001838"/>
    <w:rsid w:val="00001D3B"/>
    <w:rsid w:val="00002237"/>
    <w:rsid w:val="00002428"/>
    <w:rsid w:val="0000269F"/>
    <w:rsid w:val="00003C52"/>
    <w:rsid w:val="00003D44"/>
    <w:rsid w:val="00004443"/>
    <w:rsid w:val="00004CFA"/>
    <w:rsid w:val="00006F34"/>
    <w:rsid w:val="000070D0"/>
    <w:rsid w:val="000071C5"/>
    <w:rsid w:val="000109EF"/>
    <w:rsid w:val="000119A7"/>
    <w:rsid w:val="00011AA5"/>
    <w:rsid w:val="0001316A"/>
    <w:rsid w:val="00013395"/>
    <w:rsid w:val="00013F6D"/>
    <w:rsid w:val="0001422F"/>
    <w:rsid w:val="000144F2"/>
    <w:rsid w:val="00015DE4"/>
    <w:rsid w:val="00016001"/>
    <w:rsid w:val="00016C54"/>
    <w:rsid w:val="00016CC8"/>
    <w:rsid w:val="00016E6F"/>
    <w:rsid w:val="00017117"/>
    <w:rsid w:val="000179F5"/>
    <w:rsid w:val="00020A32"/>
    <w:rsid w:val="00020DEA"/>
    <w:rsid w:val="000216A7"/>
    <w:rsid w:val="00021B22"/>
    <w:rsid w:val="000221A6"/>
    <w:rsid w:val="00022876"/>
    <w:rsid w:val="00022E11"/>
    <w:rsid w:val="00023739"/>
    <w:rsid w:val="000242CE"/>
    <w:rsid w:val="00024891"/>
    <w:rsid w:val="00024BC1"/>
    <w:rsid w:val="0002560C"/>
    <w:rsid w:val="00026536"/>
    <w:rsid w:val="00026A8E"/>
    <w:rsid w:val="00030330"/>
    <w:rsid w:val="000306E5"/>
    <w:rsid w:val="00032362"/>
    <w:rsid w:val="00032977"/>
    <w:rsid w:val="00032D1A"/>
    <w:rsid w:val="0003356C"/>
    <w:rsid w:val="000340B0"/>
    <w:rsid w:val="000361AD"/>
    <w:rsid w:val="000373A3"/>
    <w:rsid w:val="00037BE7"/>
    <w:rsid w:val="00040334"/>
    <w:rsid w:val="000410E8"/>
    <w:rsid w:val="00042AB2"/>
    <w:rsid w:val="00042D14"/>
    <w:rsid w:val="000436D3"/>
    <w:rsid w:val="00044FA9"/>
    <w:rsid w:val="00045C46"/>
    <w:rsid w:val="00045E93"/>
    <w:rsid w:val="00046451"/>
    <w:rsid w:val="00047147"/>
    <w:rsid w:val="000472F3"/>
    <w:rsid w:val="000474F3"/>
    <w:rsid w:val="0004781E"/>
    <w:rsid w:val="000500E9"/>
    <w:rsid w:val="0005100A"/>
    <w:rsid w:val="00051C49"/>
    <w:rsid w:val="000563AE"/>
    <w:rsid w:val="0005757E"/>
    <w:rsid w:val="0006080A"/>
    <w:rsid w:val="0006083B"/>
    <w:rsid w:val="000615FA"/>
    <w:rsid w:val="00064D45"/>
    <w:rsid w:val="00066CD8"/>
    <w:rsid w:val="00066E63"/>
    <w:rsid w:val="00067921"/>
    <w:rsid w:val="00071322"/>
    <w:rsid w:val="000713E3"/>
    <w:rsid w:val="0007149B"/>
    <w:rsid w:val="00071AF8"/>
    <w:rsid w:val="000737EF"/>
    <w:rsid w:val="00073DF9"/>
    <w:rsid w:val="000746A6"/>
    <w:rsid w:val="000752B7"/>
    <w:rsid w:val="00075E91"/>
    <w:rsid w:val="00076206"/>
    <w:rsid w:val="00077470"/>
    <w:rsid w:val="000775AA"/>
    <w:rsid w:val="00077702"/>
    <w:rsid w:val="000778A3"/>
    <w:rsid w:val="000801CE"/>
    <w:rsid w:val="00082068"/>
    <w:rsid w:val="000825F7"/>
    <w:rsid w:val="00082610"/>
    <w:rsid w:val="000833B6"/>
    <w:rsid w:val="000836BE"/>
    <w:rsid w:val="00084741"/>
    <w:rsid w:val="00085632"/>
    <w:rsid w:val="000864FC"/>
    <w:rsid w:val="0008666B"/>
    <w:rsid w:val="00086676"/>
    <w:rsid w:val="0008758A"/>
    <w:rsid w:val="00087639"/>
    <w:rsid w:val="00091E4D"/>
    <w:rsid w:val="00091F67"/>
    <w:rsid w:val="000945DC"/>
    <w:rsid w:val="00094A18"/>
    <w:rsid w:val="0009670F"/>
    <w:rsid w:val="0009788D"/>
    <w:rsid w:val="00097BC2"/>
    <w:rsid w:val="000A146C"/>
    <w:rsid w:val="000A26BE"/>
    <w:rsid w:val="000A2D04"/>
    <w:rsid w:val="000A3369"/>
    <w:rsid w:val="000A3548"/>
    <w:rsid w:val="000A40C9"/>
    <w:rsid w:val="000A50F9"/>
    <w:rsid w:val="000A5340"/>
    <w:rsid w:val="000A5743"/>
    <w:rsid w:val="000A6808"/>
    <w:rsid w:val="000A6958"/>
    <w:rsid w:val="000A6CCF"/>
    <w:rsid w:val="000A75E4"/>
    <w:rsid w:val="000A7CC7"/>
    <w:rsid w:val="000B0B34"/>
    <w:rsid w:val="000B1453"/>
    <w:rsid w:val="000B18F1"/>
    <w:rsid w:val="000B35A5"/>
    <w:rsid w:val="000B636C"/>
    <w:rsid w:val="000B645C"/>
    <w:rsid w:val="000B6A2E"/>
    <w:rsid w:val="000B7D88"/>
    <w:rsid w:val="000C09E4"/>
    <w:rsid w:val="000C1E68"/>
    <w:rsid w:val="000C2790"/>
    <w:rsid w:val="000C27F6"/>
    <w:rsid w:val="000C30DE"/>
    <w:rsid w:val="000D213E"/>
    <w:rsid w:val="000D228A"/>
    <w:rsid w:val="000D2EDB"/>
    <w:rsid w:val="000D364A"/>
    <w:rsid w:val="000D3740"/>
    <w:rsid w:val="000D39B3"/>
    <w:rsid w:val="000D465C"/>
    <w:rsid w:val="000D595B"/>
    <w:rsid w:val="000D6140"/>
    <w:rsid w:val="000E219F"/>
    <w:rsid w:val="000E2287"/>
    <w:rsid w:val="000E2EAC"/>
    <w:rsid w:val="000E3653"/>
    <w:rsid w:val="000E3DC5"/>
    <w:rsid w:val="000E4F4B"/>
    <w:rsid w:val="000E63F0"/>
    <w:rsid w:val="000E65CA"/>
    <w:rsid w:val="000E73B3"/>
    <w:rsid w:val="000F0032"/>
    <w:rsid w:val="000F0B65"/>
    <w:rsid w:val="000F1E06"/>
    <w:rsid w:val="000F1ECD"/>
    <w:rsid w:val="000F2485"/>
    <w:rsid w:val="000F3406"/>
    <w:rsid w:val="000F5BB4"/>
    <w:rsid w:val="000F62B7"/>
    <w:rsid w:val="000F6C48"/>
    <w:rsid w:val="000F7BE4"/>
    <w:rsid w:val="00100CB0"/>
    <w:rsid w:val="0010149D"/>
    <w:rsid w:val="001018A5"/>
    <w:rsid w:val="0010475E"/>
    <w:rsid w:val="001048D8"/>
    <w:rsid w:val="001052E8"/>
    <w:rsid w:val="00105EDB"/>
    <w:rsid w:val="00106EAF"/>
    <w:rsid w:val="001070A7"/>
    <w:rsid w:val="00107B39"/>
    <w:rsid w:val="00107FBB"/>
    <w:rsid w:val="001107CE"/>
    <w:rsid w:val="00110D3A"/>
    <w:rsid w:val="00110EB4"/>
    <w:rsid w:val="00110FFD"/>
    <w:rsid w:val="00112B36"/>
    <w:rsid w:val="00112CA9"/>
    <w:rsid w:val="00112D4F"/>
    <w:rsid w:val="0011490C"/>
    <w:rsid w:val="00116BAC"/>
    <w:rsid w:val="001204E8"/>
    <w:rsid w:val="00121042"/>
    <w:rsid w:val="00121833"/>
    <w:rsid w:val="001222C0"/>
    <w:rsid w:val="0012340C"/>
    <w:rsid w:val="00123456"/>
    <w:rsid w:val="00123B02"/>
    <w:rsid w:val="00123D42"/>
    <w:rsid w:val="00125442"/>
    <w:rsid w:val="0012627F"/>
    <w:rsid w:val="0012630D"/>
    <w:rsid w:val="00126D8F"/>
    <w:rsid w:val="0012764E"/>
    <w:rsid w:val="00127BFE"/>
    <w:rsid w:val="0013079C"/>
    <w:rsid w:val="00131450"/>
    <w:rsid w:val="00132738"/>
    <w:rsid w:val="00132B8B"/>
    <w:rsid w:val="001343C8"/>
    <w:rsid w:val="001348AE"/>
    <w:rsid w:val="00136090"/>
    <w:rsid w:val="0013631E"/>
    <w:rsid w:val="00137A8D"/>
    <w:rsid w:val="0014015E"/>
    <w:rsid w:val="00140B9B"/>
    <w:rsid w:val="00141455"/>
    <w:rsid w:val="00141B23"/>
    <w:rsid w:val="001425BF"/>
    <w:rsid w:val="00142B38"/>
    <w:rsid w:val="001433D7"/>
    <w:rsid w:val="00143AA5"/>
    <w:rsid w:val="00143C14"/>
    <w:rsid w:val="00144A6A"/>
    <w:rsid w:val="00145007"/>
    <w:rsid w:val="001458BE"/>
    <w:rsid w:val="001503B6"/>
    <w:rsid w:val="001509B0"/>
    <w:rsid w:val="00152380"/>
    <w:rsid w:val="00152DBD"/>
    <w:rsid w:val="001550E7"/>
    <w:rsid w:val="00156106"/>
    <w:rsid w:val="00157033"/>
    <w:rsid w:val="00160CEC"/>
    <w:rsid w:val="00160F61"/>
    <w:rsid w:val="001614CE"/>
    <w:rsid w:val="00161520"/>
    <w:rsid w:val="0016198E"/>
    <w:rsid w:val="00162280"/>
    <w:rsid w:val="00162782"/>
    <w:rsid w:val="00162B62"/>
    <w:rsid w:val="001653E4"/>
    <w:rsid w:val="0016700F"/>
    <w:rsid w:val="0016754C"/>
    <w:rsid w:val="00170082"/>
    <w:rsid w:val="00170F03"/>
    <w:rsid w:val="0017119C"/>
    <w:rsid w:val="00171535"/>
    <w:rsid w:val="0017315B"/>
    <w:rsid w:val="0017360F"/>
    <w:rsid w:val="001756B0"/>
    <w:rsid w:val="001802E8"/>
    <w:rsid w:val="00183499"/>
    <w:rsid w:val="00183AB6"/>
    <w:rsid w:val="00185000"/>
    <w:rsid w:val="0018524D"/>
    <w:rsid w:val="00185667"/>
    <w:rsid w:val="00185695"/>
    <w:rsid w:val="001868BF"/>
    <w:rsid w:val="001869BC"/>
    <w:rsid w:val="001878BC"/>
    <w:rsid w:val="00190127"/>
    <w:rsid w:val="001912A3"/>
    <w:rsid w:val="0019172D"/>
    <w:rsid w:val="00191F70"/>
    <w:rsid w:val="00191F77"/>
    <w:rsid w:val="0019208E"/>
    <w:rsid w:val="00192185"/>
    <w:rsid w:val="00192A3F"/>
    <w:rsid w:val="00193BFC"/>
    <w:rsid w:val="00194180"/>
    <w:rsid w:val="001947B4"/>
    <w:rsid w:val="00194962"/>
    <w:rsid w:val="00194CF4"/>
    <w:rsid w:val="001950D1"/>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07B"/>
    <w:rsid w:val="001C16BC"/>
    <w:rsid w:val="001C16CD"/>
    <w:rsid w:val="001C2407"/>
    <w:rsid w:val="001C5C5F"/>
    <w:rsid w:val="001C6775"/>
    <w:rsid w:val="001C6F28"/>
    <w:rsid w:val="001C72C0"/>
    <w:rsid w:val="001C7305"/>
    <w:rsid w:val="001C7410"/>
    <w:rsid w:val="001C7A7A"/>
    <w:rsid w:val="001D0019"/>
    <w:rsid w:val="001D00CA"/>
    <w:rsid w:val="001D15D5"/>
    <w:rsid w:val="001D1A5A"/>
    <w:rsid w:val="001D1FCE"/>
    <w:rsid w:val="001D201C"/>
    <w:rsid w:val="001D2C65"/>
    <w:rsid w:val="001D3241"/>
    <w:rsid w:val="001D498A"/>
    <w:rsid w:val="001D5618"/>
    <w:rsid w:val="001D6252"/>
    <w:rsid w:val="001D6F7C"/>
    <w:rsid w:val="001D7060"/>
    <w:rsid w:val="001E2BF1"/>
    <w:rsid w:val="001E2F1B"/>
    <w:rsid w:val="001E4DA2"/>
    <w:rsid w:val="001E5758"/>
    <w:rsid w:val="001E68A8"/>
    <w:rsid w:val="001E6DB4"/>
    <w:rsid w:val="001E71FA"/>
    <w:rsid w:val="001F0AA6"/>
    <w:rsid w:val="001F1A19"/>
    <w:rsid w:val="001F1C67"/>
    <w:rsid w:val="001F1D32"/>
    <w:rsid w:val="001F4039"/>
    <w:rsid w:val="001F4552"/>
    <w:rsid w:val="001F4ABE"/>
    <w:rsid w:val="001F4D2F"/>
    <w:rsid w:val="001F5563"/>
    <w:rsid w:val="001F6D30"/>
    <w:rsid w:val="001F709B"/>
    <w:rsid w:val="00200C0A"/>
    <w:rsid w:val="002011D8"/>
    <w:rsid w:val="0020354F"/>
    <w:rsid w:val="00203EE9"/>
    <w:rsid w:val="0020479F"/>
    <w:rsid w:val="00210268"/>
    <w:rsid w:val="00210637"/>
    <w:rsid w:val="00210F3F"/>
    <w:rsid w:val="002111C3"/>
    <w:rsid w:val="0021142A"/>
    <w:rsid w:val="00211BB9"/>
    <w:rsid w:val="0021269E"/>
    <w:rsid w:val="00212751"/>
    <w:rsid w:val="002127FB"/>
    <w:rsid w:val="00212F8C"/>
    <w:rsid w:val="002141CC"/>
    <w:rsid w:val="002145B3"/>
    <w:rsid w:val="00214ABF"/>
    <w:rsid w:val="00214D6E"/>
    <w:rsid w:val="0021567C"/>
    <w:rsid w:val="0021595C"/>
    <w:rsid w:val="002166B9"/>
    <w:rsid w:val="00216E3B"/>
    <w:rsid w:val="002178C3"/>
    <w:rsid w:val="00223300"/>
    <w:rsid w:val="0022367A"/>
    <w:rsid w:val="00223B76"/>
    <w:rsid w:val="00223ECB"/>
    <w:rsid w:val="00224898"/>
    <w:rsid w:val="00224E48"/>
    <w:rsid w:val="002254A9"/>
    <w:rsid w:val="002259BD"/>
    <w:rsid w:val="00225F49"/>
    <w:rsid w:val="00226107"/>
    <w:rsid w:val="00227108"/>
    <w:rsid w:val="00227158"/>
    <w:rsid w:val="00227395"/>
    <w:rsid w:val="00232F36"/>
    <w:rsid w:val="00233150"/>
    <w:rsid w:val="00233D97"/>
    <w:rsid w:val="002347A2"/>
    <w:rsid w:val="00234E45"/>
    <w:rsid w:val="00234FC8"/>
    <w:rsid w:val="0023575D"/>
    <w:rsid w:val="00236037"/>
    <w:rsid w:val="0023645E"/>
    <w:rsid w:val="00236E45"/>
    <w:rsid w:val="0024008D"/>
    <w:rsid w:val="002415F1"/>
    <w:rsid w:val="00241DE8"/>
    <w:rsid w:val="00242DEE"/>
    <w:rsid w:val="00242F0E"/>
    <w:rsid w:val="00243BBE"/>
    <w:rsid w:val="00247ECC"/>
    <w:rsid w:val="002506BA"/>
    <w:rsid w:val="00250C7B"/>
    <w:rsid w:val="00250D5F"/>
    <w:rsid w:val="00252F5E"/>
    <w:rsid w:val="002545A4"/>
    <w:rsid w:val="00254605"/>
    <w:rsid w:val="00255EEF"/>
    <w:rsid w:val="00255F12"/>
    <w:rsid w:val="00256F77"/>
    <w:rsid w:val="00260251"/>
    <w:rsid w:val="00260B4B"/>
    <w:rsid w:val="0026110A"/>
    <w:rsid w:val="00261867"/>
    <w:rsid w:val="00261D85"/>
    <w:rsid w:val="00264EAE"/>
    <w:rsid w:val="00265222"/>
    <w:rsid w:val="00265EC0"/>
    <w:rsid w:val="002666DF"/>
    <w:rsid w:val="00266EE1"/>
    <w:rsid w:val="00267F37"/>
    <w:rsid w:val="00270605"/>
    <w:rsid w:val="0027068B"/>
    <w:rsid w:val="00271917"/>
    <w:rsid w:val="002719BC"/>
    <w:rsid w:val="00272E32"/>
    <w:rsid w:val="00272F86"/>
    <w:rsid w:val="00273873"/>
    <w:rsid w:val="00273FDA"/>
    <w:rsid w:val="00274455"/>
    <w:rsid w:val="0027553E"/>
    <w:rsid w:val="0027585A"/>
    <w:rsid w:val="00275B51"/>
    <w:rsid w:val="00281059"/>
    <w:rsid w:val="00281A9F"/>
    <w:rsid w:val="002820F3"/>
    <w:rsid w:val="00282687"/>
    <w:rsid w:val="00284248"/>
    <w:rsid w:val="0028506C"/>
    <w:rsid w:val="002850E3"/>
    <w:rsid w:val="0028747B"/>
    <w:rsid w:val="0028793C"/>
    <w:rsid w:val="0029120E"/>
    <w:rsid w:val="002916E2"/>
    <w:rsid w:val="002919D9"/>
    <w:rsid w:val="00292520"/>
    <w:rsid w:val="00292F74"/>
    <w:rsid w:val="002933D0"/>
    <w:rsid w:val="002938C0"/>
    <w:rsid w:val="00294530"/>
    <w:rsid w:val="00295214"/>
    <w:rsid w:val="00295A21"/>
    <w:rsid w:val="002967F4"/>
    <w:rsid w:val="00296C8F"/>
    <w:rsid w:val="002A11D9"/>
    <w:rsid w:val="002A148D"/>
    <w:rsid w:val="002A1A83"/>
    <w:rsid w:val="002A3023"/>
    <w:rsid w:val="002A3089"/>
    <w:rsid w:val="002A30E6"/>
    <w:rsid w:val="002A3708"/>
    <w:rsid w:val="002A4811"/>
    <w:rsid w:val="002A5951"/>
    <w:rsid w:val="002A5C3C"/>
    <w:rsid w:val="002A69F3"/>
    <w:rsid w:val="002A70B2"/>
    <w:rsid w:val="002A7358"/>
    <w:rsid w:val="002A74AA"/>
    <w:rsid w:val="002B0990"/>
    <w:rsid w:val="002B17C1"/>
    <w:rsid w:val="002B1CA3"/>
    <w:rsid w:val="002B2486"/>
    <w:rsid w:val="002B2E06"/>
    <w:rsid w:val="002B33C7"/>
    <w:rsid w:val="002B35F9"/>
    <w:rsid w:val="002B38A9"/>
    <w:rsid w:val="002B435F"/>
    <w:rsid w:val="002B4899"/>
    <w:rsid w:val="002B5937"/>
    <w:rsid w:val="002B5E54"/>
    <w:rsid w:val="002B6342"/>
    <w:rsid w:val="002B68A5"/>
    <w:rsid w:val="002B6ED1"/>
    <w:rsid w:val="002B7A64"/>
    <w:rsid w:val="002C0748"/>
    <w:rsid w:val="002C0754"/>
    <w:rsid w:val="002C0AAF"/>
    <w:rsid w:val="002C0CDD"/>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5C60"/>
    <w:rsid w:val="002D6233"/>
    <w:rsid w:val="002D748D"/>
    <w:rsid w:val="002D7E38"/>
    <w:rsid w:val="002E114C"/>
    <w:rsid w:val="002E1769"/>
    <w:rsid w:val="002E285B"/>
    <w:rsid w:val="002E461B"/>
    <w:rsid w:val="002E4EBC"/>
    <w:rsid w:val="002E56D3"/>
    <w:rsid w:val="002E6116"/>
    <w:rsid w:val="002E6E2C"/>
    <w:rsid w:val="002E6EC2"/>
    <w:rsid w:val="002E7F0D"/>
    <w:rsid w:val="002E7F2D"/>
    <w:rsid w:val="002F034D"/>
    <w:rsid w:val="002F12AC"/>
    <w:rsid w:val="002F1577"/>
    <w:rsid w:val="002F2B46"/>
    <w:rsid w:val="002F2F94"/>
    <w:rsid w:val="002F2FFB"/>
    <w:rsid w:val="002F47EE"/>
    <w:rsid w:val="002F6B30"/>
    <w:rsid w:val="002F73A1"/>
    <w:rsid w:val="002F761C"/>
    <w:rsid w:val="002F7F89"/>
    <w:rsid w:val="00300A84"/>
    <w:rsid w:val="00300EB4"/>
    <w:rsid w:val="003012E1"/>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564"/>
    <w:rsid w:val="00315877"/>
    <w:rsid w:val="003158AD"/>
    <w:rsid w:val="00315BD5"/>
    <w:rsid w:val="00315E3D"/>
    <w:rsid w:val="00316D18"/>
    <w:rsid w:val="003171A6"/>
    <w:rsid w:val="00317DE9"/>
    <w:rsid w:val="003200E6"/>
    <w:rsid w:val="00321856"/>
    <w:rsid w:val="003218D8"/>
    <w:rsid w:val="00323801"/>
    <w:rsid w:val="00323839"/>
    <w:rsid w:val="003238A1"/>
    <w:rsid w:val="0032449A"/>
    <w:rsid w:val="003258B8"/>
    <w:rsid w:val="00325BFE"/>
    <w:rsid w:val="0032667E"/>
    <w:rsid w:val="0032719D"/>
    <w:rsid w:val="003313BF"/>
    <w:rsid w:val="00331755"/>
    <w:rsid w:val="00331CDF"/>
    <w:rsid w:val="00334381"/>
    <w:rsid w:val="00334754"/>
    <w:rsid w:val="00334B58"/>
    <w:rsid w:val="00334D32"/>
    <w:rsid w:val="00335D66"/>
    <w:rsid w:val="00336087"/>
    <w:rsid w:val="003368EA"/>
    <w:rsid w:val="0033720B"/>
    <w:rsid w:val="00337A89"/>
    <w:rsid w:val="003409D5"/>
    <w:rsid w:val="00340C61"/>
    <w:rsid w:val="00341276"/>
    <w:rsid w:val="00341727"/>
    <w:rsid w:val="00342BEE"/>
    <w:rsid w:val="003436C6"/>
    <w:rsid w:val="00343EAE"/>
    <w:rsid w:val="0034403D"/>
    <w:rsid w:val="00344516"/>
    <w:rsid w:val="00344782"/>
    <w:rsid w:val="00346DFD"/>
    <w:rsid w:val="0035023C"/>
    <w:rsid w:val="00350EC9"/>
    <w:rsid w:val="00353330"/>
    <w:rsid w:val="00353813"/>
    <w:rsid w:val="00354193"/>
    <w:rsid w:val="00354762"/>
    <w:rsid w:val="00354FCF"/>
    <w:rsid w:val="0035791C"/>
    <w:rsid w:val="003602E5"/>
    <w:rsid w:val="00360548"/>
    <w:rsid w:val="0036107E"/>
    <w:rsid w:val="00362919"/>
    <w:rsid w:val="003635C7"/>
    <w:rsid w:val="00365522"/>
    <w:rsid w:val="0036572F"/>
    <w:rsid w:val="00365D76"/>
    <w:rsid w:val="003668C8"/>
    <w:rsid w:val="003668EE"/>
    <w:rsid w:val="00366D5E"/>
    <w:rsid w:val="003673FF"/>
    <w:rsid w:val="003705FD"/>
    <w:rsid w:val="00370A88"/>
    <w:rsid w:val="00370C72"/>
    <w:rsid w:val="00371EC5"/>
    <w:rsid w:val="00371FB9"/>
    <w:rsid w:val="0037397D"/>
    <w:rsid w:val="00373B11"/>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3678"/>
    <w:rsid w:val="003843D3"/>
    <w:rsid w:val="00386F76"/>
    <w:rsid w:val="00387A28"/>
    <w:rsid w:val="003920F8"/>
    <w:rsid w:val="003921E0"/>
    <w:rsid w:val="00392A63"/>
    <w:rsid w:val="00393720"/>
    <w:rsid w:val="00395EA1"/>
    <w:rsid w:val="0039632C"/>
    <w:rsid w:val="00396588"/>
    <w:rsid w:val="003965EC"/>
    <w:rsid w:val="00397242"/>
    <w:rsid w:val="0039750F"/>
    <w:rsid w:val="003A0425"/>
    <w:rsid w:val="003A05A4"/>
    <w:rsid w:val="003A0DCF"/>
    <w:rsid w:val="003A0E8B"/>
    <w:rsid w:val="003A1842"/>
    <w:rsid w:val="003A19E2"/>
    <w:rsid w:val="003A1BEE"/>
    <w:rsid w:val="003A22C7"/>
    <w:rsid w:val="003A397A"/>
    <w:rsid w:val="003A3ABA"/>
    <w:rsid w:val="003A3E14"/>
    <w:rsid w:val="003A3ED8"/>
    <w:rsid w:val="003A548E"/>
    <w:rsid w:val="003A5F2F"/>
    <w:rsid w:val="003A605F"/>
    <w:rsid w:val="003A6118"/>
    <w:rsid w:val="003B06FC"/>
    <w:rsid w:val="003B0812"/>
    <w:rsid w:val="003B0BD8"/>
    <w:rsid w:val="003B0E7A"/>
    <w:rsid w:val="003B1186"/>
    <w:rsid w:val="003B1472"/>
    <w:rsid w:val="003B1FB1"/>
    <w:rsid w:val="003B2552"/>
    <w:rsid w:val="003B2B40"/>
    <w:rsid w:val="003B2F6E"/>
    <w:rsid w:val="003B4A7E"/>
    <w:rsid w:val="003B4C53"/>
    <w:rsid w:val="003B4E04"/>
    <w:rsid w:val="003B57C4"/>
    <w:rsid w:val="003C1260"/>
    <w:rsid w:val="003C1D01"/>
    <w:rsid w:val="003C3493"/>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0FAC"/>
    <w:rsid w:val="003E14E4"/>
    <w:rsid w:val="003E1AEF"/>
    <w:rsid w:val="003E1BFE"/>
    <w:rsid w:val="003E2CF6"/>
    <w:rsid w:val="003E3AD8"/>
    <w:rsid w:val="003E3C6E"/>
    <w:rsid w:val="003E4073"/>
    <w:rsid w:val="003E4663"/>
    <w:rsid w:val="003E60B0"/>
    <w:rsid w:val="003E631C"/>
    <w:rsid w:val="003F04D5"/>
    <w:rsid w:val="003F0A9B"/>
    <w:rsid w:val="003F1D3C"/>
    <w:rsid w:val="003F1EAE"/>
    <w:rsid w:val="003F1FA7"/>
    <w:rsid w:val="003F431A"/>
    <w:rsid w:val="003F44B9"/>
    <w:rsid w:val="003F456A"/>
    <w:rsid w:val="003F4C1D"/>
    <w:rsid w:val="003F56FC"/>
    <w:rsid w:val="003F5A08"/>
    <w:rsid w:val="003F6492"/>
    <w:rsid w:val="003F65D9"/>
    <w:rsid w:val="003F6DE2"/>
    <w:rsid w:val="0040157C"/>
    <w:rsid w:val="0040290A"/>
    <w:rsid w:val="00402E60"/>
    <w:rsid w:val="0040443F"/>
    <w:rsid w:val="00405954"/>
    <w:rsid w:val="0041020D"/>
    <w:rsid w:val="00410B2F"/>
    <w:rsid w:val="004124E5"/>
    <w:rsid w:val="00412500"/>
    <w:rsid w:val="0041542F"/>
    <w:rsid w:val="00415FB4"/>
    <w:rsid w:val="00416CE0"/>
    <w:rsid w:val="00417D1F"/>
    <w:rsid w:val="004206EB"/>
    <w:rsid w:val="00420716"/>
    <w:rsid w:val="00420E92"/>
    <w:rsid w:val="0042109F"/>
    <w:rsid w:val="0042132F"/>
    <w:rsid w:val="004215B0"/>
    <w:rsid w:val="00423CC4"/>
    <w:rsid w:val="0042523C"/>
    <w:rsid w:val="00426F86"/>
    <w:rsid w:val="00426FDF"/>
    <w:rsid w:val="00427CAD"/>
    <w:rsid w:val="00430938"/>
    <w:rsid w:val="00431302"/>
    <w:rsid w:val="004323FF"/>
    <w:rsid w:val="004325FB"/>
    <w:rsid w:val="004338AF"/>
    <w:rsid w:val="00434C40"/>
    <w:rsid w:val="00435560"/>
    <w:rsid w:val="00435BC9"/>
    <w:rsid w:val="00437339"/>
    <w:rsid w:val="00437363"/>
    <w:rsid w:val="004424E7"/>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15D0"/>
    <w:rsid w:val="00461DA9"/>
    <w:rsid w:val="00463E07"/>
    <w:rsid w:val="004670D2"/>
    <w:rsid w:val="00470198"/>
    <w:rsid w:val="0047037D"/>
    <w:rsid w:val="00471B41"/>
    <w:rsid w:val="004720C8"/>
    <w:rsid w:val="0047355B"/>
    <w:rsid w:val="00473AC9"/>
    <w:rsid w:val="00473BB5"/>
    <w:rsid w:val="00473D83"/>
    <w:rsid w:val="00474369"/>
    <w:rsid w:val="00475F42"/>
    <w:rsid w:val="004779B0"/>
    <w:rsid w:val="004815C2"/>
    <w:rsid w:val="00481E77"/>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60D2"/>
    <w:rsid w:val="00496AB5"/>
    <w:rsid w:val="0049757A"/>
    <w:rsid w:val="004A1602"/>
    <w:rsid w:val="004A450A"/>
    <w:rsid w:val="004A4973"/>
    <w:rsid w:val="004A56C0"/>
    <w:rsid w:val="004A59CA"/>
    <w:rsid w:val="004A5C75"/>
    <w:rsid w:val="004A70F4"/>
    <w:rsid w:val="004A7987"/>
    <w:rsid w:val="004A7EF0"/>
    <w:rsid w:val="004B00EE"/>
    <w:rsid w:val="004B1991"/>
    <w:rsid w:val="004B1B9A"/>
    <w:rsid w:val="004B1D28"/>
    <w:rsid w:val="004B393C"/>
    <w:rsid w:val="004B3B29"/>
    <w:rsid w:val="004B4709"/>
    <w:rsid w:val="004B5674"/>
    <w:rsid w:val="004B7F0D"/>
    <w:rsid w:val="004C09D6"/>
    <w:rsid w:val="004C19C1"/>
    <w:rsid w:val="004C2902"/>
    <w:rsid w:val="004C3140"/>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18A"/>
    <w:rsid w:val="004E076F"/>
    <w:rsid w:val="004E0A89"/>
    <w:rsid w:val="004E10FB"/>
    <w:rsid w:val="004E124F"/>
    <w:rsid w:val="004E139F"/>
    <w:rsid w:val="004E184F"/>
    <w:rsid w:val="004E1B4A"/>
    <w:rsid w:val="004E1D55"/>
    <w:rsid w:val="004E29BD"/>
    <w:rsid w:val="004E3175"/>
    <w:rsid w:val="004E33F7"/>
    <w:rsid w:val="004E49E2"/>
    <w:rsid w:val="004E52B0"/>
    <w:rsid w:val="004E59AE"/>
    <w:rsid w:val="004E5CFA"/>
    <w:rsid w:val="004E6164"/>
    <w:rsid w:val="004E651F"/>
    <w:rsid w:val="004F07D1"/>
    <w:rsid w:val="004F0B26"/>
    <w:rsid w:val="004F13FB"/>
    <w:rsid w:val="004F1B9E"/>
    <w:rsid w:val="004F24AC"/>
    <w:rsid w:val="004F29ED"/>
    <w:rsid w:val="004F4394"/>
    <w:rsid w:val="004F515D"/>
    <w:rsid w:val="004F6107"/>
    <w:rsid w:val="004F7863"/>
    <w:rsid w:val="00500684"/>
    <w:rsid w:val="00500F30"/>
    <w:rsid w:val="00502628"/>
    <w:rsid w:val="0050300B"/>
    <w:rsid w:val="0050302E"/>
    <w:rsid w:val="005034C5"/>
    <w:rsid w:val="005037F3"/>
    <w:rsid w:val="005042C7"/>
    <w:rsid w:val="00505CE2"/>
    <w:rsid w:val="005061B7"/>
    <w:rsid w:val="0050684C"/>
    <w:rsid w:val="0050728C"/>
    <w:rsid w:val="00507BF0"/>
    <w:rsid w:val="00510F1B"/>
    <w:rsid w:val="00513208"/>
    <w:rsid w:val="005133A5"/>
    <w:rsid w:val="0051379D"/>
    <w:rsid w:val="00513E29"/>
    <w:rsid w:val="00514384"/>
    <w:rsid w:val="00514B60"/>
    <w:rsid w:val="005159FF"/>
    <w:rsid w:val="0051718A"/>
    <w:rsid w:val="00517A81"/>
    <w:rsid w:val="00520473"/>
    <w:rsid w:val="00520D38"/>
    <w:rsid w:val="00521BC4"/>
    <w:rsid w:val="00522B94"/>
    <w:rsid w:val="00524C2C"/>
    <w:rsid w:val="005261C9"/>
    <w:rsid w:val="00526367"/>
    <w:rsid w:val="00526E35"/>
    <w:rsid w:val="00531677"/>
    <w:rsid w:val="00531E5D"/>
    <w:rsid w:val="0053287C"/>
    <w:rsid w:val="00532881"/>
    <w:rsid w:val="00532A94"/>
    <w:rsid w:val="005342F4"/>
    <w:rsid w:val="0053480D"/>
    <w:rsid w:val="00534BCE"/>
    <w:rsid w:val="0053620E"/>
    <w:rsid w:val="005366B0"/>
    <w:rsid w:val="00536F4D"/>
    <w:rsid w:val="00537681"/>
    <w:rsid w:val="005376CA"/>
    <w:rsid w:val="00537F73"/>
    <w:rsid w:val="00540E73"/>
    <w:rsid w:val="00540EC1"/>
    <w:rsid w:val="005418B9"/>
    <w:rsid w:val="00542DEA"/>
    <w:rsid w:val="00544668"/>
    <w:rsid w:val="005447AD"/>
    <w:rsid w:val="00544828"/>
    <w:rsid w:val="00545859"/>
    <w:rsid w:val="00550925"/>
    <w:rsid w:val="00550F62"/>
    <w:rsid w:val="005517D8"/>
    <w:rsid w:val="00551B7F"/>
    <w:rsid w:val="005527A1"/>
    <w:rsid w:val="00552BFF"/>
    <w:rsid w:val="0055495B"/>
    <w:rsid w:val="00554D81"/>
    <w:rsid w:val="00555242"/>
    <w:rsid w:val="00555F31"/>
    <w:rsid w:val="00557198"/>
    <w:rsid w:val="0055773A"/>
    <w:rsid w:val="00557F0D"/>
    <w:rsid w:val="00561BF4"/>
    <w:rsid w:val="005625D7"/>
    <w:rsid w:val="00563F17"/>
    <w:rsid w:val="0056449C"/>
    <w:rsid w:val="0056610F"/>
    <w:rsid w:val="0056733C"/>
    <w:rsid w:val="0057043F"/>
    <w:rsid w:val="0057136C"/>
    <w:rsid w:val="005718D8"/>
    <w:rsid w:val="00572028"/>
    <w:rsid w:val="005729B6"/>
    <w:rsid w:val="00572E72"/>
    <w:rsid w:val="00573A99"/>
    <w:rsid w:val="0057409C"/>
    <w:rsid w:val="005740B9"/>
    <w:rsid w:val="00574919"/>
    <w:rsid w:val="00574979"/>
    <w:rsid w:val="00575A83"/>
    <w:rsid w:val="00575B4C"/>
    <w:rsid w:val="00575BCA"/>
    <w:rsid w:val="00577E8A"/>
    <w:rsid w:val="00581D71"/>
    <w:rsid w:val="00582568"/>
    <w:rsid w:val="00583B9E"/>
    <w:rsid w:val="005841E9"/>
    <w:rsid w:val="00585432"/>
    <w:rsid w:val="00585EB5"/>
    <w:rsid w:val="005868BF"/>
    <w:rsid w:val="00586E18"/>
    <w:rsid w:val="00590381"/>
    <w:rsid w:val="005909FD"/>
    <w:rsid w:val="00591110"/>
    <w:rsid w:val="00591ED7"/>
    <w:rsid w:val="0059340D"/>
    <w:rsid w:val="00595DD8"/>
    <w:rsid w:val="00596FFE"/>
    <w:rsid w:val="005A0961"/>
    <w:rsid w:val="005A1370"/>
    <w:rsid w:val="005A3A8F"/>
    <w:rsid w:val="005A42A3"/>
    <w:rsid w:val="005A5A6C"/>
    <w:rsid w:val="005A5B6E"/>
    <w:rsid w:val="005A603C"/>
    <w:rsid w:val="005A6304"/>
    <w:rsid w:val="005A6603"/>
    <w:rsid w:val="005A6AB6"/>
    <w:rsid w:val="005A72BC"/>
    <w:rsid w:val="005B0344"/>
    <w:rsid w:val="005B0B4C"/>
    <w:rsid w:val="005B2B08"/>
    <w:rsid w:val="005B2BB7"/>
    <w:rsid w:val="005B3B77"/>
    <w:rsid w:val="005B3EE8"/>
    <w:rsid w:val="005B4272"/>
    <w:rsid w:val="005B520E"/>
    <w:rsid w:val="005B54B0"/>
    <w:rsid w:val="005B6A0D"/>
    <w:rsid w:val="005B74F9"/>
    <w:rsid w:val="005B75A2"/>
    <w:rsid w:val="005C096B"/>
    <w:rsid w:val="005C0F45"/>
    <w:rsid w:val="005C2151"/>
    <w:rsid w:val="005C29E9"/>
    <w:rsid w:val="005C30C9"/>
    <w:rsid w:val="005C3F59"/>
    <w:rsid w:val="005C41ED"/>
    <w:rsid w:val="005C4842"/>
    <w:rsid w:val="005C50E0"/>
    <w:rsid w:val="005C5C5D"/>
    <w:rsid w:val="005C75CD"/>
    <w:rsid w:val="005C7747"/>
    <w:rsid w:val="005D0433"/>
    <w:rsid w:val="005D091C"/>
    <w:rsid w:val="005D0AE9"/>
    <w:rsid w:val="005D1237"/>
    <w:rsid w:val="005D17D7"/>
    <w:rsid w:val="005D309C"/>
    <w:rsid w:val="005D31E9"/>
    <w:rsid w:val="005D329C"/>
    <w:rsid w:val="005D33E3"/>
    <w:rsid w:val="005D4911"/>
    <w:rsid w:val="005D5662"/>
    <w:rsid w:val="005D58E2"/>
    <w:rsid w:val="005D70BE"/>
    <w:rsid w:val="005D729F"/>
    <w:rsid w:val="005E087F"/>
    <w:rsid w:val="005E0E43"/>
    <w:rsid w:val="005E0FD5"/>
    <w:rsid w:val="005E157E"/>
    <w:rsid w:val="005E1F98"/>
    <w:rsid w:val="005E2683"/>
    <w:rsid w:val="005E2800"/>
    <w:rsid w:val="005E2F68"/>
    <w:rsid w:val="005E35D0"/>
    <w:rsid w:val="005E475B"/>
    <w:rsid w:val="005E5485"/>
    <w:rsid w:val="005E5966"/>
    <w:rsid w:val="005E743A"/>
    <w:rsid w:val="005F075D"/>
    <w:rsid w:val="005F1FAF"/>
    <w:rsid w:val="005F219D"/>
    <w:rsid w:val="005F2B5C"/>
    <w:rsid w:val="005F2CCD"/>
    <w:rsid w:val="005F353B"/>
    <w:rsid w:val="005F36FF"/>
    <w:rsid w:val="005F3C27"/>
    <w:rsid w:val="005F3DF1"/>
    <w:rsid w:val="005F4575"/>
    <w:rsid w:val="005F5302"/>
    <w:rsid w:val="005F5356"/>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662"/>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0A5"/>
    <w:rsid w:val="00626B3F"/>
    <w:rsid w:val="00626E75"/>
    <w:rsid w:val="00627721"/>
    <w:rsid w:val="006303DC"/>
    <w:rsid w:val="00630C79"/>
    <w:rsid w:val="00631A05"/>
    <w:rsid w:val="00632052"/>
    <w:rsid w:val="00632C50"/>
    <w:rsid w:val="00633087"/>
    <w:rsid w:val="0063385B"/>
    <w:rsid w:val="00633A08"/>
    <w:rsid w:val="00633DCB"/>
    <w:rsid w:val="00634155"/>
    <w:rsid w:val="00634BA5"/>
    <w:rsid w:val="0063741D"/>
    <w:rsid w:val="006378D0"/>
    <w:rsid w:val="00637B90"/>
    <w:rsid w:val="00637FCE"/>
    <w:rsid w:val="0064063E"/>
    <w:rsid w:val="00642205"/>
    <w:rsid w:val="0064311C"/>
    <w:rsid w:val="006432BA"/>
    <w:rsid w:val="0064453C"/>
    <w:rsid w:val="00644E56"/>
    <w:rsid w:val="00645423"/>
    <w:rsid w:val="0064555D"/>
    <w:rsid w:val="00645853"/>
    <w:rsid w:val="00645D22"/>
    <w:rsid w:val="00646052"/>
    <w:rsid w:val="00646A07"/>
    <w:rsid w:val="006474C6"/>
    <w:rsid w:val="006476B7"/>
    <w:rsid w:val="0064778D"/>
    <w:rsid w:val="00647B42"/>
    <w:rsid w:val="00647D73"/>
    <w:rsid w:val="00651254"/>
    <w:rsid w:val="00651A08"/>
    <w:rsid w:val="00651E68"/>
    <w:rsid w:val="0065209E"/>
    <w:rsid w:val="006540B4"/>
    <w:rsid w:val="00654204"/>
    <w:rsid w:val="00654615"/>
    <w:rsid w:val="0065690B"/>
    <w:rsid w:val="00656EFE"/>
    <w:rsid w:val="00657AAD"/>
    <w:rsid w:val="00657B02"/>
    <w:rsid w:val="006600FF"/>
    <w:rsid w:val="00660B6F"/>
    <w:rsid w:val="006616B0"/>
    <w:rsid w:val="0066171F"/>
    <w:rsid w:val="00661D4C"/>
    <w:rsid w:val="00662A67"/>
    <w:rsid w:val="00662B0A"/>
    <w:rsid w:val="00663778"/>
    <w:rsid w:val="00663D1D"/>
    <w:rsid w:val="006644B2"/>
    <w:rsid w:val="00664508"/>
    <w:rsid w:val="00664B6D"/>
    <w:rsid w:val="00665B0F"/>
    <w:rsid w:val="00667243"/>
    <w:rsid w:val="00670434"/>
    <w:rsid w:val="00670FCD"/>
    <w:rsid w:val="00672392"/>
    <w:rsid w:val="006741B2"/>
    <w:rsid w:val="0068039B"/>
    <w:rsid w:val="00681318"/>
    <w:rsid w:val="00682593"/>
    <w:rsid w:val="00682D2B"/>
    <w:rsid w:val="00682FF0"/>
    <w:rsid w:val="006835AC"/>
    <w:rsid w:val="00684CDE"/>
    <w:rsid w:val="006909D9"/>
    <w:rsid w:val="00690E2B"/>
    <w:rsid w:val="00691445"/>
    <w:rsid w:val="00691E6B"/>
    <w:rsid w:val="006925CE"/>
    <w:rsid w:val="00692DF9"/>
    <w:rsid w:val="006937D7"/>
    <w:rsid w:val="006954E7"/>
    <w:rsid w:val="00695A3B"/>
    <w:rsid w:val="00695F91"/>
    <w:rsid w:val="00697591"/>
    <w:rsid w:val="006A0C1B"/>
    <w:rsid w:val="006A12BA"/>
    <w:rsid w:val="006A150D"/>
    <w:rsid w:val="006A1779"/>
    <w:rsid w:val="006A1FAA"/>
    <w:rsid w:val="006A3198"/>
    <w:rsid w:val="006A3A8E"/>
    <w:rsid w:val="006A4889"/>
    <w:rsid w:val="006A7E6F"/>
    <w:rsid w:val="006B02DA"/>
    <w:rsid w:val="006B0C3C"/>
    <w:rsid w:val="006B1510"/>
    <w:rsid w:val="006B1962"/>
    <w:rsid w:val="006B1FE7"/>
    <w:rsid w:val="006B3203"/>
    <w:rsid w:val="006B39F6"/>
    <w:rsid w:val="006B5BB4"/>
    <w:rsid w:val="006B618D"/>
    <w:rsid w:val="006B6254"/>
    <w:rsid w:val="006B65B6"/>
    <w:rsid w:val="006B665F"/>
    <w:rsid w:val="006B6B66"/>
    <w:rsid w:val="006C001D"/>
    <w:rsid w:val="006C029F"/>
    <w:rsid w:val="006C07A5"/>
    <w:rsid w:val="006C10C6"/>
    <w:rsid w:val="006C14A1"/>
    <w:rsid w:val="006C1B51"/>
    <w:rsid w:val="006C31CB"/>
    <w:rsid w:val="006C4A21"/>
    <w:rsid w:val="006C604D"/>
    <w:rsid w:val="006C60C3"/>
    <w:rsid w:val="006C676A"/>
    <w:rsid w:val="006C73BE"/>
    <w:rsid w:val="006D0147"/>
    <w:rsid w:val="006D073A"/>
    <w:rsid w:val="006D0B54"/>
    <w:rsid w:val="006D26A7"/>
    <w:rsid w:val="006D292D"/>
    <w:rsid w:val="006D420F"/>
    <w:rsid w:val="006D468F"/>
    <w:rsid w:val="006D481A"/>
    <w:rsid w:val="006D496F"/>
    <w:rsid w:val="006D5091"/>
    <w:rsid w:val="006D7539"/>
    <w:rsid w:val="006D7D5F"/>
    <w:rsid w:val="006E1E65"/>
    <w:rsid w:val="006E2056"/>
    <w:rsid w:val="006E4008"/>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30"/>
    <w:rsid w:val="00702FBB"/>
    <w:rsid w:val="007035BE"/>
    <w:rsid w:val="00703CA4"/>
    <w:rsid w:val="007040A9"/>
    <w:rsid w:val="0070432D"/>
    <w:rsid w:val="007044E0"/>
    <w:rsid w:val="007046E8"/>
    <w:rsid w:val="00705892"/>
    <w:rsid w:val="00705FDE"/>
    <w:rsid w:val="00706AC8"/>
    <w:rsid w:val="00706B5F"/>
    <w:rsid w:val="00707221"/>
    <w:rsid w:val="00707AED"/>
    <w:rsid w:val="00710B9C"/>
    <w:rsid w:val="0071138D"/>
    <w:rsid w:val="00712E68"/>
    <w:rsid w:val="007130C9"/>
    <w:rsid w:val="00714444"/>
    <w:rsid w:val="007145FC"/>
    <w:rsid w:val="00714CBB"/>
    <w:rsid w:val="00715421"/>
    <w:rsid w:val="00715745"/>
    <w:rsid w:val="00715BEA"/>
    <w:rsid w:val="0071678E"/>
    <w:rsid w:val="00716F8D"/>
    <w:rsid w:val="0072117F"/>
    <w:rsid w:val="00721681"/>
    <w:rsid w:val="00721BA3"/>
    <w:rsid w:val="007230F9"/>
    <w:rsid w:val="00724BB1"/>
    <w:rsid w:val="007262FA"/>
    <w:rsid w:val="00727769"/>
    <w:rsid w:val="0073069F"/>
    <w:rsid w:val="007306E0"/>
    <w:rsid w:val="00730AF0"/>
    <w:rsid w:val="00730F8C"/>
    <w:rsid w:val="007312F0"/>
    <w:rsid w:val="00731AE0"/>
    <w:rsid w:val="00731C82"/>
    <w:rsid w:val="00731ED1"/>
    <w:rsid w:val="00732A8A"/>
    <w:rsid w:val="00732B62"/>
    <w:rsid w:val="007347EE"/>
    <w:rsid w:val="007365DF"/>
    <w:rsid w:val="00737F7C"/>
    <w:rsid w:val="00740EEA"/>
    <w:rsid w:val="00741149"/>
    <w:rsid w:val="007411D7"/>
    <w:rsid w:val="007423B4"/>
    <w:rsid w:val="00745041"/>
    <w:rsid w:val="00745390"/>
    <w:rsid w:val="00745437"/>
    <w:rsid w:val="007458CF"/>
    <w:rsid w:val="007463E0"/>
    <w:rsid w:val="00747DB0"/>
    <w:rsid w:val="007507FD"/>
    <w:rsid w:val="00750E4D"/>
    <w:rsid w:val="0075135A"/>
    <w:rsid w:val="007524FE"/>
    <w:rsid w:val="0075298C"/>
    <w:rsid w:val="00753FC3"/>
    <w:rsid w:val="00754E9F"/>
    <w:rsid w:val="007555E5"/>
    <w:rsid w:val="00755A89"/>
    <w:rsid w:val="00757A7E"/>
    <w:rsid w:val="0076086D"/>
    <w:rsid w:val="00760E11"/>
    <w:rsid w:val="00760F78"/>
    <w:rsid w:val="00761AC1"/>
    <w:rsid w:val="00762FEE"/>
    <w:rsid w:val="007636CC"/>
    <w:rsid w:val="0076380A"/>
    <w:rsid w:val="007651A9"/>
    <w:rsid w:val="0076522D"/>
    <w:rsid w:val="007658CA"/>
    <w:rsid w:val="007666AD"/>
    <w:rsid w:val="00770516"/>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584"/>
    <w:rsid w:val="00794804"/>
    <w:rsid w:val="00794B3A"/>
    <w:rsid w:val="00794C01"/>
    <w:rsid w:val="00795B27"/>
    <w:rsid w:val="007976C0"/>
    <w:rsid w:val="00797C9A"/>
    <w:rsid w:val="007A0685"/>
    <w:rsid w:val="007A0A20"/>
    <w:rsid w:val="007A10A9"/>
    <w:rsid w:val="007A2D5C"/>
    <w:rsid w:val="007A3C71"/>
    <w:rsid w:val="007A635C"/>
    <w:rsid w:val="007B3207"/>
    <w:rsid w:val="007B338D"/>
    <w:rsid w:val="007B33F1"/>
    <w:rsid w:val="007B363C"/>
    <w:rsid w:val="007B4AF8"/>
    <w:rsid w:val="007B6DDA"/>
    <w:rsid w:val="007B76AB"/>
    <w:rsid w:val="007C0308"/>
    <w:rsid w:val="007C0D67"/>
    <w:rsid w:val="007C1DCF"/>
    <w:rsid w:val="007C2FF2"/>
    <w:rsid w:val="007C33FE"/>
    <w:rsid w:val="007C37A7"/>
    <w:rsid w:val="007C42D1"/>
    <w:rsid w:val="007C437D"/>
    <w:rsid w:val="007C5BEE"/>
    <w:rsid w:val="007C69FB"/>
    <w:rsid w:val="007C6A37"/>
    <w:rsid w:val="007D07A8"/>
    <w:rsid w:val="007D1814"/>
    <w:rsid w:val="007D19E3"/>
    <w:rsid w:val="007D3257"/>
    <w:rsid w:val="007D339D"/>
    <w:rsid w:val="007D3EA3"/>
    <w:rsid w:val="007D4A6A"/>
    <w:rsid w:val="007D5034"/>
    <w:rsid w:val="007D6232"/>
    <w:rsid w:val="007D7353"/>
    <w:rsid w:val="007E0E04"/>
    <w:rsid w:val="007E1529"/>
    <w:rsid w:val="007E15AB"/>
    <w:rsid w:val="007E1E70"/>
    <w:rsid w:val="007E2238"/>
    <w:rsid w:val="007E5B8A"/>
    <w:rsid w:val="007E6101"/>
    <w:rsid w:val="007F1A70"/>
    <w:rsid w:val="007F1F99"/>
    <w:rsid w:val="007F2DB5"/>
    <w:rsid w:val="007F2EDF"/>
    <w:rsid w:val="007F3D69"/>
    <w:rsid w:val="007F415B"/>
    <w:rsid w:val="007F46B1"/>
    <w:rsid w:val="007F4747"/>
    <w:rsid w:val="007F5C28"/>
    <w:rsid w:val="007F5DF4"/>
    <w:rsid w:val="007F768F"/>
    <w:rsid w:val="008016BA"/>
    <w:rsid w:val="00802965"/>
    <w:rsid w:val="00802F51"/>
    <w:rsid w:val="0080336E"/>
    <w:rsid w:val="00803579"/>
    <w:rsid w:val="00805270"/>
    <w:rsid w:val="008053B7"/>
    <w:rsid w:val="00806113"/>
    <w:rsid w:val="008066F8"/>
    <w:rsid w:val="00806A5E"/>
    <w:rsid w:val="00807016"/>
    <w:rsid w:val="008074F4"/>
    <w:rsid w:val="0080791D"/>
    <w:rsid w:val="00807CB9"/>
    <w:rsid w:val="00807E13"/>
    <w:rsid w:val="00807F26"/>
    <w:rsid w:val="00810047"/>
    <w:rsid w:val="008104AA"/>
    <w:rsid w:val="008125C8"/>
    <w:rsid w:val="008126B5"/>
    <w:rsid w:val="00813E81"/>
    <w:rsid w:val="00813FB9"/>
    <w:rsid w:val="00814639"/>
    <w:rsid w:val="0081463C"/>
    <w:rsid w:val="00815708"/>
    <w:rsid w:val="008157EE"/>
    <w:rsid w:val="00815ACF"/>
    <w:rsid w:val="00816D71"/>
    <w:rsid w:val="00816E0D"/>
    <w:rsid w:val="00820C00"/>
    <w:rsid w:val="00821414"/>
    <w:rsid w:val="008220EF"/>
    <w:rsid w:val="00822671"/>
    <w:rsid w:val="0082352D"/>
    <w:rsid w:val="00823913"/>
    <w:rsid w:val="00823E60"/>
    <w:rsid w:val="00824C67"/>
    <w:rsid w:val="00825606"/>
    <w:rsid w:val="00825FF1"/>
    <w:rsid w:val="0082708C"/>
    <w:rsid w:val="00830519"/>
    <w:rsid w:val="0083095C"/>
    <w:rsid w:val="00831F19"/>
    <w:rsid w:val="00833355"/>
    <w:rsid w:val="00833406"/>
    <w:rsid w:val="008347FC"/>
    <w:rsid w:val="0083484F"/>
    <w:rsid w:val="0083493C"/>
    <w:rsid w:val="008349E1"/>
    <w:rsid w:val="00835EEA"/>
    <w:rsid w:val="00836367"/>
    <w:rsid w:val="008416A6"/>
    <w:rsid w:val="008422B8"/>
    <w:rsid w:val="00842735"/>
    <w:rsid w:val="008436C9"/>
    <w:rsid w:val="00844789"/>
    <w:rsid w:val="0084491D"/>
    <w:rsid w:val="00844FB0"/>
    <w:rsid w:val="0084574E"/>
    <w:rsid w:val="008466B9"/>
    <w:rsid w:val="00850234"/>
    <w:rsid w:val="00850CD1"/>
    <w:rsid w:val="00851412"/>
    <w:rsid w:val="00853D18"/>
    <w:rsid w:val="008547DA"/>
    <w:rsid w:val="00854E0A"/>
    <w:rsid w:val="008550B6"/>
    <w:rsid w:val="00855205"/>
    <w:rsid w:val="008556C3"/>
    <w:rsid w:val="00856095"/>
    <w:rsid w:val="008560F7"/>
    <w:rsid w:val="0085662B"/>
    <w:rsid w:val="00857501"/>
    <w:rsid w:val="0085774D"/>
    <w:rsid w:val="00862092"/>
    <w:rsid w:val="008627FA"/>
    <w:rsid w:val="008631F8"/>
    <w:rsid w:val="0086378E"/>
    <w:rsid w:val="00867168"/>
    <w:rsid w:val="008726E3"/>
    <w:rsid w:val="00872998"/>
    <w:rsid w:val="008729CD"/>
    <w:rsid w:val="00873603"/>
    <w:rsid w:val="00875FA0"/>
    <w:rsid w:val="0087664F"/>
    <w:rsid w:val="008766AD"/>
    <w:rsid w:val="00876D7A"/>
    <w:rsid w:val="00876E3E"/>
    <w:rsid w:val="0087779C"/>
    <w:rsid w:val="00877A89"/>
    <w:rsid w:val="00880AEA"/>
    <w:rsid w:val="0088106C"/>
    <w:rsid w:val="0088358F"/>
    <w:rsid w:val="00886346"/>
    <w:rsid w:val="00887B40"/>
    <w:rsid w:val="008906B6"/>
    <w:rsid w:val="00892B05"/>
    <w:rsid w:val="008938C0"/>
    <w:rsid w:val="00893C7D"/>
    <w:rsid w:val="00894547"/>
    <w:rsid w:val="00894F7C"/>
    <w:rsid w:val="0089557C"/>
    <w:rsid w:val="00897D85"/>
    <w:rsid w:val="00897DB2"/>
    <w:rsid w:val="008A04B7"/>
    <w:rsid w:val="008A1D9D"/>
    <w:rsid w:val="008A2C7D"/>
    <w:rsid w:val="008A4652"/>
    <w:rsid w:val="008A6B76"/>
    <w:rsid w:val="008A72F6"/>
    <w:rsid w:val="008A7328"/>
    <w:rsid w:val="008A767B"/>
    <w:rsid w:val="008B1B6B"/>
    <w:rsid w:val="008B1E11"/>
    <w:rsid w:val="008B3404"/>
    <w:rsid w:val="008B3A7D"/>
    <w:rsid w:val="008B3D55"/>
    <w:rsid w:val="008B4086"/>
    <w:rsid w:val="008B5096"/>
    <w:rsid w:val="008B50BF"/>
    <w:rsid w:val="008B5D11"/>
    <w:rsid w:val="008B5E7F"/>
    <w:rsid w:val="008B6524"/>
    <w:rsid w:val="008B75AE"/>
    <w:rsid w:val="008C0F6D"/>
    <w:rsid w:val="008C277E"/>
    <w:rsid w:val="008C36B9"/>
    <w:rsid w:val="008C37F7"/>
    <w:rsid w:val="008C3907"/>
    <w:rsid w:val="008C4A71"/>
    <w:rsid w:val="008C4B23"/>
    <w:rsid w:val="008C621E"/>
    <w:rsid w:val="008C6257"/>
    <w:rsid w:val="008C631F"/>
    <w:rsid w:val="008D0218"/>
    <w:rsid w:val="008D16D5"/>
    <w:rsid w:val="008D196E"/>
    <w:rsid w:val="008D2B63"/>
    <w:rsid w:val="008D2BD3"/>
    <w:rsid w:val="008D2FCD"/>
    <w:rsid w:val="008D3627"/>
    <w:rsid w:val="008D42D5"/>
    <w:rsid w:val="008D4E85"/>
    <w:rsid w:val="008D560C"/>
    <w:rsid w:val="008D60E4"/>
    <w:rsid w:val="008D7730"/>
    <w:rsid w:val="008D79F6"/>
    <w:rsid w:val="008E0267"/>
    <w:rsid w:val="008E0799"/>
    <w:rsid w:val="008E0843"/>
    <w:rsid w:val="008E160E"/>
    <w:rsid w:val="008E18E8"/>
    <w:rsid w:val="008E1979"/>
    <w:rsid w:val="008E2194"/>
    <w:rsid w:val="008E24E8"/>
    <w:rsid w:val="008E2A5C"/>
    <w:rsid w:val="008E3C9F"/>
    <w:rsid w:val="008E3F27"/>
    <w:rsid w:val="008E4614"/>
    <w:rsid w:val="008E49B8"/>
    <w:rsid w:val="008E5301"/>
    <w:rsid w:val="008E574D"/>
    <w:rsid w:val="008E5BDD"/>
    <w:rsid w:val="008E61F4"/>
    <w:rsid w:val="008E6727"/>
    <w:rsid w:val="008F01C1"/>
    <w:rsid w:val="008F024B"/>
    <w:rsid w:val="008F02A0"/>
    <w:rsid w:val="008F1A27"/>
    <w:rsid w:val="008F26AD"/>
    <w:rsid w:val="008F2F42"/>
    <w:rsid w:val="008F3C0F"/>
    <w:rsid w:val="008F46D2"/>
    <w:rsid w:val="008F687C"/>
    <w:rsid w:val="008F6A03"/>
    <w:rsid w:val="008F6E2C"/>
    <w:rsid w:val="008F772E"/>
    <w:rsid w:val="0090055C"/>
    <w:rsid w:val="009005FE"/>
    <w:rsid w:val="00900A20"/>
    <w:rsid w:val="00902FC5"/>
    <w:rsid w:val="0090324D"/>
    <w:rsid w:val="0090458B"/>
    <w:rsid w:val="0090476A"/>
    <w:rsid w:val="00906D7F"/>
    <w:rsid w:val="00907082"/>
    <w:rsid w:val="00907874"/>
    <w:rsid w:val="00907E5C"/>
    <w:rsid w:val="00911580"/>
    <w:rsid w:val="0091395A"/>
    <w:rsid w:val="00913DE2"/>
    <w:rsid w:val="00915ABA"/>
    <w:rsid w:val="00915DC2"/>
    <w:rsid w:val="00916486"/>
    <w:rsid w:val="00917007"/>
    <w:rsid w:val="009177CF"/>
    <w:rsid w:val="009203F0"/>
    <w:rsid w:val="00920899"/>
    <w:rsid w:val="00921B21"/>
    <w:rsid w:val="00922308"/>
    <w:rsid w:val="00922709"/>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9E7"/>
    <w:rsid w:val="00935D21"/>
    <w:rsid w:val="00937C34"/>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18A8"/>
    <w:rsid w:val="00953956"/>
    <w:rsid w:val="0095592E"/>
    <w:rsid w:val="00960735"/>
    <w:rsid w:val="00961E28"/>
    <w:rsid w:val="009631EF"/>
    <w:rsid w:val="00963C9C"/>
    <w:rsid w:val="00963EC9"/>
    <w:rsid w:val="009647F3"/>
    <w:rsid w:val="00964932"/>
    <w:rsid w:val="00965052"/>
    <w:rsid w:val="00966643"/>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C4F"/>
    <w:rsid w:val="00977DC5"/>
    <w:rsid w:val="0098216F"/>
    <w:rsid w:val="00982265"/>
    <w:rsid w:val="009832A2"/>
    <w:rsid w:val="009845F2"/>
    <w:rsid w:val="009853EA"/>
    <w:rsid w:val="00985F23"/>
    <w:rsid w:val="009863B7"/>
    <w:rsid w:val="009879A5"/>
    <w:rsid w:val="00990EC5"/>
    <w:rsid w:val="00991132"/>
    <w:rsid w:val="009916D8"/>
    <w:rsid w:val="00994948"/>
    <w:rsid w:val="0099533A"/>
    <w:rsid w:val="0099743F"/>
    <w:rsid w:val="009A33A8"/>
    <w:rsid w:val="009A34BA"/>
    <w:rsid w:val="009A4983"/>
    <w:rsid w:val="009A4DC0"/>
    <w:rsid w:val="009A4EEA"/>
    <w:rsid w:val="009A59AD"/>
    <w:rsid w:val="009A65D4"/>
    <w:rsid w:val="009A7B1E"/>
    <w:rsid w:val="009B20A7"/>
    <w:rsid w:val="009B218F"/>
    <w:rsid w:val="009B2390"/>
    <w:rsid w:val="009B34CE"/>
    <w:rsid w:val="009B44A0"/>
    <w:rsid w:val="009B4A10"/>
    <w:rsid w:val="009B4F07"/>
    <w:rsid w:val="009B6459"/>
    <w:rsid w:val="009B76B4"/>
    <w:rsid w:val="009B79FC"/>
    <w:rsid w:val="009C17D5"/>
    <w:rsid w:val="009C224E"/>
    <w:rsid w:val="009C416F"/>
    <w:rsid w:val="009C584A"/>
    <w:rsid w:val="009C64A6"/>
    <w:rsid w:val="009C69BC"/>
    <w:rsid w:val="009C6FB1"/>
    <w:rsid w:val="009C7D0C"/>
    <w:rsid w:val="009D0D5E"/>
    <w:rsid w:val="009D1298"/>
    <w:rsid w:val="009D15D3"/>
    <w:rsid w:val="009D16CB"/>
    <w:rsid w:val="009D2E51"/>
    <w:rsid w:val="009D31B6"/>
    <w:rsid w:val="009D5129"/>
    <w:rsid w:val="009D5673"/>
    <w:rsid w:val="009D5D56"/>
    <w:rsid w:val="009D6270"/>
    <w:rsid w:val="009D7675"/>
    <w:rsid w:val="009E0C94"/>
    <w:rsid w:val="009E0E84"/>
    <w:rsid w:val="009E2148"/>
    <w:rsid w:val="009E2B42"/>
    <w:rsid w:val="009E2CE2"/>
    <w:rsid w:val="009E358F"/>
    <w:rsid w:val="009E7579"/>
    <w:rsid w:val="009E7625"/>
    <w:rsid w:val="009E78D4"/>
    <w:rsid w:val="009E7E19"/>
    <w:rsid w:val="009F0A11"/>
    <w:rsid w:val="009F1D79"/>
    <w:rsid w:val="009F4B0C"/>
    <w:rsid w:val="009F5FA2"/>
    <w:rsid w:val="009F763C"/>
    <w:rsid w:val="009F79FE"/>
    <w:rsid w:val="00A01032"/>
    <w:rsid w:val="00A01AED"/>
    <w:rsid w:val="00A02A5F"/>
    <w:rsid w:val="00A02F6C"/>
    <w:rsid w:val="00A04D35"/>
    <w:rsid w:val="00A04E62"/>
    <w:rsid w:val="00A05542"/>
    <w:rsid w:val="00A059B3"/>
    <w:rsid w:val="00A0638E"/>
    <w:rsid w:val="00A07CA2"/>
    <w:rsid w:val="00A116AA"/>
    <w:rsid w:val="00A11ED4"/>
    <w:rsid w:val="00A12C7A"/>
    <w:rsid w:val="00A12E60"/>
    <w:rsid w:val="00A135B3"/>
    <w:rsid w:val="00A17063"/>
    <w:rsid w:val="00A17610"/>
    <w:rsid w:val="00A17DF3"/>
    <w:rsid w:val="00A17F68"/>
    <w:rsid w:val="00A20C0C"/>
    <w:rsid w:val="00A222FA"/>
    <w:rsid w:val="00A241C2"/>
    <w:rsid w:val="00A24DA4"/>
    <w:rsid w:val="00A24E06"/>
    <w:rsid w:val="00A264E0"/>
    <w:rsid w:val="00A269D0"/>
    <w:rsid w:val="00A31D5D"/>
    <w:rsid w:val="00A3403F"/>
    <w:rsid w:val="00A350CB"/>
    <w:rsid w:val="00A35441"/>
    <w:rsid w:val="00A36029"/>
    <w:rsid w:val="00A36CA9"/>
    <w:rsid w:val="00A37B19"/>
    <w:rsid w:val="00A4082D"/>
    <w:rsid w:val="00A411EF"/>
    <w:rsid w:val="00A41C5E"/>
    <w:rsid w:val="00A43465"/>
    <w:rsid w:val="00A458D2"/>
    <w:rsid w:val="00A467AF"/>
    <w:rsid w:val="00A509B0"/>
    <w:rsid w:val="00A51BB7"/>
    <w:rsid w:val="00A52AC9"/>
    <w:rsid w:val="00A5380C"/>
    <w:rsid w:val="00A540DB"/>
    <w:rsid w:val="00A54292"/>
    <w:rsid w:val="00A54FD8"/>
    <w:rsid w:val="00A55075"/>
    <w:rsid w:val="00A5720A"/>
    <w:rsid w:val="00A57262"/>
    <w:rsid w:val="00A578E5"/>
    <w:rsid w:val="00A57DDC"/>
    <w:rsid w:val="00A57FDE"/>
    <w:rsid w:val="00A6032F"/>
    <w:rsid w:val="00A609C1"/>
    <w:rsid w:val="00A628F0"/>
    <w:rsid w:val="00A62B2A"/>
    <w:rsid w:val="00A63815"/>
    <w:rsid w:val="00A6492D"/>
    <w:rsid w:val="00A64A62"/>
    <w:rsid w:val="00A64CFD"/>
    <w:rsid w:val="00A65301"/>
    <w:rsid w:val="00A6680A"/>
    <w:rsid w:val="00A66C53"/>
    <w:rsid w:val="00A701E8"/>
    <w:rsid w:val="00A7074D"/>
    <w:rsid w:val="00A70956"/>
    <w:rsid w:val="00A719FF"/>
    <w:rsid w:val="00A72313"/>
    <w:rsid w:val="00A73001"/>
    <w:rsid w:val="00A73B8A"/>
    <w:rsid w:val="00A73D38"/>
    <w:rsid w:val="00A7587F"/>
    <w:rsid w:val="00A766E3"/>
    <w:rsid w:val="00A80552"/>
    <w:rsid w:val="00A81231"/>
    <w:rsid w:val="00A81E19"/>
    <w:rsid w:val="00A83697"/>
    <w:rsid w:val="00A836EC"/>
    <w:rsid w:val="00A83DEA"/>
    <w:rsid w:val="00A84270"/>
    <w:rsid w:val="00A8653B"/>
    <w:rsid w:val="00A86D54"/>
    <w:rsid w:val="00A86F41"/>
    <w:rsid w:val="00A87212"/>
    <w:rsid w:val="00A87402"/>
    <w:rsid w:val="00A87D1C"/>
    <w:rsid w:val="00A9105F"/>
    <w:rsid w:val="00A91364"/>
    <w:rsid w:val="00A9143B"/>
    <w:rsid w:val="00A92FBB"/>
    <w:rsid w:val="00A95D30"/>
    <w:rsid w:val="00A96576"/>
    <w:rsid w:val="00A966C2"/>
    <w:rsid w:val="00A96CFB"/>
    <w:rsid w:val="00A9715C"/>
    <w:rsid w:val="00A97BB4"/>
    <w:rsid w:val="00AA0ACC"/>
    <w:rsid w:val="00AA1C98"/>
    <w:rsid w:val="00AA1E34"/>
    <w:rsid w:val="00AA1F3A"/>
    <w:rsid w:val="00AA2788"/>
    <w:rsid w:val="00AA3628"/>
    <w:rsid w:val="00AA40FE"/>
    <w:rsid w:val="00AA443D"/>
    <w:rsid w:val="00AA4FF9"/>
    <w:rsid w:val="00AA53F0"/>
    <w:rsid w:val="00AB09F9"/>
    <w:rsid w:val="00AB0B81"/>
    <w:rsid w:val="00AB1034"/>
    <w:rsid w:val="00AB106B"/>
    <w:rsid w:val="00AB1124"/>
    <w:rsid w:val="00AB3F8F"/>
    <w:rsid w:val="00AB5B21"/>
    <w:rsid w:val="00AB6E4A"/>
    <w:rsid w:val="00AB7860"/>
    <w:rsid w:val="00AC0865"/>
    <w:rsid w:val="00AC0AA0"/>
    <w:rsid w:val="00AC1532"/>
    <w:rsid w:val="00AC3FE1"/>
    <w:rsid w:val="00AC43BC"/>
    <w:rsid w:val="00AC526F"/>
    <w:rsid w:val="00AC53EC"/>
    <w:rsid w:val="00AC5B74"/>
    <w:rsid w:val="00AC65ED"/>
    <w:rsid w:val="00AD024A"/>
    <w:rsid w:val="00AD143D"/>
    <w:rsid w:val="00AD4550"/>
    <w:rsid w:val="00AD523D"/>
    <w:rsid w:val="00AD6D78"/>
    <w:rsid w:val="00AD711B"/>
    <w:rsid w:val="00AD715F"/>
    <w:rsid w:val="00AD747E"/>
    <w:rsid w:val="00AD7F13"/>
    <w:rsid w:val="00AE0389"/>
    <w:rsid w:val="00AE0EDC"/>
    <w:rsid w:val="00AE1F74"/>
    <w:rsid w:val="00AE278B"/>
    <w:rsid w:val="00AE2BD3"/>
    <w:rsid w:val="00AE3409"/>
    <w:rsid w:val="00AE394E"/>
    <w:rsid w:val="00AE3AA9"/>
    <w:rsid w:val="00AE6141"/>
    <w:rsid w:val="00AE6FD3"/>
    <w:rsid w:val="00AE70F2"/>
    <w:rsid w:val="00AE7C22"/>
    <w:rsid w:val="00AF03AE"/>
    <w:rsid w:val="00AF0644"/>
    <w:rsid w:val="00AF1621"/>
    <w:rsid w:val="00AF171B"/>
    <w:rsid w:val="00AF2B60"/>
    <w:rsid w:val="00AF2D06"/>
    <w:rsid w:val="00AF4627"/>
    <w:rsid w:val="00AF6514"/>
    <w:rsid w:val="00AF67AE"/>
    <w:rsid w:val="00AF6A33"/>
    <w:rsid w:val="00AF7845"/>
    <w:rsid w:val="00AF7A55"/>
    <w:rsid w:val="00AF7C5F"/>
    <w:rsid w:val="00B000D6"/>
    <w:rsid w:val="00B01153"/>
    <w:rsid w:val="00B030E9"/>
    <w:rsid w:val="00B034DD"/>
    <w:rsid w:val="00B035BE"/>
    <w:rsid w:val="00B04112"/>
    <w:rsid w:val="00B043CA"/>
    <w:rsid w:val="00B04D58"/>
    <w:rsid w:val="00B051B1"/>
    <w:rsid w:val="00B05A99"/>
    <w:rsid w:val="00B06165"/>
    <w:rsid w:val="00B06E0F"/>
    <w:rsid w:val="00B07FA9"/>
    <w:rsid w:val="00B11A60"/>
    <w:rsid w:val="00B13259"/>
    <w:rsid w:val="00B132E5"/>
    <w:rsid w:val="00B1350E"/>
    <w:rsid w:val="00B150E2"/>
    <w:rsid w:val="00B15EE2"/>
    <w:rsid w:val="00B16258"/>
    <w:rsid w:val="00B210A8"/>
    <w:rsid w:val="00B21B72"/>
    <w:rsid w:val="00B220A8"/>
    <w:rsid w:val="00B22613"/>
    <w:rsid w:val="00B22B51"/>
    <w:rsid w:val="00B23BEF"/>
    <w:rsid w:val="00B25636"/>
    <w:rsid w:val="00B25ED4"/>
    <w:rsid w:val="00B26CBC"/>
    <w:rsid w:val="00B301AF"/>
    <w:rsid w:val="00B302D8"/>
    <w:rsid w:val="00B324C0"/>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625C"/>
    <w:rsid w:val="00B46951"/>
    <w:rsid w:val="00B471AE"/>
    <w:rsid w:val="00B47ADE"/>
    <w:rsid w:val="00B51D63"/>
    <w:rsid w:val="00B5260C"/>
    <w:rsid w:val="00B54C97"/>
    <w:rsid w:val="00B54FBF"/>
    <w:rsid w:val="00B55A1F"/>
    <w:rsid w:val="00B5615C"/>
    <w:rsid w:val="00B57C71"/>
    <w:rsid w:val="00B6065F"/>
    <w:rsid w:val="00B610CC"/>
    <w:rsid w:val="00B6217E"/>
    <w:rsid w:val="00B625EE"/>
    <w:rsid w:val="00B6439B"/>
    <w:rsid w:val="00B64A7A"/>
    <w:rsid w:val="00B6606A"/>
    <w:rsid w:val="00B667AE"/>
    <w:rsid w:val="00B66A62"/>
    <w:rsid w:val="00B6711F"/>
    <w:rsid w:val="00B70CBF"/>
    <w:rsid w:val="00B7211D"/>
    <w:rsid w:val="00B72828"/>
    <w:rsid w:val="00B73163"/>
    <w:rsid w:val="00B73EEC"/>
    <w:rsid w:val="00B74CE8"/>
    <w:rsid w:val="00B75109"/>
    <w:rsid w:val="00B768D1"/>
    <w:rsid w:val="00B769D2"/>
    <w:rsid w:val="00B770CB"/>
    <w:rsid w:val="00B82102"/>
    <w:rsid w:val="00B824D2"/>
    <w:rsid w:val="00B8311F"/>
    <w:rsid w:val="00B83438"/>
    <w:rsid w:val="00B83A76"/>
    <w:rsid w:val="00B83C14"/>
    <w:rsid w:val="00B84847"/>
    <w:rsid w:val="00B84C8E"/>
    <w:rsid w:val="00B867F7"/>
    <w:rsid w:val="00B87DE6"/>
    <w:rsid w:val="00B87F6F"/>
    <w:rsid w:val="00B87F8F"/>
    <w:rsid w:val="00B90AAF"/>
    <w:rsid w:val="00B9125E"/>
    <w:rsid w:val="00B920BB"/>
    <w:rsid w:val="00B922FA"/>
    <w:rsid w:val="00B933FA"/>
    <w:rsid w:val="00B94C89"/>
    <w:rsid w:val="00B9506C"/>
    <w:rsid w:val="00B953E9"/>
    <w:rsid w:val="00B958BD"/>
    <w:rsid w:val="00B96811"/>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48C1"/>
    <w:rsid w:val="00BB692F"/>
    <w:rsid w:val="00BC1836"/>
    <w:rsid w:val="00BC3420"/>
    <w:rsid w:val="00BC3892"/>
    <w:rsid w:val="00BC3B77"/>
    <w:rsid w:val="00BC3C84"/>
    <w:rsid w:val="00BC3FBF"/>
    <w:rsid w:val="00BC63AC"/>
    <w:rsid w:val="00BC76E5"/>
    <w:rsid w:val="00BC7CE6"/>
    <w:rsid w:val="00BD02A9"/>
    <w:rsid w:val="00BD0760"/>
    <w:rsid w:val="00BD0E97"/>
    <w:rsid w:val="00BD1D73"/>
    <w:rsid w:val="00BD3542"/>
    <w:rsid w:val="00BD3C28"/>
    <w:rsid w:val="00BD3E3C"/>
    <w:rsid w:val="00BD541C"/>
    <w:rsid w:val="00BD55EF"/>
    <w:rsid w:val="00BD670B"/>
    <w:rsid w:val="00BD74E5"/>
    <w:rsid w:val="00BD76FA"/>
    <w:rsid w:val="00BE1773"/>
    <w:rsid w:val="00BE1DD2"/>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82B"/>
    <w:rsid w:val="00C05BBA"/>
    <w:rsid w:val="00C067D1"/>
    <w:rsid w:val="00C071FC"/>
    <w:rsid w:val="00C073C7"/>
    <w:rsid w:val="00C0776F"/>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6CEB"/>
    <w:rsid w:val="00C27482"/>
    <w:rsid w:val="00C27BE2"/>
    <w:rsid w:val="00C30324"/>
    <w:rsid w:val="00C30630"/>
    <w:rsid w:val="00C3075A"/>
    <w:rsid w:val="00C314E3"/>
    <w:rsid w:val="00C317D2"/>
    <w:rsid w:val="00C31DCB"/>
    <w:rsid w:val="00C32153"/>
    <w:rsid w:val="00C32204"/>
    <w:rsid w:val="00C3310B"/>
    <w:rsid w:val="00C3316D"/>
    <w:rsid w:val="00C33B17"/>
    <w:rsid w:val="00C345A8"/>
    <w:rsid w:val="00C348D1"/>
    <w:rsid w:val="00C356CD"/>
    <w:rsid w:val="00C363A0"/>
    <w:rsid w:val="00C36CC1"/>
    <w:rsid w:val="00C40065"/>
    <w:rsid w:val="00C404F1"/>
    <w:rsid w:val="00C4079E"/>
    <w:rsid w:val="00C40D48"/>
    <w:rsid w:val="00C44467"/>
    <w:rsid w:val="00C457DF"/>
    <w:rsid w:val="00C45C32"/>
    <w:rsid w:val="00C46E99"/>
    <w:rsid w:val="00C47568"/>
    <w:rsid w:val="00C50017"/>
    <w:rsid w:val="00C513EA"/>
    <w:rsid w:val="00C51902"/>
    <w:rsid w:val="00C54F4D"/>
    <w:rsid w:val="00C550F3"/>
    <w:rsid w:val="00C5589F"/>
    <w:rsid w:val="00C559AA"/>
    <w:rsid w:val="00C56720"/>
    <w:rsid w:val="00C56988"/>
    <w:rsid w:val="00C5705C"/>
    <w:rsid w:val="00C60C9F"/>
    <w:rsid w:val="00C618CB"/>
    <w:rsid w:val="00C63651"/>
    <w:rsid w:val="00C6370E"/>
    <w:rsid w:val="00C64B8E"/>
    <w:rsid w:val="00C64F0C"/>
    <w:rsid w:val="00C65810"/>
    <w:rsid w:val="00C661C3"/>
    <w:rsid w:val="00C66685"/>
    <w:rsid w:val="00C677D2"/>
    <w:rsid w:val="00C67CFF"/>
    <w:rsid w:val="00C67E90"/>
    <w:rsid w:val="00C706E0"/>
    <w:rsid w:val="00C71015"/>
    <w:rsid w:val="00C7370B"/>
    <w:rsid w:val="00C73CA6"/>
    <w:rsid w:val="00C73CFF"/>
    <w:rsid w:val="00C741A8"/>
    <w:rsid w:val="00C76061"/>
    <w:rsid w:val="00C80645"/>
    <w:rsid w:val="00C81A79"/>
    <w:rsid w:val="00C8582A"/>
    <w:rsid w:val="00C87D0C"/>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2D5"/>
    <w:rsid w:val="00CA4392"/>
    <w:rsid w:val="00CA4748"/>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4E8"/>
    <w:rsid w:val="00CC4639"/>
    <w:rsid w:val="00CC5FD1"/>
    <w:rsid w:val="00CC6F8F"/>
    <w:rsid w:val="00CC743B"/>
    <w:rsid w:val="00CC7746"/>
    <w:rsid w:val="00CC774C"/>
    <w:rsid w:val="00CD0FD4"/>
    <w:rsid w:val="00CD3070"/>
    <w:rsid w:val="00CD46C6"/>
    <w:rsid w:val="00CD59FF"/>
    <w:rsid w:val="00CD5CB9"/>
    <w:rsid w:val="00CD6029"/>
    <w:rsid w:val="00CD67A3"/>
    <w:rsid w:val="00CD6805"/>
    <w:rsid w:val="00CD68A6"/>
    <w:rsid w:val="00CD692C"/>
    <w:rsid w:val="00CD7786"/>
    <w:rsid w:val="00CD77F5"/>
    <w:rsid w:val="00CE3015"/>
    <w:rsid w:val="00CE339C"/>
    <w:rsid w:val="00CE3D9D"/>
    <w:rsid w:val="00CE57E6"/>
    <w:rsid w:val="00CE5AF7"/>
    <w:rsid w:val="00CE6B77"/>
    <w:rsid w:val="00CE6F89"/>
    <w:rsid w:val="00CE72E1"/>
    <w:rsid w:val="00CF0870"/>
    <w:rsid w:val="00CF0BCD"/>
    <w:rsid w:val="00CF0D25"/>
    <w:rsid w:val="00CF13A0"/>
    <w:rsid w:val="00CF1D6C"/>
    <w:rsid w:val="00CF2CEE"/>
    <w:rsid w:val="00CF3402"/>
    <w:rsid w:val="00CF55CF"/>
    <w:rsid w:val="00CF5C5B"/>
    <w:rsid w:val="00CF6161"/>
    <w:rsid w:val="00CF6349"/>
    <w:rsid w:val="00D01146"/>
    <w:rsid w:val="00D02E46"/>
    <w:rsid w:val="00D03BE0"/>
    <w:rsid w:val="00D04ACD"/>
    <w:rsid w:val="00D04BCA"/>
    <w:rsid w:val="00D07D90"/>
    <w:rsid w:val="00D10144"/>
    <w:rsid w:val="00D1070A"/>
    <w:rsid w:val="00D10B39"/>
    <w:rsid w:val="00D11B6E"/>
    <w:rsid w:val="00D11DCC"/>
    <w:rsid w:val="00D11DED"/>
    <w:rsid w:val="00D12C27"/>
    <w:rsid w:val="00D130B0"/>
    <w:rsid w:val="00D13F81"/>
    <w:rsid w:val="00D14D84"/>
    <w:rsid w:val="00D16B87"/>
    <w:rsid w:val="00D17419"/>
    <w:rsid w:val="00D20F0D"/>
    <w:rsid w:val="00D2176E"/>
    <w:rsid w:val="00D21A46"/>
    <w:rsid w:val="00D23516"/>
    <w:rsid w:val="00D235CF"/>
    <w:rsid w:val="00D24FA2"/>
    <w:rsid w:val="00D250D5"/>
    <w:rsid w:val="00D25221"/>
    <w:rsid w:val="00D25627"/>
    <w:rsid w:val="00D25EB2"/>
    <w:rsid w:val="00D265BE"/>
    <w:rsid w:val="00D26604"/>
    <w:rsid w:val="00D26AA6"/>
    <w:rsid w:val="00D26E17"/>
    <w:rsid w:val="00D27326"/>
    <w:rsid w:val="00D27446"/>
    <w:rsid w:val="00D27C00"/>
    <w:rsid w:val="00D304C5"/>
    <w:rsid w:val="00D305BE"/>
    <w:rsid w:val="00D31215"/>
    <w:rsid w:val="00D31324"/>
    <w:rsid w:val="00D32073"/>
    <w:rsid w:val="00D33E24"/>
    <w:rsid w:val="00D33FAA"/>
    <w:rsid w:val="00D341CA"/>
    <w:rsid w:val="00D34618"/>
    <w:rsid w:val="00D353F3"/>
    <w:rsid w:val="00D364D4"/>
    <w:rsid w:val="00D370EE"/>
    <w:rsid w:val="00D37B60"/>
    <w:rsid w:val="00D404C5"/>
    <w:rsid w:val="00D40E8E"/>
    <w:rsid w:val="00D41198"/>
    <w:rsid w:val="00D42D3D"/>
    <w:rsid w:val="00D43571"/>
    <w:rsid w:val="00D4594D"/>
    <w:rsid w:val="00D46B21"/>
    <w:rsid w:val="00D46FA0"/>
    <w:rsid w:val="00D470F5"/>
    <w:rsid w:val="00D47B0E"/>
    <w:rsid w:val="00D51BB2"/>
    <w:rsid w:val="00D5225E"/>
    <w:rsid w:val="00D524C2"/>
    <w:rsid w:val="00D52F12"/>
    <w:rsid w:val="00D53D20"/>
    <w:rsid w:val="00D5437D"/>
    <w:rsid w:val="00D559C2"/>
    <w:rsid w:val="00D55C42"/>
    <w:rsid w:val="00D56014"/>
    <w:rsid w:val="00D57076"/>
    <w:rsid w:val="00D575B4"/>
    <w:rsid w:val="00D57C22"/>
    <w:rsid w:val="00D57DC6"/>
    <w:rsid w:val="00D57E9C"/>
    <w:rsid w:val="00D6060A"/>
    <w:rsid w:val="00D60D8B"/>
    <w:rsid w:val="00D61B47"/>
    <w:rsid w:val="00D61CDD"/>
    <w:rsid w:val="00D61D54"/>
    <w:rsid w:val="00D6223F"/>
    <w:rsid w:val="00D62FF6"/>
    <w:rsid w:val="00D63141"/>
    <w:rsid w:val="00D632BE"/>
    <w:rsid w:val="00D63428"/>
    <w:rsid w:val="00D6449B"/>
    <w:rsid w:val="00D64B9B"/>
    <w:rsid w:val="00D64BD9"/>
    <w:rsid w:val="00D6670F"/>
    <w:rsid w:val="00D66CD0"/>
    <w:rsid w:val="00D67728"/>
    <w:rsid w:val="00D67D98"/>
    <w:rsid w:val="00D70541"/>
    <w:rsid w:val="00D711DF"/>
    <w:rsid w:val="00D715DF"/>
    <w:rsid w:val="00D717B0"/>
    <w:rsid w:val="00D72D06"/>
    <w:rsid w:val="00D73115"/>
    <w:rsid w:val="00D74CA2"/>
    <w:rsid w:val="00D7522C"/>
    <w:rsid w:val="00D7536F"/>
    <w:rsid w:val="00D76668"/>
    <w:rsid w:val="00D76E2D"/>
    <w:rsid w:val="00D7700F"/>
    <w:rsid w:val="00D8024D"/>
    <w:rsid w:val="00D81326"/>
    <w:rsid w:val="00D818A9"/>
    <w:rsid w:val="00D81CFA"/>
    <w:rsid w:val="00D822E8"/>
    <w:rsid w:val="00D831DF"/>
    <w:rsid w:val="00D8350E"/>
    <w:rsid w:val="00D837EE"/>
    <w:rsid w:val="00D83B1A"/>
    <w:rsid w:val="00D83E02"/>
    <w:rsid w:val="00D86500"/>
    <w:rsid w:val="00D8688C"/>
    <w:rsid w:val="00D87122"/>
    <w:rsid w:val="00D87870"/>
    <w:rsid w:val="00D8788F"/>
    <w:rsid w:val="00D902C0"/>
    <w:rsid w:val="00D913D1"/>
    <w:rsid w:val="00D91E1D"/>
    <w:rsid w:val="00D929AA"/>
    <w:rsid w:val="00D948D4"/>
    <w:rsid w:val="00D949F2"/>
    <w:rsid w:val="00D95EC4"/>
    <w:rsid w:val="00D96593"/>
    <w:rsid w:val="00D9720E"/>
    <w:rsid w:val="00DA0039"/>
    <w:rsid w:val="00DA1A96"/>
    <w:rsid w:val="00DA1CD6"/>
    <w:rsid w:val="00DA2CD6"/>
    <w:rsid w:val="00DA345D"/>
    <w:rsid w:val="00DA392D"/>
    <w:rsid w:val="00DA4CBC"/>
    <w:rsid w:val="00DA51E6"/>
    <w:rsid w:val="00DA5976"/>
    <w:rsid w:val="00DA6D79"/>
    <w:rsid w:val="00DA7F60"/>
    <w:rsid w:val="00DB123E"/>
    <w:rsid w:val="00DB17CD"/>
    <w:rsid w:val="00DB19A2"/>
    <w:rsid w:val="00DB262F"/>
    <w:rsid w:val="00DB2C62"/>
    <w:rsid w:val="00DB4EF1"/>
    <w:rsid w:val="00DB5907"/>
    <w:rsid w:val="00DB5F00"/>
    <w:rsid w:val="00DC0888"/>
    <w:rsid w:val="00DC142F"/>
    <w:rsid w:val="00DC1DB9"/>
    <w:rsid w:val="00DC1E0E"/>
    <w:rsid w:val="00DC22A6"/>
    <w:rsid w:val="00DC2D1F"/>
    <w:rsid w:val="00DC5738"/>
    <w:rsid w:val="00DD1F95"/>
    <w:rsid w:val="00DD248E"/>
    <w:rsid w:val="00DD27CE"/>
    <w:rsid w:val="00DD3B48"/>
    <w:rsid w:val="00DD4470"/>
    <w:rsid w:val="00DD4D2C"/>
    <w:rsid w:val="00DD73AD"/>
    <w:rsid w:val="00DD7F84"/>
    <w:rsid w:val="00DE15A8"/>
    <w:rsid w:val="00DE161B"/>
    <w:rsid w:val="00DE1B52"/>
    <w:rsid w:val="00DE1BD7"/>
    <w:rsid w:val="00DE400B"/>
    <w:rsid w:val="00DE4251"/>
    <w:rsid w:val="00DE46EE"/>
    <w:rsid w:val="00DE5055"/>
    <w:rsid w:val="00DE5522"/>
    <w:rsid w:val="00DE5A36"/>
    <w:rsid w:val="00DE6478"/>
    <w:rsid w:val="00DE6DA8"/>
    <w:rsid w:val="00DF048C"/>
    <w:rsid w:val="00DF0C65"/>
    <w:rsid w:val="00DF10FA"/>
    <w:rsid w:val="00DF1206"/>
    <w:rsid w:val="00DF18BB"/>
    <w:rsid w:val="00DF23CB"/>
    <w:rsid w:val="00DF315A"/>
    <w:rsid w:val="00DF352E"/>
    <w:rsid w:val="00DF3F9A"/>
    <w:rsid w:val="00DF5145"/>
    <w:rsid w:val="00DF519F"/>
    <w:rsid w:val="00DF7C53"/>
    <w:rsid w:val="00DF7D2A"/>
    <w:rsid w:val="00DF7EC9"/>
    <w:rsid w:val="00E01E9E"/>
    <w:rsid w:val="00E022E9"/>
    <w:rsid w:val="00E02D54"/>
    <w:rsid w:val="00E046BC"/>
    <w:rsid w:val="00E04B81"/>
    <w:rsid w:val="00E063FE"/>
    <w:rsid w:val="00E06694"/>
    <w:rsid w:val="00E07308"/>
    <w:rsid w:val="00E07383"/>
    <w:rsid w:val="00E129CF"/>
    <w:rsid w:val="00E12E55"/>
    <w:rsid w:val="00E13247"/>
    <w:rsid w:val="00E13283"/>
    <w:rsid w:val="00E135BB"/>
    <w:rsid w:val="00E135E0"/>
    <w:rsid w:val="00E13D89"/>
    <w:rsid w:val="00E16184"/>
    <w:rsid w:val="00E161A7"/>
    <w:rsid w:val="00E163C8"/>
    <w:rsid w:val="00E165BC"/>
    <w:rsid w:val="00E170E5"/>
    <w:rsid w:val="00E17287"/>
    <w:rsid w:val="00E2076B"/>
    <w:rsid w:val="00E21E5F"/>
    <w:rsid w:val="00E225DF"/>
    <w:rsid w:val="00E22D96"/>
    <w:rsid w:val="00E23159"/>
    <w:rsid w:val="00E238BB"/>
    <w:rsid w:val="00E2502A"/>
    <w:rsid w:val="00E2562E"/>
    <w:rsid w:val="00E26895"/>
    <w:rsid w:val="00E3005D"/>
    <w:rsid w:val="00E321D1"/>
    <w:rsid w:val="00E348F3"/>
    <w:rsid w:val="00E351A4"/>
    <w:rsid w:val="00E35351"/>
    <w:rsid w:val="00E35C3C"/>
    <w:rsid w:val="00E3622D"/>
    <w:rsid w:val="00E374AB"/>
    <w:rsid w:val="00E37693"/>
    <w:rsid w:val="00E37858"/>
    <w:rsid w:val="00E37CEE"/>
    <w:rsid w:val="00E407F4"/>
    <w:rsid w:val="00E416C0"/>
    <w:rsid w:val="00E440F8"/>
    <w:rsid w:val="00E445C8"/>
    <w:rsid w:val="00E50403"/>
    <w:rsid w:val="00E5198E"/>
    <w:rsid w:val="00E53E08"/>
    <w:rsid w:val="00E54B59"/>
    <w:rsid w:val="00E54F03"/>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669"/>
    <w:rsid w:val="00E66F50"/>
    <w:rsid w:val="00E6750F"/>
    <w:rsid w:val="00E70318"/>
    <w:rsid w:val="00E70347"/>
    <w:rsid w:val="00E7226F"/>
    <w:rsid w:val="00E72363"/>
    <w:rsid w:val="00E72E9B"/>
    <w:rsid w:val="00E74081"/>
    <w:rsid w:val="00E7596C"/>
    <w:rsid w:val="00E7727E"/>
    <w:rsid w:val="00E77889"/>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117D"/>
    <w:rsid w:val="00EA3ABA"/>
    <w:rsid w:val="00EA3D50"/>
    <w:rsid w:val="00EA3F49"/>
    <w:rsid w:val="00EA50E2"/>
    <w:rsid w:val="00EA5A05"/>
    <w:rsid w:val="00EA6834"/>
    <w:rsid w:val="00EA7181"/>
    <w:rsid w:val="00EA76AD"/>
    <w:rsid w:val="00EB07AC"/>
    <w:rsid w:val="00EB1D3A"/>
    <w:rsid w:val="00EB1EFB"/>
    <w:rsid w:val="00EB24BB"/>
    <w:rsid w:val="00EB2B75"/>
    <w:rsid w:val="00EB3D96"/>
    <w:rsid w:val="00EB4202"/>
    <w:rsid w:val="00EB4234"/>
    <w:rsid w:val="00EB46B6"/>
    <w:rsid w:val="00EB47D2"/>
    <w:rsid w:val="00EB62D1"/>
    <w:rsid w:val="00EB6CF9"/>
    <w:rsid w:val="00EB7DF7"/>
    <w:rsid w:val="00EC23EF"/>
    <w:rsid w:val="00EC27D7"/>
    <w:rsid w:val="00EC3C92"/>
    <w:rsid w:val="00EC4080"/>
    <w:rsid w:val="00EC47C9"/>
    <w:rsid w:val="00EC4C95"/>
    <w:rsid w:val="00EC550F"/>
    <w:rsid w:val="00EC566A"/>
    <w:rsid w:val="00EC6173"/>
    <w:rsid w:val="00EC6E92"/>
    <w:rsid w:val="00EC7C2D"/>
    <w:rsid w:val="00EC7FC5"/>
    <w:rsid w:val="00ED0149"/>
    <w:rsid w:val="00ED0379"/>
    <w:rsid w:val="00ED0482"/>
    <w:rsid w:val="00ED05B4"/>
    <w:rsid w:val="00ED089D"/>
    <w:rsid w:val="00ED0DF7"/>
    <w:rsid w:val="00ED1D48"/>
    <w:rsid w:val="00ED25F1"/>
    <w:rsid w:val="00ED2AA0"/>
    <w:rsid w:val="00ED3398"/>
    <w:rsid w:val="00ED3452"/>
    <w:rsid w:val="00ED3555"/>
    <w:rsid w:val="00ED36B1"/>
    <w:rsid w:val="00ED4370"/>
    <w:rsid w:val="00ED4DD2"/>
    <w:rsid w:val="00ED6AB7"/>
    <w:rsid w:val="00ED6EEA"/>
    <w:rsid w:val="00ED7EA5"/>
    <w:rsid w:val="00ED7ED2"/>
    <w:rsid w:val="00EE3248"/>
    <w:rsid w:val="00EE346E"/>
    <w:rsid w:val="00EE4BB0"/>
    <w:rsid w:val="00EE5414"/>
    <w:rsid w:val="00EE5E5C"/>
    <w:rsid w:val="00EE5F5C"/>
    <w:rsid w:val="00EE6026"/>
    <w:rsid w:val="00EE6F67"/>
    <w:rsid w:val="00EF14E0"/>
    <w:rsid w:val="00EF2000"/>
    <w:rsid w:val="00EF5636"/>
    <w:rsid w:val="00EF56D5"/>
    <w:rsid w:val="00EF7DE3"/>
    <w:rsid w:val="00F00789"/>
    <w:rsid w:val="00F00BEA"/>
    <w:rsid w:val="00F01A12"/>
    <w:rsid w:val="00F0202E"/>
    <w:rsid w:val="00F02243"/>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6A74"/>
    <w:rsid w:val="00F1770D"/>
    <w:rsid w:val="00F17916"/>
    <w:rsid w:val="00F20625"/>
    <w:rsid w:val="00F20C4C"/>
    <w:rsid w:val="00F215A2"/>
    <w:rsid w:val="00F216F6"/>
    <w:rsid w:val="00F2187C"/>
    <w:rsid w:val="00F221FC"/>
    <w:rsid w:val="00F23380"/>
    <w:rsid w:val="00F23C5E"/>
    <w:rsid w:val="00F240C2"/>
    <w:rsid w:val="00F24961"/>
    <w:rsid w:val="00F24C54"/>
    <w:rsid w:val="00F24EDE"/>
    <w:rsid w:val="00F254B2"/>
    <w:rsid w:val="00F266A0"/>
    <w:rsid w:val="00F26E86"/>
    <w:rsid w:val="00F271DE"/>
    <w:rsid w:val="00F2721A"/>
    <w:rsid w:val="00F30244"/>
    <w:rsid w:val="00F3191C"/>
    <w:rsid w:val="00F32863"/>
    <w:rsid w:val="00F32B8D"/>
    <w:rsid w:val="00F34F10"/>
    <w:rsid w:val="00F36DB2"/>
    <w:rsid w:val="00F36F48"/>
    <w:rsid w:val="00F374B2"/>
    <w:rsid w:val="00F413E0"/>
    <w:rsid w:val="00F42902"/>
    <w:rsid w:val="00F42A47"/>
    <w:rsid w:val="00F434A4"/>
    <w:rsid w:val="00F43B3E"/>
    <w:rsid w:val="00F43B82"/>
    <w:rsid w:val="00F44299"/>
    <w:rsid w:val="00F44363"/>
    <w:rsid w:val="00F4511C"/>
    <w:rsid w:val="00F45699"/>
    <w:rsid w:val="00F45783"/>
    <w:rsid w:val="00F45902"/>
    <w:rsid w:val="00F459BA"/>
    <w:rsid w:val="00F46298"/>
    <w:rsid w:val="00F46692"/>
    <w:rsid w:val="00F467AD"/>
    <w:rsid w:val="00F47450"/>
    <w:rsid w:val="00F47B68"/>
    <w:rsid w:val="00F51213"/>
    <w:rsid w:val="00F51A40"/>
    <w:rsid w:val="00F5358D"/>
    <w:rsid w:val="00F54D51"/>
    <w:rsid w:val="00F57028"/>
    <w:rsid w:val="00F6049A"/>
    <w:rsid w:val="00F61AEB"/>
    <w:rsid w:val="00F627DA"/>
    <w:rsid w:val="00F63B0C"/>
    <w:rsid w:val="00F63D1C"/>
    <w:rsid w:val="00F647B5"/>
    <w:rsid w:val="00F65BAC"/>
    <w:rsid w:val="00F665BB"/>
    <w:rsid w:val="00F6673D"/>
    <w:rsid w:val="00F67E35"/>
    <w:rsid w:val="00F70936"/>
    <w:rsid w:val="00F70A1B"/>
    <w:rsid w:val="00F711A1"/>
    <w:rsid w:val="00F7184C"/>
    <w:rsid w:val="00F71BFC"/>
    <w:rsid w:val="00F725D2"/>
    <w:rsid w:val="00F7288F"/>
    <w:rsid w:val="00F729F2"/>
    <w:rsid w:val="00F72C26"/>
    <w:rsid w:val="00F72FD8"/>
    <w:rsid w:val="00F73CF3"/>
    <w:rsid w:val="00F73D05"/>
    <w:rsid w:val="00F750C3"/>
    <w:rsid w:val="00F75185"/>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8D1"/>
    <w:rsid w:val="00F93A2B"/>
    <w:rsid w:val="00F9441B"/>
    <w:rsid w:val="00F96E2A"/>
    <w:rsid w:val="00F96F8B"/>
    <w:rsid w:val="00F9746E"/>
    <w:rsid w:val="00F97E1A"/>
    <w:rsid w:val="00FA0624"/>
    <w:rsid w:val="00FA0E88"/>
    <w:rsid w:val="00FA3820"/>
    <w:rsid w:val="00FA4C32"/>
    <w:rsid w:val="00FA53C7"/>
    <w:rsid w:val="00FA55BD"/>
    <w:rsid w:val="00FA6902"/>
    <w:rsid w:val="00FA7DFF"/>
    <w:rsid w:val="00FB19A9"/>
    <w:rsid w:val="00FB2A8C"/>
    <w:rsid w:val="00FB3E40"/>
    <w:rsid w:val="00FB4085"/>
    <w:rsid w:val="00FB469D"/>
    <w:rsid w:val="00FB46B6"/>
    <w:rsid w:val="00FB51F7"/>
    <w:rsid w:val="00FB5E89"/>
    <w:rsid w:val="00FB75CA"/>
    <w:rsid w:val="00FC04B4"/>
    <w:rsid w:val="00FC0939"/>
    <w:rsid w:val="00FC0FE5"/>
    <w:rsid w:val="00FC16A1"/>
    <w:rsid w:val="00FC22F5"/>
    <w:rsid w:val="00FC3CDE"/>
    <w:rsid w:val="00FC3FCB"/>
    <w:rsid w:val="00FC45D9"/>
    <w:rsid w:val="00FC4856"/>
    <w:rsid w:val="00FC5A96"/>
    <w:rsid w:val="00FC7C45"/>
    <w:rsid w:val="00FC7D79"/>
    <w:rsid w:val="00FD0775"/>
    <w:rsid w:val="00FD07F6"/>
    <w:rsid w:val="00FD1369"/>
    <w:rsid w:val="00FD2F4D"/>
    <w:rsid w:val="00FD373F"/>
    <w:rsid w:val="00FD5D23"/>
    <w:rsid w:val="00FD6FF2"/>
    <w:rsid w:val="00FE1168"/>
    <w:rsid w:val="00FE2494"/>
    <w:rsid w:val="00FE2AE2"/>
    <w:rsid w:val="00FE36A9"/>
    <w:rsid w:val="00FE40BA"/>
    <w:rsid w:val="00FE456A"/>
    <w:rsid w:val="00FE50F3"/>
    <w:rsid w:val="00FE7114"/>
    <w:rsid w:val="00FE7FA4"/>
    <w:rsid w:val="00FF0356"/>
    <w:rsid w:val="00FF09F4"/>
    <w:rsid w:val="00FF15BC"/>
    <w:rsid w:val="00FF4188"/>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4410"/>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customXml/itemProps3.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1E2029-F7EF-4C6D-99E9-465CA3B41F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18</Pages>
  <Words>37378</Words>
  <Characters>213055</Characters>
  <Application>Microsoft Office Word</Application>
  <DocSecurity>0</DocSecurity>
  <Lines>1775</Lines>
  <Paragraphs>499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327</cp:revision>
  <cp:lastPrinted>2020-08-09T07:53:00Z</cp:lastPrinted>
  <dcterms:created xsi:type="dcterms:W3CDTF">2021-11-23T05:23:00Z</dcterms:created>
  <dcterms:modified xsi:type="dcterms:W3CDTF">2022-01-23T18:11:00Z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